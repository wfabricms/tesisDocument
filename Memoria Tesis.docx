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4A44" w:rsidRPr="008E4B27" w:rsidRDefault="00744A44" w:rsidP="00E90AF9">
      <w:pPr>
        <w:autoSpaceDE w:val="0"/>
        <w:autoSpaceDN w:val="0"/>
        <w:adjustRightInd w:val="0"/>
        <w:spacing w:after="0" w:line="360" w:lineRule="auto"/>
        <w:jc w:val="center"/>
        <w:rPr>
          <w:rFonts w:ascii="Times New Roman" w:hAnsi="Times New Roman" w:cs="Times New Roman"/>
          <w:b/>
          <w:bCs/>
          <w:sz w:val="36"/>
          <w:szCs w:val="36"/>
        </w:rPr>
      </w:pPr>
      <w:r w:rsidRPr="008E4B27">
        <w:rPr>
          <w:rFonts w:ascii="Times New Roman" w:hAnsi="Times New Roman" w:cs="Times New Roman"/>
          <w:b/>
          <w:bCs/>
          <w:sz w:val="36"/>
          <w:szCs w:val="36"/>
        </w:rPr>
        <w:t>UNIVERSIDAD TÉCNICA PARTICULAR DE LOJA</w:t>
      </w:r>
    </w:p>
    <w:p w:rsidR="00744A44" w:rsidRPr="008E4B27" w:rsidRDefault="00744A44" w:rsidP="00E90AF9">
      <w:pPr>
        <w:pStyle w:val="Estilopredeterminado"/>
        <w:spacing w:after="0" w:line="360" w:lineRule="auto"/>
        <w:jc w:val="center"/>
        <w:rPr>
          <w:rFonts w:ascii="Bell MT" w:hAnsi="Bell MT" w:cs="Arial"/>
          <w:i/>
          <w:iCs/>
          <w:sz w:val="32"/>
          <w:szCs w:val="32"/>
        </w:rPr>
      </w:pPr>
      <w:r w:rsidRPr="008E4B27">
        <w:rPr>
          <w:rFonts w:ascii="Bell MT" w:hAnsi="Bell MT" w:cs="Arial"/>
          <w:i/>
          <w:iCs/>
          <w:sz w:val="32"/>
          <w:szCs w:val="32"/>
        </w:rPr>
        <w:t>La Universidad Católica de Loja</w:t>
      </w:r>
    </w:p>
    <w:p w:rsidR="00744A44" w:rsidRPr="00E90AF9" w:rsidRDefault="00744A44" w:rsidP="00E90AF9">
      <w:pPr>
        <w:pStyle w:val="Estilopredeterminado"/>
        <w:spacing w:after="0" w:line="360" w:lineRule="auto"/>
        <w:jc w:val="both"/>
        <w:rPr>
          <w:rFonts w:ascii="Arial" w:hAnsi="Arial" w:cs="Arial"/>
          <w:i/>
          <w:iCs/>
        </w:rPr>
      </w:pPr>
    </w:p>
    <w:p w:rsidR="00744A44" w:rsidRPr="00E90AF9" w:rsidRDefault="00744A44" w:rsidP="00E90AF9">
      <w:pPr>
        <w:pStyle w:val="Estilopredeterminado"/>
        <w:spacing w:after="0" w:line="360" w:lineRule="auto"/>
        <w:jc w:val="both"/>
        <w:rPr>
          <w:rFonts w:ascii="Arial" w:hAnsi="Arial" w:cs="Arial"/>
          <w:i/>
          <w:iCs/>
        </w:rPr>
      </w:pPr>
    </w:p>
    <w:p w:rsidR="00744A44" w:rsidRPr="008E4B27" w:rsidRDefault="00744A44" w:rsidP="008E4B27">
      <w:pPr>
        <w:autoSpaceDE w:val="0"/>
        <w:autoSpaceDN w:val="0"/>
        <w:adjustRightInd w:val="0"/>
        <w:spacing w:after="0" w:line="360" w:lineRule="auto"/>
        <w:jc w:val="center"/>
        <w:rPr>
          <w:rFonts w:ascii="Times New Roman" w:hAnsi="Times New Roman" w:cs="Times New Roman"/>
          <w:b/>
          <w:bCs/>
          <w:sz w:val="36"/>
          <w:szCs w:val="36"/>
        </w:rPr>
      </w:pPr>
      <w:r w:rsidRPr="008E4B27">
        <w:rPr>
          <w:rFonts w:ascii="Times New Roman" w:hAnsi="Times New Roman" w:cs="Times New Roman"/>
          <w:b/>
          <w:bCs/>
          <w:sz w:val="36"/>
          <w:szCs w:val="36"/>
        </w:rPr>
        <w:t>ÁREA TÉCNICA</w:t>
      </w:r>
    </w:p>
    <w:p w:rsidR="00744A44" w:rsidRPr="00E90AF9" w:rsidRDefault="00744A44" w:rsidP="00E90AF9">
      <w:pPr>
        <w:pStyle w:val="Estilopredeterminado"/>
        <w:spacing w:after="0" w:line="360" w:lineRule="auto"/>
        <w:jc w:val="both"/>
        <w:rPr>
          <w:rFonts w:ascii="Arial" w:hAnsi="Arial" w:cs="Arial"/>
          <w:i/>
          <w:iCs/>
        </w:rPr>
      </w:pPr>
    </w:p>
    <w:p w:rsidR="00744A44" w:rsidRPr="00E90AF9" w:rsidRDefault="00744A44" w:rsidP="00E90AF9">
      <w:pPr>
        <w:pStyle w:val="Estilopredeterminado"/>
        <w:spacing w:after="0" w:line="360" w:lineRule="auto"/>
        <w:jc w:val="both"/>
        <w:rPr>
          <w:rFonts w:ascii="Arial" w:hAnsi="Arial" w:cs="Arial"/>
          <w:i/>
          <w:iCs/>
        </w:rPr>
      </w:pPr>
    </w:p>
    <w:p w:rsidR="00744A44" w:rsidRPr="008E4B27" w:rsidRDefault="00744A44" w:rsidP="008E4B27">
      <w:pPr>
        <w:autoSpaceDE w:val="0"/>
        <w:autoSpaceDN w:val="0"/>
        <w:adjustRightInd w:val="0"/>
        <w:spacing w:after="0" w:line="360" w:lineRule="auto"/>
        <w:jc w:val="center"/>
        <w:rPr>
          <w:rFonts w:ascii="Times New Roman" w:hAnsi="Times New Roman" w:cs="Times New Roman"/>
          <w:bCs/>
          <w:sz w:val="28"/>
          <w:szCs w:val="28"/>
        </w:rPr>
      </w:pPr>
      <w:r w:rsidRPr="008E4B27">
        <w:rPr>
          <w:rFonts w:ascii="Times New Roman" w:hAnsi="Times New Roman" w:cs="Times New Roman"/>
          <w:bCs/>
          <w:sz w:val="28"/>
          <w:szCs w:val="28"/>
        </w:rPr>
        <w:t>TITULACIONES DE INGENIERÍA EN CIENCIAS DE LA COMPUTACIÓN</w:t>
      </w:r>
    </w:p>
    <w:p w:rsidR="00744A44" w:rsidRPr="00E90AF9" w:rsidRDefault="00744A44" w:rsidP="00E90AF9">
      <w:pPr>
        <w:pStyle w:val="Estilopredeterminado"/>
        <w:spacing w:after="0" w:line="360" w:lineRule="auto"/>
        <w:jc w:val="center"/>
        <w:rPr>
          <w:rFonts w:ascii="Arial" w:hAnsi="Arial" w:cs="Arial"/>
          <w:iCs/>
        </w:rPr>
      </w:pPr>
    </w:p>
    <w:p w:rsidR="00744A44" w:rsidRPr="00E90AF9" w:rsidRDefault="00744A44" w:rsidP="00E90AF9">
      <w:pPr>
        <w:pStyle w:val="Estilopredeterminado"/>
        <w:spacing w:after="0" w:line="360" w:lineRule="auto"/>
        <w:jc w:val="both"/>
        <w:rPr>
          <w:rFonts w:ascii="Arial" w:hAnsi="Arial" w:cs="Arial"/>
          <w:b/>
        </w:rPr>
      </w:pPr>
    </w:p>
    <w:p w:rsidR="00744A44" w:rsidRPr="00E90AF9" w:rsidRDefault="00744A44" w:rsidP="00E90AF9">
      <w:pPr>
        <w:pStyle w:val="Estilopredeterminado"/>
        <w:spacing w:after="0" w:line="360" w:lineRule="auto"/>
        <w:jc w:val="both"/>
        <w:rPr>
          <w:rFonts w:ascii="Arial" w:hAnsi="Arial" w:cs="Arial"/>
          <w:b/>
        </w:rPr>
      </w:pPr>
    </w:p>
    <w:p w:rsidR="00744A44" w:rsidRPr="008E4B27" w:rsidRDefault="00744A44" w:rsidP="00E90AF9">
      <w:pPr>
        <w:shd w:val="clear" w:color="auto" w:fill="FFFFFF"/>
        <w:spacing w:after="0" w:line="360" w:lineRule="auto"/>
        <w:jc w:val="center"/>
        <w:rPr>
          <w:rFonts w:ascii="Times New Roman" w:eastAsia="Times New Roman" w:hAnsi="Times New Roman" w:cs="Times New Roman"/>
          <w:b/>
          <w:bCs/>
          <w:color w:val="000000"/>
          <w:sz w:val="28"/>
        </w:rPr>
      </w:pPr>
      <w:r w:rsidRPr="008E4B27">
        <w:rPr>
          <w:rFonts w:ascii="Times New Roman" w:eastAsia="Times New Roman" w:hAnsi="Times New Roman" w:cs="Times New Roman"/>
          <w:b/>
          <w:bCs/>
          <w:color w:val="000000"/>
          <w:sz w:val="28"/>
        </w:rPr>
        <w:t>Desarrollo de Servicios Web para el proceso de Enlace y Enriquecimiento de Datos   Enlazados</w:t>
      </w:r>
    </w:p>
    <w:p w:rsidR="00744A44" w:rsidRPr="00E90AF9" w:rsidRDefault="00744A44" w:rsidP="00E90AF9">
      <w:pPr>
        <w:shd w:val="clear" w:color="auto" w:fill="FFFFFF"/>
        <w:spacing w:after="0" w:line="360" w:lineRule="auto"/>
        <w:jc w:val="center"/>
        <w:rPr>
          <w:rFonts w:ascii="Arial" w:eastAsia="Times New Roman" w:hAnsi="Arial" w:cs="Arial"/>
          <w:b/>
          <w:bCs/>
          <w:color w:val="000000"/>
        </w:rPr>
      </w:pPr>
    </w:p>
    <w:p w:rsidR="00744A44" w:rsidRPr="00E90AF9" w:rsidRDefault="00744A44" w:rsidP="00E90AF9">
      <w:pPr>
        <w:pStyle w:val="Estilopredeterminado"/>
        <w:spacing w:after="0" w:line="360" w:lineRule="auto"/>
        <w:jc w:val="both"/>
        <w:rPr>
          <w:rFonts w:ascii="Arial" w:hAnsi="Arial" w:cs="Arial"/>
          <w:b/>
        </w:rPr>
      </w:pPr>
    </w:p>
    <w:p w:rsidR="00744A44" w:rsidRPr="00E90AF9" w:rsidRDefault="00744A44" w:rsidP="00E90AF9">
      <w:pPr>
        <w:pStyle w:val="Estilopredeterminado"/>
        <w:spacing w:after="0" w:line="360" w:lineRule="auto"/>
        <w:jc w:val="both"/>
        <w:rPr>
          <w:rFonts w:ascii="Arial" w:hAnsi="Arial" w:cs="Arial"/>
          <w:b/>
        </w:rPr>
      </w:pPr>
    </w:p>
    <w:p w:rsidR="00744A44" w:rsidRPr="008E4B27" w:rsidRDefault="00744A44" w:rsidP="00550476">
      <w:pPr>
        <w:pStyle w:val="Estilopredeterminado"/>
        <w:spacing w:after="0" w:line="360" w:lineRule="auto"/>
        <w:jc w:val="center"/>
        <w:rPr>
          <w:rFonts w:ascii="Times New Roman" w:hAnsi="Times New Roman" w:cs="Times New Roman"/>
          <w:sz w:val="28"/>
          <w:szCs w:val="28"/>
        </w:rPr>
      </w:pPr>
      <w:r w:rsidRPr="008E4B27">
        <w:rPr>
          <w:rFonts w:ascii="Times New Roman" w:hAnsi="Times New Roman" w:cs="Times New Roman"/>
          <w:sz w:val="28"/>
          <w:szCs w:val="28"/>
        </w:rPr>
        <w:t>TRABAJO DE FIN DE TITULACIÓN</w:t>
      </w:r>
    </w:p>
    <w:p w:rsidR="00744A44" w:rsidRPr="00E90AF9" w:rsidRDefault="00744A44" w:rsidP="00E90AF9">
      <w:pPr>
        <w:pStyle w:val="Estilopredeterminado"/>
        <w:spacing w:after="0" w:line="360" w:lineRule="auto"/>
        <w:jc w:val="right"/>
        <w:rPr>
          <w:rFonts w:ascii="Arial" w:hAnsi="Arial" w:cs="Arial"/>
        </w:rPr>
      </w:pPr>
    </w:p>
    <w:p w:rsidR="00744A44" w:rsidRPr="00E90AF9" w:rsidRDefault="00744A44" w:rsidP="00E90AF9">
      <w:pPr>
        <w:pStyle w:val="Estilopredeterminado"/>
        <w:spacing w:after="0" w:line="360" w:lineRule="auto"/>
        <w:jc w:val="both"/>
        <w:rPr>
          <w:rFonts w:ascii="Arial" w:hAnsi="Arial" w:cs="Arial"/>
          <w:b/>
        </w:rPr>
      </w:pPr>
    </w:p>
    <w:p w:rsidR="00744A44" w:rsidRPr="008E4B27" w:rsidRDefault="008E4B27" w:rsidP="008E4B27">
      <w:pPr>
        <w:pStyle w:val="Estilopredeterminado"/>
        <w:spacing w:after="0" w:line="360" w:lineRule="auto"/>
        <w:rPr>
          <w:rFonts w:ascii="Times New Roman" w:hAnsi="Times New Roman" w:cs="Times New Roman"/>
          <w:sz w:val="28"/>
          <w:szCs w:val="28"/>
        </w:rPr>
      </w:pPr>
      <w:r w:rsidRPr="008E4B27">
        <w:rPr>
          <w:rFonts w:ascii="Times New Roman" w:hAnsi="Times New Roman" w:cs="Times New Roman"/>
          <w:b/>
          <w:sz w:val="28"/>
          <w:szCs w:val="28"/>
        </w:rPr>
        <w:t>AUTOR</w:t>
      </w:r>
      <w:r w:rsidR="00744A44" w:rsidRPr="008E4B27">
        <w:rPr>
          <w:rFonts w:ascii="Times New Roman" w:hAnsi="Times New Roman" w:cs="Times New Roman"/>
          <w:b/>
          <w:sz w:val="28"/>
          <w:szCs w:val="28"/>
        </w:rPr>
        <w:t>:</w:t>
      </w:r>
      <w:r w:rsidR="00744A44" w:rsidRPr="008E4B27">
        <w:rPr>
          <w:rFonts w:ascii="Times New Roman" w:hAnsi="Times New Roman" w:cs="Times New Roman"/>
          <w:sz w:val="28"/>
          <w:szCs w:val="28"/>
        </w:rPr>
        <w:t xml:space="preserve"> Montaño Sozoranga, Wilmer Fabricio</w:t>
      </w:r>
    </w:p>
    <w:p w:rsidR="00744A44" w:rsidRPr="00E90AF9" w:rsidRDefault="00744A44" w:rsidP="008E4B27">
      <w:pPr>
        <w:pStyle w:val="Estilopredeterminado"/>
        <w:spacing w:after="0" w:line="360" w:lineRule="auto"/>
        <w:rPr>
          <w:rFonts w:ascii="Arial" w:hAnsi="Arial" w:cs="Arial"/>
        </w:rPr>
      </w:pPr>
    </w:p>
    <w:p w:rsidR="00744A44" w:rsidRPr="00E90AF9" w:rsidRDefault="008E4B27" w:rsidP="008E4B27">
      <w:pPr>
        <w:pStyle w:val="Estilopredeterminado"/>
        <w:spacing w:after="0" w:line="360" w:lineRule="auto"/>
        <w:rPr>
          <w:rFonts w:ascii="Arial" w:hAnsi="Arial" w:cs="Arial"/>
          <w:b/>
        </w:rPr>
      </w:pPr>
      <w:r w:rsidRPr="008E4B27">
        <w:rPr>
          <w:rFonts w:ascii="Times New Roman" w:hAnsi="Times New Roman" w:cs="Times New Roman"/>
          <w:b/>
          <w:sz w:val="28"/>
          <w:szCs w:val="28"/>
        </w:rPr>
        <w:t>DIRECTOR:</w:t>
      </w:r>
      <w:r w:rsidR="00744A44" w:rsidRPr="008E4B27">
        <w:rPr>
          <w:rFonts w:ascii="Times New Roman" w:hAnsi="Times New Roman" w:cs="Times New Roman"/>
          <w:sz w:val="28"/>
          <w:szCs w:val="28"/>
        </w:rPr>
        <w:t xml:space="preserve"> Piedra </w:t>
      </w:r>
      <w:proofErr w:type="spellStart"/>
      <w:r w:rsidR="00744A44" w:rsidRPr="008E4B27">
        <w:rPr>
          <w:rFonts w:ascii="Times New Roman" w:hAnsi="Times New Roman" w:cs="Times New Roman"/>
          <w:sz w:val="28"/>
          <w:szCs w:val="28"/>
        </w:rPr>
        <w:t>Pullaguari</w:t>
      </w:r>
      <w:proofErr w:type="spellEnd"/>
      <w:r w:rsidR="00744A44" w:rsidRPr="008E4B27">
        <w:rPr>
          <w:rFonts w:ascii="Times New Roman" w:hAnsi="Times New Roman" w:cs="Times New Roman"/>
          <w:sz w:val="28"/>
          <w:szCs w:val="28"/>
        </w:rPr>
        <w:t>, Nelson Oswaldo, Ing</w:t>
      </w:r>
      <w:r w:rsidR="00F15244" w:rsidRPr="008E4B27">
        <w:rPr>
          <w:rFonts w:ascii="Times New Roman" w:hAnsi="Times New Roman" w:cs="Times New Roman"/>
          <w:sz w:val="28"/>
          <w:szCs w:val="28"/>
        </w:rPr>
        <w:t>.</w:t>
      </w:r>
      <w:r w:rsidR="00744A44" w:rsidRPr="008E4B27">
        <w:rPr>
          <w:rFonts w:ascii="Times New Roman" w:hAnsi="Times New Roman" w:cs="Times New Roman"/>
          <w:sz w:val="28"/>
          <w:szCs w:val="28"/>
        </w:rPr>
        <w:t xml:space="preserve"> </w:t>
      </w:r>
      <w:r w:rsidR="00744A44" w:rsidRPr="008E4B27">
        <w:rPr>
          <w:rFonts w:ascii="Times New Roman" w:hAnsi="Times New Roman" w:cs="Times New Roman"/>
          <w:sz w:val="28"/>
          <w:szCs w:val="28"/>
        </w:rPr>
        <w:cr/>
      </w:r>
    </w:p>
    <w:p w:rsidR="00744A44" w:rsidRPr="00E90AF9" w:rsidRDefault="00744A44" w:rsidP="00E90AF9">
      <w:pPr>
        <w:pStyle w:val="Estilopredeterminado"/>
        <w:spacing w:after="0" w:line="360" w:lineRule="auto"/>
        <w:jc w:val="both"/>
        <w:rPr>
          <w:rFonts w:ascii="Arial" w:hAnsi="Arial" w:cs="Arial"/>
          <w:b/>
        </w:rPr>
      </w:pPr>
    </w:p>
    <w:p w:rsidR="00744A44" w:rsidRPr="00E90AF9" w:rsidRDefault="00744A44" w:rsidP="00E90AF9">
      <w:pPr>
        <w:pStyle w:val="Estilopredeterminado"/>
        <w:spacing w:after="0" w:line="360" w:lineRule="auto"/>
        <w:jc w:val="both"/>
        <w:rPr>
          <w:rFonts w:ascii="Arial" w:hAnsi="Arial" w:cs="Arial"/>
        </w:rPr>
      </w:pPr>
    </w:p>
    <w:p w:rsidR="00744A44" w:rsidRPr="00E90AF9" w:rsidRDefault="00744A44" w:rsidP="00E90AF9">
      <w:pPr>
        <w:pStyle w:val="Estilopredeterminado"/>
        <w:spacing w:after="0" w:line="360" w:lineRule="auto"/>
        <w:jc w:val="both"/>
        <w:rPr>
          <w:rFonts w:ascii="Arial" w:hAnsi="Arial" w:cs="Arial"/>
        </w:rPr>
      </w:pPr>
    </w:p>
    <w:p w:rsidR="00744A44" w:rsidRPr="008E4B27" w:rsidRDefault="008E4B27" w:rsidP="00E90AF9">
      <w:pPr>
        <w:pStyle w:val="Estilopredeterminado"/>
        <w:spacing w:after="0" w:line="360" w:lineRule="auto"/>
        <w:jc w:val="center"/>
        <w:rPr>
          <w:rFonts w:ascii="Arial" w:hAnsi="Arial" w:cs="Arial"/>
          <w:sz w:val="28"/>
        </w:rPr>
      </w:pPr>
      <w:r w:rsidRPr="008E4B27">
        <w:rPr>
          <w:rFonts w:ascii="Arial" w:hAnsi="Arial" w:cs="Arial"/>
          <w:sz w:val="28"/>
        </w:rPr>
        <w:t>LOJA - ECUADOR</w:t>
      </w:r>
    </w:p>
    <w:p w:rsidR="00744A44" w:rsidRPr="008E4B27" w:rsidRDefault="008E4B27" w:rsidP="00E90AF9">
      <w:pPr>
        <w:pStyle w:val="Estilopredeterminado"/>
        <w:spacing w:after="0" w:line="360" w:lineRule="auto"/>
        <w:jc w:val="center"/>
        <w:rPr>
          <w:rFonts w:ascii="Arial" w:hAnsi="Arial" w:cs="Arial"/>
          <w:sz w:val="28"/>
        </w:rPr>
      </w:pPr>
      <w:r w:rsidRPr="008E4B27">
        <w:rPr>
          <w:rFonts w:ascii="Arial" w:hAnsi="Arial" w:cs="Arial"/>
          <w:sz w:val="28"/>
        </w:rPr>
        <w:t>2014</w:t>
      </w:r>
    </w:p>
    <w:p w:rsidR="00744A44" w:rsidRPr="00E90AF9" w:rsidRDefault="00744A44" w:rsidP="00E90AF9">
      <w:pPr>
        <w:pStyle w:val="Estilopredeterminado"/>
        <w:spacing w:after="0" w:line="360" w:lineRule="auto"/>
        <w:jc w:val="both"/>
        <w:rPr>
          <w:rFonts w:ascii="Arial" w:hAnsi="Arial" w:cs="Arial"/>
          <w:b/>
        </w:rPr>
      </w:pPr>
    </w:p>
    <w:p w:rsidR="00315DF3" w:rsidRPr="00315DF3" w:rsidRDefault="00ED7D3C" w:rsidP="00FC32E4">
      <w:pPr>
        <w:pStyle w:val="Ttulo"/>
        <w:rPr>
          <w:rFonts w:eastAsia="Times New Roman"/>
        </w:rPr>
      </w:pPr>
      <w:r w:rsidRPr="00E90AF9">
        <w:br w:type="page"/>
      </w:r>
      <w:bookmarkStart w:id="0" w:name="_Toc403114447"/>
      <w:r w:rsidR="00315DF3" w:rsidRPr="00315DF3">
        <w:rPr>
          <w:rFonts w:eastAsia="Times New Roman"/>
        </w:rPr>
        <w:lastRenderedPageBreak/>
        <w:t>APROBACIÓN DEL DIRECTOR DEL TRABAJO DE FIN DE TITULACIÓN</w:t>
      </w:r>
      <w:bookmarkEnd w:id="0"/>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Ingeniero.</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Nelson Oswaldo Piedra </w:t>
      </w:r>
      <w:proofErr w:type="spellStart"/>
      <w:r w:rsidRPr="00315DF3">
        <w:rPr>
          <w:rFonts w:ascii="Arial" w:eastAsia="Times New Roman" w:hAnsi="Arial" w:cs="Arial"/>
          <w:color w:val="222222"/>
          <w:sz w:val="24"/>
          <w:szCs w:val="24"/>
        </w:rPr>
        <w:t>Pullaguari</w:t>
      </w:r>
      <w:proofErr w:type="spellEnd"/>
      <w:r w:rsidRPr="00315DF3">
        <w:rPr>
          <w:rFonts w:ascii="Arial" w:eastAsia="Times New Roman" w:hAnsi="Arial" w:cs="Arial"/>
          <w:color w:val="222222"/>
          <w:sz w:val="24"/>
          <w:szCs w:val="24"/>
        </w:rPr>
        <w:t>.</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b/>
          <w:bCs/>
          <w:color w:val="222222"/>
          <w:sz w:val="24"/>
          <w:szCs w:val="24"/>
        </w:rPr>
        <w:t>DOCENTE DE LA TITULACIÓN</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b/>
          <w:bCs/>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De mi consideración:</w:t>
      </w:r>
    </w:p>
    <w:p w:rsidR="00315DF3" w:rsidRPr="00315DF3" w:rsidRDefault="00315DF3" w:rsidP="00315DF3">
      <w:pPr>
        <w:spacing w:after="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El presente trabajo de fin de titulación: </w:t>
      </w:r>
      <w:r w:rsidRPr="00315DF3">
        <w:rPr>
          <w:rFonts w:ascii="Arial" w:hAnsi="Arial" w:cs="Arial"/>
          <w:bCs/>
          <w:color w:val="000000"/>
          <w:sz w:val="23"/>
          <w:szCs w:val="23"/>
        </w:rPr>
        <w:t>Desarrollo de Servicios Web para el proceso de Enlace y Enriquecimiento de Datos Enlazados.  </w:t>
      </w:r>
      <w:r w:rsidRPr="00315DF3">
        <w:rPr>
          <w:rFonts w:ascii="Arial" w:hAnsi="Arial" w:cs="Arial"/>
          <w:color w:val="000000"/>
          <w:sz w:val="23"/>
          <w:szCs w:val="23"/>
        </w:rPr>
        <w:t>Piloto: dominio de datos Universitarios</w:t>
      </w:r>
      <w:r w:rsidRPr="00315DF3">
        <w:rPr>
          <w:rFonts w:ascii="Arial" w:eastAsia="Times New Roman" w:hAnsi="Arial" w:cs="Arial"/>
          <w:color w:val="222222"/>
          <w:sz w:val="24"/>
          <w:szCs w:val="24"/>
        </w:rPr>
        <w:t>, realizado por</w:t>
      </w:r>
      <w:r w:rsidR="003A5AE9">
        <w:rPr>
          <w:rFonts w:ascii="Arial" w:eastAsia="Times New Roman" w:hAnsi="Arial" w:cs="Arial"/>
          <w:color w:val="222222"/>
          <w:sz w:val="24"/>
          <w:szCs w:val="24"/>
        </w:rPr>
        <w:t xml:space="preserve"> Montaño Sozoranga Wilmer Fabricio</w:t>
      </w:r>
      <w:r w:rsidR="003A5AE9">
        <w:rPr>
          <w:rFonts w:ascii="Arial" w:eastAsia="Times New Roman" w:hAnsi="Arial" w:cs="Arial"/>
          <w:color w:val="222222"/>
          <w:sz w:val="24"/>
          <w:szCs w:val="24"/>
        </w:rPr>
        <w:tab/>
      </w:r>
      <w:r w:rsidRPr="00315DF3">
        <w:rPr>
          <w:rFonts w:ascii="Arial" w:eastAsia="Times New Roman" w:hAnsi="Arial" w:cs="Arial"/>
          <w:color w:val="222222"/>
          <w:sz w:val="24"/>
          <w:szCs w:val="24"/>
        </w:rPr>
        <w:t>, ha sido orientado y revisado durante su ejecución, por se aprueba la presentación del mismo.</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Loja, noviembre de 2014</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Default="00315DF3" w:rsidP="00315DF3">
      <w:pPr>
        <w:spacing w:after="240" w:line="240" w:lineRule="auto"/>
        <w:rPr>
          <w:rFonts w:ascii="Arial" w:eastAsia="Times New Roman" w:hAnsi="Arial" w:cs="Arial"/>
          <w:color w:val="222222"/>
          <w:sz w:val="24"/>
          <w:szCs w:val="24"/>
        </w:rPr>
      </w:pPr>
      <w:proofErr w:type="gramStart"/>
      <w:r w:rsidRPr="00315DF3">
        <w:rPr>
          <w:rFonts w:ascii="Arial" w:eastAsia="Times New Roman" w:hAnsi="Arial" w:cs="Arial"/>
          <w:color w:val="222222"/>
          <w:sz w:val="24"/>
          <w:szCs w:val="24"/>
        </w:rPr>
        <w:t>f) …</w:t>
      </w:r>
      <w:proofErr w:type="gramEnd"/>
      <w:r w:rsidRPr="00315DF3">
        <w:rPr>
          <w:rFonts w:ascii="Arial" w:eastAsia="Times New Roman" w:hAnsi="Arial" w:cs="Arial"/>
          <w:color w:val="222222"/>
          <w:sz w:val="24"/>
          <w:szCs w:val="24"/>
        </w:rPr>
        <w:t>………………………..</w:t>
      </w:r>
    </w:p>
    <w:p w:rsidR="00315DF3" w:rsidRPr="00315DF3" w:rsidRDefault="00315DF3" w:rsidP="00FC32E4">
      <w:pPr>
        <w:pStyle w:val="Ttulo"/>
        <w:rPr>
          <w:rFonts w:eastAsia="Times New Roman" w:cs="Arial"/>
          <w:color w:val="222222"/>
          <w:sz w:val="24"/>
          <w:szCs w:val="24"/>
        </w:rPr>
      </w:pPr>
      <w:r>
        <w:rPr>
          <w:rFonts w:eastAsia="Times New Roman" w:cs="Arial"/>
          <w:color w:val="222222"/>
          <w:sz w:val="24"/>
          <w:szCs w:val="24"/>
        </w:rPr>
        <w:br w:type="page"/>
      </w:r>
      <w:bookmarkStart w:id="1" w:name="_Toc403114448"/>
      <w:r w:rsidRPr="00FC32E4">
        <w:rPr>
          <w:rFonts w:eastAsia="Times New Roman"/>
        </w:rPr>
        <w:lastRenderedPageBreak/>
        <w:t>DECLARACIÓN DE AUTORÍA Y CESIÓN DE DERECHOS</w:t>
      </w:r>
      <w:bookmarkEnd w:id="1"/>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“Yo </w:t>
      </w:r>
      <w:r w:rsidR="003A5AE9">
        <w:rPr>
          <w:rFonts w:ascii="Arial" w:eastAsia="Times New Roman" w:hAnsi="Arial" w:cs="Arial"/>
          <w:color w:val="222222"/>
          <w:sz w:val="24"/>
          <w:szCs w:val="24"/>
        </w:rPr>
        <w:t xml:space="preserve">Montaño Sozoranga Wilmer Fabricio </w:t>
      </w:r>
      <w:r w:rsidRPr="00315DF3">
        <w:rPr>
          <w:rFonts w:ascii="Arial" w:eastAsia="Times New Roman" w:hAnsi="Arial" w:cs="Arial"/>
          <w:color w:val="222222"/>
          <w:sz w:val="24"/>
          <w:szCs w:val="24"/>
        </w:rPr>
        <w:t xml:space="preserve">declaro ser autor (a) del presente trabajo de fin de titulación: </w:t>
      </w:r>
      <w:r w:rsidR="003A5AE9" w:rsidRPr="00315DF3">
        <w:rPr>
          <w:rFonts w:ascii="Arial" w:hAnsi="Arial" w:cs="Arial"/>
          <w:bCs/>
          <w:color w:val="000000"/>
          <w:sz w:val="23"/>
          <w:szCs w:val="23"/>
        </w:rPr>
        <w:t>Desarrollo de Servicios Web para el proceso de Enlace y Enriquecimiento de Datos Enlazados.  </w:t>
      </w:r>
      <w:r w:rsidR="003A5AE9" w:rsidRPr="00315DF3">
        <w:rPr>
          <w:rFonts w:ascii="Arial" w:hAnsi="Arial" w:cs="Arial"/>
          <w:color w:val="000000"/>
          <w:sz w:val="23"/>
          <w:szCs w:val="23"/>
        </w:rPr>
        <w:t>Piloto: dominio de datos Universitarios</w:t>
      </w:r>
      <w:r w:rsidRPr="00315DF3">
        <w:rPr>
          <w:rFonts w:ascii="Arial" w:eastAsia="Times New Roman" w:hAnsi="Arial" w:cs="Arial"/>
          <w:color w:val="222222"/>
          <w:sz w:val="24"/>
          <w:szCs w:val="24"/>
        </w:rPr>
        <w:t xml:space="preserve">, de la Titulación de </w:t>
      </w:r>
      <w:r w:rsidR="00A658DC" w:rsidRPr="00315DF3">
        <w:rPr>
          <w:rFonts w:ascii="Arial" w:eastAsia="Times New Roman" w:hAnsi="Arial" w:cs="Arial"/>
          <w:color w:val="222222"/>
          <w:sz w:val="24"/>
          <w:szCs w:val="24"/>
        </w:rPr>
        <w:t>Ingenier</w:t>
      </w:r>
      <w:r w:rsidR="00A658DC">
        <w:rPr>
          <w:rFonts w:ascii="Arial" w:eastAsia="Times New Roman" w:hAnsi="Arial" w:cs="Arial"/>
          <w:color w:val="222222"/>
          <w:sz w:val="24"/>
          <w:szCs w:val="24"/>
        </w:rPr>
        <w:t>ía</w:t>
      </w:r>
      <w:r w:rsidRPr="00315DF3">
        <w:rPr>
          <w:rFonts w:ascii="Arial" w:eastAsia="Times New Roman" w:hAnsi="Arial" w:cs="Arial"/>
          <w:color w:val="222222"/>
          <w:sz w:val="24"/>
          <w:szCs w:val="24"/>
        </w:rPr>
        <w:t xml:space="preserve"> en Sistemas Informáticos y Computación, siendo </w:t>
      </w:r>
      <w:r w:rsidR="00A658DC">
        <w:rPr>
          <w:rFonts w:ascii="Arial" w:eastAsia="Times New Roman" w:hAnsi="Arial" w:cs="Arial"/>
          <w:color w:val="222222"/>
          <w:sz w:val="24"/>
          <w:szCs w:val="24"/>
        </w:rPr>
        <w:t xml:space="preserve">el Ing. </w:t>
      </w:r>
      <w:r w:rsidRPr="00315DF3">
        <w:rPr>
          <w:rFonts w:ascii="Arial" w:eastAsia="Times New Roman" w:hAnsi="Arial" w:cs="Arial"/>
          <w:color w:val="222222"/>
          <w:sz w:val="24"/>
          <w:szCs w:val="24"/>
        </w:rPr>
        <w:t xml:space="preserve">Nelson Oswaldo Piedra </w:t>
      </w:r>
      <w:proofErr w:type="spellStart"/>
      <w:r w:rsidRPr="00315DF3">
        <w:rPr>
          <w:rFonts w:ascii="Arial" w:eastAsia="Times New Roman" w:hAnsi="Arial" w:cs="Arial"/>
          <w:color w:val="222222"/>
          <w:sz w:val="24"/>
          <w:szCs w:val="24"/>
        </w:rPr>
        <w:t>Pullaguari</w:t>
      </w:r>
      <w:proofErr w:type="spellEnd"/>
      <w:r w:rsidRPr="00315DF3">
        <w:rPr>
          <w:rFonts w:ascii="Arial" w:eastAsia="Times New Roman" w:hAnsi="Arial" w:cs="Arial"/>
          <w:color w:val="222222"/>
          <w:sz w:val="24"/>
          <w:szCs w:val="24"/>
        </w:rPr>
        <w:t xml:space="preserve"> director del presente trabajo; y eximo expresamente a la Universidad Técnica Particular de Loja y a sus representantes legales de posibles reclamos o acciones legales. Además certifico que las ideas, conceptos, procedimientos y resultados vertidos en el presente trabajo investigativo, son de mi exclusiva responsabilidad.</w:t>
      </w:r>
    </w:p>
    <w:p w:rsidR="00315DF3" w:rsidRPr="00315DF3" w:rsidRDefault="00315DF3" w:rsidP="00315DF3">
      <w:pPr>
        <w:spacing w:after="24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Adicionalmente declaro conocer y aceptar la disposición del Art. 67 del Estatuto Orgánico de la Universidad Técnica Particular de Loja que en su parte pertinente textualmente dice: “Forman parte del patrimonio de la Universidad la propiedad intelectual de investigaciones, trabajos científicos o técnicos y tesis de grado que se realicen a través, o con el apoyo financiero, académico o institucional (operativo) de la Universidad”</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proofErr w:type="gramStart"/>
      <w:r w:rsidRPr="00315DF3">
        <w:rPr>
          <w:rFonts w:ascii="Arial" w:eastAsia="Times New Roman" w:hAnsi="Arial" w:cs="Arial"/>
          <w:color w:val="222222"/>
          <w:sz w:val="24"/>
          <w:szCs w:val="24"/>
        </w:rPr>
        <w:t>f. …</w:t>
      </w:r>
      <w:proofErr w:type="gramEnd"/>
      <w:r w:rsidRPr="00315DF3">
        <w:rPr>
          <w:rFonts w:ascii="Arial" w:eastAsia="Times New Roman" w:hAnsi="Arial" w:cs="Arial"/>
          <w:color w:val="222222"/>
          <w:sz w:val="24"/>
          <w:szCs w:val="24"/>
        </w:rPr>
        <w:t>………………………</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Autor: </w:t>
      </w:r>
      <w:r w:rsidR="00A658DC">
        <w:rPr>
          <w:rFonts w:ascii="Arial" w:eastAsia="Times New Roman" w:hAnsi="Arial" w:cs="Arial"/>
          <w:color w:val="222222"/>
          <w:sz w:val="24"/>
          <w:szCs w:val="24"/>
        </w:rPr>
        <w:t>Montaño Sozoranga Wilmer Fabricio</w:t>
      </w:r>
    </w:p>
    <w:p w:rsidR="00315DF3" w:rsidRDefault="00A658DC" w:rsidP="00315DF3">
      <w:pPr>
        <w:spacing w:after="240" w:line="240" w:lineRule="auto"/>
        <w:rPr>
          <w:rFonts w:ascii="Arial" w:eastAsia="Times New Roman" w:hAnsi="Arial" w:cs="Arial"/>
          <w:color w:val="222222"/>
          <w:sz w:val="24"/>
          <w:szCs w:val="24"/>
        </w:rPr>
      </w:pPr>
      <w:r>
        <w:rPr>
          <w:rFonts w:ascii="Arial" w:eastAsia="Times New Roman" w:hAnsi="Arial" w:cs="Arial"/>
          <w:color w:val="222222"/>
          <w:sz w:val="24"/>
          <w:szCs w:val="24"/>
        </w:rPr>
        <w:t>Cédula: 11104634421</w:t>
      </w:r>
      <w:r w:rsidR="00B83D46">
        <w:rPr>
          <w:rFonts w:ascii="Arial" w:eastAsia="Times New Roman" w:hAnsi="Arial" w:cs="Arial"/>
          <w:color w:val="222222"/>
          <w:sz w:val="24"/>
          <w:szCs w:val="24"/>
        </w:rPr>
        <w:tab/>
      </w:r>
    </w:p>
    <w:p w:rsidR="00A967EC" w:rsidRDefault="00315DF3" w:rsidP="00FE135C">
      <w:pPr>
        <w:rPr>
          <w:rFonts w:ascii="Arial" w:eastAsia="Times New Roman" w:hAnsi="Arial" w:cs="Arial"/>
          <w:color w:val="222222"/>
          <w:sz w:val="24"/>
          <w:szCs w:val="24"/>
        </w:rPr>
      </w:pPr>
      <w:r>
        <w:rPr>
          <w:rFonts w:ascii="Arial" w:eastAsia="Times New Roman" w:hAnsi="Arial" w:cs="Arial"/>
          <w:color w:val="222222"/>
          <w:sz w:val="24"/>
          <w:szCs w:val="24"/>
        </w:rPr>
        <w:br w:type="page"/>
      </w:r>
    </w:p>
    <w:sdt>
      <w:sdtPr>
        <w:rPr>
          <w:rFonts w:asciiTheme="minorHAnsi" w:eastAsiaTheme="minorEastAsia" w:hAnsiTheme="minorHAnsi" w:cs="Arial"/>
          <w:b w:val="0"/>
          <w:bCs w:val="0"/>
          <w:szCs w:val="22"/>
          <w:lang w:val="es-ES"/>
        </w:rPr>
        <w:id w:val="22526981"/>
        <w:docPartObj>
          <w:docPartGallery w:val="Table of Contents"/>
          <w:docPartUnique/>
        </w:docPartObj>
      </w:sdtPr>
      <w:sdtContent>
        <w:p w:rsidR="002D3B3F" w:rsidRPr="00646C60" w:rsidRDefault="002D3B3F" w:rsidP="00E90AF9">
          <w:pPr>
            <w:pStyle w:val="TtulodeTDC"/>
            <w:spacing w:line="360" w:lineRule="auto"/>
            <w:rPr>
              <w:rFonts w:cs="Arial"/>
              <w:szCs w:val="22"/>
            </w:rPr>
          </w:pPr>
          <w:r w:rsidRPr="00646C60">
            <w:rPr>
              <w:rFonts w:cs="Arial"/>
              <w:szCs w:val="22"/>
              <w:lang w:val="es-ES"/>
            </w:rPr>
            <w:t>Contenido</w:t>
          </w:r>
        </w:p>
        <w:p w:rsidR="0015612A" w:rsidRDefault="002D3B3F">
          <w:pPr>
            <w:pStyle w:val="TDC1"/>
            <w:rPr>
              <w:noProof/>
            </w:rPr>
          </w:pPr>
          <w:r w:rsidRPr="00646C60">
            <w:fldChar w:fldCharType="begin"/>
          </w:r>
          <w:r w:rsidRPr="00646C60">
            <w:instrText xml:space="preserve"> TOC \o "1-3" \h \z \u </w:instrText>
          </w:r>
          <w:r w:rsidRPr="00646C60">
            <w:fldChar w:fldCharType="separate"/>
          </w:r>
          <w:hyperlink w:anchor="_Toc403114447" w:history="1">
            <w:r w:rsidR="0015612A" w:rsidRPr="00923859">
              <w:rPr>
                <w:rStyle w:val="Hipervnculo"/>
                <w:rFonts w:eastAsia="Times New Roman"/>
                <w:noProof/>
              </w:rPr>
              <w:t>APROBACIÓN DEL DIRECTOR DEL TRABAJO DE FIN DE TITULACIÓN</w:t>
            </w:r>
            <w:r w:rsidR="0015612A">
              <w:rPr>
                <w:noProof/>
                <w:webHidden/>
              </w:rPr>
              <w:tab/>
            </w:r>
            <w:r w:rsidR="0015612A">
              <w:rPr>
                <w:noProof/>
                <w:webHidden/>
              </w:rPr>
              <w:fldChar w:fldCharType="begin"/>
            </w:r>
            <w:r w:rsidR="0015612A">
              <w:rPr>
                <w:noProof/>
                <w:webHidden/>
              </w:rPr>
              <w:instrText xml:space="preserve"> PAGEREF _Toc403114447 \h </w:instrText>
            </w:r>
            <w:r w:rsidR="0015612A">
              <w:rPr>
                <w:noProof/>
                <w:webHidden/>
              </w:rPr>
            </w:r>
            <w:r w:rsidR="0015612A">
              <w:rPr>
                <w:noProof/>
                <w:webHidden/>
              </w:rPr>
              <w:fldChar w:fldCharType="separate"/>
            </w:r>
            <w:r w:rsidR="00B711E6">
              <w:rPr>
                <w:noProof/>
                <w:webHidden/>
              </w:rPr>
              <w:t>ii</w:t>
            </w:r>
            <w:r w:rsidR="0015612A">
              <w:rPr>
                <w:noProof/>
                <w:webHidden/>
              </w:rPr>
              <w:fldChar w:fldCharType="end"/>
            </w:r>
          </w:hyperlink>
        </w:p>
        <w:p w:rsidR="0015612A" w:rsidRDefault="0053346A">
          <w:pPr>
            <w:pStyle w:val="TDC1"/>
            <w:rPr>
              <w:noProof/>
            </w:rPr>
          </w:pPr>
          <w:hyperlink w:anchor="_Toc403114448" w:history="1">
            <w:r w:rsidR="0015612A" w:rsidRPr="00923859">
              <w:rPr>
                <w:rStyle w:val="Hipervnculo"/>
                <w:rFonts w:eastAsia="Times New Roman"/>
                <w:noProof/>
              </w:rPr>
              <w:t>DECLARACIÓN DE AUTORÍA Y CESIÓN DE DERECHOS</w:t>
            </w:r>
            <w:r w:rsidR="0015612A">
              <w:rPr>
                <w:noProof/>
                <w:webHidden/>
              </w:rPr>
              <w:tab/>
            </w:r>
            <w:r w:rsidR="0015612A">
              <w:rPr>
                <w:noProof/>
                <w:webHidden/>
              </w:rPr>
              <w:fldChar w:fldCharType="begin"/>
            </w:r>
            <w:r w:rsidR="0015612A">
              <w:rPr>
                <w:noProof/>
                <w:webHidden/>
              </w:rPr>
              <w:instrText xml:space="preserve"> PAGEREF _Toc403114448 \h </w:instrText>
            </w:r>
            <w:r w:rsidR="0015612A">
              <w:rPr>
                <w:noProof/>
                <w:webHidden/>
              </w:rPr>
            </w:r>
            <w:r w:rsidR="0015612A">
              <w:rPr>
                <w:noProof/>
                <w:webHidden/>
              </w:rPr>
              <w:fldChar w:fldCharType="separate"/>
            </w:r>
            <w:r w:rsidR="00B711E6">
              <w:rPr>
                <w:noProof/>
                <w:webHidden/>
              </w:rPr>
              <w:t>iii</w:t>
            </w:r>
            <w:r w:rsidR="0015612A">
              <w:rPr>
                <w:noProof/>
                <w:webHidden/>
              </w:rPr>
              <w:fldChar w:fldCharType="end"/>
            </w:r>
          </w:hyperlink>
        </w:p>
        <w:p w:rsidR="0015612A" w:rsidRDefault="0053346A">
          <w:pPr>
            <w:pStyle w:val="TDC1"/>
            <w:rPr>
              <w:noProof/>
            </w:rPr>
          </w:pPr>
          <w:hyperlink w:anchor="_Toc403114449" w:history="1">
            <w:r w:rsidR="0015612A" w:rsidRPr="00923859">
              <w:rPr>
                <w:rStyle w:val="Hipervnculo"/>
                <w:rFonts w:cs="Arial"/>
                <w:noProof/>
                <w:lang w:val="es-ES"/>
              </w:rPr>
              <w:t>Indice de FIguras</w:t>
            </w:r>
            <w:r w:rsidR="0015612A">
              <w:rPr>
                <w:noProof/>
                <w:webHidden/>
              </w:rPr>
              <w:tab/>
            </w:r>
            <w:r w:rsidR="0015612A">
              <w:rPr>
                <w:noProof/>
                <w:webHidden/>
              </w:rPr>
              <w:fldChar w:fldCharType="begin"/>
            </w:r>
            <w:r w:rsidR="0015612A">
              <w:rPr>
                <w:noProof/>
                <w:webHidden/>
              </w:rPr>
              <w:instrText xml:space="preserve"> PAGEREF _Toc403114449 \h </w:instrText>
            </w:r>
            <w:r w:rsidR="0015612A">
              <w:rPr>
                <w:noProof/>
                <w:webHidden/>
              </w:rPr>
            </w:r>
            <w:r w:rsidR="0015612A">
              <w:rPr>
                <w:noProof/>
                <w:webHidden/>
              </w:rPr>
              <w:fldChar w:fldCharType="separate"/>
            </w:r>
            <w:r w:rsidR="00B711E6">
              <w:rPr>
                <w:noProof/>
                <w:webHidden/>
              </w:rPr>
              <w:t>vii</w:t>
            </w:r>
            <w:r w:rsidR="0015612A">
              <w:rPr>
                <w:noProof/>
                <w:webHidden/>
              </w:rPr>
              <w:fldChar w:fldCharType="end"/>
            </w:r>
          </w:hyperlink>
        </w:p>
        <w:p w:rsidR="0015612A" w:rsidRDefault="0053346A">
          <w:pPr>
            <w:pStyle w:val="TDC1"/>
            <w:rPr>
              <w:noProof/>
            </w:rPr>
          </w:pPr>
          <w:hyperlink w:anchor="_Toc403114450" w:history="1">
            <w:r w:rsidR="0015612A" w:rsidRPr="00923859">
              <w:rPr>
                <w:rStyle w:val="Hipervnculo"/>
                <w:rFonts w:cs="Arial"/>
                <w:noProof/>
                <w:lang w:val="es-ES"/>
              </w:rPr>
              <w:t>Índice de tablas</w:t>
            </w:r>
            <w:r w:rsidR="0015612A">
              <w:rPr>
                <w:noProof/>
                <w:webHidden/>
              </w:rPr>
              <w:tab/>
            </w:r>
            <w:r w:rsidR="0015612A">
              <w:rPr>
                <w:noProof/>
                <w:webHidden/>
              </w:rPr>
              <w:fldChar w:fldCharType="begin"/>
            </w:r>
            <w:r w:rsidR="0015612A">
              <w:rPr>
                <w:noProof/>
                <w:webHidden/>
              </w:rPr>
              <w:instrText xml:space="preserve"> PAGEREF _Toc403114450 \h </w:instrText>
            </w:r>
            <w:r w:rsidR="0015612A">
              <w:rPr>
                <w:noProof/>
                <w:webHidden/>
              </w:rPr>
            </w:r>
            <w:r w:rsidR="0015612A">
              <w:rPr>
                <w:noProof/>
                <w:webHidden/>
              </w:rPr>
              <w:fldChar w:fldCharType="separate"/>
            </w:r>
            <w:r w:rsidR="00B711E6">
              <w:rPr>
                <w:noProof/>
                <w:webHidden/>
              </w:rPr>
              <w:t>ix</w:t>
            </w:r>
            <w:r w:rsidR="0015612A">
              <w:rPr>
                <w:noProof/>
                <w:webHidden/>
              </w:rPr>
              <w:fldChar w:fldCharType="end"/>
            </w:r>
          </w:hyperlink>
        </w:p>
        <w:p w:rsidR="0015612A" w:rsidRDefault="0053346A">
          <w:pPr>
            <w:pStyle w:val="TDC1"/>
            <w:rPr>
              <w:noProof/>
            </w:rPr>
          </w:pPr>
          <w:hyperlink w:anchor="_Toc403114451" w:history="1">
            <w:r w:rsidR="0015612A" w:rsidRPr="00923859">
              <w:rPr>
                <w:rStyle w:val="Hipervnculo"/>
                <w:rFonts w:cs="Arial"/>
                <w:noProof/>
              </w:rPr>
              <w:t>CAPITULO I: MARCO TEÓRICO</w:t>
            </w:r>
            <w:r w:rsidR="0015612A">
              <w:rPr>
                <w:noProof/>
                <w:webHidden/>
              </w:rPr>
              <w:tab/>
            </w:r>
            <w:r w:rsidR="0015612A">
              <w:rPr>
                <w:noProof/>
                <w:webHidden/>
              </w:rPr>
              <w:fldChar w:fldCharType="begin"/>
            </w:r>
            <w:r w:rsidR="0015612A">
              <w:rPr>
                <w:noProof/>
                <w:webHidden/>
              </w:rPr>
              <w:instrText xml:space="preserve"> PAGEREF _Toc403114451 \h </w:instrText>
            </w:r>
            <w:r w:rsidR="0015612A">
              <w:rPr>
                <w:noProof/>
                <w:webHidden/>
              </w:rPr>
            </w:r>
            <w:r w:rsidR="0015612A">
              <w:rPr>
                <w:noProof/>
                <w:webHidden/>
              </w:rPr>
              <w:fldChar w:fldCharType="separate"/>
            </w:r>
            <w:r w:rsidR="00B711E6">
              <w:rPr>
                <w:noProof/>
                <w:webHidden/>
              </w:rPr>
              <w:t>1</w:t>
            </w:r>
            <w:r w:rsidR="0015612A">
              <w:rPr>
                <w:noProof/>
                <w:webHidden/>
              </w:rPr>
              <w:fldChar w:fldCharType="end"/>
            </w:r>
          </w:hyperlink>
        </w:p>
        <w:p w:rsidR="0015612A" w:rsidRDefault="0053346A">
          <w:pPr>
            <w:pStyle w:val="TDC1"/>
            <w:rPr>
              <w:noProof/>
            </w:rPr>
          </w:pPr>
          <w:hyperlink w:anchor="_Toc403114452" w:history="1">
            <w:r w:rsidR="0015612A" w:rsidRPr="00923859">
              <w:rPr>
                <w:rStyle w:val="Hipervnculo"/>
                <w:noProof/>
              </w:rPr>
              <w:t>1.</w:t>
            </w:r>
            <w:r w:rsidR="0015612A">
              <w:rPr>
                <w:noProof/>
              </w:rPr>
              <w:tab/>
            </w:r>
            <w:r w:rsidR="0015612A" w:rsidRPr="00923859">
              <w:rPr>
                <w:rStyle w:val="Hipervnculo"/>
                <w:noProof/>
              </w:rPr>
              <w:t>Datos Enlazados</w:t>
            </w:r>
            <w:r w:rsidR="0015612A">
              <w:rPr>
                <w:noProof/>
                <w:webHidden/>
              </w:rPr>
              <w:tab/>
            </w:r>
            <w:r w:rsidR="0015612A">
              <w:rPr>
                <w:noProof/>
                <w:webHidden/>
              </w:rPr>
              <w:fldChar w:fldCharType="begin"/>
            </w:r>
            <w:r w:rsidR="0015612A">
              <w:rPr>
                <w:noProof/>
                <w:webHidden/>
              </w:rPr>
              <w:instrText xml:space="preserve"> PAGEREF _Toc403114452 \h </w:instrText>
            </w:r>
            <w:r w:rsidR="0015612A">
              <w:rPr>
                <w:noProof/>
                <w:webHidden/>
              </w:rPr>
            </w:r>
            <w:r w:rsidR="0015612A">
              <w:rPr>
                <w:noProof/>
                <w:webHidden/>
              </w:rPr>
              <w:fldChar w:fldCharType="separate"/>
            </w:r>
            <w:r w:rsidR="00B711E6">
              <w:rPr>
                <w:noProof/>
                <w:webHidden/>
              </w:rPr>
              <w:t>2</w:t>
            </w:r>
            <w:r w:rsidR="0015612A">
              <w:rPr>
                <w:noProof/>
                <w:webHidden/>
              </w:rPr>
              <w:fldChar w:fldCharType="end"/>
            </w:r>
          </w:hyperlink>
        </w:p>
        <w:p w:rsidR="0015612A" w:rsidRDefault="0053346A">
          <w:pPr>
            <w:pStyle w:val="TDC3"/>
            <w:tabs>
              <w:tab w:val="left" w:pos="1100"/>
              <w:tab w:val="right" w:leader="dot" w:pos="8778"/>
            </w:tabs>
            <w:rPr>
              <w:noProof/>
            </w:rPr>
          </w:pPr>
          <w:hyperlink w:anchor="_Toc403114453" w:history="1">
            <w:r w:rsidR="0015612A" w:rsidRPr="00923859">
              <w:rPr>
                <w:rStyle w:val="Hipervnculo"/>
                <w:noProof/>
                <w14:scene3d>
                  <w14:camera w14:prst="orthographicFront"/>
                  <w14:lightRig w14:rig="threePt" w14:dir="t">
                    <w14:rot w14:lat="0" w14:lon="0" w14:rev="0"/>
                  </w14:lightRig>
                </w14:scene3d>
              </w:rPr>
              <w:t>1.1.</w:t>
            </w:r>
            <w:r w:rsidR="0015612A">
              <w:rPr>
                <w:noProof/>
              </w:rPr>
              <w:tab/>
            </w:r>
            <w:r w:rsidR="0015612A" w:rsidRPr="00923859">
              <w:rPr>
                <w:rStyle w:val="Hipervnculo"/>
                <w:noProof/>
              </w:rPr>
              <w:t>Introducción.</w:t>
            </w:r>
            <w:r w:rsidR="0015612A">
              <w:rPr>
                <w:noProof/>
                <w:webHidden/>
              </w:rPr>
              <w:tab/>
            </w:r>
            <w:r w:rsidR="0015612A">
              <w:rPr>
                <w:noProof/>
                <w:webHidden/>
              </w:rPr>
              <w:fldChar w:fldCharType="begin"/>
            </w:r>
            <w:r w:rsidR="0015612A">
              <w:rPr>
                <w:noProof/>
                <w:webHidden/>
              </w:rPr>
              <w:instrText xml:space="preserve"> PAGEREF _Toc403114453 \h </w:instrText>
            </w:r>
            <w:r w:rsidR="0015612A">
              <w:rPr>
                <w:noProof/>
                <w:webHidden/>
              </w:rPr>
            </w:r>
            <w:r w:rsidR="0015612A">
              <w:rPr>
                <w:noProof/>
                <w:webHidden/>
              </w:rPr>
              <w:fldChar w:fldCharType="separate"/>
            </w:r>
            <w:r w:rsidR="00B711E6">
              <w:rPr>
                <w:noProof/>
                <w:webHidden/>
              </w:rPr>
              <w:t>2</w:t>
            </w:r>
            <w:r w:rsidR="0015612A">
              <w:rPr>
                <w:noProof/>
                <w:webHidden/>
              </w:rPr>
              <w:fldChar w:fldCharType="end"/>
            </w:r>
          </w:hyperlink>
        </w:p>
        <w:p w:rsidR="0015612A" w:rsidRDefault="0053346A">
          <w:pPr>
            <w:pStyle w:val="TDC3"/>
            <w:tabs>
              <w:tab w:val="left" w:pos="1100"/>
              <w:tab w:val="right" w:leader="dot" w:pos="8778"/>
            </w:tabs>
            <w:rPr>
              <w:noProof/>
            </w:rPr>
          </w:pPr>
          <w:hyperlink w:anchor="_Toc403114454" w:history="1">
            <w:r w:rsidR="0015612A" w:rsidRPr="00923859">
              <w:rPr>
                <w:rStyle w:val="Hipervnculo"/>
                <w:noProof/>
                <w14:scene3d>
                  <w14:camera w14:prst="orthographicFront"/>
                  <w14:lightRig w14:rig="threePt" w14:dir="t">
                    <w14:rot w14:lat="0" w14:lon="0" w14:rev="0"/>
                  </w14:lightRig>
                </w14:scene3d>
              </w:rPr>
              <w:t>1.2.</w:t>
            </w:r>
            <w:r w:rsidR="0015612A">
              <w:rPr>
                <w:noProof/>
              </w:rPr>
              <w:tab/>
            </w:r>
            <w:r w:rsidR="0015612A" w:rsidRPr="00923859">
              <w:rPr>
                <w:rStyle w:val="Hipervnculo"/>
                <w:noProof/>
              </w:rPr>
              <w:t>Principios de Datos Enlazados.</w:t>
            </w:r>
            <w:r w:rsidR="0015612A">
              <w:rPr>
                <w:noProof/>
                <w:webHidden/>
              </w:rPr>
              <w:tab/>
            </w:r>
            <w:r w:rsidR="0015612A">
              <w:rPr>
                <w:noProof/>
                <w:webHidden/>
              </w:rPr>
              <w:fldChar w:fldCharType="begin"/>
            </w:r>
            <w:r w:rsidR="0015612A">
              <w:rPr>
                <w:noProof/>
                <w:webHidden/>
              </w:rPr>
              <w:instrText xml:space="preserve"> PAGEREF _Toc403114454 \h </w:instrText>
            </w:r>
            <w:r w:rsidR="0015612A">
              <w:rPr>
                <w:noProof/>
                <w:webHidden/>
              </w:rPr>
            </w:r>
            <w:r w:rsidR="0015612A">
              <w:rPr>
                <w:noProof/>
                <w:webHidden/>
              </w:rPr>
              <w:fldChar w:fldCharType="separate"/>
            </w:r>
            <w:r w:rsidR="00B711E6">
              <w:rPr>
                <w:noProof/>
                <w:webHidden/>
              </w:rPr>
              <w:t>2</w:t>
            </w:r>
            <w:r w:rsidR="0015612A">
              <w:rPr>
                <w:noProof/>
                <w:webHidden/>
              </w:rPr>
              <w:fldChar w:fldCharType="end"/>
            </w:r>
          </w:hyperlink>
        </w:p>
        <w:p w:rsidR="0015612A" w:rsidRDefault="0053346A">
          <w:pPr>
            <w:pStyle w:val="TDC3"/>
            <w:tabs>
              <w:tab w:val="left" w:pos="1100"/>
              <w:tab w:val="right" w:leader="dot" w:pos="8778"/>
            </w:tabs>
            <w:rPr>
              <w:noProof/>
            </w:rPr>
          </w:pPr>
          <w:hyperlink w:anchor="_Toc403114455" w:history="1">
            <w:r w:rsidR="0015612A" w:rsidRPr="00923859">
              <w:rPr>
                <w:rStyle w:val="Hipervnculo"/>
                <w:noProof/>
                <w14:scene3d>
                  <w14:camera w14:prst="orthographicFront"/>
                  <w14:lightRig w14:rig="threePt" w14:dir="t">
                    <w14:rot w14:lat="0" w14:lon="0" w14:rev="0"/>
                  </w14:lightRig>
                </w14:scene3d>
              </w:rPr>
              <w:t>1.3.</w:t>
            </w:r>
            <w:r w:rsidR="0015612A">
              <w:rPr>
                <w:noProof/>
              </w:rPr>
              <w:tab/>
            </w:r>
            <w:r w:rsidR="0015612A" w:rsidRPr="00923859">
              <w:rPr>
                <w:rStyle w:val="Hipervnculo"/>
                <w:noProof/>
              </w:rPr>
              <w:t>Tecnologías.</w:t>
            </w:r>
            <w:r w:rsidR="0015612A">
              <w:rPr>
                <w:noProof/>
                <w:webHidden/>
              </w:rPr>
              <w:tab/>
            </w:r>
            <w:r w:rsidR="0015612A">
              <w:rPr>
                <w:noProof/>
                <w:webHidden/>
              </w:rPr>
              <w:fldChar w:fldCharType="begin"/>
            </w:r>
            <w:r w:rsidR="0015612A">
              <w:rPr>
                <w:noProof/>
                <w:webHidden/>
              </w:rPr>
              <w:instrText xml:space="preserve"> PAGEREF _Toc403114455 \h </w:instrText>
            </w:r>
            <w:r w:rsidR="0015612A">
              <w:rPr>
                <w:noProof/>
                <w:webHidden/>
              </w:rPr>
            </w:r>
            <w:r w:rsidR="0015612A">
              <w:rPr>
                <w:noProof/>
                <w:webHidden/>
              </w:rPr>
              <w:fldChar w:fldCharType="separate"/>
            </w:r>
            <w:r w:rsidR="00B711E6">
              <w:rPr>
                <w:noProof/>
                <w:webHidden/>
              </w:rPr>
              <w:t>3</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56" w:history="1">
            <w:r w:rsidR="0015612A" w:rsidRPr="00923859">
              <w:rPr>
                <w:rStyle w:val="Hipervnculo"/>
                <w:noProof/>
                <w:lang w:bidi="x-none"/>
              </w:rPr>
              <w:t>1.3.1.</w:t>
            </w:r>
            <w:r w:rsidR="0015612A">
              <w:rPr>
                <w:noProof/>
              </w:rPr>
              <w:tab/>
            </w:r>
            <w:r w:rsidR="0015612A" w:rsidRPr="00923859">
              <w:rPr>
                <w:rStyle w:val="Hipervnculo"/>
                <w:noProof/>
              </w:rPr>
              <w:t>URI.</w:t>
            </w:r>
            <w:r w:rsidR="0015612A">
              <w:rPr>
                <w:noProof/>
                <w:webHidden/>
              </w:rPr>
              <w:tab/>
            </w:r>
            <w:r w:rsidR="0015612A">
              <w:rPr>
                <w:noProof/>
                <w:webHidden/>
              </w:rPr>
              <w:fldChar w:fldCharType="begin"/>
            </w:r>
            <w:r w:rsidR="0015612A">
              <w:rPr>
                <w:noProof/>
                <w:webHidden/>
              </w:rPr>
              <w:instrText xml:space="preserve"> PAGEREF _Toc403114456 \h </w:instrText>
            </w:r>
            <w:r w:rsidR="0015612A">
              <w:rPr>
                <w:noProof/>
                <w:webHidden/>
              </w:rPr>
            </w:r>
            <w:r w:rsidR="0015612A">
              <w:rPr>
                <w:noProof/>
                <w:webHidden/>
              </w:rPr>
              <w:fldChar w:fldCharType="separate"/>
            </w:r>
            <w:r w:rsidR="00B711E6">
              <w:rPr>
                <w:noProof/>
                <w:webHidden/>
              </w:rPr>
              <w:t>3</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57" w:history="1">
            <w:r w:rsidR="0015612A" w:rsidRPr="00923859">
              <w:rPr>
                <w:rStyle w:val="Hipervnculo"/>
                <w:noProof/>
                <w:lang w:bidi="x-none"/>
              </w:rPr>
              <w:t>1.3.2.</w:t>
            </w:r>
            <w:r w:rsidR="0015612A">
              <w:rPr>
                <w:noProof/>
              </w:rPr>
              <w:tab/>
            </w:r>
            <w:r w:rsidR="0015612A" w:rsidRPr="00923859">
              <w:rPr>
                <w:rStyle w:val="Hipervnculo"/>
                <w:noProof/>
              </w:rPr>
              <w:t>RDF</w:t>
            </w:r>
            <w:r w:rsidR="0015612A">
              <w:rPr>
                <w:noProof/>
                <w:webHidden/>
              </w:rPr>
              <w:tab/>
            </w:r>
            <w:r w:rsidR="0015612A">
              <w:rPr>
                <w:noProof/>
                <w:webHidden/>
              </w:rPr>
              <w:fldChar w:fldCharType="begin"/>
            </w:r>
            <w:r w:rsidR="0015612A">
              <w:rPr>
                <w:noProof/>
                <w:webHidden/>
              </w:rPr>
              <w:instrText xml:space="preserve"> PAGEREF _Toc403114457 \h </w:instrText>
            </w:r>
            <w:r w:rsidR="0015612A">
              <w:rPr>
                <w:noProof/>
                <w:webHidden/>
              </w:rPr>
            </w:r>
            <w:r w:rsidR="0015612A">
              <w:rPr>
                <w:noProof/>
                <w:webHidden/>
              </w:rPr>
              <w:fldChar w:fldCharType="separate"/>
            </w:r>
            <w:r w:rsidR="00B711E6">
              <w:rPr>
                <w:noProof/>
                <w:webHidden/>
              </w:rPr>
              <w:t>6</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58" w:history="1">
            <w:r w:rsidR="0015612A" w:rsidRPr="00923859">
              <w:rPr>
                <w:rStyle w:val="Hipervnculo"/>
                <w:noProof/>
                <w:lang w:val="en-US" w:bidi="x-none"/>
              </w:rPr>
              <w:t>1.3.3.</w:t>
            </w:r>
            <w:r w:rsidR="0015612A">
              <w:rPr>
                <w:noProof/>
              </w:rPr>
              <w:tab/>
            </w:r>
            <w:r w:rsidR="0015612A" w:rsidRPr="00923859">
              <w:rPr>
                <w:rStyle w:val="Hipervnculo"/>
                <w:noProof/>
                <w:lang w:val="en-US"/>
              </w:rPr>
              <w:t>SPARQL Query Language for RDF</w:t>
            </w:r>
            <w:r w:rsidR="0015612A">
              <w:rPr>
                <w:noProof/>
                <w:webHidden/>
              </w:rPr>
              <w:tab/>
            </w:r>
            <w:r w:rsidR="0015612A">
              <w:rPr>
                <w:noProof/>
                <w:webHidden/>
              </w:rPr>
              <w:fldChar w:fldCharType="begin"/>
            </w:r>
            <w:r w:rsidR="0015612A">
              <w:rPr>
                <w:noProof/>
                <w:webHidden/>
              </w:rPr>
              <w:instrText xml:space="preserve"> PAGEREF _Toc403114458 \h </w:instrText>
            </w:r>
            <w:r w:rsidR="0015612A">
              <w:rPr>
                <w:noProof/>
                <w:webHidden/>
              </w:rPr>
            </w:r>
            <w:r w:rsidR="0015612A">
              <w:rPr>
                <w:noProof/>
                <w:webHidden/>
              </w:rPr>
              <w:fldChar w:fldCharType="separate"/>
            </w:r>
            <w:r w:rsidR="00B711E6">
              <w:rPr>
                <w:noProof/>
                <w:webHidden/>
              </w:rPr>
              <w:t>14</w:t>
            </w:r>
            <w:r w:rsidR="0015612A">
              <w:rPr>
                <w:noProof/>
                <w:webHidden/>
              </w:rPr>
              <w:fldChar w:fldCharType="end"/>
            </w:r>
          </w:hyperlink>
        </w:p>
        <w:p w:rsidR="0015612A" w:rsidRDefault="0053346A">
          <w:pPr>
            <w:pStyle w:val="TDC3"/>
            <w:tabs>
              <w:tab w:val="left" w:pos="1100"/>
              <w:tab w:val="right" w:leader="dot" w:pos="8778"/>
            </w:tabs>
            <w:rPr>
              <w:noProof/>
            </w:rPr>
          </w:pPr>
          <w:hyperlink w:anchor="_Toc403114459" w:history="1">
            <w:r w:rsidR="0015612A" w:rsidRPr="00923859">
              <w:rPr>
                <w:rStyle w:val="Hipervnculo"/>
                <w:noProof/>
                <w14:scene3d>
                  <w14:camera w14:prst="orthographicFront"/>
                  <w14:lightRig w14:rig="threePt" w14:dir="t">
                    <w14:rot w14:lat="0" w14:lon="0" w14:rev="0"/>
                  </w14:lightRig>
                </w14:scene3d>
              </w:rPr>
              <w:t>1.4.</w:t>
            </w:r>
            <w:r w:rsidR="0015612A">
              <w:rPr>
                <w:noProof/>
              </w:rPr>
              <w:tab/>
            </w:r>
            <w:r w:rsidR="0015612A" w:rsidRPr="00923859">
              <w:rPr>
                <w:rStyle w:val="Hipervnculo"/>
                <w:noProof/>
              </w:rPr>
              <w:t>Acerca de DBpedia</w:t>
            </w:r>
            <w:r w:rsidR="0015612A">
              <w:rPr>
                <w:noProof/>
                <w:webHidden/>
              </w:rPr>
              <w:tab/>
            </w:r>
            <w:r w:rsidR="0015612A">
              <w:rPr>
                <w:noProof/>
                <w:webHidden/>
              </w:rPr>
              <w:fldChar w:fldCharType="begin"/>
            </w:r>
            <w:r w:rsidR="0015612A">
              <w:rPr>
                <w:noProof/>
                <w:webHidden/>
              </w:rPr>
              <w:instrText xml:space="preserve"> PAGEREF _Toc403114459 \h </w:instrText>
            </w:r>
            <w:r w:rsidR="0015612A">
              <w:rPr>
                <w:noProof/>
                <w:webHidden/>
              </w:rPr>
            </w:r>
            <w:r w:rsidR="0015612A">
              <w:rPr>
                <w:noProof/>
                <w:webHidden/>
              </w:rPr>
              <w:fldChar w:fldCharType="separate"/>
            </w:r>
            <w:r w:rsidR="00B711E6">
              <w:rPr>
                <w:noProof/>
                <w:webHidden/>
              </w:rPr>
              <w:t>15</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60" w:history="1">
            <w:r w:rsidR="0015612A" w:rsidRPr="00923859">
              <w:rPr>
                <w:rStyle w:val="Hipervnculo"/>
                <w:noProof/>
                <w:lang w:bidi="x-none"/>
              </w:rPr>
              <w:t>1.4.1.</w:t>
            </w:r>
            <w:r w:rsidR="0015612A">
              <w:rPr>
                <w:noProof/>
              </w:rPr>
              <w:tab/>
            </w:r>
            <w:r w:rsidR="0015612A" w:rsidRPr="00923859">
              <w:rPr>
                <w:rStyle w:val="Hipervnculo"/>
                <w:noProof/>
              </w:rPr>
              <w:t>Framework extracción</w:t>
            </w:r>
            <w:r w:rsidR="0015612A">
              <w:rPr>
                <w:noProof/>
                <w:webHidden/>
              </w:rPr>
              <w:tab/>
            </w:r>
            <w:r w:rsidR="0015612A">
              <w:rPr>
                <w:noProof/>
                <w:webHidden/>
              </w:rPr>
              <w:fldChar w:fldCharType="begin"/>
            </w:r>
            <w:r w:rsidR="0015612A">
              <w:rPr>
                <w:noProof/>
                <w:webHidden/>
              </w:rPr>
              <w:instrText xml:space="preserve"> PAGEREF _Toc403114460 \h </w:instrText>
            </w:r>
            <w:r w:rsidR="0015612A">
              <w:rPr>
                <w:noProof/>
                <w:webHidden/>
              </w:rPr>
            </w:r>
            <w:r w:rsidR="0015612A">
              <w:rPr>
                <w:noProof/>
                <w:webHidden/>
              </w:rPr>
              <w:fldChar w:fldCharType="separate"/>
            </w:r>
            <w:r w:rsidR="00B711E6">
              <w:rPr>
                <w:noProof/>
                <w:webHidden/>
              </w:rPr>
              <w:t>15</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61" w:history="1">
            <w:r w:rsidR="0015612A" w:rsidRPr="00923859">
              <w:rPr>
                <w:rStyle w:val="Hipervnculo"/>
                <w:noProof/>
                <w:lang w:bidi="x-none"/>
              </w:rPr>
              <w:t>1.4.2.</w:t>
            </w:r>
            <w:r w:rsidR="0015612A">
              <w:rPr>
                <w:noProof/>
              </w:rPr>
              <w:tab/>
            </w:r>
            <w:r w:rsidR="0015612A" w:rsidRPr="00923859">
              <w:rPr>
                <w:rStyle w:val="Hipervnculo"/>
                <w:noProof/>
              </w:rPr>
              <w:t>DBpedia Dataset</w:t>
            </w:r>
            <w:r w:rsidR="0015612A">
              <w:rPr>
                <w:noProof/>
                <w:webHidden/>
              </w:rPr>
              <w:tab/>
            </w:r>
            <w:r w:rsidR="0015612A">
              <w:rPr>
                <w:noProof/>
                <w:webHidden/>
              </w:rPr>
              <w:fldChar w:fldCharType="begin"/>
            </w:r>
            <w:r w:rsidR="0015612A">
              <w:rPr>
                <w:noProof/>
                <w:webHidden/>
              </w:rPr>
              <w:instrText xml:space="preserve"> PAGEREF _Toc403114461 \h </w:instrText>
            </w:r>
            <w:r w:rsidR="0015612A">
              <w:rPr>
                <w:noProof/>
                <w:webHidden/>
              </w:rPr>
            </w:r>
            <w:r w:rsidR="0015612A">
              <w:rPr>
                <w:noProof/>
                <w:webHidden/>
              </w:rPr>
              <w:fldChar w:fldCharType="separate"/>
            </w:r>
            <w:r w:rsidR="00B711E6">
              <w:rPr>
                <w:noProof/>
                <w:webHidden/>
              </w:rPr>
              <w:t>16</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62" w:history="1">
            <w:r w:rsidR="0015612A" w:rsidRPr="00923859">
              <w:rPr>
                <w:rStyle w:val="Hipervnculo"/>
                <w:noProof/>
                <w:lang w:bidi="x-none"/>
              </w:rPr>
              <w:t>1.4.3.</w:t>
            </w:r>
            <w:r w:rsidR="0015612A">
              <w:rPr>
                <w:noProof/>
              </w:rPr>
              <w:tab/>
            </w:r>
            <w:r w:rsidR="0015612A" w:rsidRPr="00923859">
              <w:rPr>
                <w:rStyle w:val="Hipervnculo"/>
                <w:noProof/>
              </w:rPr>
              <w:t>Acceso a DBpedia Dataset</w:t>
            </w:r>
            <w:r w:rsidR="0015612A">
              <w:rPr>
                <w:noProof/>
                <w:webHidden/>
              </w:rPr>
              <w:tab/>
            </w:r>
            <w:r w:rsidR="0015612A">
              <w:rPr>
                <w:noProof/>
                <w:webHidden/>
              </w:rPr>
              <w:fldChar w:fldCharType="begin"/>
            </w:r>
            <w:r w:rsidR="0015612A">
              <w:rPr>
                <w:noProof/>
                <w:webHidden/>
              </w:rPr>
              <w:instrText xml:space="preserve"> PAGEREF _Toc403114462 \h </w:instrText>
            </w:r>
            <w:r w:rsidR="0015612A">
              <w:rPr>
                <w:noProof/>
                <w:webHidden/>
              </w:rPr>
            </w:r>
            <w:r w:rsidR="0015612A">
              <w:rPr>
                <w:noProof/>
                <w:webHidden/>
              </w:rPr>
              <w:fldChar w:fldCharType="separate"/>
            </w:r>
            <w:r w:rsidR="00B711E6">
              <w:rPr>
                <w:noProof/>
                <w:webHidden/>
              </w:rPr>
              <w:t>16</w:t>
            </w:r>
            <w:r w:rsidR="0015612A">
              <w:rPr>
                <w:noProof/>
                <w:webHidden/>
              </w:rPr>
              <w:fldChar w:fldCharType="end"/>
            </w:r>
          </w:hyperlink>
        </w:p>
        <w:p w:rsidR="0015612A" w:rsidRDefault="0053346A">
          <w:pPr>
            <w:pStyle w:val="TDC1"/>
            <w:rPr>
              <w:noProof/>
            </w:rPr>
          </w:pPr>
          <w:hyperlink w:anchor="_Toc403114463" w:history="1">
            <w:r w:rsidR="0015612A" w:rsidRPr="00923859">
              <w:rPr>
                <w:rStyle w:val="Hipervnculo"/>
                <w:noProof/>
              </w:rPr>
              <w:t>2.</w:t>
            </w:r>
            <w:r w:rsidR="0015612A">
              <w:rPr>
                <w:noProof/>
              </w:rPr>
              <w:tab/>
            </w:r>
            <w:r w:rsidR="0015612A" w:rsidRPr="00923859">
              <w:rPr>
                <w:rStyle w:val="Hipervnculo"/>
                <w:noProof/>
              </w:rPr>
              <w:t>Procesamiento de Lenguaje Natural (PLN)</w:t>
            </w:r>
            <w:r w:rsidR="0015612A">
              <w:rPr>
                <w:noProof/>
                <w:webHidden/>
              </w:rPr>
              <w:tab/>
            </w:r>
            <w:r w:rsidR="0015612A">
              <w:rPr>
                <w:noProof/>
                <w:webHidden/>
              </w:rPr>
              <w:fldChar w:fldCharType="begin"/>
            </w:r>
            <w:r w:rsidR="0015612A">
              <w:rPr>
                <w:noProof/>
                <w:webHidden/>
              </w:rPr>
              <w:instrText xml:space="preserve"> PAGEREF _Toc403114463 \h </w:instrText>
            </w:r>
            <w:r w:rsidR="0015612A">
              <w:rPr>
                <w:noProof/>
                <w:webHidden/>
              </w:rPr>
            </w:r>
            <w:r w:rsidR="0015612A">
              <w:rPr>
                <w:noProof/>
                <w:webHidden/>
              </w:rPr>
              <w:fldChar w:fldCharType="separate"/>
            </w:r>
            <w:r w:rsidR="00B711E6">
              <w:rPr>
                <w:noProof/>
                <w:webHidden/>
              </w:rPr>
              <w:t>17</w:t>
            </w:r>
            <w:r w:rsidR="0015612A">
              <w:rPr>
                <w:noProof/>
                <w:webHidden/>
              </w:rPr>
              <w:fldChar w:fldCharType="end"/>
            </w:r>
          </w:hyperlink>
        </w:p>
        <w:p w:rsidR="0015612A" w:rsidRDefault="0053346A">
          <w:pPr>
            <w:pStyle w:val="TDC3"/>
            <w:tabs>
              <w:tab w:val="left" w:pos="1100"/>
              <w:tab w:val="right" w:leader="dot" w:pos="8778"/>
            </w:tabs>
            <w:rPr>
              <w:noProof/>
            </w:rPr>
          </w:pPr>
          <w:hyperlink w:anchor="_Toc403114464" w:history="1">
            <w:r w:rsidR="0015612A" w:rsidRPr="00923859">
              <w:rPr>
                <w:rStyle w:val="Hipervnculo"/>
                <w:noProof/>
                <w14:scene3d>
                  <w14:camera w14:prst="orthographicFront"/>
                  <w14:lightRig w14:rig="threePt" w14:dir="t">
                    <w14:rot w14:lat="0" w14:lon="0" w14:rev="0"/>
                  </w14:lightRig>
                </w14:scene3d>
              </w:rPr>
              <w:t>2.1.</w:t>
            </w:r>
            <w:r w:rsidR="0015612A">
              <w:rPr>
                <w:noProof/>
              </w:rPr>
              <w:tab/>
            </w:r>
            <w:r w:rsidR="0015612A" w:rsidRPr="00923859">
              <w:rPr>
                <w:rStyle w:val="Hipervnculo"/>
                <w:noProof/>
              </w:rPr>
              <w:t>Introducción</w:t>
            </w:r>
            <w:r w:rsidR="0015612A">
              <w:rPr>
                <w:noProof/>
                <w:webHidden/>
              </w:rPr>
              <w:tab/>
            </w:r>
            <w:r w:rsidR="0015612A">
              <w:rPr>
                <w:noProof/>
                <w:webHidden/>
              </w:rPr>
              <w:fldChar w:fldCharType="begin"/>
            </w:r>
            <w:r w:rsidR="0015612A">
              <w:rPr>
                <w:noProof/>
                <w:webHidden/>
              </w:rPr>
              <w:instrText xml:space="preserve"> PAGEREF _Toc403114464 \h </w:instrText>
            </w:r>
            <w:r w:rsidR="0015612A">
              <w:rPr>
                <w:noProof/>
                <w:webHidden/>
              </w:rPr>
            </w:r>
            <w:r w:rsidR="0015612A">
              <w:rPr>
                <w:noProof/>
                <w:webHidden/>
              </w:rPr>
              <w:fldChar w:fldCharType="separate"/>
            </w:r>
            <w:r w:rsidR="00B711E6">
              <w:rPr>
                <w:noProof/>
                <w:webHidden/>
              </w:rPr>
              <w:t>17</w:t>
            </w:r>
            <w:r w:rsidR="0015612A">
              <w:rPr>
                <w:noProof/>
                <w:webHidden/>
              </w:rPr>
              <w:fldChar w:fldCharType="end"/>
            </w:r>
          </w:hyperlink>
        </w:p>
        <w:p w:rsidR="0015612A" w:rsidRDefault="0053346A">
          <w:pPr>
            <w:pStyle w:val="TDC3"/>
            <w:tabs>
              <w:tab w:val="left" w:pos="1100"/>
              <w:tab w:val="right" w:leader="dot" w:pos="8778"/>
            </w:tabs>
            <w:rPr>
              <w:noProof/>
            </w:rPr>
          </w:pPr>
          <w:hyperlink w:anchor="_Toc403114465" w:history="1">
            <w:r w:rsidR="0015612A" w:rsidRPr="00923859">
              <w:rPr>
                <w:rStyle w:val="Hipervnculo"/>
                <w:noProof/>
                <w14:scene3d>
                  <w14:camera w14:prst="orthographicFront"/>
                  <w14:lightRig w14:rig="threePt" w14:dir="t">
                    <w14:rot w14:lat="0" w14:lon="0" w14:rev="0"/>
                  </w14:lightRig>
                </w14:scene3d>
              </w:rPr>
              <w:t>2.2.</w:t>
            </w:r>
            <w:r w:rsidR="0015612A">
              <w:rPr>
                <w:noProof/>
              </w:rPr>
              <w:tab/>
            </w:r>
            <w:r w:rsidR="0015612A" w:rsidRPr="00923859">
              <w:rPr>
                <w:rStyle w:val="Hipervnculo"/>
                <w:noProof/>
                <w:lang w:val="en-US"/>
              </w:rPr>
              <w:t xml:space="preserve">Part of </w:t>
            </w:r>
            <w:r w:rsidR="0015612A" w:rsidRPr="00923859">
              <w:rPr>
                <w:rStyle w:val="Hipervnculo"/>
                <w:noProof/>
              </w:rPr>
              <w:t>Speech</w:t>
            </w:r>
            <w:r w:rsidR="0015612A" w:rsidRPr="00923859">
              <w:rPr>
                <w:rStyle w:val="Hipervnculo"/>
                <w:noProof/>
                <w:lang w:val="en-US"/>
              </w:rPr>
              <w:t xml:space="preserve"> Tagger</w:t>
            </w:r>
            <w:r w:rsidR="0015612A">
              <w:rPr>
                <w:noProof/>
                <w:webHidden/>
              </w:rPr>
              <w:tab/>
            </w:r>
            <w:r w:rsidR="0015612A">
              <w:rPr>
                <w:noProof/>
                <w:webHidden/>
              </w:rPr>
              <w:fldChar w:fldCharType="begin"/>
            </w:r>
            <w:r w:rsidR="0015612A">
              <w:rPr>
                <w:noProof/>
                <w:webHidden/>
              </w:rPr>
              <w:instrText xml:space="preserve"> PAGEREF _Toc403114465 \h </w:instrText>
            </w:r>
            <w:r w:rsidR="0015612A">
              <w:rPr>
                <w:noProof/>
                <w:webHidden/>
              </w:rPr>
            </w:r>
            <w:r w:rsidR="0015612A">
              <w:rPr>
                <w:noProof/>
                <w:webHidden/>
              </w:rPr>
              <w:fldChar w:fldCharType="separate"/>
            </w:r>
            <w:r w:rsidR="00B711E6">
              <w:rPr>
                <w:noProof/>
                <w:webHidden/>
              </w:rPr>
              <w:t>18</w:t>
            </w:r>
            <w:r w:rsidR="0015612A">
              <w:rPr>
                <w:noProof/>
                <w:webHidden/>
              </w:rPr>
              <w:fldChar w:fldCharType="end"/>
            </w:r>
          </w:hyperlink>
        </w:p>
        <w:p w:rsidR="0015612A" w:rsidRDefault="0053346A">
          <w:pPr>
            <w:pStyle w:val="TDC3"/>
            <w:tabs>
              <w:tab w:val="left" w:pos="1100"/>
              <w:tab w:val="right" w:leader="dot" w:pos="8778"/>
            </w:tabs>
            <w:rPr>
              <w:noProof/>
            </w:rPr>
          </w:pPr>
          <w:hyperlink w:anchor="_Toc403114466" w:history="1">
            <w:r w:rsidR="0015612A" w:rsidRPr="00923859">
              <w:rPr>
                <w:rStyle w:val="Hipervnculo"/>
                <w:noProof/>
                <w14:scene3d>
                  <w14:camera w14:prst="orthographicFront"/>
                  <w14:lightRig w14:rig="threePt" w14:dir="t">
                    <w14:rot w14:lat="0" w14:lon="0" w14:rev="0"/>
                  </w14:lightRig>
                </w14:scene3d>
              </w:rPr>
              <w:t>2.3.</w:t>
            </w:r>
            <w:r w:rsidR="0015612A">
              <w:rPr>
                <w:noProof/>
              </w:rPr>
              <w:tab/>
            </w:r>
            <w:r w:rsidR="0015612A" w:rsidRPr="00923859">
              <w:rPr>
                <w:rStyle w:val="Hipervnculo"/>
                <w:noProof/>
                <w:lang w:val="en-US"/>
              </w:rPr>
              <w:t>Chunking</w:t>
            </w:r>
            <w:r w:rsidR="0015612A">
              <w:rPr>
                <w:noProof/>
                <w:webHidden/>
              </w:rPr>
              <w:tab/>
            </w:r>
            <w:r w:rsidR="0015612A">
              <w:rPr>
                <w:noProof/>
                <w:webHidden/>
              </w:rPr>
              <w:fldChar w:fldCharType="begin"/>
            </w:r>
            <w:r w:rsidR="0015612A">
              <w:rPr>
                <w:noProof/>
                <w:webHidden/>
              </w:rPr>
              <w:instrText xml:space="preserve"> PAGEREF _Toc403114466 \h </w:instrText>
            </w:r>
            <w:r w:rsidR="0015612A">
              <w:rPr>
                <w:noProof/>
                <w:webHidden/>
              </w:rPr>
            </w:r>
            <w:r w:rsidR="0015612A">
              <w:rPr>
                <w:noProof/>
                <w:webHidden/>
              </w:rPr>
              <w:fldChar w:fldCharType="separate"/>
            </w:r>
            <w:r w:rsidR="00B711E6">
              <w:rPr>
                <w:noProof/>
                <w:webHidden/>
              </w:rPr>
              <w:t>18</w:t>
            </w:r>
            <w:r w:rsidR="0015612A">
              <w:rPr>
                <w:noProof/>
                <w:webHidden/>
              </w:rPr>
              <w:fldChar w:fldCharType="end"/>
            </w:r>
          </w:hyperlink>
        </w:p>
        <w:p w:rsidR="0015612A" w:rsidRDefault="0053346A">
          <w:pPr>
            <w:pStyle w:val="TDC3"/>
            <w:tabs>
              <w:tab w:val="left" w:pos="1100"/>
              <w:tab w:val="right" w:leader="dot" w:pos="8778"/>
            </w:tabs>
            <w:rPr>
              <w:noProof/>
            </w:rPr>
          </w:pPr>
          <w:hyperlink w:anchor="_Toc403114467" w:history="1">
            <w:r w:rsidR="0015612A" w:rsidRPr="00923859">
              <w:rPr>
                <w:rStyle w:val="Hipervnculo"/>
                <w:noProof/>
                <w14:scene3d>
                  <w14:camera w14:prst="orthographicFront"/>
                  <w14:lightRig w14:rig="threePt" w14:dir="t">
                    <w14:rot w14:lat="0" w14:lon="0" w14:rev="0"/>
                  </w14:lightRig>
                </w14:scene3d>
              </w:rPr>
              <w:t>2.4.</w:t>
            </w:r>
            <w:r w:rsidR="0015612A">
              <w:rPr>
                <w:noProof/>
              </w:rPr>
              <w:tab/>
            </w:r>
            <w:r w:rsidR="0015612A" w:rsidRPr="00923859">
              <w:rPr>
                <w:rStyle w:val="Hipervnculo"/>
                <w:noProof/>
              </w:rPr>
              <w:t>Desambiguación</w:t>
            </w:r>
            <w:r w:rsidR="0015612A">
              <w:rPr>
                <w:noProof/>
                <w:webHidden/>
              </w:rPr>
              <w:tab/>
            </w:r>
            <w:r w:rsidR="0015612A">
              <w:rPr>
                <w:noProof/>
                <w:webHidden/>
              </w:rPr>
              <w:fldChar w:fldCharType="begin"/>
            </w:r>
            <w:r w:rsidR="0015612A">
              <w:rPr>
                <w:noProof/>
                <w:webHidden/>
              </w:rPr>
              <w:instrText xml:space="preserve"> PAGEREF _Toc403114467 \h </w:instrText>
            </w:r>
            <w:r w:rsidR="0015612A">
              <w:rPr>
                <w:noProof/>
                <w:webHidden/>
              </w:rPr>
            </w:r>
            <w:r w:rsidR="0015612A">
              <w:rPr>
                <w:noProof/>
                <w:webHidden/>
              </w:rPr>
              <w:fldChar w:fldCharType="separate"/>
            </w:r>
            <w:r w:rsidR="00B711E6">
              <w:rPr>
                <w:noProof/>
                <w:webHidden/>
              </w:rPr>
              <w:t>19</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68" w:history="1">
            <w:r w:rsidR="0015612A" w:rsidRPr="00923859">
              <w:rPr>
                <w:rStyle w:val="Hipervnculo"/>
                <w:noProof/>
                <w:lang w:bidi="x-none"/>
              </w:rPr>
              <w:t>2.4.1.</w:t>
            </w:r>
            <w:r w:rsidR="0015612A">
              <w:rPr>
                <w:noProof/>
              </w:rPr>
              <w:tab/>
            </w:r>
            <w:r w:rsidR="0015612A" w:rsidRPr="00923859">
              <w:rPr>
                <w:rStyle w:val="Hipervnculo"/>
                <w:noProof/>
              </w:rPr>
              <w:t>Métodos basados en el conociendo.</w:t>
            </w:r>
            <w:r w:rsidR="0015612A">
              <w:rPr>
                <w:noProof/>
                <w:webHidden/>
              </w:rPr>
              <w:tab/>
            </w:r>
            <w:r w:rsidR="0015612A">
              <w:rPr>
                <w:noProof/>
                <w:webHidden/>
              </w:rPr>
              <w:fldChar w:fldCharType="begin"/>
            </w:r>
            <w:r w:rsidR="0015612A">
              <w:rPr>
                <w:noProof/>
                <w:webHidden/>
              </w:rPr>
              <w:instrText xml:space="preserve"> PAGEREF _Toc403114468 \h </w:instrText>
            </w:r>
            <w:r w:rsidR="0015612A">
              <w:rPr>
                <w:noProof/>
                <w:webHidden/>
              </w:rPr>
            </w:r>
            <w:r w:rsidR="0015612A">
              <w:rPr>
                <w:noProof/>
                <w:webHidden/>
              </w:rPr>
              <w:fldChar w:fldCharType="separate"/>
            </w:r>
            <w:r w:rsidR="00B711E6">
              <w:rPr>
                <w:noProof/>
                <w:webHidden/>
              </w:rPr>
              <w:t>19</w:t>
            </w:r>
            <w:r w:rsidR="0015612A">
              <w:rPr>
                <w:noProof/>
                <w:webHidden/>
              </w:rPr>
              <w:fldChar w:fldCharType="end"/>
            </w:r>
          </w:hyperlink>
        </w:p>
        <w:p w:rsidR="0015612A" w:rsidRDefault="0053346A">
          <w:pPr>
            <w:pStyle w:val="TDC3"/>
            <w:tabs>
              <w:tab w:val="left" w:pos="1100"/>
              <w:tab w:val="right" w:leader="dot" w:pos="8778"/>
            </w:tabs>
            <w:rPr>
              <w:noProof/>
            </w:rPr>
          </w:pPr>
          <w:hyperlink w:anchor="_Toc403114469" w:history="1">
            <w:r w:rsidR="0015612A" w:rsidRPr="00923859">
              <w:rPr>
                <w:rStyle w:val="Hipervnculo"/>
                <w:noProof/>
                <w14:scene3d>
                  <w14:camera w14:prst="orthographicFront"/>
                  <w14:lightRig w14:rig="threePt" w14:dir="t">
                    <w14:rot w14:lat="0" w14:lon="0" w14:rev="0"/>
                  </w14:lightRig>
                </w14:scene3d>
              </w:rPr>
              <w:t>2.5.</w:t>
            </w:r>
            <w:r w:rsidR="0015612A">
              <w:rPr>
                <w:noProof/>
              </w:rPr>
              <w:tab/>
            </w:r>
            <w:r w:rsidR="0015612A" w:rsidRPr="00923859">
              <w:rPr>
                <w:rStyle w:val="Hipervnculo"/>
                <w:noProof/>
              </w:rPr>
              <w:t>Servicios Web</w:t>
            </w:r>
            <w:r w:rsidR="0015612A">
              <w:rPr>
                <w:noProof/>
                <w:webHidden/>
              </w:rPr>
              <w:tab/>
            </w:r>
            <w:r w:rsidR="0015612A">
              <w:rPr>
                <w:noProof/>
                <w:webHidden/>
              </w:rPr>
              <w:fldChar w:fldCharType="begin"/>
            </w:r>
            <w:r w:rsidR="0015612A">
              <w:rPr>
                <w:noProof/>
                <w:webHidden/>
              </w:rPr>
              <w:instrText xml:space="preserve"> PAGEREF _Toc403114469 \h </w:instrText>
            </w:r>
            <w:r w:rsidR="0015612A">
              <w:rPr>
                <w:noProof/>
                <w:webHidden/>
              </w:rPr>
            </w:r>
            <w:r w:rsidR="0015612A">
              <w:rPr>
                <w:noProof/>
                <w:webHidden/>
              </w:rPr>
              <w:fldChar w:fldCharType="separate"/>
            </w:r>
            <w:r w:rsidR="00B711E6">
              <w:rPr>
                <w:noProof/>
                <w:webHidden/>
              </w:rPr>
              <w:t>21</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70" w:history="1">
            <w:r w:rsidR="0015612A" w:rsidRPr="00923859">
              <w:rPr>
                <w:rStyle w:val="Hipervnculo"/>
                <w:noProof/>
                <w:lang w:bidi="x-none"/>
              </w:rPr>
              <w:t>2.5.1.</w:t>
            </w:r>
            <w:r w:rsidR="0015612A">
              <w:rPr>
                <w:noProof/>
              </w:rPr>
              <w:tab/>
            </w:r>
            <w:r w:rsidR="0015612A" w:rsidRPr="00923859">
              <w:rPr>
                <w:rStyle w:val="Hipervnculo"/>
                <w:noProof/>
              </w:rPr>
              <w:t>Introducción</w:t>
            </w:r>
            <w:r w:rsidR="0015612A">
              <w:rPr>
                <w:noProof/>
                <w:webHidden/>
              </w:rPr>
              <w:tab/>
            </w:r>
            <w:r w:rsidR="0015612A">
              <w:rPr>
                <w:noProof/>
                <w:webHidden/>
              </w:rPr>
              <w:fldChar w:fldCharType="begin"/>
            </w:r>
            <w:r w:rsidR="0015612A">
              <w:rPr>
                <w:noProof/>
                <w:webHidden/>
              </w:rPr>
              <w:instrText xml:space="preserve"> PAGEREF _Toc403114470 \h </w:instrText>
            </w:r>
            <w:r w:rsidR="0015612A">
              <w:rPr>
                <w:noProof/>
                <w:webHidden/>
              </w:rPr>
            </w:r>
            <w:r w:rsidR="0015612A">
              <w:rPr>
                <w:noProof/>
                <w:webHidden/>
              </w:rPr>
              <w:fldChar w:fldCharType="separate"/>
            </w:r>
            <w:r w:rsidR="00B711E6">
              <w:rPr>
                <w:noProof/>
                <w:webHidden/>
              </w:rPr>
              <w:t>21</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71" w:history="1">
            <w:r w:rsidR="0015612A" w:rsidRPr="00923859">
              <w:rPr>
                <w:rStyle w:val="Hipervnculo"/>
                <w:noProof/>
                <w:lang w:bidi="x-none"/>
              </w:rPr>
              <w:t>2.5.2.</w:t>
            </w:r>
            <w:r w:rsidR="0015612A">
              <w:rPr>
                <w:noProof/>
              </w:rPr>
              <w:tab/>
            </w:r>
            <w:r w:rsidR="0015612A" w:rsidRPr="00923859">
              <w:rPr>
                <w:rStyle w:val="Hipervnculo"/>
                <w:noProof/>
              </w:rPr>
              <w:t>Tipos de servicios web</w:t>
            </w:r>
            <w:r w:rsidR="0015612A">
              <w:rPr>
                <w:noProof/>
                <w:webHidden/>
              </w:rPr>
              <w:tab/>
            </w:r>
            <w:r w:rsidR="0015612A">
              <w:rPr>
                <w:noProof/>
                <w:webHidden/>
              </w:rPr>
              <w:fldChar w:fldCharType="begin"/>
            </w:r>
            <w:r w:rsidR="0015612A">
              <w:rPr>
                <w:noProof/>
                <w:webHidden/>
              </w:rPr>
              <w:instrText xml:space="preserve"> PAGEREF _Toc403114471 \h </w:instrText>
            </w:r>
            <w:r w:rsidR="0015612A">
              <w:rPr>
                <w:noProof/>
                <w:webHidden/>
              </w:rPr>
            </w:r>
            <w:r w:rsidR="0015612A">
              <w:rPr>
                <w:noProof/>
                <w:webHidden/>
              </w:rPr>
              <w:fldChar w:fldCharType="separate"/>
            </w:r>
            <w:r w:rsidR="00B711E6">
              <w:rPr>
                <w:noProof/>
                <w:webHidden/>
              </w:rPr>
              <w:t>21</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72" w:history="1">
            <w:r w:rsidR="0015612A" w:rsidRPr="00923859">
              <w:rPr>
                <w:rStyle w:val="Hipervnculo"/>
                <w:noProof/>
                <w:lang w:bidi="x-none"/>
              </w:rPr>
              <w:t>2.5.3.</w:t>
            </w:r>
            <w:r w:rsidR="0015612A">
              <w:rPr>
                <w:noProof/>
              </w:rPr>
              <w:tab/>
            </w:r>
            <w:r w:rsidR="0015612A" w:rsidRPr="00923859">
              <w:rPr>
                <w:rStyle w:val="Hipervnculo"/>
                <w:noProof/>
              </w:rPr>
              <w:t>Recursos y  representaciones</w:t>
            </w:r>
            <w:r w:rsidR="0015612A">
              <w:rPr>
                <w:noProof/>
                <w:webHidden/>
              </w:rPr>
              <w:tab/>
            </w:r>
            <w:r w:rsidR="0015612A">
              <w:rPr>
                <w:noProof/>
                <w:webHidden/>
              </w:rPr>
              <w:fldChar w:fldCharType="begin"/>
            </w:r>
            <w:r w:rsidR="0015612A">
              <w:rPr>
                <w:noProof/>
                <w:webHidden/>
              </w:rPr>
              <w:instrText xml:space="preserve"> PAGEREF _Toc403114472 \h </w:instrText>
            </w:r>
            <w:r w:rsidR="0015612A">
              <w:rPr>
                <w:noProof/>
                <w:webHidden/>
              </w:rPr>
            </w:r>
            <w:r w:rsidR="0015612A">
              <w:rPr>
                <w:noProof/>
                <w:webHidden/>
              </w:rPr>
              <w:fldChar w:fldCharType="separate"/>
            </w:r>
            <w:r w:rsidR="00B711E6">
              <w:rPr>
                <w:noProof/>
                <w:webHidden/>
              </w:rPr>
              <w:t>23</w:t>
            </w:r>
            <w:r w:rsidR="0015612A">
              <w:rPr>
                <w:noProof/>
                <w:webHidden/>
              </w:rPr>
              <w:fldChar w:fldCharType="end"/>
            </w:r>
          </w:hyperlink>
        </w:p>
        <w:p w:rsidR="0015612A" w:rsidRDefault="0053346A">
          <w:pPr>
            <w:pStyle w:val="TDC1"/>
            <w:rPr>
              <w:noProof/>
            </w:rPr>
          </w:pPr>
          <w:hyperlink w:anchor="_Toc403114473" w:history="1">
            <w:r w:rsidR="0015612A" w:rsidRPr="00923859">
              <w:rPr>
                <w:rStyle w:val="Hipervnculo"/>
                <w:rFonts w:cs="Arial"/>
                <w:noProof/>
              </w:rPr>
              <w:t>CAPITULO 2: PROBLEMÁTICA</w:t>
            </w:r>
            <w:r w:rsidR="0015612A">
              <w:rPr>
                <w:noProof/>
                <w:webHidden/>
              </w:rPr>
              <w:tab/>
            </w:r>
            <w:r w:rsidR="0015612A">
              <w:rPr>
                <w:noProof/>
                <w:webHidden/>
              </w:rPr>
              <w:fldChar w:fldCharType="begin"/>
            </w:r>
            <w:r w:rsidR="0015612A">
              <w:rPr>
                <w:noProof/>
                <w:webHidden/>
              </w:rPr>
              <w:instrText xml:space="preserve"> PAGEREF _Toc403114473 \h </w:instrText>
            </w:r>
            <w:r w:rsidR="0015612A">
              <w:rPr>
                <w:noProof/>
                <w:webHidden/>
              </w:rPr>
            </w:r>
            <w:r w:rsidR="0015612A">
              <w:rPr>
                <w:noProof/>
                <w:webHidden/>
              </w:rPr>
              <w:fldChar w:fldCharType="separate"/>
            </w:r>
            <w:r w:rsidR="00B711E6">
              <w:rPr>
                <w:noProof/>
                <w:webHidden/>
              </w:rPr>
              <w:t>25</w:t>
            </w:r>
            <w:r w:rsidR="0015612A">
              <w:rPr>
                <w:noProof/>
                <w:webHidden/>
              </w:rPr>
              <w:fldChar w:fldCharType="end"/>
            </w:r>
          </w:hyperlink>
        </w:p>
        <w:p w:rsidR="0015612A" w:rsidRDefault="0053346A">
          <w:pPr>
            <w:pStyle w:val="TDC1"/>
            <w:rPr>
              <w:noProof/>
            </w:rPr>
          </w:pPr>
          <w:hyperlink w:anchor="_Toc403114474" w:history="1">
            <w:r w:rsidR="0015612A" w:rsidRPr="00923859">
              <w:rPr>
                <w:rStyle w:val="Hipervnculo"/>
                <w:noProof/>
              </w:rPr>
              <w:t>1.</w:t>
            </w:r>
            <w:r w:rsidR="0015612A">
              <w:rPr>
                <w:noProof/>
              </w:rPr>
              <w:tab/>
            </w:r>
            <w:r w:rsidR="0015612A" w:rsidRPr="00923859">
              <w:rPr>
                <w:rStyle w:val="Hipervnculo"/>
                <w:noProof/>
              </w:rPr>
              <w:t>Estado actual</w:t>
            </w:r>
            <w:r w:rsidR="0015612A">
              <w:rPr>
                <w:noProof/>
                <w:webHidden/>
              </w:rPr>
              <w:tab/>
            </w:r>
            <w:r w:rsidR="0015612A">
              <w:rPr>
                <w:noProof/>
                <w:webHidden/>
              </w:rPr>
              <w:fldChar w:fldCharType="begin"/>
            </w:r>
            <w:r w:rsidR="0015612A">
              <w:rPr>
                <w:noProof/>
                <w:webHidden/>
              </w:rPr>
              <w:instrText xml:space="preserve"> PAGEREF _Toc403114474 \h </w:instrText>
            </w:r>
            <w:r w:rsidR="0015612A">
              <w:rPr>
                <w:noProof/>
                <w:webHidden/>
              </w:rPr>
            </w:r>
            <w:r w:rsidR="0015612A">
              <w:rPr>
                <w:noProof/>
                <w:webHidden/>
              </w:rPr>
              <w:fldChar w:fldCharType="separate"/>
            </w:r>
            <w:r w:rsidR="00B711E6">
              <w:rPr>
                <w:noProof/>
                <w:webHidden/>
              </w:rPr>
              <w:t>26</w:t>
            </w:r>
            <w:r w:rsidR="0015612A">
              <w:rPr>
                <w:noProof/>
                <w:webHidden/>
              </w:rPr>
              <w:fldChar w:fldCharType="end"/>
            </w:r>
          </w:hyperlink>
        </w:p>
        <w:p w:rsidR="0015612A" w:rsidRDefault="0053346A">
          <w:pPr>
            <w:pStyle w:val="TDC1"/>
            <w:rPr>
              <w:noProof/>
            </w:rPr>
          </w:pPr>
          <w:hyperlink w:anchor="_Toc403114475" w:history="1">
            <w:r w:rsidR="0015612A" w:rsidRPr="00923859">
              <w:rPr>
                <w:rStyle w:val="Hipervnculo"/>
                <w:noProof/>
              </w:rPr>
              <w:t>2.</w:t>
            </w:r>
            <w:r w:rsidR="0015612A">
              <w:rPr>
                <w:noProof/>
              </w:rPr>
              <w:tab/>
            </w:r>
            <w:r w:rsidR="0015612A" w:rsidRPr="00923859">
              <w:rPr>
                <w:rStyle w:val="Hipervnculo"/>
                <w:noProof/>
              </w:rPr>
              <w:t>Justificación</w:t>
            </w:r>
            <w:r w:rsidR="0015612A">
              <w:rPr>
                <w:noProof/>
                <w:webHidden/>
              </w:rPr>
              <w:tab/>
            </w:r>
            <w:r w:rsidR="0015612A">
              <w:rPr>
                <w:noProof/>
                <w:webHidden/>
              </w:rPr>
              <w:fldChar w:fldCharType="begin"/>
            </w:r>
            <w:r w:rsidR="0015612A">
              <w:rPr>
                <w:noProof/>
                <w:webHidden/>
              </w:rPr>
              <w:instrText xml:space="preserve"> PAGEREF _Toc403114475 \h </w:instrText>
            </w:r>
            <w:r w:rsidR="0015612A">
              <w:rPr>
                <w:noProof/>
                <w:webHidden/>
              </w:rPr>
            </w:r>
            <w:r w:rsidR="0015612A">
              <w:rPr>
                <w:noProof/>
                <w:webHidden/>
              </w:rPr>
              <w:fldChar w:fldCharType="separate"/>
            </w:r>
            <w:r w:rsidR="00B711E6">
              <w:rPr>
                <w:noProof/>
                <w:webHidden/>
              </w:rPr>
              <w:t>26</w:t>
            </w:r>
            <w:r w:rsidR="0015612A">
              <w:rPr>
                <w:noProof/>
                <w:webHidden/>
              </w:rPr>
              <w:fldChar w:fldCharType="end"/>
            </w:r>
          </w:hyperlink>
        </w:p>
        <w:p w:rsidR="0015612A" w:rsidRDefault="0053346A">
          <w:pPr>
            <w:pStyle w:val="TDC1"/>
            <w:rPr>
              <w:noProof/>
            </w:rPr>
          </w:pPr>
          <w:hyperlink w:anchor="_Toc403114476" w:history="1">
            <w:r w:rsidR="0015612A" w:rsidRPr="00923859">
              <w:rPr>
                <w:rStyle w:val="Hipervnculo"/>
                <w:noProof/>
              </w:rPr>
              <w:t>3.</w:t>
            </w:r>
            <w:r w:rsidR="0015612A">
              <w:rPr>
                <w:noProof/>
              </w:rPr>
              <w:tab/>
            </w:r>
            <w:r w:rsidR="0015612A" w:rsidRPr="00923859">
              <w:rPr>
                <w:rStyle w:val="Hipervnculo"/>
                <w:noProof/>
              </w:rPr>
              <w:t>Objetivo General.</w:t>
            </w:r>
            <w:r w:rsidR="0015612A">
              <w:rPr>
                <w:noProof/>
                <w:webHidden/>
              </w:rPr>
              <w:tab/>
            </w:r>
            <w:r w:rsidR="0015612A">
              <w:rPr>
                <w:noProof/>
                <w:webHidden/>
              </w:rPr>
              <w:fldChar w:fldCharType="begin"/>
            </w:r>
            <w:r w:rsidR="0015612A">
              <w:rPr>
                <w:noProof/>
                <w:webHidden/>
              </w:rPr>
              <w:instrText xml:space="preserve"> PAGEREF _Toc403114476 \h </w:instrText>
            </w:r>
            <w:r w:rsidR="0015612A">
              <w:rPr>
                <w:noProof/>
                <w:webHidden/>
              </w:rPr>
            </w:r>
            <w:r w:rsidR="0015612A">
              <w:rPr>
                <w:noProof/>
                <w:webHidden/>
              </w:rPr>
              <w:fldChar w:fldCharType="separate"/>
            </w:r>
            <w:r w:rsidR="00B711E6">
              <w:rPr>
                <w:noProof/>
                <w:webHidden/>
              </w:rPr>
              <w:t>27</w:t>
            </w:r>
            <w:r w:rsidR="0015612A">
              <w:rPr>
                <w:noProof/>
                <w:webHidden/>
              </w:rPr>
              <w:fldChar w:fldCharType="end"/>
            </w:r>
          </w:hyperlink>
        </w:p>
        <w:p w:rsidR="0015612A" w:rsidRDefault="0053346A">
          <w:pPr>
            <w:pStyle w:val="TDC1"/>
            <w:rPr>
              <w:noProof/>
            </w:rPr>
          </w:pPr>
          <w:hyperlink w:anchor="_Toc403114477" w:history="1">
            <w:r w:rsidR="0015612A" w:rsidRPr="00923859">
              <w:rPr>
                <w:rStyle w:val="Hipervnculo"/>
                <w:noProof/>
              </w:rPr>
              <w:t>4.</w:t>
            </w:r>
            <w:r w:rsidR="0015612A">
              <w:rPr>
                <w:noProof/>
              </w:rPr>
              <w:tab/>
            </w:r>
            <w:r w:rsidR="0015612A" w:rsidRPr="00923859">
              <w:rPr>
                <w:rStyle w:val="Hipervnculo"/>
                <w:noProof/>
              </w:rPr>
              <w:t>Objetivos Específicos</w:t>
            </w:r>
            <w:r w:rsidR="0015612A">
              <w:rPr>
                <w:noProof/>
                <w:webHidden/>
              </w:rPr>
              <w:tab/>
            </w:r>
            <w:r w:rsidR="0015612A">
              <w:rPr>
                <w:noProof/>
                <w:webHidden/>
              </w:rPr>
              <w:fldChar w:fldCharType="begin"/>
            </w:r>
            <w:r w:rsidR="0015612A">
              <w:rPr>
                <w:noProof/>
                <w:webHidden/>
              </w:rPr>
              <w:instrText xml:space="preserve"> PAGEREF _Toc403114477 \h </w:instrText>
            </w:r>
            <w:r w:rsidR="0015612A">
              <w:rPr>
                <w:noProof/>
                <w:webHidden/>
              </w:rPr>
            </w:r>
            <w:r w:rsidR="0015612A">
              <w:rPr>
                <w:noProof/>
                <w:webHidden/>
              </w:rPr>
              <w:fldChar w:fldCharType="separate"/>
            </w:r>
            <w:r w:rsidR="00B711E6">
              <w:rPr>
                <w:noProof/>
                <w:webHidden/>
              </w:rPr>
              <w:t>27</w:t>
            </w:r>
            <w:r w:rsidR="0015612A">
              <w:rPr>
                <w:noProof/>
                <w:webHidden/>
              </w:rPr>
              <w:fldChar w:fldCharType="end"/>
            </w:r>
          </w:hyperlink>
        </w:p>
        <w:p w:rsidR="0015612A" w:rsidRDefault="0053346A">
          <w:pPr>
            <w:pStyle w:val="TDC1"/>
            <w:rPr>
              <w:noProof/>
            </w:rPr>
          </w:pPr>
          <w:hyperlink w:anchor="_Toc403114478" w:history="1">
            <w:r w:rsidR="0015612A" w:rsidRPr="00923859">
              <w:rPr>
                <w:rStyle w:val="Hipervnculo"/>
                <w:noProof/>
              </w:rPr>
              <w:t>CAPITULO 3: Solución</w:t>
            </w:r>
            <w:r w:rsidR="0015612A">
              <w:rPr>
                <w:noProof/>
                <w:webHidden/>
              </w:rPr>
              <w:tab/>
            </w:r>
            <w:r w:rsidR="0015612A">
              <w:rPr>
                <w:noProof/>
                <w:webHidden/>
              </w:rPr>
              <w:fldChar w:fldCharType="begin"/>
            </w:r>
            <w:r w:rsidR="0015612A">
              <w:rPr>
                <w:noProof/>
                <w:webHidden/>
              </w:rPr>
              <w:instrText xml:space="preserve"> PAGEREF _Toc403114478 \h </w:instrText>
            </w:r>
            <w:r w:rsidR="0015612A">
              <w:rPr>
                <w:noProof/>
                <w:webHidden/>
              </w:rPr>
            </w:r>
            <w:r w:rsidR="0015612A">
              <w:rPr>
                <w:noProof/>
                <w:webHidden/>
              </w:rPr>
              <w:fldChar w:fldCharType="separate"/>
            </w:r>
            <w:r w:rsidR="00B711E6">
              <w:rPr>
                <w:noProof/>
                <w:webHidden/>
              </w:rPr>
              <w:t>28</w:t>
            </w:r>
            <w:r w:rsidR="0015612A">
              <w:rPr>
                <w:noProof/>
                <w:webHidden/>
              </w:rPr>
              <w:fldChar w:fldCharType="end"/>
            </w:r>
          </w:hyperlink>
        </w:p>
        <w:p w:rsidR="0015612A" w:rsidRDefault="0053346A">
          <w:pPr>
            <w:pStyle w:val="TDC1"/>
            <w:rPr>
              <w:noProof/>
            </w:rPr>
          </w:pPr>
          <w:hyperlink w:anchor="_Toc403114480" w:history="1">
            <w:r w:rsidR="0015612A" w:rsidRPr="00923859">
              <w:rPr>
                <w:rStyle w:val="Hipervnculo"/>
                <w:noProof/>
              </w:rPr>
              <w:t>1.</w:t>
            </w:r>
            <w:r w:rsidR="0015612A">
              <w:rPr>
                <w:noProof/>
              </w:rPr>
              <w:tab/>
            </w:r>
            <w:r w:rsidR="0015612A" w:rsidRPr="00923859">
              <w:rPr>
                <w:rStyle w:val="Hipervnculo"/>
                <w:noProof/>
              </w:rPr>
              <w:t>Propuesta</w:t>
            </w:r>
            <w:r w:rsidR="0015612A">
              <w:rPr>
                <w:noProof/>
                <w:webHidden/>
              </w:rPr>
              <w:tab/>
            </w:r>
            <w:r w:rsidR="0015612A">
              <w:rPr>
                <w:noProof/>
                <w:webHidden/>
              </w:rPr>
              <w:fldChar w:fldCharType="begin"/>
            </w:r>
            <w:r w:rsidR="0015612A">
              <w:rPr>
                <w:noProof/>
                <w:webHidden/>
              </w:rPr>
              <w:instrText xml:space="preserve"> PAGEREF _Toc403114480 \h </w:instrText>
            </w:r>
            <w:r w:rsidR="0015612A">
              <w:rPr>
                <w:noProof/>
                <w:webHidden/>
              </w:rPr>
            </w:r>
            <w:r w:rsidR="0015612A">
              <w:rPr>
                <w:noProof/>
                <w:webHidden/>
              </w:rPr>
              <w:fldChar w:fldCharType="separate"/>
            </w:r>
            <w:r w:rsidR="00B711E6">
              <w:rPr>
                <w:noProof/>
                <w:webHidden/>
              </w:rPr>
              <w:t>29</w:t>
            </w:r>
            <w:r w:rsidR="0015612A">
              <w:rPr>
                <w:noProof/>
                <w:webHidden/>
              </w:rPr>
              <w:fldChar w:fldCharType="end"/>
            </w:r>
          </w:hyperlink>
        </w:p>
        <w:p w:rsidR="0015612A" w:rsidRDefault="0053346A">
          <w:pPr>
            <w:pStyle w:val="TDC1"/>
            <w:rPr>
              <w:noProof/>
            </w:rPr>
          </w:pPr>
          <w:hyperlink w:anchor="_Toc403114481" w:history="1">
            <w:r w:rsidR="0015612A" w:rsidRPr="00923859">
              <w:rPr>
                <w:rStyle w:val="Hipervnculo"/>
                <w:noProof/>
              </w:rPr>
              <w:t>2.</w:t>
            </w:r>
            <w:r w:rsidR="0015612A">
              <w:rPr>
                <w:noProof/>
              </w:rPr>
              <w:tab/>
            </w:r>
            <w:r w:rsidR="0015612A" w:rsidRPr="00923859">
              <w:rPr>
                <w:rStyle w:val="Hipervnculo"/>
                <w:noProof/>
              </w:rPr>
              <w:t>Metodología</w:t>
            </w:r>
            <w:r w:rsidR="0015612A">
              <w:rPr>
                <w:noProof/>
                <w:webHidden/>
              </w:rPr>
              <w:tab/>
            </w:r>
            <w:r w:rsidR="0015612A">
              <w:rPr>
                <w:noProof/>
                <w:webHidden/>
              </w:rPr>
              <w:fldChar w:fldCharType="begin"/>
            </w:r>
            <w:r w:rsidR="0015612A">
              <w:rPr>
                <w:noProof/>
                <w:webHidden/>
              </w:rPr>
              <w:instrText xml:space="preserve"> PAGEREF _Toc403114481 \h </w:instrText>
            </w:r>
            <w:r w:rsidR="0015612A">
              <w:rPr>
                <w:noProof/>
                <w:webHidden/>
              </w:rPr>
            </w:r>
            <w:r w:rsidR="0015612A">
              <w:rPr>
                <w:noProof/>
                <w:webHidden/>
              </w:rPr>
              <w:fldChar w:fldCharType="separate"/>
            </w:r>
            <w:r w:rsidR="00B711E6">
              <w:rPr>
                <w:noProof/>
                <w:webHidden/>
              </w:rPr>
              <w:t>29</w:t>
            </w:r>
            <w:r w:rsidR="0015612A">
              <w:rPr>
                <w:noProof/>
                <w:webHidden/>
              </w:rPr>
              <w:fldChar w:fldCharType="end"/>
            </w:r>
          </w:hyperlink>
        </w:p>
        <w:p w:rsidR="0015612A" w:rsidRDefault="0053346A">
          <w:pPr>
            <w:pStyle w:val="TDC3"/>
            <w:tabs>
              <w:tab w:val="left" w:pos="1100"/>
              <w:tab w:val="right" w:leader="dot" w:pos="8778"/>
            </w:tabs>
            <w:rPr>
              <w:noProof/>
            </w:rPr>
          </w:pPr>
          <w:hyperlink w:anchor="_Toc403114482" w:history="1">
            <w:r w:rsidR="0015612A" w:rsidRPr="00923859">
              <w:rPr>
                <w:rStyle w:val="Hipervnculo"/>
                <w:noProof/>
                <w14:scene3d>
                  <w14:camera w14:prst="orthographicFront"/>
                  <w14:lightRig w14:rig="threePt" w14:dir="t">
                    <w14:rot w14:lat="0" w14:lon="0" w14:rev="0"/>
                  </w14:lightRig>
                </w14:scene3d>
              </w:rPr>
              <w:t>2.1.</w:t>
            </w:r>
            <w:r w:rsidR="0015612A">
              <w:rPr>
                <w:noProof/>
              </w:rPr>
              <w:tab/>
            </w:r>
            <w:r w:rsidR="0015612A" w:rsidRPr="00923859">
              <w:rPr>
                <w:rStyle w:val="Hipervnculo"/>
                <w:noProof/>
              </w:rPr>
              <w:t>Fases de desarrollo</w:t>
            </w:r>
            <w:r w:rsidR="0015612A">
              <w:rPr>
                <w:noProof/>
                <w:webHidden/>
              </w:rPr>
              <w:tab/>
            </w:r>
            <w:r w:rsidR="0015612A">
              <w:rPr>
                <w:noProof/>
                <w:webHidden/>
              </w:rPr>
              <w:fldChar w:fldCharType="begin"/>
            </w:r>
            <w:r w:rsidR="0015612A">
              <w:rPr>
                <w:noProof/>
                <w:webHidden/>
              </w:rPr>
              <w:instrText xml:space="preserve"> PAGEREF _Toc403114482 \h </w:instrText>
            </w:r>
            <w:r w:rsidR="0015612A">
              <w:rPr>
                <w:noProof/>
                <w:webHidden/>
              </w:rPr>
            </w:r>
            <w:r w:rsidR="0015612A">
              <w:rPr>
                <w:noProof/>
                <w:webHidden/>
              </w:rPr>
              <w:fldChar w:fldCharType="separate"/>
            </w:r>
            <w:r w:rsidR="00B711E6">
              <w:rPr>
                <w:noProof/>
                <w:webHidden/>
              </w:rPr>
              <w:t>30</w:t>
            </w:r>
            <w:r w:rsidR="0015612A">
              <w:rPr>
                <w:noProof/>
                <w:webHidden/>
              </w:rPr>
              <w:fldChar w:fldCharType="end"/>
            </w:r>
          </w:hyperlink>
        </w:p>
        <w:p w:rsidR="0015612A" w:rsidRDefault="0053346A">
          <w:pPr>
            <w:pStyle w:val="TDC1"/>
            <w:rPr>
              <w:noProof/>
            </w:rPr>
          </w:pPr>
          <w:hyperlink w:anchor="_Toc403114483" w:history="1">
            <w:r w:rsidR="0015612A" w:rsidRPr="00923859">
              <w:rPr>
                <w:rStyle w:val="Hipervnculo"/>
                <w:noProof/>
              </w:rPr>
              <w:t>3.</w:t>
            </w:r>
            <w:r w:rsidR="0015612A">
              <w:rPr>
                <w:noProof/>
              </w:rPr>
              <w:tab/>
            </w:r>
            <w:r w:rsidR="0015612A" w:rsidRPr="00923859">
              <w:rPr>
                <w:rStyle w:val="Hipervnculo"/>
                <w:noProof/>
              </w:rPr>
              <w:t>Desarrollo</w:t>
            </w:r>
            <w:r w:rsidR="0015612A">
              <w:rPr>
                <w:noProof/>
                <w:webHidden/>
              </w:rPr>
              <w:tab/>
            </w:r>
            <w:r w:rsidR="0015612A">
              <w:rPr>
                <w:noProof/>
                <w:webHidden/>
              </w:rPr>
              <w:fldChar w:fldCharType="begin"/>
            </w:r>
            <w:r w:rsidR="0015612A">
              <w:rPr>
                <w:noProof/>
                <w:webHidden/>
              </w:rPr>
              <w:instrText xml:space="preserve"> PAGEREF _Toc403114483 \h </w:instrText>
            </w:r>
            <w:r w:rsidR="0015612A">
              <w:rPr>
                <w:noProof/>
                <w:webHidden/>
              </w:rPr>
            </w:r>
            <w:r w:rsidR="0015612A">
              <w:rPr>
                <w:noProof/>
                <w:webHidden/>
              </w:rPr>
              <w:fldChar w:fldCharType="separate"/>
            </w:r>
            <w:r w:rsidR="00B711E6">
              <w:rPr>
                <w:noProof/>
                <w:webHidden/>
              </w:rPr>
              <w:t>31</w:t>
            </w:r>
            <w:r w:rsidR="0015612A">
              <w:rPr>
                <w:noProof/>
                <w:webHidden/>
              </w:rPr>
              <w:fldChar w:fldCharType="end"/>
            </w:r>
          </w:hyperlink>
        </w:p>
        <w:p w:rsidR="0015612A" w:rsidRDefault="0053346A">
          <w:pPr>
            <w:pStyle w:val="TDC3"/>
            <w:tabs>
              <w:tab w:val="left" w:pos="1100"/>
              <w:tab w:val="right" w:leader="dot" w:pos="8778"/>
            </w:tabs>
            <w:rPr>
              <w:noProof/>
            </w:rPr>
          </w:pPr>
          <w:hyperlink w:anchor="_Toc403114484" w:history="1">
            <w:r w:rsidR="0015612A" w:rsidRPr="00923859">
              <w:rPr>
                <w:rStyle w:val="Hipervnculo"/>
                <w:noProof/>
                <w14:scene3d>
                  <w14:camera w14:prst="orthographicFront"/>
                  <w14:lightRig w14:rig="threePt" w14:dir="t">
                    <w14:rot w14:lat="0" w14:lon="0" w14:rev="0"/>
                  </w14:lightRig>
                </w14:scene3d>
              </w:rPr>
              <w:t>3.1.</w:t>
            </w:r>
            <w:r w:rsidR="0015612A">
              <w:rPr>
                <w:noProof/>
              </w:rPr>
              <w:tab/>
            </w:r>
            <w:r w:rsidR="0015612A" w:rsidRPr="00923859">
              <w:rPr>
                <w:rStyle w:val="Hipervnculo"/>
                <w:noProof/>
              </w:rPr>
              <w:t>Análisis de requerimientos</w:t>
            </w:r>
            <w:r w:rsidR="0015612A">
              <w:rPr>
                <w:noProof/>
                <w:webHidden/>
              </w:rPr>
              <w:tab/>
            </w:r>
            <w:r w:rsidR="0015612A">
              <w:rPr>
                <w:noProof/>
                <w:webHidden/>
              </w:rPr>
              <w:fldChar w:fldCharType="begin"/>
            </w:r>
            <w:r w:rsidR="0015612A">
              <w:rPr>
                <w:noProof/>
                <w:webHidden/>
              </w:rPr>
              <w:instrText xml:space="preserve"> PAGEREF _Toc403114484 \h </w:instrText>
            </w:r>
            <w:r w:rsidR="0015612A">
              <w:rPr>
                <w:noProof/>
                <w:webHidden/>
              </w:rPr>
            </w:r>
            <w:r w:rsidR="0015612A">
              <w:rPr>
                <w:noProof/>
                <w:webHidden/>
              </w:rPr>
              <w:fldChar w:fldCharType="separate"/>
            </w:r>
            <w:r w:rsidR="00B711E6">
              <w:rPr>
                <w:noProof/>
                <w:webHidden/>
              </w:rPr>
              <w:t>31</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85" w:history="1">
            <w:r w:rsidR="0015612A" w:rsidRPr="00923859">
              <w:rPr>
                <w:rStyle w:val="Hipervnculo"/>
                <w:noProof/>
                <w:lang w:bidi="x-none"/>
              </w:rPr>
              <w:t>3.1.1.</w:t>
            </w:r>
            <w:r w:rsidR="0015612A">
              <w:rPr>
                <w:noProof/>
              </w:rPr>
              <w:tab/>
            </w:r>
            <w:r w:rsidR="0015612A" w:rsidRPr="00923859">
              <w:rPr>
                <w:rStyle w:val="Hipervnculo"/>
                <w:noProof/>
              </w:rPr>
              <w:t>Requerimientos</w:t>
            </w:r>
            <w:r w:rsidR="0015612A">
              <w:rPr>
                <w:noProof/>
                <w:webHidden/>
              </w:rPr>
              <w:tab/>
            </w:r>
            <w:r w:rsidR="0015612A">
              <w:rPr>
                <w:noProof/>
                <w:webHidden/>
              </w:rPr>
              <w:fldChar w:fldCharType="begin"/>
            </w:r>
            <w:r w:rsidR="0015612A">
              <w:rPr>
                <w:noProof/>
                <w:webHidden/>
              </w:rPr>
              <w:instrText xml:space="preserve"> PAGEREF _Toc403114485 \h </w:instrText>
            </w:r>
            <w:r w:rsidR="0015612A">
              <w:rPr>
                <w:noProof/>
                <w:webHidden/>
              </w:rPr>
            </w:r>
            <w:r w:rsidR="0015612A">
              <w:rPr>
                <w:noProof/>
                <w:webHidden/>
              </w:rPr>
              <w:fldChar w:fldCharType="separate"/>
            </w:r>
            <w:r w:rsidR="00B711E6">
              <w:rPr>
                <w:noProof/>
                <w:webHidden/>
              </w:rPr>
              <w:t>31</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86" w:history="1">
            <w:r w:rsidR="0015612A" w:rsidRPr="00923859">
              <w:rPr>
                <w:rStyle w:val="Hipervnculo"/>
                <w:noProof/>
                <w:lang w:bidi="x-none"/>
              </w:rPr>
              <w:t>3.1.2.</w:t>
            </w:r>
            <w:r w:rsidR="0015612A">
              <w:rPr>
                <w:noProof/>
              </w:rPr>
              <w:tab/>
            </w:r>
            <w:r w:rsidR="0015612A" w:rsidRPr="00923859">
              <w:rPr>
                <w:rStyle w:val="Hipervnculo"/>
                <w:noProof/>
              </w:rPr>
              <w:t>Modelo de Dominio</w:t>
            </w:r>
            <w:r w:rsidR="0015612A">
              <w:rPr>
                <w:noProof/>
                <w:webHidden/>
              </w:rPr>
              <w:tab/>
            </w:r>
            <w:r w:rsidR="0015612A">
              <w:rPr>
                <w:noProof/>
                <w:webHidden/>
              </w:rPr>
              <w:fldChar w:fldCharType="begin"/>
            </w:r>
            <w:r w:rsidR="0015612A">
              <w:rPr>
                <w:noProof/>
                <w:webHidden/>
              </w:rPr>
              <w:instrText xml:space="preserve"> PAGEREF _Toc403114486 \h </w:instrText>
            </w:r>
            <w:r w:rsidR="0015612A">
              <w:rPr>
                <w:noProof/>
                <w:webHidden/>
              </w:rPr>
            </w:r>
            <w:r w:rsidR="0015612A">
              <w:rPr>
                <w:noProof/>
                <w:webHidden/>
              </w:rPr>
              <w:fldChar w:fldCharType="separate"/>
            </w:r>
            <w:r w:rsidR="00B711E6">
              <w:rPr>
                <w:noProof/>
                <w:webHidden/>
              </w:rPr>
              <w:t>32</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87" w:history="1">
            <w:r w:rsidR="0015612A" w:rsidRPr="00923859">
              <w:rPr>
                <w:rStyle w:val="Hipervnculo"/>
                <w:noProof/>
                <w:lang w:bidi="x-none"/>
              </w:rPr>
              <w:t>3.1.3.</w:t>
            </w:r>
            <w:r w:rsidR="0015612A">
              <w:rPr>
                <w:noProof/>
              </w:rPr>
              <w:tab/>
            </w:r>
            <w:r w:rsidR="0015612A" w:rsidRPr="00923859">
              <w:rPr>
                <w:rStyle w:val="Hipervnculo"/>
                <w:noProof/>
              </w:rPr>
              <w:t>Modelo de caso de Uso</w:t>
            </w:r>
            <w:r w:rsidR="0015612A">
              <w:rPr>
                <w:noProof/>
                <w:webHidden/>
              </w:rPr>
              <w:tab/>
            </w:r>
            <w:r w:rsidR="0015612A">
              <w:rPr>
                <w:noProof/>
                <w:webHidden/>
              </w:rPr>
              <w:fldChar w:fldCharType="begin"/>
            </w:r>
            <w:r w:rsidR="0015612A">
              <w:rPr>
                <w:noProof/>
                <w:webHidden/>
              </w:rPr>
              <w:instrText xml:space="preserve"> PAGEREF _Toc403114487 \h </w:instrText>
            </w:r>
            <w:r w:rsidR="0015612A">
              <w:rPr>
                <w:noProof/>
                <w:webHidden/>
              </w:rPr>
            </w:r>
            <w:r w:rsidR="0015612A">
              <w:rPr>
                <w:noProof/>
                <w:webHidden/>
              </w:rPr>
              <w:fldChar w:fldCharType="separate"/>
            </w:r>
            <w:r w:rsidR="00B711E6">
              <w:rPr>
                <w:noProof/>
                <w:webHidden/>
              </w:rPr>
              <w:t>33</w:t>
            </w:r>
            <w:r w:rsidR="0015612A">
              <w:rPr>
                <w:noProof/>
                <w:webHidden/>
              </w:rPr>
              <w:fldChar w:fldCharType="end"/>
            </w:r>
          </w:hyperlink>
        </w:p>
        <w:p w:rsidR="0015612A" w:rsidRDefault="0053346A">
          <w:pPr>
            <w:pStyle w:val="TDC3"/>
            <w:tabs>
              <w:tab w:val="left" w:pos="1100"/>
              <w:tab w:val="right" w:leader="dot" w:pos="8778"/>
            </w:tabs>
            <w:rPr>
              <w:noProof/>
            </w:rPr>
          </w:pPr>
          <w:hyperlink w:anchor="_Toc403114488" w:history="1">
            <w:r w:rsidR="0015612A" w:rsidRPr="00923859">
              <w:rPr>
                <w:rStyle w:val="Hipervnculo"/>
                <w:noProof/>
                <w14:scene3d>
                  <w14:camera w14:prst="orthographicFront"/>
                  <w14:lightRig w14:rig="threePt" w14:dir="t">
                    <w14:rot w14:lat="0" w14:lon="0" w14:rev="0"/>
                  </w14:lightRig>
                </w14:scene3d>
              </w:rPr>
              <w:t>3.2.</w:t>
            </w:r>
            <w:r w:rsidR="0015612A">
              <w:rPr>
                <w:noProof/>
              </w:rPr>
              <w:tab/>
            </w:r>
            <w:r w:rsidR="0015612A" w:rsidRPr="00923859">
              <w:rPr>
                <w:rStyle w:val="Hipervnculo"/>
                <w:noProof/>
              </w:rPr>
              <w:t>Análisis y diseño preliminar</w:t>
            </w:r>
            <w:r w:rsidR="0015612A">
              <w:rPr>
                <w:noProof/>
                <w:webHidden/>
              </w:rPr>
              <w:tab/>
            </w:r>
            <w:r w:rsidR="0015612A">
              <w:rPr>
                <w:noProof/>
                <w:webHidden/>
              </w:rPr>
              <w:fldChar w:fldCharType="begin"/>
            </w:r>
            <w:r w:rsidR="0015612A">
              <w:rPr>
                <w:noProof/>
                <w:webHidden/>
              </w:rPr>
              <w:instrText xml:space="preserve"> PAGEREF _Toc403114488 \h </w:instrText>
            </w:r>
            <w:r w:rsidR="0015612A">
              <w:rPr>
                <w:noProof/>
                <w:webHidden/>
              </w:rPr>
            </w:r>
            <w:r w:rsidR="0015612A">
              <w:rPr>
                <w:noProof/>
                <w:webHidden/>
              </w:rPr>
              <w:fldChar w:fldCharType="separate"/>
            </w:r>
            <w:r w:rsidR="00B711E6">
              <w:rPr>
                <w:noProof/>
                <w:webHidden/>
              </w:rPr>
              <w:t>33</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89" w:history="1">
            <w:r w:rsidR="0015612A" w:rsidRPr="00923859">
              <w:rPr>
                <w:rStyle w:val="Hipervnculo"/>
                <w:noProof/>
                <w:lang w:bidi="x-none"/>
              </w:rPr>
              <w:t>3.2.1.</w:t>
            </w:r>
            <w:r w:rsidR="0015612A">
              <w:rPr>
                <w:noProof/>
              </w:rPr>
              <w:tab/>
            </w:r>
            <w:r w:rsidR="0015612A" w:rsidRPr="00923859">
              <w:rPr>
                <w:rStyle w:val="Hipervnculo"/>
                <w:noProof/>
              </w:rPr>
              <w:t>Especificación de casos de uso</w:t>
            </w:r>
            <w:r w:rsidR="0015612A">
              <w:rPr>
                <w:noProof/>
                <w:webHidden/>
              </w:rPr>
              <w:tab/>
            </w:r>
            <w:r w:rsidR="0015612A">
              <w:rPr>
                <w:noProof/>
                <w:webHidden/>
              </w:rPr>
              <w:fldChar w:fldCharType="begin"/>
            </w:r>
            <w:r w:rsidR="0015612A">
              <w:rPr>
                <w:noProof/>
                <w:webHidden/>
              </w:rPr>
              <w:instrText xml:space="preserve"> PAGEREF _Toc403114489 \h </w:instrText>
            </w:r>
            <w:r w:rsidR="0015612A">
              <w:rPr>
                <w:noProof/>
                <w:webHidden/>
              </w:rPr>
            </w:r>
            <w:r w:rsidR="0015612A">
              <w:rPr>
                <w:noProof/>
                <w:webHidden/>
              </w:rPr>
              <w:fldChar w:fldCharType="separate"/>
            </w:r>
            <w:r w:rsidR="00B711E6">
              <w:rPr>
                <w:noProof/>
                <w:webHidden/>
              </w:rPr>
              <w:t>33</w:t>
            </w:r>
            <w:r w:rsidR="0015612A">
              <w:rPr>
                <w:noProof/>
                <w:webHidden/>
              </w:rPr>
              <w:fldChar w:fldCharType="end"/>
            </w:r>
          </w:hyperlink>
        </w:p>
        <w:p w:rsidR="0015612A" w:rsidRDefault="0053346A">
          <w:pPr>
            <w:pStyle w:val="TDC3"/>
            <w:tabs>
              <w:tab w:val="left" w:pos="1100"/>
              <w:tab w:val="right" w:leader="dot" w:pos="8778"/>
            </w:tabs>
            <w:rPr>
              <w:noProof/>
            </w:rPr>
          </w:pPr>
          <w:hyperlink w:anchor="_Toc403114490" w:history="1">
            <w:r w:rsidR="0015612A" w:rsidRPr="00923859">
              <w:rPr>
                <w:rStyle w:val="Hipervnculo"/>
                <w:noProof/>
                <w14:scene3d>
                  <w14:camera w14:prst="orthographicFront"/>
                  <w14:lightRig w14:rig="threePt" w14:dir="t">
                    <w14:rot w14:lat="0" w14:lon="0" w14:rev="0"/>
                  </w14:lightRig>
                </w14:scene3d>
              </w:rPr>
              <w:t>3.3.</w:t>
            </w:r>
            <w:r w:rsidR="0015612A">
              <w:rPr>
                <w:noProof/>
              </w:rPr>
              <w:tab/>
            </w:r>
            <w:r w:rsidR="0015612A" w:rsidRPr="00923859">
              <w:rPr>
                <w:rStyle w:val="Hipervnculo"/>
                <w:noProof/>
              </w:rPr>
              <w:t>Diseño</w:t>
            </w:r>
            <w:r w:rsidR="0015612A">
              <w:rPr>
                <w:noProof/>
                <w:webHidden/>
              </w:rPr>
              <w:tab/>
            </w:r>
            <w:r w:rsidR="0015612A">
              <w:rPr>
                <w:noProof/>
                <w:webHidden/>
              </w:rPr>
              <w:fldChar w:fldCharType="begin"/>
            </w:r>
            <w:r w:rsidR="0015612A">
              <w:rPr>
                <w:noProof/>
                <w:webHidden/>
              </w:rPr>
              <w:instrText xml:space="preserve"> PAGEREF _Toc403114490 \h </w:instrText>
            </w:r>
            <w:r w:rsidR="0015612A">
              <w:rPr>
                <w:noProof/>
                <w:webHidden/>
              </w:rPr>
            </w:r>
            <w:r w:rsidR="0015612A">
              <w:rPr>
                <w:noProof/>
                <w:webHidden/>
              </w:rPr>
              <w:fldChar w:fldCharType="separate"/>
            </w:r>
            <w:r w:rsidR="00B711E6">
              <w:rPr>
                <w:noProof/>
                <w:webHidden/>
              </w:rPr>
              <w:t>39</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91" w:history="1">
            <w:r w:rsidR="0015612A" w:rsidRPr="00923859">
              <w:rPr>
                <w:rStyle w:val="Hipervnculo"/>
                <w:noProof/>
                <w:lang w:bidi="x-none"/>
              </w:rPr>
              <w:t>3.3.1.</w:t>
            </w:r>
            <w:r w:rsidR="0015612A">
              <w:rPr>
                <w:noProof/>
              </w:rPr>
              <w:tab/>
            </w:r>
            <w:r w:rsidR="0015612A" w:rsidRPr="00923859">
              <w:rPr>
                <w:rStyle w:val="Hipervnculo"/>
                <w:noProof/>
              </w:rPr>
              <w:t>Arquitectura</w:t>
            </w:r>
            <w:r w:rsidR="0015612A">
              <w:rPr>
                <w:noProof/>
                <w:webHidden/>
              </w:rPr>
              <w:tab/>
            </w:r>
            <w:r w:rsidR="0015612A">
              <w:rPr>
                <w:noProof/>
                <w:webHidden/>
              </w:rPr>
              <w:fldChar w:fldCharType="begin"/>
            </w:r>
            <w:r w:rsidR="0015612A">
              <w:rPr>
                <w:noProof/>
                <w:webHidden/>
              </w:rPr>
              <w:instrText xml:space="preserve"> PAGEREF _Toc403114491 \h </w:instrText>
            </w:r>
            <w:r w:rsidR="0015612A">
              <w:rPr>
                <w:noProof/>
                <w:webHidden/>
              </w:rPr>
            </w:r>
            <w:r w:rsidR="0015612A">
              <w:rPr>
                <w:noProof/>
                <w:webHidden/>
              </w:rPr>
              <w:fldChar w:fldCharType="separate"/>
            </w:r>
            <w:r w:rsidR="00B711E6">
              <w:rPr>
                <w:noProof/>
                <w:webHidden/>
              </w:rPr>
              <w:t>39</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92" w:history="1">
            <w:r w:rsidR="0015612A" w:rsidRPr="00923859">
              <w:rPr>
                <w:rStyle w:val="Hipervnculo"/>
                <w:noProof/>
                <w:lang w:bidi="x-none"/>
              </w:rPr>
              <w:t>3.3.2.</w:t>
            </w:r>
            <w:r w:rsidR="0015612A">
              <w:rPr>
                <w:noProof/>
              </w:rPr>
              <w:tab/>
            </w:r>
            <w:r w:rsidR="0015612A" w:rsidRPr="00923859">
              <w:rPr>
                <w:rStyle w:val="Hipervnculo"/>
                <w:noProof/>
              </w:rPr>
              <w:t>Componentes</w:t>
            </w:r>
            <w:r w:rsidR="0015612A">
              <w:rPr>
                <w:noProof/>
                <w:webHidden/>
              </w:rPr>
              <w:tab/>
            </w:r>
            <w:r w:rsidR="0015612A">
              <w:rPr>
                <w:noProof/>
                <w:webHidden/>
              </w:rPr>
              <w:fldChar w:fldCharType="begin"/>
            </w:r>
            <w:r w:rsidR="0015612A">
              <w:rPr>
                <w:noProof/>
                <w:webHidden/>
              </w:rPr>
              <w:instrText xml:space="preserve"> PAGEREF _Toc403114492 \h </w:instrText>
            </w:r>
            <w:r w:rsidR="0015612A">
              <w:rPr>
                <w:noProof/>
                <w:webHidden/>
              </w:rPr>
            </w:r>
            <w:r w:rsidR="0015612A">
              <w:rPr>
                <w:noProof/>
                <w:webHidden/>
              </w:rPr>
              <w:fldChar w:fldCharType="separate"/>
            </w:r>
            <w:r w:rsidR="00B711E6">
              <w:rPr>
                <w:noProof/>
                <w:webHidden/>
              </w:rPr>
              <w:t>40</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93" w:history="1">
            <w:r w:rsidR="0015612A" w:rsidRPr="00923859">
              <w:rPr>
                <w:rStyle w:val="Hipervnculo"/>
                <w:noProof/>
                <w:lang w:bidi="x-none"/>
              </w:rPr>
              <w:t>3.3.3.</w:t>
            </w:r>
            <w:r w:rsidR="0015612A">
              <w:rPr>
                <w:noProof/>
              </w:rPr>
              <w:tab/>
            </w:r>
            <w:r w:rsidR="0015612A" w:rsidRPr="00923859">
              <w:rPr>
                <w:rStyle w:val="Hipervnculo"/>
                <w:noProof/>
              </w:rPr>
              <w:t>Diagrama de secuencia</w:t>
            </w:r>
            <w:r w:rsidR="0015612A">
              <w:rPr>
                <w:noProof/>
                <w:webHidden/>
              </w:rPr>
              <w:tab/>
            </w:r>
            <w:r w:rsidR="0015612A">
              <w:rPr>
                <w:noProof/>
                <w:webHidden/>
              </w:rPr>
              <w:fldChar w:fldCharType="begin"/>
            </w:r>
            <w:r w:rsidR="0015612A">
              <w:rPr>
                <w:noProof/>
                <w:webHidden/>
              </w:rPr>
              <w:instrText xml:space="preserve"> PAGEREF _Toc403114493 \h </w:instrText>
            </w:r>
            <w:r w:rsidR="0015612A">
              <w:rPr>
                <w:noProof/>
                <w:webHidden/>
              </w:rPr>
            </w:r>
            <w:r w:rsidR="0015612A">
              <w:rPr>
                <w:noProof/>
                <w:webHidden/>
              </w:rPr>
              <w:fldChar w:fldCharType="separate"/>
            </w:r>
            <w:r w:rsidR="00B711E6">
              <w:rPr>
                <w:noProof/>
                <w:webHidden/>
              </w:rPr>
              <w:t>43</w:t>
            </w:r>
            <w:r w:rsidR="0015612A">
              <w:rPr>
                <w:noProof/>
                <w:webHidden/>
              </w:rPr>
              <w:fldChar w:fldCharType="end"/>
            </w:r>
          </w:hyperlink>
        </w:p>
        <w:p w:rsidR="0015612A" w:rsidRDefault="0053346A">
          <w:pPr>
            <w:pStyle w:val="TDC3"/>
            <w:tabs>
              <w:tab w:val="left" w:pos="1100"/>
              <w:tab w:val="right" w:leader="dot" w:pos="8778"/>
            </w:tabs>
            <w:rPr>
              <w:noProof/>
            </w:rPr>
          </w:pPr>
          <w:hyperlink w:anchor="_Toc403114494" w:history="1">
            <w:r w:rsidR="0015612A" w:rsidRPr="00923859">
              <w:rPr>
                <w:rStyle w:val="Hipervnculo"/>
                <w:noProof/>
                <w14:scene3d>
                  <w14:camera w14:prst="orthographicFront"/>
                  <w14:lightRig w14:rig="threePt" w14:dir="t">
                    <w14:rot w14:lat="0" w14:lon="0" w14:rev="0"/>
                  </w14:lightRig>
                </w14:scene3d>
              </w:rPr>
              <w:t>3.4.</w:t>
            </w:r>
            <w:r w:rsidR="0015612A">
              <w:rPr>
                <w:noProof/>
              </w:rPr>
              <w:tab/>
            </w:r>
            <w:r w:rsidR="0015612A" w:rsidRPr="00923859">
              <w:rPr>
                <w:rStyle w:val="Hipervnculo"/>
                <w:noProof/>
              </w:rPr>
              <w:t>Implementación</w:t>
            </w:r>
            <w:r w:rsidR="0015612A">
              <w:rPr>
                <w:noProof/>
                <w:webHidden/>
              </w:rPr>
              <w:tab/>
            </w:r>
            <w:r w:rsidR="0015612A">
              <w:rPr>
                <w:noProof/>
                <w:webHidden/>
              </w:rPr>
              <w:fldChar w:fldCharType="begin"/>
            </w:r>
            <w:r w:rsidR="0015612A">
              <w:rPr>
                <w:noProof/>
                <w:webHidden/>
              </w:rPr>
              <w:instrText xml:space="preserve"> PAGEREF _Toc403114494 \h </w:instrText>
            </w:r>
            <w:r w:rsidR="0015612A">
              <w:rPr>
                <w:noProof/>
                <w:webHidden/>
              </w:rPr>
            </w:r>
            <w:r w:rsidR="0015612A">
              <w:rPr>
                <w:noProof/>
                <w:webHidden/>
              </w:rPr>
              <w:fldChar w:fldCharType="separate"/>
            </w:r>
            <w:r w:rsidR="00B711E6">
              <w:rPr>
                <w:noProof/>
                <w:webHidden/>
              </w:rPr>
              <w:t>46</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95" w:history="1">
            <w:r w:rsidR="0015612A" w:rsidRPr="00923859">
              <w:rPr>
                <w:rStyle w:val="Hipervnculo"/>
                <w:noProof/>
                <w:lang w:bidi="x-none"/>
              </w:rPr>
              <w:t>3.4.1.</w:t>
            </w:r>
            <w:r w:rsidR="0015612A">
              <w:rPr>
                <w:noProof/>
              </w:rPr>
              <w:tab/>
            </w:r>
            <w:r w:rsidR="0015612A" w:rsidRPr="00923859">
              <w:rPr>
                <w:rStyle w:val="Hipervnculo"/>
                <w:noProof/>
              </w:rPr>
              <w:t>Servidor</w:t>
            </w:r>
            <w:r w:rsidR="0015612A">
              <w:rPr>
                <w:noProof/>
                <w:webHidden/>
              </w:rPr>
              <w:tab/>
            </w:r>
            <w:r w:rsidR="0015612A">
              <w:rPr>
                <w:noProof/>
                <w:webHidden/>
              </w:rPr>
              <w:fldChar w:fldCharType="begin"/>
            </w:r>
            <w:r w:rsidR="0015612A">
              <w:rPr>
                <w:noProof/>
                <w:webHidden/>
              </w:rPr>
              <w:instrText xml:space="preserve"> PAGEREF _Toc403114495 \h </w:instrText>
            </w:r>
            <w:r w:rsidR="0015612A">
              <w:rPr>
                <w:noProof/>
                <w:webHidden/>
              </w:rPr>
            </w:r>
            <w:r w:rsidR="0015612A">
              <w:rPr>
                <w:noProof/>
                <w:webHidden/>
              </w:rPr>
              <w:fldChar w:fldCharType="separate"/>
            </w:r>
            <w:r w:rsidR="00B711E6">
              <w:rPr>
                <w:noProof/>
                <w:webHidden/>
              </w:rPr>
              <w:t>46</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96" w:history="1">
            <w:r w:rsidR="0015612A" w:rsidRPr="00923859">
              <w:rPr>
                <w:rStyle w:val="Hipervnculo"/>
                <w:noProof/>
                <w:lang w:bidi="x-none"/>
              </w:rPr>
              <w:t>3.4.2.</w:t>
            </w:r>
            <w:r w:rsidR="0015612A">
              <w:rPr>
                <w:noProof/>
              </w:rPr>
              <w:tab/>
            </w:r>
            <w:r w:rsidR="0015612A" w:rsidRPr="00923859">
              <w:rPr>
                <w:rStyle w:val="Hipervnculo"/>
                <w:noProof/>
              </w:rPr>
              <w:t>Servidor Dataset DBpedia Local</w:t>
            </w:r>
            <w:r w:rsidR="0015612A">
              <w:rPr>
                <w:noProof/>
                <w:webHidden/>
              </w:rPr>
              <w:tab/>
            </w:r>
            <w:r w:rsidR="0015612A">
              <w:rPr>
                <w:noProof/>
                <w:webHidden/>
              </w:rPr>
              <w:fldChar w:fldCharType="begin"/>
            </w:r>
            <w:r w:rsidR="0015612A">
              <w:rPr>
                <w:noProof/>
                <w:webHidden/>
              </w:rPr>
              <w:instrText xml:space="preserve"> PAGEREF _Toc403114496 \h </w:instrText>
            </w:r>
            <w:r w:rsidR="0015612A">
              <w:rPr>
                <w:noProof/>
                <w:webHidden/>
              </w:rPr>
            </w:r>
            <w:r w:rsidR="0015612A">
              <w:rPr>
                <w:noProof/>
                <w:webHidden/>
              </w:rPr>
              <w:fldChar w:fldCharType="separate"/>
            </w:r>
            <w:r w:rsidR="00B711E6">
              <w:rPr>
                <w:noProof/>
                <w:webHidden/>
              </w:rPr>
              <w:t>50</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97" w:history="1">
            <w:r w:rsidR="0015612A" w:rsidRPr="00923859">
              <w:rPr>
                <w:rStyle w:val="Hipervnculo"/>
                <w:noProof/>
                <w:lang w:bidi="x-none"/>
              </w:rPr>
              <w:t>3.4.3.</w:t>
            </w:r>
            <w:r w:rsidR="0015612A">
              <w:rPr>
                <w:noProof/>
              </w:rPr>
              <w:tab/>
            </w:r>
            <w:r w:rsidR="0015612A" w:rsidRPr="00923859">
              <w:rPr>
                <w:rStyle w:val="Hipervnculo"/>
                <w:noProof/>
              </w:rPr>
              <w:t>Cliente web</w:t>
            </w:r>
            <w:r w:rsidR="0015612A">
              <w:rPr>
                <w:noProof/>
                <w:webHidden/>
              </w:rPr>
              <w:tab/>
            </w:r>
            <w:r w:rsidR="0015612A">
              <w:rPr>
                <w:noProof/>
                <w:webHidden/>
              </w:rPr>
              <w:fldChar w:fldCharType="begin"/>
            </w:r>
            <w:r w:rsidR="0015612A">
              <w:rPr>
                <w:noProof/>
                <w:webHidden/>
              </w:rPr>
              <w:instrText xml:space="preserve"> PAGEREF _Toc403114497 \h </w:instrText>
            </w:r>
            <w:r w:rsidR="0015612A">
              <w:rPr>
                <w:noProof/>
                <w:webHidden/>
              </w:rPr>
            </w:r>
            <w:r w:rsidR="0015612A">
              <w:rPr>
                <w:noProof/>
                <w:webHidden/>
              </w:rPr>
              <w:fldChar w:fldCharType="separate"/>
            </w:r>
            <w:r w:rsidR="00B711E6">
              <w:rPr>
                <w:noProof/>
                <w:webHidden/>
              </w:rPr>
              <w:t>50</w:t>
            </w:r>
            <w:r w:rsidR="0015612A">
              <w:rPr>
                <w:noProof/>
                <w:webHidden/>
              </w:rPr>
              <w:fldChar w:fldCharType="end"/>
            </w:r>
          </w:hyperlink>
        </w:p>
        <w:p w:rsidR="0015612A" w:rsidRDefault="0053346A">
          <w:pPr>
            <w:pStyle w:val="TDC3"/>
            <w:tabs>
              <w:tab w:val="left" w:pos="1320"/>
              <w:tab w:val="right" w:leader="dot" w:pos="8778"/>
            </w:tabs>
            <w:rPr>
              <w:noProof/>
            </w:rPr>
          </w:pPr>
          <w:hyperlink w:anchor="_Toc403114498" w:history="1">
            <w:r w:rsidR="0015612A" w:rsidRPr="00923859">
              <w:rPr>
                <w:rStyle w:val="Hipervnculo"/>
                <w:noProof/>
                <w:lang w:bidi="x-none"/>
              </w:rPr>
              <w:t>3.4.4.</w:t>
            </w:r>
            <w:r w:rsidR="0015612A">
              <w:rPr>
                <w:noProof/>
              </w:rPr>
              <w:tab/>
            </w:r>
            <w:r w:rsidR="0015612A" w:rsidRPr="00923859">
              <w:rPr>
                <w:rStyle w:val="Hipervnculo"/>
                <w:noProof/>
              </w:rPr>
              <w:t>Resumen de prototipos</w:t>
            </w:r>
            <w:r w:rsidR="0015612A">
              <w:rPr>
                <w:noProof/>
                <w:webHidden/>
              </w:rPr>
              <w:tab/>
            </w:r>
            <w:r w:rsidR="0015612A">
              <w:rPr>
                <w:noProof/>
                <w:webHidden/>
              </w:rPr>
              <w:fldChar w:fldCharType="begin"/>
            </w:r>
            <w:r w:rsidR="0015612A">
              <w:rPr>
                <w:noProof/>
                <w:webHidden/>
              </w:rPr>
              <w:instrText xml:space="preserve"> PAGEREF _Toc403114498 \h </w:instrText>
            </w:r>
            <w:r w:rsidR="0015612A">
              <w:rPr>
                <w:noProof/>
                <w:webHidden/>
              </w:rPr>
            </w:r>
            <w:r w:rsidR="0015612A">
              <w:rPr>
                <w:noProof/>
                <w:webHidden/>
              </w:rPr>
              <w:fldChar w:fldCharType="separate"/>
            </w:r>
            <w:r w:rsidR="00B711E6">
              <w:rPr>
                <w:noProof/>
                <w:webHidden/>
              </w:rPr>
              <w:t>59</w:t>
            </w:r>
            <w:r w:rsidR="0015612A">
              <w:rPr>
                <w:noProof/>
                <w:webHidden/>
              </w:rPr>
              <w:fldChar w:fldCharType="end"/>
            </w:r>
          </w:hyperlink>
        </w:p>
        <w:p w:rsidR="0015612A" w:rsidRDefault="0053346A">
          <w:pPr>
            <w:pStyle w:val="TDC1"/>
            <w:rPr>
              <w:noProof/>
            </w:rPr>
          </w:pPr>
          <w:hyperlink w:anchor="_Toc403114499" w:history="1">
            <w:r w:rsidR="0015612A" w:rsidRPr="00923859">
              <w:rPr>
                <w:rStyle w:val="Hipervnculo"/>
                <w:rFonts w:cs="Arial"/>
                <w:noProof/>
              </w:rPr>
              <w:t>CAPITULO 4: validación</w:t>
            </w:r>
            <w:r w:rsidR="0015612A">
              <w:rPr>
                <w:noProof/>
                <w:webHidden/>
              </w:rPr>
              <w:tab/>
            </w:r>
            <w:r w:rsidR="0015612A">
              <w:rPr>
                <w:noProof/>
                <w:webHidden/>
              </w:rPr>
              <w:fldChar w:fldCharType="begin"/>
            </w:r>
            <w:r w:rsidR="0015612A">
              <w:rPr>
                <w:noProof/>
                <w:webHidden/>
              </w:rPr>
              <w:instrText xml:space="preserve"> PAGEREF _Toc403114499 \h </w:instrText>
            </w:r>
            <w:r w:rsidR="0015612A">
              <w:rPr>
                <w:noProof/>
                <w:webHidden/>
              </w:rPr>
            </w:r>
            <w:r w:rsidR="0015612A">
              <w:rPr>
                <w:noProof/>
                <w:webHidden/>
              </w:rPr>
              <w:fldChar w:fldCharType="separate"/>
            </w:r>
            <w:r w:rsidR="00B711E6">
              <w:rPr>
                <w:noProof/>
                <w:webHidden/>
              </w:rPr>
              <w:t>63</w:t>
            </w:r>
            <w:r w:rsidR="0015612A">
              <w:rPr>
                <w:noProof/>
                <w:webHidden/>
              </w:rPr>
              <w:fldChar w:fldCharType="end"/>
            </w:r>
          </w:hyperlink>
        </w:p>
        <w:p w:rsidR="0015612A" w:rsidRDefault="0053346A">
          <w:pPr>
            <w:pStyle w:val="TDC1"/>
            <w:rPr>
              <w:noProof/>
            </w:rPr>
          </w:pPr>
          <w:hyperlink w:anchor="_Toc403114500" w:history="1">
            <w:r w:rsidR="0015612A" w:rsidRPr="00923859">
              <w:rPr>
                <w:rStyle w:val="Hipervnculo"/>
                <w:noProof/>
              </w:rPr>
              <w:t>1.</w:t>
            </w:r>
            <w:r w:rsidR="0015612A">
              <w:rPr>
                <w:noProof/>
              </w:rPr>
              <w:tab/>
            </w:r>
            <w:r w:rsidR="0015612A" w:rsidRPr="00923859">
              <w:rPr>
                <w:rStyle w:val="Hipervnculo"/>
                <w:noProof/>
              </w:rPr>
              <w:t>Validación de resultados con servicios similares</w:t>
            </w:r>
            <w:r w:rsidR="0015612A">
              <w:rPr>
                <w:noProof/>
                <w:webHidden/>
              </w:rPr>
              <w:tab/>
            </w:r>
            <w:r w:rsidR="0015612A">
              <w:rPr>
                <w:noProof/>
                <w:webHidden/>
              </w:rPr>
              <w:fldChar w:fldCharType="begin"/>
            </w:r>
            <w:r w:rsidR="0015612A">
              <w:rPr>
                <w:noProof/>
                <w:webHidden/>
              </w:rPr>
              <w:instrText xml:space="preserve"> PAGEREF _Toc403114500 \h </w:instrText>
            </w:r>
            <w:r w:rsidR="0015612A">
              <w:rPr>
                <w:noProof/>
                <w:webHidden/>
              </w:rPr>
            </w:r>
            <w:r w:rsidR="0015612A">
              <w:rPr>
                <w:noProof/>
                <w:webHidden/>
              </w:rPr>
              <w:fldChar w:fldCharType="separate"/>
            </w:r>
            <w:r w:rsidR="00B711E6">
              <w:rPr>
                <w:noProof/>
                <w:webHidden/>
              </w:rPr>
              <w:t>64</w:t>
            </w:r>
            <w:r w:rsidR="0015612A">
              <w:rPr>
                <w:noProof/>
                <w:webHidden/>
              </w:rPr>
              <w:fldChar w:fldCharType="end"/>
            </w:r>
          </w:hyperlink>
        </w:p>
        <w:p w:rsidR="0015612A" w:rsidRDefault="0053346A">
          <w:pPr>
            <w:pStyle w:val="TDC1"/>
            <w:rPr>
              <w:noProof/>
            </w:rPr>
          </w:pPr>
          <w:hyperlink w:anchor="_Toc403114501" w:history="1">
            <w:r w:rsidR="0015612A" w:rsidRPr="00923859">
              <w:rPr>
                <w:rStyle w:val="Hipervnculo"/>
                <w:rFonts w:cs="Arial"/>
                <w:noProof/>
              </w:rPr>
              <w:t>DISCUSIÓN</w:t>
            </w:r>
            <w:r w:rsidR="0015612A">
              <w:rPr>
                <w:noProof/>
                <w:webHidden/>
              </w:rPr>
              <w:tab/>
            </w:r>
            <w:r w:rsidR="0015612A">
              <w:rPr>
                <w:noProof/>
                <w:webHidden/>
              </w:rPr>
              <w:fldChar w:fldCharType="begin"/>
            </w:r>
            <w:r w:rsidR="0015612A">
              <w:rPr>
                <w:noProof/>
                <w:webHidden/>
              </w:rPr>
              <w:instrText xml:space="preserve"> PAGEREF _Toc403114501 \h </w:instrText>
            </w:r>
            <w:r w:rsidR="0015612A">
              <w:rPr>
                <w:noProof/>
                <w:webHidden/>
              </w:rPr>
            </w:r>
            <w:r w:rsidR="0015612A">
              <w:rPr>
                <w:noProof/>
                <w:webHidden/>
              </w:rPr>
              <w:fldChar w:fldCharType="separate"/>
            </w:r>
            <w:r w:rsidR="00B711E6">
              <w:rPr>
                <w:noProof/>
                <w:webHidden/>
              </w:rPr>
              <w:t>66</w:t>
            </w:r>
            <w:r w:rsidR="0015612A">
              <w:rPr>
                <w:noProof/>
                <w:webHidden/>
              </w:rPr>
              <w:fldChar w:fldCharType="end"/>
            </w:r>
          </w:hyperlink>
        </w:p>
        <w:p w:rsidR="0015612A" w:rsidRDefault="0053346A">
          <w:pPr>
            <w:pStyle w:val="TDC1"/>
            <w:rPr>
              <w:noProof/>
            </w:rPr>
          </w:pPr>
          <w:hyperlink w:anchor="_Toc403114503" w:history="1">
            <w:r w:rsidR="0015612A" w:rsidRPr="00923859">
              <w:rPr>
                <w:rStyle w:val="Hipervnculo"/>
                <w:rFonts w:cs="Arial"/>
                <w:noProof/>
              </w:rPr>
              <w:t>CONCLUSIONES</w:t>
            </w:r>
            <w:r w:rsidR="0015612A">
              <w:rPr>
                <w:noProof/>
                <w:webHidden/>
              </w:rPr>
              <w:tab/>
            </w:r>
            <w:r w:rsidR="0015612A">
              <w:rPr>
                <w:noProof/>
                <w:webHidden/>
              </w:rPr>
              <w:fldChar w:fldCharType="begin"/>
            </w:r>
            <w:r w:rsidR="0015612A">
              <w:rPr>
                <w:noProof/>
                <w:webHidden/>
              </w:rPr>
              <w:instrText xml:space="preserve"> PAGEREF _Toc403114503 \h </w:instrText>
            </w:r>
            <w:r w:rsidR="0015612A">
              <w:rPr>
                <w:noProof/>
                <w:webHidden/>
              </w:rPr>
            </w:r>
            <w:r w:rsidR="0015612A">
              <w:rPr>
                <w:noProof/>
                <w:webHidden/>
              </w:rPr>
              <w:fldChar w:fldCharType="separate"/>
            </w:r>
            <w:r w:rsidR="00B711E6">
              <w:rPr>
                <w:noProof/>
                <w:webHidden/>
              </w:rPr>
              <w:t>67</w:t>
            </w:r>
            <w:r w:rsidR="0015612A">
              <w:rPr>
                <w:noProof/>
                <w:webHidden/>
              </w:rPr>
              <w:fldChar w:fldCharType="end"/>
            </w:r>
          </w:hyperlink>
        </w:p>
        <w:p w:rsidR="0015612A" w:rsidRDefault="0053346A">
          <w:pPr>
            <w:pStyle w:val="TDC1"/>
            <w:rPr>
              <w:noProof/>
            </w:rPr>
          </w:pPr>
          <w:hyperlink w:anchor="_Toc403114504" w:history="1">
            <w:r w:rsidR="0015612A" w:rsidRPr="00923859">
              <w:rPr>
                <w:rStyle w:val="Hipervnculo"/>
                <w:rFonts w:cs="Arial"/>
                <w:noProof/>
              </w:rPr>
              <w:t>RECOMENDACIONES</w:t>
            </w:r>
            <w:r w:rsidR="0015612A">
              <w:rPr>
                <w:noProof/>
                <w:webHidden/>
              </w:rPr>
              <w:tab/>
            </w:r>
            <w:r w:rsidR="0015612A">
              <w:rPr>
                <w:noProof/>
                <w:webHidden/>
              </w:rPr>
              <w:fldChar w:fldCharType="begin"/>
            </w:r>
            <w:r w:rsidR="0015612A">
              <w:rPr>
                <w:noProof/>
                <w:webHidden/>
              </w:rPr>
              <w:instrText xml:space="preserve"> PAGEREF _Toc403114504 \h </w:instrText>
            </w:r>
            <w:r w:rsidR="0015612A">
              <w:rPr>
                <w:noProof/>
                <w:webHidden/>
              </w:rPr>
            </w:r>
            <w:r w:rsidR="0015612A">
              <w:rPr>
                <w:noProof/>
                <w:webHidden/>
              </w:rPr>
              <w:fldChar w:fldCharType="separate"/>
            </w:r>
            <w:r w:rsidR="00B711E6">
              <w:rPr>
                <w:noProof/>
                <w:webHidden/>
              </w:rPr>
              <w:t>68</w:t>
            </w:r>
            <w:r w:rsidR="0015612A">
              <w:rPr>
                <w:noProof/>
                <w:webHidden/>
              </w:rPr>
              <w:fldChar w:fldCharType="end"/>
            </w:r>
          </w:hyperlink>
        </w:p>
        <w:p w:rsidR="0015612A" w:rsidRDefault="0053346A">
          <w:pPr>
            <w:pStyle w:val="TDC1"/>
            <w:rPr>
              <w:noProof/>
            </w:rPr>
          </w:pPr>
          <w:hyperlink w:anchor="_Toc403114505" w:history="1">
            <w:r w:rsidR="0015612A" w:rsidRPr="00923859">
              <w:rPr>
                <w:rStyle w:val="Hipervnculo"/>
                <w:noProof/>
                <w:lang w:val="es-ES"/>
              </w:rPr>
              <w:t>Bibliografía</w:t>
            </w:r>
            <w:r w:rsidR="0015612A">
              <w:rPr>
                <w:noProof/>
                <w:webHidden/>
              </w:rPr>
              <w:tab/>
            </w:r>
            <w:r w:rsidR="0015612A">
              <w:rPr>
                <w:noProof/>
                <w:webHidden/>
              </w:rPr>
              <w:fldChar w:fldCharType="begin"/>
            </w:r>
            <w:r w:rsidR="0015612A">
              <w:rPr>
                <w:noProof/>
                <w:webHidden/>
              </w:rPr>
              <w:instrText xml:space="preserve"> PAGEREF _Toc403114505 \h </w:instrText>
            </w:r>
            <w:r w:rsidR="0015612A">
              <w:rPr>
                <w:noProof/>
                <w:webHidden/>
              </w:rPr>
            </w:r>
            <w:r w:rsidR="0015612A">
              <w:rPr>
                <w:noProof/>
                <w:webHidden/>
              </w:rPr>
              <w:fldChar w:fldCharType="separate"/>
            </w:r>
            <w:r w:rsidR="00B711E6">
              <w:rPr>
                <w:noProof/>
                <w:webHidden/>
              </w:rPr>
              <w:t>69</w:t>
            </w:r>
            <w:r w:rsidR="0015612A">
              <w:rPr>
                <w:noProof/>
                <w:webHidden/>
              </w:rPr>
              <w:fldChar w:fldCharType="end"/>
            </w:r>
          </w:hyperlink>
        </w:p>
        <w:p w:rsidR="0015612A" w:rsidRDefault="0053346A">
          <w:pPr>
            <w:pStyle w:val="TDC1"/>
            <w:rPr>
              <w:noProof/>
            </w:rPr>
          </w:pPr>
          <w:hyperlink w:anchor="_Toc403114506" w:history="1">
            <w:r w:rsidR="0015612A" w:rsidRPr="00923859">
              <w:rPr>
                <w:rStyle w:val="Hipervnculo"/>
                <w:rFonts w:cs="Arial"/>
                <w:noProof/>
              </w:rPr>
              <w:t>Anexos</w:t>
            </w:r>
            <w:r w:rsidR="0015612A">
              <w:rPr>
                <w:noProof/>
                <w:webHidden/>
              </w:rPr>
              <w:tab/>
            </w:r>
            <w:r w:rsidR="0015612A">
              <w:rPr>
                <w:noProof/>
                <w:webHidden/>
              </w:rPr>
              <w:fldChar w:fldCharType="begin"/>
            </w:r>
            <w:r w:rsidR="0015612A">
              <w:rPr>
                <w:noProof/>
                <w:webHidden/>
              </w:rPr>
              <w:instrText xml:space="preserve"> PAGEREF _Toc403114506 \h </w:instrText>
            </w:r>
            <w:r w:rsidR="0015612A">
              <w:rPr>
                <w:noProof/>
                <w:webHidden/>
              </w:rPr>
            </w:r>
            <w:r w:rsidR="0015612A">
              <w:rPr>
                <w:noProof/>
                <w:webHidden/>
              </w:rPr>
              <w:fldChar w:fldCharType="separate"/>
            </w:r>
            <w:r w:rsidR="00B711E6">
              <w:rPr>
                <w:noProof/>
                <w:webHidden/>
              </w:rPr>
              <w:t>72</w:t>
            </w:r>
            <w:r w:rsidR="0015612A">
              <w:rPr>
                <w:noProof/>
                <w:webHidden/>
              </w:rPr>
              <w:fldChar w:fldCharType="end"/>
            </w:r>
          </w:hyperlink>
        </w:p>
        <w:p w:rsidR="0015612A" w:rsidRDefault="0053346A">
          <w:pPr>
            <w:pStyle w:val="TDC1"/>
            <w:rPr>
              <w:noProof/>
            </w:rPr>
          </w:pPr>
          <w:hyperlink w:anchor="_Toc403114507" w:history="1">
            <w:r w:rsidR="0015612A" w:rsidRPr="00923859">
              <w:rPr>
                <w:rStyle w:val="Hipervnculo"/>
                <w:noProof/>
              </w:rPr>
              <w:t>3.</w:t>
            </w:r>
            <w:r w:rsidR="0015612A">
              <w:rPr>
                <w:noProof/>
              </w:rPr>
              <w:tab/>
            </w:r>
            <w:r w:rsidR="0015612A" w:rsidRPr="00923859">
              <w:rPr>
                <w:rStyle w:val="Hipervnculo"/>
                <w:noProof/>
              </w:rPr>
              <w:t>Anexo 1: Especificación de Requerimientos de Software (ERS)</w:t>
            </w:r>
            <w:r w:rsidR="0015612A">
              <w:rPr>
                <w:noProof/>
                <w:webHidden/>
              </w:rPr>
              <w:tab/>
            </w:r>
            <w:r w:rsidR="0015612A">
              <w:rPr>
                <w:noProof/>
                <w:webHidden/>
              </w:rPr>
              <w:fldChar w:fldCharType="begin"/>
            </w:r>
            <w:r w:rsidR="0015612A">
              <w:rPr>
                <w:noProof/>
                <w:webHidden/>
              </w:rPr>
              <w:instrText xml:space="preserve"> PAGEREF _Toc403114507 \h </w:instrText>
            </w:r>
            <w:r w:rsidR="0015612A">
              <w:rPr>
                <w:noProof/>
                <w:webHidden/>
              </w:rPr>
            </w:r>
            <w:r w:rsidR="0015612A">
              <w:rPr>
                <w:noProof/>
                <w:webHidden/>
              </w:rPr>
              <w:fldChar w:fldCharType="separate"/>
            </w:r>
            <w:r w:rsidR="00B711E6">
              <w:rPr>
                <w:noProof/>
                <w:webHidden/>
              </w:rPr>
              <w:t>73</w:t>
            </w:r>
            <w:r w:rsidR="0015612A">
              <w:rPr>
                <w:noProof/>
                <w:webHidden/>
              </w:rPr>
              <w:fldChar w:fldCharType="end"/>
            </w:r>
          </w:hyperlink>
        </w:p>
        <w:p w:rsidR="0015612A" w:rsidRDefault="0053346A">
          <w:pPr>
            <w:pStyle w:val="TDC1"/>
            <w:rPr>
              <w:noProof/>
            </w:rPr>
          </w:pPr>
          <w:hyperlink w:anchor="_Toc403114508" w:history="1">
            <w:r w:rsidR="0015612A" w:rsidRPr="00923859">
              <w:rPr>
                <w:rStyle w:val="Hipervnculo"/>
                <w:noProof/>
              </w:rPr>
              <w:t>4.</w:t>
            </w:r>
            <w:r w:rsidR="0015612A">
              <w:rPr>
                <w:noProof/>
              </w:rPr>
              <w:tab/>
            </w:r>
            <w:r w:rsidR="0015612A" w:rsidRPr="00923859">
              <w:rPr>
                <w:rStyle w:val="Hipervnculo"/>
                <w:noProof/>
              </w:rPr>
              <w:t>Anexo 2: Especificación de Caso de Uso (ECS) - Tokenización en Sentencias</w:t>
            </w:r>
            <w:r w:rsidR="0015612A">
              <w:rPr>
                <w:noProof/>
                <w:webHidden/>
              </w:rPr>
              <w:tab/>
            </w:r>
            <w:r w:rsidR="0015612A">
              <w:rPr>
                <w:noProof/>
                <w:webHidden/>
              </w:rPr>
              <w:fldChar w:fldCharType="begin"/>
            </w:r>
            <w:r w:rsidR="0015612A">
              <w:rPr>
                <w:noProof/>
                <w:webHidden/>
              </w:rPr>
              <w:instrText xml:space="preserve"> PAGEREF _Toc403114508 \h </w:instrText>
            </w:r>
            <w:r w:rsidR="0015612A">
              <w:rPr>
                <w:noProof/>
                <w:webHidden/>
              </w:rPr>
            </w:r>
            <w:r w:rsidR="0015612A">
              <w:rPr>
                <w:noProof/>
                <w:webHidden/>
              </w:rPr>
              <w:fldChar w:fldCharType="separate"/>
            </w:r>
            <w:r w:rsidR="00B711E6">
              <w:rPr>
                <w:noProof/>
                <w:webHidden/>
              </w:rPr>
              <w:t>81</w:t>
            </w:r>
            <w:r w:rsidR="0015612A">
              <w:rPr>
                <w:noProof/>
                <w:webHidden/>
              </w:rPr>
              <w:fldChar w:fldCharType="end"/>
            </w:r>
          </w:hyperlink>
        </w:p>
        <w:p w:rsidR="0015612A" w:rsidRDefault="0053346A">
          <w:pPr>
            <w:pStyle w:val="TDC1"/>
            <w:rPr>
              <w:noProof/>
            </w:rPr>
          </w:pPr>
          <w:hyperlink w:anchor="_Toc403114509" w:history="1">
            <w:r w:rsidR="0015612A" w:rsidRPr="00923859">
              <w:rPr>
                <w:rStyle w:val="Hipervnculo"/>
                <w:noProof/>
              </w:rPr>
              <w:t>5.</w:t>
            </w:r>
            <w:r w:rsidR="0015612A">
              <w:rPr>
                <w:noProof/>
              </w:rPr>
              <w:tab/>
            </w:r>
            <w:r w:rsidR="0015612A" w:rsidRPr="00923859">
              <w:rPr>
                <w:rStyle w:val="Hipervnculo"/>
                <w:noProof/>
              </w:rPr>
              <w:t>Anexo 3: Especificación de Caso de Uso (ECS) - Tokenización en Palabras</w:t>
            </w:r>
            <w:r w:rsidR="0015612A">
              <w:rPr>
                <w:noProof/>
                <w:webHidden/>
              </w:rPr>
              <w:tab/>
            </w:r>
            <w:r w:rsidR="0015612A">
              <w:rPr>
                <w:noProof/>
                <w:webHidden/>
              </w:rPr>
              <w:fldChar w:fldCharType="begin"/>
            </w:r>
            <w:r w:rsidR="0015612A">
              <w:rPr>
                <w:noProof/>
                <w:webHidden/>
              </w:rPr>
              <w:instrText xml:space="preserve"> PAGEREF _Toc403114509 \h </w:instrText>
            </w:r>
            <w:r w:rsidR="0015612A">
              <w:rPr>
                <w:noProof/>
                <w:webHidden/>
              </w:rPr>
            </w:r>
            <w:r w:rsidR="0015612A">
              <w:rPr>
                <w:noProof/>
                <w:webHidden/>
              </w:rPr>
              <w:fldChar w:fldCharType="separate"/>
            </w:r>
            <w:r w:rsidR="00B711E6">
              <w:rPr>
                <w:noProof/>
                <w:webHidden/>
              </w:rPr>
              <w:t>84</w:t>
            </w:r>
            <w:r w:rsidR="0015612A">
              <w:rPr>
                <w:noProof/>
                <w:webHidden/>
              </w:rPr>
              <w:fldChar w:fldCharType="end"/>
            </w:r>
          </w:hyperlink>
        </w:p>
        <w:p w:rsidR="0015612A" w:rsidRDefault="0053346A">
          <w:pPr>
            <w:pStyle w:val="TDC1"/>
            <w:rPr>
              <w:noProof/>
            </w:rPr>
          </w:pPr>
          <w:hyperlink w:anchor="_Toc403114510" w:history="1">
            <w:r w:rsidR="0015612A" w:rsidRPr="00923859">
              <w:rPr>
                <w:rStyle w:val="Hipervnculo"/>
                <w:noProof/>
              </w:rPr>
              <w:t>6.</w:t>
            </w:r>
            <w:r w:rsidR="0015612A">
              <w:rPr>
                <w:noProof/>
              </w:rPr>
              <w:tab/>
            </w:r>
            <w:r w:rsidR="0015612A" w:rsidRPr="00923859">
              <w:rPr>
                <w:rStyle w:val="Hipervnculo"/>
                <w:noProof/>
              </w:rPr>
              <w:t>Anexo 4: Especificación de Caso de Uso (ECS) - Etiquetado</w:t>
            </w:r>
            <w:r w:rsidR="0015612A">
              <w:rPr>
                <w:noProof/>
                <w:webHidden/>
              </w:rPr>
              <w:tab/>
            </w:r>
            <w:r w:rsidR="0015612A">
              <w:rPr>
                <w:noProof/>
                <w:webHidden/>
              </w:rPr>
              <w:fldChar w:fldCharType="begin"/>
            </w:r>
            <w:r w:rsidR="0015612A">
              <w:rPr>
                <w:noProof/>
                <w:webHidden/>
              </w:rPr>
              <w:instrText xml:space="preserve"> PAGEREF _Toc403114510 \h </w:instrText>
            </w:r>
            <w:r w:rsidR="0015612A">
              <w:rPr>
                <w:noProof/>
                <w:webHidden/>
              </w:rPr>
            </w:r>
            <w:r w:rsidR="0015612A">
              <w:rPr>
                <w:noProof/>
                <w:webHidden/>
              </w:rPr>
              <w:fldChar w:fldCharType="separate"/>
            </w:r>
            <w:r w:rsidR="00B711E6">
              <w:rPr>
                <w:noProof/>
                <w:webHidden/>
              </w:rPr>
              <w:t>87</w:t>
            </w:r>
            <w:r w:rsidR="0015612A">
              <w:rPr>
                <w:noProof/>
                <w:webHidden/>
              </w:rPr>
              <w:fldChar w:fldCharType="end"/>
            </w:r>
          </w:hyperlink>
        </w:p>
        <w:p w:rsidR="0015612A" w:rsidRDefault="0053346A">
          <w:pPr>
            <w:pStyle w:val="TDC1"/>
            <w:rPr>
              <w:noProof/>
            </w:rPr>
          </w:pPr>
          <w:hyperlink w:anchor="_Toc403114511" w:history="1">
            <w:r w:rsidR="0015612A" w:rsidRPr="00923859">
              <w:rPr>
                <w:rStyle w:val="Hipervnculo"/>
                <w:noProof/>
              </w:rPr>
              <w:t>7.</w:t>
            </w:r>
            <w:r w:rsidR="0015612A">
              <w:rPr>
                <w:noProof/>
              </w:rPr>
              <w:tab/>
            </w:r>
            <w:r w:rsidR="0015612A" w:rsidRPr="00923859">
              <w:rPr>
                <w:rStyle w:val="Hipervnculo"/>
                <w:noProof/>
              </w:rPr>
              <w:t>Anexo 5: Especificación de Caso de Uso (ECS) - Extracción de Entidades</w:t>
            </w:r>
            <w:r w:rsidR="0015612A">
              <w:rPr>
                <w:noProof/>
                <w:webHidden/>
              </w:rPr>
              <w:tab/>
            </w:r>
            <w:r w:rsidR="0015612A">
              <w:rPr>
                <w:noProof/>
                <w:webHidden/>
              </w:rPr>
              <w:fldChar w:fldCharType="begin"/>
            </w:r>
            <w:r w:rsidR="0015612A">
              <w:rPr>
                <w:noProof/>
                <w:webHidden/>
              </w:rPr>
              <w:instrText xml:space="preserve"> PAGEREF _Toc403114511 \h </w:instrText>
            </w:r>
            <w:r w:rsidR="0015612A">
              <w:rPr>
                <w:noProof/>
                <w:webHidden/>
              </w:rPr>
            </w:r>
            <w:r w:rsidR="0015612A">
              <w:rPr>
                <w:noProof/>
                <w:webHidden/>
              </w:rPr>
              <w:fldChar w:fldCharType="separate"/>
            </w:r>
            <w:r w:rsidR="00B711E6">
              <w:rPr>
                <w:noProof/>
                <w:webHidden/>
              </w:rPr>
              <w:t>90</w:t>
            </w:r>
            <w:r w:rsidR="0015612A">
              <w:rPr>
                <w:noProof/>
                <w:webHidden/>
              </w:rPr>
              <w:fldChar w:fldCharType="end"/>
            </w:r>
          </w:hyperlink>
        </w:p>
        <w:p w:rsidR="0015612A" w:rsidRDefault="0053346A">
          <w:pPr>
            <w:pStyle w:val="TDC1"/>
            <w:rPr>
              <w:noProof/>
            </w:rPr>
          </w:pPr>
          <w:hyperlink w:anchor="_Toc403114512" w:history="1">
            <w:r w:rsidR="0015612A" w:rsidRPr="00923859">
              <w:rPr>
                <w:rStyle w:val="Hipervnculo"/>
                <w:noProof/>
              </w:rPr>
              <w:t>8.</w:t>
            </w:r>
            <w:r w:rsidR="0015612A">
              <w:rPr>
                <w:noProof/>
              </w:rPr>
              <w:tab/>
            </w:r>
            <w:r w:rsidR="0015612A" w:rsidRPr="00923859">
              <w:rPr>
                <w:rStyle w:val="Hipervnculo"/>
                <w:noProof/>
              </w:rPr>
              <w:t>Anexo 6: Especificación de Caso de Uso (ECS) - Desambiguación y Enlace</w:t>
            </w:r>
            <w:r w:rsidR="0015612A">
              <w:rPr>
                <w:noProof/>
                <w:webHidden/>
              </w:rPr>
              <w:tab/>
            </w:r>
            <w:r w:rsidR="0015612A">
              <w:rPr>
                <w:noProof/>
                <w:webHidden/>
              </w:rPr>
              <w:fldChar w:fldCharType="begin"/>
            </w:r>
            <w:r w:rsidR="0015612A">
              <w:rPr>
                <w:noProof/>
                <w:webHidden/>
              </w:rPr>
              <w:instrText xml:space="preserve"> PAGEREF _Toc403114512 \h </w:instrText>
            </w:r>
            <w:r w:rsidR="0015612A">
              <w:rPr>
                <w:noProof/>
                <w:webHidden/>
              </w:rPr>
            </w:r>
            <w:r w:rsidR="0015612A">
              <w:rPr>
                <w:noProof/>
                <w:webHidden/>
              </w:rPr>
              <w:fldChar w:fldCharType="separate"/>
            </w:r>
            <w:r w:rsidR="00B711E6">
              <w:rPr>
                <w:noProof/>
                <w:webHidden/>
              </w:rPr>
              <w:t>93</w:t>
            </w:r>
            <w:r w:rsidR="0015612A">
              <w:rPr>
                <w:noProof/>
                <w:webHidden/>
              </w:rPr>
              <w:fldChar w:fldCharType="end"/>
            </w:r>
          </w:hyperlink>
        </w:p>
        <w:p w:rsidR="0015612A" w:rsidRDefault="0053346A">
          <w:pPr>
            <w:pStyle w:val="TDC1"/>
            <w:rPr>
              <w:noProof/>
            </w:rPr>
          </w:pPr>
          <w:hyperlink w:anchor="_Toc403114513" w:history="1">
            <w:r w:rsidR="0015612A" w:rsidRPr="00923859">
              <w:rPr>
                <w:rStyle w:val="Hipervnculo"/>
                <w:noProof/>
              </w:rPr>
              <w:t>9.</w:t>
            </w:r>
            <w:r w:rsidR="0015612A">
              <w:rPr>
                <w:noProof/>
              </w:rPr>
              <w:tab/>
            </w:r>
            <w:r w:rsidR="0015612A" w:rsidRPr="00923859">
              <w:rPr>
                <w:rStyle w:val="Hipervnculo"/>
                <w:noProof/>
              </w:rPr>
              <w:t xml:space="preserve">Anexo 6: </w:t>
            </w:r>
            <w:r w:rsidR="0015612A" w:rsidRPr="00923859">
              <w:rPr>
                <w:rStyle w:val="Hipervnculo"/>
                <w:rFonts w:eastAsia="DejaVu Sans"/>
                <w:noProof/>
              </w:rPr>
              <w:t>Pseudocódigo del algoritmo de Lesk encontrado en (Satanjeev, 2002)</w:t>
            </w:r>
            <w:r w:rsidR="0015612A">
              <w:rPr>
                <w:noProof/>
                <w:webHidden/>
              </w:rPr>
              <w:tab/>
            </w:r>
            <w:r w:rsidR="0015612A">
              <w:rPr>
                <w:noProof/>
                <w:webHidden/>
              </w:rPr>
              <w:fldChar w:fldCharType="begin"/>
            </w:r>
            <w:r w:rsidR="0015612A">
              <w:rPr>
                <w:noProof/>
                <w:webHidden/>
              </w:rPr>
              <w:instrText xml:space="preserve"> PAGEREF _Toc403114513 \h </w:instrText>
            </w:r>
            <w:r w:rsidR="0015612A">
              <w:rPr>
                <w:noProof/>
                <w:webHidden/>
              </w:rPr>
            </w:r>
            <w:r w:rsidR="0015612A">
              <w:rPr>
                <w:noProof/>
                <w:webHidden/>
              </w:rPr>
              <w:fldChar w:fldCharType="separate"/>
            </w:r>
            <w:r w:rsidR="00B711E6">
              <w:rPr>
                <w:noProof/>
                <w:webHidden/>
              </w:rPr>
              <w:t>97</w:t>
            </w:r>
            <w:r w:rsidR="0015612A">
              <w:rPr>
                <w:noProof/>
                <w:webHidden/>
              </w:rPr>
              <w:fldChar w:fldCharType="end"/>
            </w:r>
          </w:hyperlink>
        </w:p>
        <w:p w:rsidR="0015612A" w:rsidRDefault="0053346A">
          <w:pPr>
            <w:pStyle w:val="TDC1"/>
            <w:rPr>
              <w:noProof/>
            </w:rPr>
          </w:pPr>
          <w:hyperlink w:anchor="_Toc403114514" w:history="1">
            <w:r w:rsidR="0015612A" w:rsidRPr="00923859">
              <w:rPr>
                <w:rStyle w:val="Hipervnculo"/>
                <w:noProof/>
              </w:rPr>
              <w:t>10.</w:t>
            </w:r>
            <w:r w:rsidR="0015612A">
              <w:rPr>
                <w:noProof/>
              </w:rPr>
              <w:tab/>
            </w:r>
            <w:r w:rsidR="0015612A" w:rsidRPr="00923859">
              <w:rPr>
                <w:rStyle w:val="Hipervnculo"/>
                <w:noProof/>
              </w:rPr>
              <w:t xml:space="preserve">Anexo 6: </w:t>
            </w:r>
            <w:r w:rsidR="0015612A" w:rsidRPr="00923859">
              <w:rPr>
                <w:rStyle w:val="Hipervnculo"/>
                <w:rFonts w:eastAsia="DejaVu Sans"/>
                <w:noProof/>
              </w:rPr>
              <w:t>Pseudocódigo del algoritmo de Lesk encontrado en (Satanjeev, 2002)</w:t>
            </w:r>
            <w:r w:rsidR="0015612A">
              <w:rPr>
                <w:noProof/>
                <w:webHidden/>
              </w:rPr>
              <w:tab/>
            </w:r>
            <w:r w:rsidR="0015612A">
              <w:rPr>
                <w:noProof/>
                <w:webHidden/>
              </w:rPr>
              <w:fldChar w:fldCharType="begin"/>
            </w:r>
            <w:r w:rsidR="0015612A">
              <w:rPr>
                <w:noProof/>
                <w:webHidden/>
              </w:rPr>
              <w:instrText xml:space="preserve"> PAGEREF _Toc403114514 \h </w:instrText>
            </w:r>
            <w:r w:rsidR="0015612A">
              <w:rPr>
                <w:noProof/>
                <w:webHidden/>
              </w:rPr>
            </w:r>
            <w:r w:rsidR="0015612A">
              <w:rPr>
                <w:noProof/>
                <w:webHidden/>
              </w:rPr>
              <w:fldChar w:fldCharType="separate"/>
            </w:r>
            <w:r w:rsidR="00B711E6">
              <w:rPr>
                <w:noProof/>
                <w:webHidden/>
              </w:rPr>
              <w:t>98</w:t>
            </w:r>
            <w:r w:rsidR="0015612A">
              <w:rPr>
                <w:noProof/>
                <w:webHidden/>
              </w:rPr>
              <w:fldChar w:fldCharType="end"/>
            </w:r>
          </w:hyperlink>
        </w:p>
        <w:p w:rsidR="00E90AF9" w:rsidRPr="001B45B4" w:rsidRDefault="002D3B3F" w:rsidP="0085474F">
          <w:pPr>
            <w:spacing w:line="360" w:lineRule="auto"/>
            <w:rPr>
              <w:rFonts w:ascii="Arial" w:eastAsiaTheme="majorEastAsia" w:hAnsi="Arial" w:cs="Arial"/>
              <w:b/>
              <w:bCs/>
              <w:caps/>
              <w:spacing w:val="5"/>
              <w:kern w:val="28"/>
              <w:lang w:val="es-ES"/>
            </w:rPr>
          </w:pPr>
          <w:r w:rsidRPr="00646C60">
            <w:rPr>
              <w:rFonts w:ascii="Arial" w:hAnsi="Arial" w:cs="Arial"/>
              <w:b/>
              <w:bCs/>
              <w:lang w:val="es-ES"/>
            </w:rPr>
            <w:fldChar w:fldCharType="end"/>
          </w:r>
          <w:r w:rsidR="00E90AF9" w:rsidRPr="001B45B4">
            <w:rPr>
              <w:rFonts w:ascii="Arial" w:hAnsi="Arial" w:cs="Arial"/>
              <w:lang w:val="es-ES"/>
            </w:rPr>
            <w:br w:type="page"/>
          </w:r>
        </w:p>
      </w:sdtContent>
    </w:sdt>
    <w:p w:rsidR="00124F45" w:rsidRPr="00E90AF9" w:rsidRDefault="00124F45" w:rsidP="00E90AF9">
      <w:pPr>
        <w:pStyle w:val="Ttulo"/>
        <w:spacing w:line="360" w:lineRule="auto"/>
        <w:rPr>
          <w:rFonts w:cs="Arial"/>
          <w:szCs w:val="22"/>
          <w:lang w:val="es-ES"/>
        </w:rPr>
      </w:pPr>
      <w:bookmarkStart w:id="2" w:name="_Toc403114449"/>
      <w:r w:rsidRPr="00E90AF9">
        <w:rPr>
          <w:rFonts w:cs="Arial"/>
          <w:szCs w:val="22"/>
          <w:lang w:val="es-ES"/>
        </w:rPr>
        <w:lastRenderedPageBreak/>
        <w:t>Indice de FIguras</w:t>
      </w:r>
      <w:bookmarkEnd w:id="2"/>
    </w:p>
    <w:p w:rsidR="0085474F" w:rsidRPr="001B45B4" w:rsidRDefault="00124F45" w:rsidP="001B45B4">
      <w:pPr>
        <w:pStyle w:val="Tabladeilustraciones"/>
        <w:tabs>
          <w:tab w:val="right" w:leader="dot" w:pos="8778"/>
        </w:tabs>
        <w:spacing w:line="360" w:lineRule="auto"/>
        <w:rPr>
          <w:rFonts w:ascii="Arial" w:hAnsi="Arial" w:cs="Arial"/>
          <w:noProof/>
        </w:rPr>
      </w:pPr>
      <w:r w:rsidRPr="001B45B4">
        <w:rPr>
          <w:rStyle w:val="Hipervnculo"/>
          <w:rFonts w:ascii="Arial" w:hAnsi="Arial" w:cs="Arial"/>
          <w:noProof/>
          <w:lang w:bidi="x-none"/>
          <w14:scene3d>
            <w14:camera w14:prst="orthographicFront"/>
            <w14:lightRig w14:rig="threePt" w14:dir="t">
              <w14:rot w14:lat="0" w14:lon="0" w14:rev="0"/>
            </w14:lightRig>
          </w14:scene3d>
        </w:rPr>
        <w:fldChar w:fldCharType="begin"/>
      </w:r>
      <w:r w:rsidRPr="001B45B4">
        <w:rPr>
          <w:rStyle w:val="Hipervnculo"/>
          <w:rFonts w:ascii="Arial" w:hAnsi="Arial" w:cs="Arial"/>
          <w:noProof/>
          <w:lang w:bidi="x-none"/>
          <w14:scene3d>
            <w14:camera w14:prst="orthographicFront"/>
            <w14:lightRig w14:rig="threePt" w14:dir="t">
              <w14:rot w14:lat="0" w14:lon="0" w14:rev="0"/>
            </w14:lightRig>
          </w14:scene3d>
        </w:rPr>
        <w:instrText xml:space="preserve"> TOC \h \z \c "Figura" </w:instrText>
      </w:r>
      <w:r w:rsidRPr="001B45B4">
        <w:rPr>
          <w:rStyle w:val="Hipervnculo"/>
          <w:rFonts w:ascii="Arial" w:hAnsi="Arial" w:cs="Arial"/>
          <w:noProof/>
          <w:lang w:bidi="x-none"/>
          <w14:scene3d>
            <w14:camera w14:prst="orthographicFront"/>
            <w14:lightRig w14:rig="threePt" w14:dir="t">
              <w14:rot w14:lat="0" w14:lon="0" w14:rev="0"/>
            </w14:lightRig>
          </w14:scene3d>
        </w:rPr>
        <w:fldChar w:fldCharType="separate"/>
      </w:r>
      <w:hyperlink w:anchor="_Toc400365583" w:history="1">
        <w:r w:rsidR="0085474F" w:rsidRPr="001B45B4">
          <w:rPr>
            <w:rStyle w:val="Hipervnculo"/>
            <w:rFonts w:ascii="Arial" w:hAnsi="Arial" w:cs="Arial"/>
            <w:noProof/>
          </w:rPr>
          <w:t>Figura 1: Relación entre URI, URL y URN.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_Toc400365583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84" w:history="1">
        <w:r w:rsidR="0085474F" w:rsidRPr="001B45B4">
          <w:rPr>
            <w:rStyle w:val="Hipervnculo"/>
            <w:rFonts w:ascii="Arial" w:hAnsi="Arial" w:cs="Arial"/>
            <w:noProof/>
          </w:rPr>
          <w:t>Figura 2: Estructura de la  URI (Scheme URI).</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_Toc400365584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85" w:history="1">
        <w:r w:rsidR="0085474F" w:rsidRPr="001B45B4">
          <w:rPr>
            <w:rStyle w:val="Hipervnculo"/>
            <w:rFonts w:ascii="Arial" w:hAnsi="Arial" w:cs="Arial"/>
            <w:noProof/>
          </w:rPr>
          <w:t>Figura 3. RDF 1.0 y 1.1 formatos de serialización.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_Toc400365585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7</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86" w:history="1">
        <w:r w:rsidR="0085474F" w:rsidRPr="001B45B4">
          <w:rPr>
            <w:rStyle w:val="Hipervnculo"/>
            <w:rFonts w:ascii="Arial" w:hAnsi="Arial" w:cs="Arial"/>
            <w:noProof/>
          </w:rPr>
          <w:t>Figura 4: RDF con dos nodos (Subject y Object) y una conexión entre ellos (Predicado).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_Toc400365586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7</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87" w:history="1">
        <w:r w:rsidR="0085474F" w:rsidRPr="001B45B4">
          <w:rPr>
            <w:rStyle w:val="Hipervnculo"/>
            <w:rFonts w:ascii="Arial" w:hAnsi="Arial" w:cs="Arial"/>
            <w:noProof/>
          </w:rPr>
          <w:t>Figura 5: Representación gráfica RDF</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_Toc400365587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16</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88" w:history="1">
        <w:r w:rsidR="0085474F" w:rsidRPr="001B45B4">
          <w:rPr>
            <w:rStyle w:val="Hipervnculo"/>
            <w:rFonts w:ascii="Arial" w:hAnsi="Arial" w:cs="Arial"/>
            <w:noProof/>
          </w:rPr>
          <w:t>Figura 6. Arquitectura de provisión de Datos de Dbpedai.</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_Toc400365588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17</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89" w:history="1">
        <w:r w:rsidR="0085474F" w:rsidRPr="001B45B4">
          <w:rPr>
            <w:rStyle w:val="Hipervnculo"/>
            <w:rFonts w:ascii="Arial" w:hAnsi="Arial" w:cs="Arial"/>
            <w:noProof/>
          </w:rPr>
          <w:t>Figura 7: Ejemplo POS Tag y Chunking</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_Toc400365589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19</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90" w:history="1">
        <w:r w:rsidR="0085474F" w:rsidRPr="001B45B4">
          <w:rPr>
            <w:rStyle w:val="Hipervnculo"/>
            <w:rFonts w:ascii="Arial" w:hAnsi="Arial" w:cs="Arial"/>
            <w:noProof/>
          </w:rPr>
          <w:t>Figura 8: Modelo de dominio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_Toc400365590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32</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91" w:history="1">
        <w:r w:rsidR="0085474F" w:rsidRPr="001B45B4">
          <w:rPr>
            <w:rStyle w:val="Hipervnculo"/>
            <w:rFonts w:ascii="Arial" w:hAnsi="Arial" w:cs="Arial"/>
            <w:noProof/>
          </w:rPr>
          <w:t>Figura 9: Modelo de casos de uso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_Toc400365591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33</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92" w:history="1">
        <w:r w:rsidR="0085474F" w:rsidRPr="001B45B4">
          <w:rPr>
            <w:rStyle w:val="Hipervnculo"/>
            <w:rFonts w:ascii="Arial" w:hAnsi="Arial" w:cs="Arial"/>
            <w:noProof/>
          </w:rPr>
          <w:t>Figura 10. Lógica propuesta para la Aplicación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_Toc400365592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40</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93" w:history="1">
        <w:r w:rsidR="0085474F" w:rsidRPr="001B45B4">
          <w:rPr>
            <w:rStyle w:val="Hipervnculo"/>
            <w:rFonts w:ascii="Arial" w:hAnsi="Arial" w:cs="Arial"/>
            <w:noProof/>
          </w:rPr>
          <w:t>Figura 11. Arquitectura.</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_Toc400365593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40</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94" w:history="1">
        <w:r w:rsidR="0085474F" w:rsidRPr="001B45B4">
          <w:rPr>
            <w:rStyle w:val="Hipervnculo"/>
            <w:rFonts w:ascii="Arial" w:hAnsi="Arial" w:cs="Arial"/>
            <w:noProof/>
          </w:rPr>
          <w:t>Figura 12. Dependencia de servicios web</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_Toc400365594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43</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95" w:history="1">
        <w:r w:rsidR="0085474F" w:rsidRPr="001B45B4">
          <w:rPr>
            <w:rStyle w:val="Hipervnculo"/>
            <w:rFonts w:ascii="Arial" w:hAnsi="Arial" w:cs="Arial"/>
            <w:noProof/>
          </w:rPr>
          <w:t>Figura 13. diangrama de secuencias de tokenización de sentencias</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_Toc400365595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44</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96" w:history="1">
        <w:r w:rsidR="0085474F" w:rsidRPr="001B45B4">
          <w:rPr>
            <w:rStyle w:val="Hipervnculo"/>
            <w:rFonts w:ascii="Arial" w:hAnsi="Arial" w:cs="Arial"/>
            <w:noProof/>
          </w:rPr>
          <w:t>Figura 14. Diagrama de secuencias de tokenización en palabras</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_Toc400365596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44</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97" w:history="1">
        <w:r w:rsidR="0085474F" w:rsidRPr="001B45B4">
          <w:rPr>
            <w:rStyle w:val="Hipervnculo"/>
            <w:rFonts w:ascii="Arial" w:hAnsi="Arial" w:cs="Arial"/>
            <w:noProof/>
          </w:rPr>
          <w:t>Figura 15. Diagrama de secuencias de etiquetado de palabra</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_Toc400365597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45</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98" w:history="1">
        <w:r w:rsidR="0085474F" w:rsidRPr="001B45B4">
          <w:rPr>
            <w:rStyle w:val="Hipervnculo"/>
            <w:rFonts w:ascii="Arial" w:hAnsi="Arial" w:cs="Arial"/>
            <w:noProof/>
          </w:rPr>
          <w:t>Figura 16. Diagrama de secuencias de extracción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_Toc400365598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45</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599" w:history="1">
        <w:r w:rsidR="0085474F" w:rsidRPr="001B45B4">
          <w:rPr>
            <w:rStyle w:val="Hipervnculo"/>
            <w:rFonts w:ascii="Arial" w:hAnsi="Arial" w:cs="Arial"/>
            <w:noProof/>
          </w:rPr>
          <w:t>Figura 17. Diagrama de secuencia de desambiguación y enlace</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_Toc400365599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46</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00" w:history="1">
        <w:r w:rsidR="0085474F" w:rsidRPr="001B45B4">
          <w:rPr>
            <w:rStyle w:val="Hipervnculo"/>
            <w:rFonts w:ascii="Arial" w:hAnsi="Arial" w:cs="Arial"/>
            <w:noProof/>
          </w:rPr>
          <w:t>Figura 18. Captura de consulta de recursos de DBpedia</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_Toc400365600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47</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01" w:history="1">
        <w:r w:rsidR="0085474F" w:rsidRPr="001B45B4">
          <w:rPr>
            <w:rStyle w:val="Hipervnculo"/>
            <w:rFonts w:ascii="Arial" w:hAnsi="Arial" w:cs="Arial"/>
            <w:noProof/>
          </w:rPr>
          <w:t>Figura 19. Consulta de abstracts de recursos de DBpedia</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_Toc400365601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47</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02" w:history="1">
        <w:r w:rsidR="0085474F" w:rsidRPr="001B45B4">
          <w:rPr>
            <w:rStyle w:val="Hipervnculo"/>
            <w:rFonts w:ascii="Arial" w:hAnsi="Arial" w:cs="Arial"/>
            <w:noProof/>
          </w:rPr>
          <w:t>Figura 20. Consulta para extraer el tipo de recurso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_Toc400365602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47</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03" w:history="1">
        <w:r w:rsidR="0085474F" w:rsidRPr="001B45B4">
          <w:rPr>
            <w:rStyle w:val="Hipervnculo"/>
            <w:rFonts w:ascii="Arial" w:hAnsi="Arial" w:cs="Arial"/>
            <w:noProof/>
          </w:rPr>
          <w:t>Figura 21. Resultado de servicio de tokenizacion en sentencias</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_Toc400365603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48</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04" w:history="1">
        <w:r w:rsidR="0085474F" w:rsidRPr="001B45B4">
          <w:rPr>
            <w:rStyle w:val="Hipervnculo"/>
            <w:rFonts w:ascii="Arial" w:hAnsi="Arial" w:cs="Arial"/>
            <w:noProof/>
          </w:rPr>
          <w:t>Figura 22. Resultado del servicio web de desambiguación y enlace</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_Toc400365604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48</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05" w:history="1">
        <w:r w:rsidR="0085474F" w:rsidRPr="001B45B4">
          <w:rPr>
            <w:rStyle w:val="Hipervnculo"/>
            <w:rFonts w:ascii="Arial" w:hAnsi="Arial" w:cs="Arial"/>
            <w:noProof/>
          </w:rPr>
          <w:t>Figura 23. Captura de la interfaz es su estado inicial.</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_Toc400365605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51</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06" w:history="1">
        <w:r w:rsidR="0085474F" w:rsidRPr="001B45B4">
          <w:rPr>
            <w:rStyle w:val="Hipervnculo"/>
            <w:rFonts w:ascii="Arial" w:hAnsi="Arial" w:cs="Arial"/>
            <w:noProof/>
          </w:rPr>
          <w:t>Figura 24. Momento previo a la selección de la funcionalidad de etiquetado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_Toc400365606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52</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07" w:history="1">
        <w:r w:rsidR="0085474F" w:rsidRPr="001B45B4">
          <w:rPr>
            <w:rStyle w:val="Hipervnculo"/>
            <w:rFonts w:ascii="Arial" w:hAnsi="Arial" w:cs="Arial"/>
            <w:noProof/>
          </w:rPr>
          <w:t>Figura 25. Función etiquetado seleccionado junto a las funcionalidades dependientes</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_Toc400365607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52</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08" w:history="1">
        <w:r w:rsidR="0085474F" w:rsidRPr="001B45B4">
          <w:rPr>
            <w:rStyle w:val="Hipervnculo"/>
            <w:rFonts w:ascii="Arial" w:hAnsi="Arial" w:cs="Arial"/>
            <w:noProof/>
          </w:rPr>
          <w:t>Figura 26. Momento previo a la deselección  de la funcionalidad de tokenización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_Toc400365608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53</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09" w:history="1">
        <w:r w:rsidR="0085474F" w:rsidRPr="001B45B4">
          <w:rPr>
            <w:rStyle w:val="Hipervnculo"/>
            <w:rFonts w:ascii="Arial" w:hAnsi="Arial" w:cs="Arial"/>
            <w:noProof/>
          </w:rPr>
          <w:t>Figura 27. Función de tokenización deseleccionada junto las funciones que depende de esta.</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_Toc400365609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53</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10" w:history="1">
        <w:r w:rsidR="0085474F" w:rsidRPr="001B45B4">
          <w:rPr>
            <w:rStyle w:val="Hipervnculo"/>
            <w:rFonts w:ascii="Arial" w:hAnsi="Arial" w:cs="Arial"/>
            <w:noProof/>
          </w:rPr>
          <w:t>Figura 28. resultado del procesamiento del texto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_Toc400365610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54</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11" w:history="1">
        <w:r w:rsidR="0085474F" w:rsidRPr="001B45B4">
          <w:rPr>
            <w:rStyle w:val="Hipervnculo"/>
            <w:rFonts w:ascii="Arial" w:hAnsi="Arial" w:cs="Arial"/>
            <w:noProof/>
          </w:rPr>
          <w:t>Figura 29. Captura de la tabla con datos cuantitativos de los servicios invocados.</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_Toc400365611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54</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12" w:history="1">
        <w:r w:rsidR="0085474F" w:rsidRPr="001B45B4">
          <w:rPr>
            <w:rStyle w:val="Hipervnculo"/>
            <w:rFonts w:ascii="Arial" w:hAnsi="Arial" w:cs="Arial"/>
            <w:noProof/>
          </w:rPr>
          <w:t>Figura 30. Menú construido con todos los servicios</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_Toc400365612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54</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13" w:history="1">
        <w:r w:rsidR="0085474F" w:rsidRPr="001B45B4">
          <w:rPr>
            <w:rStyle w:val="Hipervnculo"/>
            <w:rFonts w:ascii="Arial" w:hAnsi="Arial" w:cs="Arial"/>
            <w:bCs/>
            <w:noProof/>
          </w:rPr>
          <w:t>Figura 31. Resultado de la función de tokenización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_Toc400365613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55</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14" w:history="1">
        <w:r w:rsidR="0085474F" w:rsidRPr="001B45B4">
          <w:rPr>
            <w:rStyle w:val="Hipervnculo"/>
            <w:rFonts w:ascii="Arial" w:hAnsi="Arial" w:cs="Arial"/>
            <w:noProof/>
          </w:rPr>
          <w:t>Figura 32. Resultado de la funcionalidad de tokenización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_Toc400365614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55</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15" w:history="1">
        <w:r w:rsidR="0085474F" w:rsidRPr="001B45B4">
          <w:rPr>
            <w:rStyle w:val="Hipervnculo"/>
            <w:rFonts w:ascii="Arial" w:hAnsi="Arial" w:cs="Arial"/>
            <w:noProof/>
          </w:rPr>
          <w:t>Figura 33. Resultado  de la funcionalidad de etiquetado.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_Toc400365615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56</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16" w:history="1">
        <w:r w:rsidR="0085474F" w:rsidRPr="001B45B4">
          <w:rPr>
            <w:rStyle w:val="Hipervnculo"/>
            <w:rFonts w:ascii="Arial" w:hAnsi="Arial" w:cs="Arial"/>
            <w:noProof/>
          </w:rPr>
          <w:t>Figura 34. Resultado del servicio de extracción.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_Toc400365616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56</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17" w:history="1">
        <w:r w:rsidR="0085474F" w:rsidRPr="001B45B4">
          <w:rPr>
            <w:rStyle w:val="Hipervnculo"/>
            <w:rFonts w:ascii="Arial" w:hAnsi="Arial" w:cs="Arial"/>
            <w:noProof/>
          </w:rPr>
          <w:t>Figura 35. Resultado del servicio de enlace.</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_Toc400365617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57</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18" w:history="1">
        <w:r w:rsidR="0085474F" w:rsidRPr="001B45B4">
          <w:rPr>
            <w:rStyle w:val="Hipervnculo"/>
            <w:rFonts w:ascii="Arial" w:hAnsi="Arial" w:cs="Arial"/>
            <w:noProof/>
          </w:rPr>
          <w:t>Figura 36. Captura de la visualización del JSON.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_Toc400365618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58</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19" w:history="1">
        <w:r w:rsidR="0085474F" w:rsidRPr="001B45B4">
          <w:rPr>
            <w:rStyle w:val="Hipervnculo"/>
            <w:rFonts w:ascii="Arial" w:hAnsi="Arial" w:cs="Arial"/>
            <w:noProof/>
          </w:rPr>
          <w:t>Figura 37. Captura del resultado del servicio de etiquetado de palabra</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_Toc400365619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58</w:t>
        </w:r>
        <w:r w:rsidR="0085474F" w:rsidRPr="001B45B4">
          <w:rPr>
            <w:rFonts w:ascii="Arial" w:hAnsi="Arial" w:cs="Arial"/>
            <w:noProof/>
            <w:webHidden/>
          </w:rPr>
          <w:fldChar w:fldCharType="end"/>
        </w:r>
      </w:hyperlink>
    </w:p>
    <w:p w:rsidR="0085474F" w:rsidRPr="001B45B4" w:rsidRDefault="0053346A" w:rsidP="001B45B4">
      <w:pPr>
        <w:pStyle w:val="Tabladeilustraciones"/>
        <w:tabs>
          <w:tab w:val="right" w:leader="dot" w:pos="8778"/>
        </w:tabs>
        <w:spacing w:line="360" w:lineRule="auto"/>
        <w:rPr>
          <w:rFonts w:ascii="Arial" w:hAnsi="Arial" w:cs="Arial"/>
          <w:noProof/>
        </w:rPr>
      </w:pPr>
      <w:hyperlink w:anchor="_Toc400365620" w:history="1">
        <w:r w:rsidR="0085474F" w:rsidRPr="001B45B4">
          <w:rPr>
            <w:rStyle w:val="Hipervnculo"/>
            <w:rFonts w:ascii="Arial" w:hAnsi="Arial" w:cs="Arial"/>
            <w:noProof/>
          </w:rPr>
          <w:t>Figura 38. Tabla y menú generado de la llamada al servicio de etiquetado.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_Toc400365620 \h </w:instrText>
        </w:r>
        <w:r w:rsidR="0085474F" w:rsidRPr="001B45B4">
          <w:rPr>
            <w:rFonts w:ascii="Arial" w:hAnsi="Arial" w:cs="Arial"/>
            <w:noProof/>
            <w:webHidden/>
          </w:rPr>
        </w:r>
        <w:r w:rsidR="0085474F" w:rsidRPr="001B45B4">
          <w:rPr>
            <w:rFonts w:ascii="Arial" w:hAnsi="Arial" w:cs="Arial"/>
            <w:noProof/>
            <w:webHidden/>
          </w:rPr>
          <w:fldChar w:fldCharType="separate"/>
        </w:r>
        <w:r w:rsidR="00B711E6">
          <w:rPr>
            <w:rFonts w:ascii="Arial" w:hAnsi="Arial" w:cs="Arial"/>
            <w:noProof/>
            <w:webHidden/>
          </w:rPr>
          <w:t>59</w:t>
        </w:r>
        <w:r w:rsidR="0085474F" w:rsidRPr="001B45B4">
          <w:rPr>
            <w:rFonts w:ascii="Arial" w:hAnsi="Arial" w:cs="Arial"/>
            <w:noProof/>
            <w:webHidden/>
          </w:rPr>
          <w:fldChar w:fldCharType="end"/>
        </w:r>
      </w:hyperlink>
    </w:p>
    <w:p w:rsidR="00124F45" w:rsidRPr="00E90AF9" w:rsidRDefault="00124F45" w:rsidP="001B45B4">
      <w:pPr>
        <w:pStyle w:val="TDC3"/>
        <w:tabs>
          <w:tab w:val="left" w:pos="1320"/>
          <w:tab w:val="right" w:leader="dot" w:pos="8828"/>
        </w:tabs>
        <w:spacing w:line="360" w:lineRule="auto"/>
        <w:rPr>
          <w:rFonts w:ascii="Arial" w:hAnsi="Arial" w:cs="Arial"/>
        </w:rPr>
      </w:pPr>
      <w:r w:rsidRPr="001B45B4">
        <w:rPr>
          <w:rStyle w:val="Hipervnculo"/>
          <w:rFonts w:ascii="Arial" w:hAnsi="Arial" w:cs="Arial"/>
          <w:noProof/>
          <w:lang w:bidi="x-none"/>
          <w14:scene3d>
            <w14:camera w14:prst="orthographicFront"/>
            <w14:lightRig w14:rig="threePt" w14:dir="t">
              <w14:rot w14:lat="0" w14:lon="0" w14:rev="0"/>
            </w14:lightRig>
          </w14:scene3d>
        </w:rPr>
        <w:fldChar w:fldCharType="end"/>
      </w:r>
    </w:p>
    <w:p w:rsidR="00124F45" w:rsidRPr="00E90AF9" w:rsidRDefault="00124F45" w:rsidP="00E90AF9">
      <w:pPr>
        <w:spacing w:line="360" w:lineRule="auto"/>
        <w:rPr>
          <w:rFonts w:ascii="Arial" w:hAnsi="Arial" w:cs="Arial"/>
        </w:rPr>
      </w:pPr>
      <w:r w:rsidRPr="00E90AF9">
        <w:rPr>
          <w:rFonts w:ascii="Arial" w:hAnsi="Arial" w:cs="Arial"/>
        </w:rPr>
        <w:br w:type="page"/>
      </w:r>
    </w:p>
    <w:p w:rsidR="00124F45" w:rsidRPr="00E90AF9" w:rsidRDefault="00124F45" w:rsidP="00E90AF9">
      <w:pPr>
        <w:pStyle w:val="Ttulo"/>
        <w:spacing w:line="360" w:lineRule="auto"/>
        <w:rPr>
          <w:rFonts w:cs="Arial"/>
          <w:szCs w:val="22"/>
          <w:lang w:val="es-ES"/>
        </w:rPr>
      </w:pPr>
      <w:bookmarkStart w:id="3" w:name="_Toc403114450"/>
      <w:r w:rsidRPr="00E90AF9">
        <w:rPr>
          <w:rFonts w:cs="Arial"/>
          <w:szCs w:val="22"/>
          <w:lang w:val="es-ES"/>
        </w:rPr>
        <w:lastRenderedPageBreak/>
        <w:t>Índice de tablas</w:t>
      </w:r>
      <w:bookmarkEnd w:id="3"/>
    </w:p>
    <w:p w:rsidR="001B45B4" w:rsidRPr="001B45B4" w:rsidRDefault="002D3B3F" w:rsidP="001B45B4">
      <w:pPr>
        <w:pStyle w:val="Tabladeilustraciones"/>
        <w:tabs>
          <w:tab w:val="right" w:leader="dot" w:pos="8778"/>
        </w:tabs>
        <w:spacing w:line="360" w:lineRule="auto"/>
        <w:rPr>
          <w:rFonts w:ascii="Arial" w:hAnsi="Arial" w:cs="Arial"/>
          <w:noProof/>
        </w:rPr>
      </w:pPr>
      <w:r w:rsidRPr="001B45B4">
        <w:rPr>
          <w:rFonts w:ascii="Arial" w:hAnsi="Arial" w:cs="Arial"/>
        </w:rPr>
        <w:fldChar w:fldCharType="begin"/>
      </w:r>
      <w:r w:rsidRPr="001B45B4">
        <w:rPr>
          <w:rFonts w:ascii="Arial" w:hAnsi="Arial" w:cs="Arial"/>
        </w:rPr>
        <w:instrText xml:space="preserve"> TOC \h \z \c "Tabla" </w:instrText>
      </w:r>
      <w:r w:rsidRPr="001B45B4">
        <w:rPr>
          <w:rFonts w:ascii="Arial" w:hAnsi="Arial" w:cs="Arial"/>
        </w:rPr>
        <w:fldChar w:fldCharType="separate"/>
      </w:r>
      <w:hyperlink w:anchor="_Toc400372949" w:history="1">
        <w:r w:rsidR="001B45B4" w:rsidRPr="001B45B4">
          <w:rPr>
            <w:rStyle w:val="Hipervnculo"/>
            <w:rFonts w:ascii="Arial" w:hAnsi="Arial" w:cs="Arial"/>
            <w:noProof/>
          </w:rPr>
          <w:t>Tabla 1. Ejemplos de Prefijos de Espacios de Nombres e IRIs</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_Toc400372949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8</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50" w:history="1">
        <w:r w:rsidR="001B45B4" w:rsidRPr="001B45B4">
          <w:rPr>
            <w:rStyle w:val="Hipervnculo"/>
            <w:rFonts w:ascii="Arial" w:hAnsi="Arial" w:cs="Arial"/>
            <w:noProof/>
          </w:rPr>
          <w:t>Tabla 2. Ejemplo N-triple</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_Toc400372950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9</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51" w:history="1">
        <w:r w:rsidR="001B45B4" w:rsidRPr="001B45B4">
          <w:rPr>
            <w:rStyle w:val="Hipervnculo"/>
            <w:rFonts w:ascii="Arial" w:hAnsi="Arial" w:cs="Arial"/>
            <w:noProof/>
          </w:rPr>
          <w:t>Tabla 3. Ejemplo Turtle</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_Toc400372951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9</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52" w:history="1">
        <w:r w:rsidR="001B45B4" w:rsidRPr="001B45B4">
          <w:rPr>
            <w:rStyle w:val="Hipervnculo"/>
            <w:rFonts w:ascii="Arial" w:hAnsi="Arial" w:cs="Arial"/>
            <w:noProof/>
          </w:rPr>
          <w:t>Tabla 4. Ejemplo TriG</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_Toc400372952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10</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53" w:history="1">
        <w:r w:rsidR="001B45B4" w:rsidRPr="001B45B4">
          <w:rPr>
            <w:rStyle w:val="Hipervnculo"/>
            <w:rFonts w:ascii="Arial" w:hAnsi="Arial" w:cs="Arial"/>
            <w:noProof/>
          </w:rPr>
          <w:t>Tabla 5. Ejemplo N-Quads</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_Toc400372953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11</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54" w:history="1">
        <w:r w:rsidR="001B45B4" w:rsidRPr="001B45B4">
          <w:rPr>
            <w:rStyle w:val="Hipervnculo"/>
            <w:rFonts w:ascii="Arial" w:hAnsi="Arial" w:cs="Arial"/>
            <w:noProof/>
          </w:rPr>
          <w:t>Tabla 6. Ejemplo JSON-LD</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_Toc400372954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11</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55" w:history="1">
        <w:r w:rsidR="001B45B4" w:rsidRPr="001B45B4">
          <w:rPr>
            <w:rStyle w:val="Hipervnculo"/>
            <w:rFonts w:ascii="Arial" w:hAnsi="Arial" w:cs="Arial"/>
            <w:noProof/>
          </w:rPr>
          <w:t>Tabla 7. Ejemplo RDFa</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_Toc400372955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12</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56" w:history="1">
        <w:r w:rsidR="001B45B4" w:rsidRPr="001B45B4">
          <w:rPr>
            <w:rStyle w:val="Hipervnculo"/>
            <w:rFonts w:ascii="Arial" w:hAnsi="Arial" w:cs="Arial"/>
            <w:noProof/>
          </w:rPr>
          <w:t>Tabla 8. Ejemplo RDF/XML</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_Toc400372956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13</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57" w:history="1">
        <w:r w:rsidR="001B45B4" w:rsidRPr="001B45B4">
          <w:rPr>
            <w:rStyle w:val="Hipervnculo"/>
            <w:rFonts w:ascii="Arial" w:hAnsi="Arial" w:cs="Arial"/>
            <w:noProof/>
          </w:rPr>
          <w:t>Tabla 9. Resultado consulta SPARQL</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_Toc400372957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14</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58" w:history="1">
        <w:r w:rsidR="001B45B4" w:rsidRPr="001B45B4">
          <w:rPr>
            <w:rStyle w:val="Hipervnculo"/>
            <w:rFonts w:ascii="Arial" w:hAnsi="Arial" w:cs="Arial"/>
            <w:noProof/>
          </w:rPr>
          <w:t>Tabla 10: Fases de desarrollo del proyecto</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_Toc400372958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30</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59" w:history="1">
        <w:r w:rsidR="001B45B4" w:rsidRPr="001B45B4">
          <w:rPr>
            <w:rStyle w:val="Hipervnculo"/>
            <w:rFonts w:ascii="Arial" w:hAnsi="Arial" w:cs="Arial"/>
            <w:noProof/>
          </w:rPr>
          <w:t>Tabla 11: Resumen de requerimientos funcionales</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_Toc400372959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31</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60" w:history="1">
        <w:r w:rsidR="001B45B4" w:rsidRPr="001B45B4">
          <w:rPr>
            <w:rStyle w:val="Hipervnculo"/>
            <w:rFonts w:ascii="Arial" w:hAnsi="Arial" w:cs="Arial"/>
            <w:noProof/>
          </w:rPr>
          <w:t>Tabla 12: Requerimiento de tokenización de sentencias</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_Toc400372960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34</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61" w:history="1">
        <w:r w:rsidR="001B45B4" w:rsidRPr="001B45B4">
          <w:rPr>
            <w:rStyle w:val="Hipervnculo"/>
            <w:rFonts w:ascii="Arial" w:hAnsi="Arial" w:cs="Arial"/>
            <w:noProof/>
          </w:rPr>
          <w:t>Tabla 13. Requerimiento de tokenización en palabras</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_Toc400372961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35</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62" w:history="1">
        <w:r w:rsidR="001B45B4" w:rsidRPr="001B45B4">
          <w:rPr>
            <w:rStyle w:val="Hipervnculo"/>
            <w:rFonts w:ascii="Arial" w:hAnsi="Arial" w:cs="Arial"/>
            <w:noProof/>
          </w:rPr>
          <w:t>Tabla 14: Requerimiento de etiquetado</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_Toc400372962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36</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63" w:history="1">
        <w:r w:rsidR="001B45B4" w:rsidRPr="001B45B4">
          <w:rPr>
            <w:rStyle w:val="Hipervnculo"/>
            <w:rFonts w:ascii="Arial" w:hAnsi="Arial" w:cs="Arial"/>
            <w:noProof/>
          </w:rPr>
          <w:t>Tabla 15. Requerimiento de extracción de entidades.</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_Toc400372963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37</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64" w:history="1">
        <w:r w:rsidR="001B45B4" w:rsidRPr="001B45B4">
          <w:rPr>
            <w:rStyle w:val="Hipervnculo"/>
            <w:rFonts w:ascii="Arial" w:hAnsi="Arial" w:cs="Arial"/>
            <w:noProof/>
          </w:rPr>
          <w:t>Tabla 16. Especificación del requerimiento de desambiguación y enlace</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_Toc400372964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38</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65" w:history="1">
        <w:r w:rsidR="001B45B4" w:rsidRPr="001B45B4">
          <w:rPr>
            <w:rStyle w:val="Hipervnculo"/>
            <w:rFonts w:ascii="Arial" w:hAnsi="Arial" w:cs="Arial"/>
            <w:noProof/>
          </w:rPr>
          <w:t>Tabla 17. Propiedades del JSON  resultado de los servicios web</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_Toc400372965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49</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66" w:history="1">
        <w:r w:rsidR="001B45B4" w:rsidRPr="001B45B4">
          <w:rPr>
            <w:rStyle w:val="Hipervnculo"/>
            <w:rFonts w:ascii="Arial" w:hAnsi="Arial" w:cs="Arial"/>
            <w:noProof/>
          </w:rPr>
          <w:t>Tabla 18. Tabla resumen del prototipo 1</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_Toc400372966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59</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67" w:history="1">
        <w:r w:rsidR="001B45B4" w:rsidRPr="001B45B4">
          <w:rPr>
            <w:rStyle w:val="Hipervnculo"/>
            <w:rFonts w:ascii="Arial" w:hAnsi="Arial" w:cs="Arial"/>
            <w:noProof/>
          </w:rPr>
          <w:t>Tabla 19. Tabla resumen del prototipo 2</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_Toc400372967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60</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68" w:history="1">
        <w:r w:rsidR="001B45B4" w:rsidRPr="001B45B4">
          <w:rPr>
            <w:rStyle w:val="Hipervnculo"/>
            <w:rFonts w:ascii="Arial" w:hAnsi="Arial" w:cs="Arial"/>
            <w:noProof/>
          </w:rPr>
          <w:t>Tabla 20. Tabla resumen del prototipo 3</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_Toc400372968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60</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69" w:history="1">
        <w:r w:rsidR="001B45B4" w:rsidRPr="001B45B4">
          <w:rPr>
            <w:rStyle w:val="Hipervnculo"/>
            <w:rFonts w:ascii="Arial" w:hAnsi="Arial" w:cs="Arial"/>
            <w:noProof/>
          </w:rPr>
          <w:t>Tabla 21. Tabla resumen del prototipo 4</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_Toc400372969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61</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70" w:history="1">
        <w:r w:rsidR="001B45B4" w:rsidRPr="001B45B4">
          <w:rPr>
            <w:rStyle w:val="Hipervnculo"/>
            <w:rFonts w:ascii="Arial" w:hAnsi="Arial" w:cs="Arial"/>
            <w:noProof/>
          </w:rPr>
          <w:t>Tabla 22. Tabla resumen del prototipo 5</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_Toc400372970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61</w:t>
        </w:r>
        <w:r w:rsidR="001B45B4" w:rsidRPr="001B45B4">
          <w:rPr>
            <w:rFonts w:ascii="Arial" w:hAnsi="Arial" w:cs="Arial"/>
            <w:noProof/>
            <w:webHidden/>
          </w:rPr>
          <w:fldChar w:fldCharType="end"/>
        </w:r>
      </w:hyperlink>
    </w:p>
    <w:p w:rsidR="001B45B4" w:rsidRPr="001B45B4" w:rsidRDefault="0053346A" w:rsidP="001B45B4">
      <w:pPr>
        <w:pStyle w:val="Tabladeilustraciones"/>
        <w:tabs>
          <w:tab w:val="right" w:leader="dot" w:pos="8778"/>
        </w:tabs>
        <w:spacing w:line="360" w:lineRule="auto"/>
        <w:rPr>
          <w:rFonts w:ascii="Arial" w:hAnsi="Arial" w:cs="Arial"/>
          <w:noProof/>
        </w:rPr>
      </w:pPr>
      <w:hyperlink w:anchor="_Toc400372971" w:history="1">
        <w:r w:rsidR="001B45B4" w:rsidRPr="001B45B4">
          <w:rPr>
            <w:rStyle w:val="Hipervnculo"/>
            <w:rFonts w:ascii="Arial" w:hAnsi="Arial" w:cs="Arial"/>
            <w:noProof/>
          </w:rPr>
          <w:t>Tabla 23. Tabla resumen del prototipo 6</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_Toc400372971 \h </w:instrText>
        </w:r>
        <w:r w:rsidR="001B45B4" w:rsidRPr="001B45B4">
          <w:rPr>
            <w:rFonts w:ascii="Arial" w:hAnsi="Arial" w:cs="Arial"/>
            <w:noProof/>
            <w:webHidden/>
          </w:rPr>
        </w:r>
        <w:r w:rsidR="001B45B4" w:rsidRPr="001B45B4">
          <w:rPr>
            <w:rFonts w:ascii="Arial" w:hAnsi="Arial" w:cs="Arial"/>
            <w:noProof/>
            <w:webHidden/>
          </w:rPr>
          <w:fldChar w:fldCharType="separate"/>
        </w:r>
        <w:r w:rsidR="00B711E6">
          <w:rPr>
            <w:rFonts w:ascii="Arial" w:hAnsi="Arial" w:cs="Arial"/>
            <w:noProof/>
            <w:webHidden/>
          </w:rPr>
          <w:t>62</w:t>
        </w:r>
        <w:r w:rsidR="001B45B4" w:rsidRPr="001B45B4">
          <w:rPr>
            <w:rFonts w:ascii="Arial" w:hAnsi="Arial" w:cs="Arial"/>
            <w:noProof/>
            <w:webHidden/>
          </w:rPr>
          <w:fldChar w:fldCharType="end"/>
        </w:r>
      </w:hyperlink>
    </w:p>
    <w:p w:rsidR="002D3B3F" w:rsidRPr="00E90AF9" w:rsidRDefault="002D3B3F" w:rsidP="001B45B4">
      <w:pPr>
        <w:spacing w:line="360" w:lineRule="auto"/>
        <w:rPr>
          <w:rFonts w:ascii="Arial" w:hAnsi="Arial" w:cs="Arial"/>
        </w:rPr>
      </w:pPr>
      <w:r w:rsidRPr="001B45B4">
        <w:rPr>
          <w:rFonts w:ascii="Arial" w:hAnsi="Arial" w:cs="Arial"/>
        </w:rPr>
        <w:fldChar w:fldCharType="end"/>
      </w:r>
    </w:p>
    <w:p w:rsidR="002D3B3F" w:rsidRPr="00E90AF9" w:rsidRDefault="002D3B3F" w:rsidP="00E90AF9">
      <w:pPr>
        <w:spacing w:line="360" w:lineRule="auto"/>
        <w:rPr>
          <w:rFonts w:ascii="Arial" w:hAnsi="Arial" w:cs="Arial"/>
        </w:rPr>
      </w:pPr>
    </w:p>
    <w:p w:rsidR="0015612A" w:rsidRDefault="0015612A" w:rsidP="00E90AF9">
      <w:pPr>
        <w:spacing w:line="360" w:lineRule="auto"/>
        <w:rPr>
          <w:rFonts w:ascii="Arial" w:hAnsi="Arial" w:cs="Arial"/>
        </w:rPr>
        <w:sectPr w:rsidR="0015612A" w:rsidSect="0015612A">
          <w:footerReference w:type="default" r:id="rId9"/>
          <w:pgSz w:w="11907" w:h="16840" w:code="9"/>
          <w:pgMar w:top="1701" w:right="1418" w:bottom="1418" w:left="1701" w:header="1843" w:footer="1038" w:gutter="0"/>
          <w:pgNumType w:fmt="lowerRoman" w:start="1"/>
          <w:cols w:space="720"/>
          <w:titlePg/>
          <w:docGrid w:linePitch="360"/>
        </w:sectPr>
      </w:pPr>
    </w:p>
    <w:p w:rsidR="002D3B3F" w:rsidRPr="00E90AF9" w:rsidRDefault="002D3B3F" w:rsidP="00E90AF9">
      <w:pPr>
        <w:spacing w:line="360" w:lineRule="auto"/>
        <w:rPr>
          <w:rFonts w:ascii="Arial" w:hAnsi="Arial" w:cs="Arial"/>
        </w:rPr>
      </w:pPr>
    </w:p>
    <w:p w:rsidR="00124F45" w:rsidRPr="00E90AF9" w:rsidRDefault="002D3B3F" w:rsidP="00E90AF9">
      <w:pPr>
        <w:tabs>
          <w:tab w:val="center" w:pos="4419"/>
        </w:tabs>
        <w:spacing w:line="360" w:lineRule="auto"/>
        <w:rPr>
          <w:rFonts w:ascii="Arial" w:hAnsi="Arial" w:cs="Arial"/>
        </w:rPr>
      </w:pPr>
      <w:r w:rsidRPr="00E90AF9">
        <w:rPr>
          <w:rFonts w:ascii="Arial" w:hAnsi="Arial" w:cs="Arial"/>
        </w:rPr>
        <w:tab/>
      </w:r>
    </w:p>
    <w:p w:rsidR="00124F45" w:rsidRPr="00E90AF9" w:rsidRDefault="00124F45"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ED7D3C" w:rsidRPr="00E90AF9" w:rsidRDefault="00ED7D3C" w:rsidP="00E90AF9">
      <w:pPr>
        <w:pStyle w:val="Ttulo"/>
        <w:spacing w:line="360" w:lineRule="auto"/>
        <w:rPr>
          <w:rFonts w:cs="Arial"/>
          <w:szCs w:val="22"/>
        </w:rPr>
      </w:pPr>
      <w:bookmarkStart w:id="4" w:name="_Toc403114451"/>
      <w:r w:rsidRPr="00E90AF9">
        <w:rPr>
          <w:rFonts w:cs="Arial"/>
          <w:szCs w:val="22"/>
        </w:rPr>
        <w:t>CAPITULO I: MARCO TEÓRICO</w:t>
      </w:r>
      <w:bookmarkEnd w:id="4"/>
    </w:p>
    <w:p w:rsidR="005370D0" w:rsidRPr="00E90AF9" w:rsidRDefault="00ED7D3C" w:rsidP="00E90AF9">
      <w:pPr>
        <w:spacing w:line="360" w:lineRule="auto"/>
        <w:jc w:val="both"/>
        <w:rPr>
          <w:rFonts w:ascii="Arial" w:hAnsi="Arial" w:cs="Arial"/>
        </w:rPr>
      </w:pPr>
      <w:r w:rsidRPr="00E90AF9">
        <w:rPr>
          <w:rFonts w:ascii="Arial" w:hAnsi="Arial" w:cs="Arial"/>
        </w:rPr>
        <w:br w:type="page"/>
      </w:r>
    </w:p>
    <w:p w:rsidR="00011D11" w:rsidRPr="00E90AF9" w:rsidRDefault="00011D11" w:rsidP="005804D4">
      <w:pPr>
        <w:pStyle w:val="Nivel2"/>
      </w:pPr>
      <w:bookmarkStart w:id="5" w:name="_Toc403114452"/>
      <w:r w:rsidRPr="00070F03">
        <w:lastRenderedPageBreak/>
        <w:t>Datos</w:t>
      </w:r>
      <w:r w:rsidRPr="00E90AF9">
        <w:t xml:space="preserve"> Enlazados</w:t>
      </w:r>
      <w:bookmarkEnd w:id="5"/>
    </w:p>
    <w:p w:rsidR="0021281D" w:rsidRPr="00F176E4" w:rsidRDefault="0021281D" w:rsidP="00D90010">
      <w:pPr>
        <w:pStyle w:val="Nivel3"/>
      </w:pPr>
      <w:bookmarkStart w:id="6" w:name="_Toc403114453"/>
      <w:r w:rsidRPr="00F176E4">
        <w:t>Introducción</w:t>
      </w:r>
      <w:r w:rsidR="00F176E4">
        <w:t>.</w:t>
      </w:r>
      <w:bookmarkEnd w:id="6"/>
    </w:p>
    <w:p w:rsidR="0021281D" w:rsidRPr="00E90AF9" w:rsidRDefault="0021281D" w:rsidP="0021281D">
      <w:pPr>
        <w:pStyle w:val="contenido"/>
      </w:pPr>
      <w:r w:rsidRPr="00E90AF9">
        <w:t>En sus inicios la web en su primera versión 1.0, donde web era rígida en cuanto a la entrega de información, además de poco actualizada,  convertía al visitante de un sitio web un simple lector, restringido de cualquier interacción. Se puede decir que la web no era más que paginas enlazadas mediante hipervínculos</w:t>
      </w:r>
      <w:r w:rsidR="005C20B2">
        <w:t>, limitada inclusive por la tecnología existente</w:t>
      </w:r>
      <w:r w:rsidRPr="00E90AF9">
        <w:t xml:space="preserve">. </w:t>
      </w:r>
    </w:p>
    <w:p w:rsidR="0021281D" w:rsidRPr="00E90AF9" w:rsidRDefault="0021281D" w:rsidP="0021281D">
      <w:pPr>
        <w:pStyle w:val="contenido"/>
      </w:pPr>
      <w:r w:rsidRPr="00E90AF9">
        <w:t xml:space="preserve">La web que está </w:t>
      </w:r>
      <w:r w:rsidR="004A53C8">
        <w:t xml:space="preserve">en constante crecimiento </w:t>
      </w:r>
      <w:r w:rsidRPr="00E90AF9">
        <w:t>y evoluci</w:t>
      </w:r>
      <w:r w:rsidR="004A53C8">
        <w:t>ón</w:t>
      </w:r>
      <w:r w:rsidRPr="00E90AF9">
        <w:t>, alcanza su</w:t>
      </w:r>
      <w:r w:rsidR="004A53C8">
        <w:t xml:space="preserve"> siguiente</w:t>
      </w:r>
      <w:r w:rsidRPr="00E90AF9">
        <w:t xml:space="preserve"> versión conocida como la web 2.0</w:t>
      </w:r>
      <w:r w:rsidR="005C20B2">
        <w:t>,</w:t>
      </w:r>
      <w:r w:rsidRPr="00E90AF9">
        <w:t xml:space="preserve"> en donde usuario juega el papel más importante,  </w:t>
      </w:r>
      <w:r w:rsidR="00992D5D">
        <w:t>se convierte en gestor del contenido al que accede</w:t>
      </w:r>
      <w:r w:rsidRPr="00E90AF9">
        <w:t xml:space="preserve">, puede calificar, compartir, rectificar, </w:t>
      </w:r>
      <w:r w:rsidR="00992D5D">
        <w:t>y aún más importante retro</w:t>
      </w:r>
      <w:r w:rsidRPr="00E90AF9">
        <w:t>alimentar y subir su propia información</w:t>
      </w:r>
      <w:r w:rsidR="00992D5D">
        <w:t xml:space="preserve"> a la web.  Esto producto de la </w:t>
      </w:r>
      <w:r w:rsidRPr="00E90AF9">
        <w:t>aparición de nuevas tecnologías y estandarización</w:t>
      </w:r>
      <w:r w:rsidRPr="00E90AF9">
        <w:rPr>
          <w:rStyle w:val="Refdenotaalpie"/>
        </w:rPr>
        <w:footnoteReference w:id="1"/>
      </w:r>
      <w:r w:rsidRPr="00E90AF9">
        <w:t xml:space="preserve">. </w:t>
      </w:r>
    </w:p>
    <w:p w:rsidR="0021281D" w:rsidRPr="00E90AF9" w:rsidRDefault="0021281D" w:rsidP="0021281D">
      <w:pPr>
        <w:pStyle w:val="contenido"/>
      </w:pPr>
      <w:r w:rsidRPr="00E90AF9">
        <w:t>Los datos enlazados</w:t>
      </w:r>
      <w:r w:rsidR="00992D5D">
        <w:t xml:space="preserve"> (</w:t>
      </w:r>
      <w:proofErr w:type="spellStart"/>
      <w:r w:rsidR="00992D5D">
        <w:t>Linked</w:t>
      </w:r>
      <w:proofErr w:type="spellEnd"/>
      <w:r w:rsidR="00992D5D">
        <w:t xml:space="preserve"> Data, por su nombre en inglés) llegan para dar forma a una nueva</w:t>
      </w:r>
      <w:r w:rsidRPr="00E90AF9">
        <w:t xml:space="preserve"> </w:t>
      </w:r>
      <w:r w:rsidR="00992D5D">
        <w:t>versió</w:t>
      </w:r>
      <w:r w:rsidRPr="00E90AF9">
        <w:t>n de la web, la web semántica. La W3C</w:t>
      </w:r>
      <w:r w:rsidRPr="00E90AF9">
        <w:rPr>
          <w:rStyle w:val="Refdenotaalpie"/>
        </w:rPr>
        <w:footnoteReference w:id="2"/>
      </w:r>
      <w:r w:rsidRPr="00E90AF9">
        <w:t xml:space="preserve"> los define así : “</w:t>
      </w:r>
      <w:proofErr w:type="spellStart"/>
      <w:r w:rsidRPr="00E90AF9">
        <w:t>Linked</w:t>
      </w:r>
      <w:proofErr w:type="spellEnd"/>
      <w:r w:rsidRPr="00E90AF9">
        <w:t xml:space="preserve"> Data se refiere a la utilización de las mejores prácticas para publicación, estructuración de los datos en la web, de tal forma que puedan ser enlazados entre sí,  utilizando tecnología propias de web semántica como RDF, OCW, SPARQL, etc.” Se refiere </w:t>
      </w:r>
      <w:r w:rsidR="00992D5D">
        <w:t>a una</w:t>
      </w:r>
      <w:r w:rsidRPr="00E90AF9">
        <w:t xml:space="preserve"> estructura</w:t>
      </w:r>
      <w:r w:rsidR="00992D5D">
        <w:t xml:space="preserve">ción </w:t>
      </w:r>
      <w:r w:rsidRPr="00E90AF9">
        <w:t>de la web</w:t>
      </w:r>
      <w:r w:rsidR="005C20B2">
        <w:t xml:space="preserve"> hasta convertirse en una </w:t>
      </w:r>
      <w:r w:rsidRPr="00E90AF9">
        <w:t>web semántica, que en si busca que la información que se en publica en internet pueda no solo ser entendida por seres humanos sino también por la m</w:t>
      </w:r>
      <w:r w:rsidR="005C20B2">
        <w:t>aquinas que navegan en la web, e</w:t>
      </w:r>
      <w:r w:rsidRPr="00E90AF9">
        <w:t>n donde a partir de un dato se puede descubrir</w:t>
      </w:r>
      <w:r w:rsidR="005C20B2">
        <w:t xml:space="preserve"> otros datos a través sus relaciones,  y el poder resolver inquietudes, encontrar información y compartirla sea fácil cosa que con una web carente de semántica se pude volver una tarea complicada y frustrante</w:t>
      </w:r>
      <w:r w:rsidR="005C20B2">
        <w:rPr>
          <w:rStyle w:val="Refdenotaalpie"/>
        </w:rPr>
        <w:footnoteReference w:id="3"/>
      </w:r>
      <w:r w:rsidR="005C20B2">
        <w:t xml:space="preserve">. </w:t>
      </w:r>
    </w:p>
    <w:p w:rsidR="005370D0" w:rsidRPr="00E90AF9" w:rsidRDefault="00FA3691" w:rsidP="00D90010">
      <w:pPr>
        <w:pStyle w:val="Nivel3"/>
      </w:pPr>
      <w:bookmarkStart w:id="7" w:name="_Toc403114454"/>
      <w:r w:rsidRPr="00E90AF9">
        <w:t>Principios de Datos Enlazados</w:t>
      </w:r>
      <w:r w:rsidR="00F176E4">
        <w:t>.</w:t>
      </w:r>
      <w:bookmarkEnd w:id="7"/>
    </w:p>
    <w:p w:rsidR="00816737" w:rsidRDefault="00816737" w:rsidP="00E90AF9">
      <w:pPr>
        <w:pStyle w:val="contenido"/>
      </w:pPr>
      <w:r>
        <w:t xml:space="preserve">La implementación de este concepto de datos relacionados entre sí, se basan </w:t>
      </w:r>
    </w:p>
    <w:p w:rsidR="005370D0" w:rsidRPr="00E90AF9" w:rsidRDefault="0053346A" w:rsidP="00E90AF9">
      <w:pPr>
        <w:pStyle w:val="contenido"/>
      </w:pPr>
      <w:sdt>
        <w:sdtPr>
          <w:id w:val="936101012"/>
          <w:citation/>
        </w:sdtPr>
        <w:sdtContent>
          <w:r w:rsidR="005C20B2" w:rsidRPr="00E90AF9">
            <w:fldChar w:fldCharType="begin"/>
          </w:r>
          <w:r w:rsidR="005C20B2" w:rsidRPr="00E90AF9">
            <w:instrText xml:space="preserve"> CITATION Tim06 \l 12298 </w:instrText>
          </w:r>
          <w:r w:rsidR="005C20B2" w:rsidRPr="00E90AF9">
            <w:fldChar w:fldCharType="separate"/>
          </w:r>
          <w:r w:rsidR="0023518F">
            <w:rPr>
              <w:noProof/>
            </w:rPr>
            <w:t>(Berners-Lee, Linked Data - Design Issues, 2006)</w:t>
          </w:r>
          <w:r w:rsidR="005C20B2" w:rsidRPr="00E90AF9">
            <w:fldChar w:fldCharType="end"/>
          </w:r>
        </w:sdtContent>
      </w:sdt>
      <w:r w:rsidR="005C20B2" w:rsidRPr="00E90AF9">
        <w:t xml:space="preserve"> </w:t>
      </w:r>
      <w:r w:rsidR="005C20B2">
        <w:t xml:space="preserve"> </w:t>
      </w:r>
      <w:r w:rsidR="00FA3691" w:rsidRPr="00E90AF9">
        <w:t xml:space="preserve">Tim </w:t>
      </w:r>
      <w:proofErr w:type="spellStart"/>
      <w:r w:rsidR="00FA3691" w:rsidRPr="00E90AF9">
        <w:t>Berners</w:t>
      </w:r>
      <w:proofErr w:type="spellEnd"/>
      <w:r w:rsidR="00FA3691" w:rsidRPr="00E90AF9">
        <w:t xml:space="preserve"> Lee en su publicación </w:t>
      </w:r>
      <w:proofErr w:type="spellStart"/>
      <w:r w:rsidR="00ED6E59" w:rsidRPr="00E90AF9">
        <w:t>Linked</w:t>
      </w:r>
      <w:proofErr w:type="spellEnd"/>
      <w:r w:rsidR="00ED6E59" w:rsidRPr="00E90AF9">
        <w:t xml:space="preserve"> Data - </w:t>
      </w:r>
      <w:proofErr w:type="spellStart"/>
      <w:r w:rsidR="00ED6E59" w:rsidRPr="00E90AF9">
        <w:t>Design</w:t>
      </w:r>
      <w:proofErr w:type="spellEnd"/>
      <w:r w:rsidR="00ED6E59" w:rsidRPr="00E90AF9">
        <w:t xml:space="preserve"> </w:t>
      </w:r>
      <w:proofErr w:type="spellStart"/>
      <w:r w:rsidR="00ED6E59" w:rsidRPr="00E90AF9">
        <w:t>Issues</w:t>
      </w:r>
      <w:proofErr w:type="spellEnd"/>
      <w:r w:rsidR="00ED6E59" w:rsidRPr="00E90AF9">
        <w:t xml:space="preserve"> </w:t>
      </w:r>
      <w:r w:rsidR="005C20B2">
        <w:t xml:space="preserve"> </w:t>
      </w:r>
      <w:r w:rsidR="00FA3691" w:rsidRPr="00E90AF9">
        <w:t>describe cuatro reglas base para la publicación de datos enlazados:</w:t>
      </w:r>
    </w:p>
    <w:p w:rsidR="005370D0" w:rsidRPr="00E90AF9" w:rsidRDefault="00FA3691" w:rsidP="00E90AF9">
      <w:pPr>
        <w:pStyle w:val="contenido"/>
        <w:numPr>
          <w:ilvl w:val="0"/>
          <w:numId w:val="2"/>
        </w:numPr>
      </w:pPr>
      <w:r w:rsidRPr="00E90AF9">
        <w:lastRenderedPageBreak/>
        <w:t xml:space="preserve">Usar </w:t>
      </w:r>
      <w:proofErr w:type="spellStart"/>
      <w:r w:rsidRPr="00E90AF9">
        <w:t>URIs</w:t>
      </w:r>
      <w:proofErr w:type="spellEnd"/>
      <w:r w:rsidRPr="00E90AF9">
        <w:t xml:space="preserve"> como nombre de las cosas</w:t>
      </w:r>
    </w:p>
    <w:p w:rsidR="005370D0" w:rsidRPr="00E90AF9" w:rsidRDefault="00FA3691" w:rsidP="00E90AF9">
      <w:pPr>
        <w:pStyle w:val="contenido"/>
        <w:numPr>
          <w:ilvl w:val="0"/>
          <w:numId w:val="2"/>
        </w:numPr>
      </w:pPr>
      <w:r w:rsidRPr="00E90AF9">
        <w:t xml:space="preserve">Usar </w:t>
      </w:r>
      <w:proofErr w:type="spellStart"/>
      <w:r w:rsidRPr="00E90AF9">
        <w:t>URIs</w:t>
      </w:r>
      <w:proofErr w:type="spellEnd"/>
      <w:r w:rsidRPr="00E90AF9">
        <w:t xml:space="preserve"> HTTP par que esas cosas puedan ser referenciadas</w:t>
      </w:r>
    </w:p>
    <w:p w:rsidR="005370D0" w:rsidRPr="00E90AF9" w:rsidRDefault="00FA3691" w:rsidP="00E90AF9">
      <w:pPr>
        <w:pStyle w:val="contenido"/>
        <w:numPr>
          <w:ilvl w:val="0"/>
          <w:numId w:val="2"/>
        </w:numPr>
      </w:pPr>
      <w:r w:rsidRPr="00E90AF9">
        <w:t>Representar los datos en RDF y SPARQL como lenguaje de consulta</w:t>
      </w:r>
    </w:p>
    <w:p w:rsidR="005370D0" w:rsidRPr="00E90AF9" w:rsidRDefault="00FA3691" w:rsidP="00E90AF9">
      <w:pPr>
        <w:pStyle w:val="contenido"/>
        <w:numPr>
          <w:ilvl w:val="0"/>
          <w:numId w:val="2"/>
        </w:numPr>
      </w:pPr>
      <w:r w:rsidRPr="00E90AF9">
        <w:t>Incluir enlaces hacia otra cosas, para descubrir más cosas</w:t>
      </w:r>
    </w:p>
    <w:p w:rsidR="005370D0" w:rsidRPr="00E90AF9" w:rsidRDefault="00FA3691" w:rsidP="00E90AF9">
      <w:pPr>
        <w:pStyle w:val="contenido"/>
      </w:pPr>
      <w:r w:rsidRPr="00E90AF9">
        <w:t>La utilizar de estas reglas para la publicación de datos, permite que estos por las características propias de las tecnologías sobre las cuales se construyen como:</w:t>
      </w:r>
    </w:p>
    <w:p w:rsidR="005370D0" w:rsidRPr="00E90AF9" w:rsidRDefault="00FA3691" w:rsidP="00E90AF9">
      <w:pPr>
        <w:pStyle w:val="contenido"/>
        <w:numPr>
          <w:ilvl w:val="0"/>
          <w:numId w:val="3"/>
        </w:numPr>
      </w:pPr>
      <w:r w:rsidRPr="00E90AF9">
        <w:t xml:space="preserve">Las cosas </w:t>
      </w:r>
      <w:r w:rsidR="004577FD" w:rsidRPr="00E90AF9">
        <w:t>nombradas</w:t>
      </w:r>
      <w:r w:rsidRPr="00E90AF9">
        <w:t xml:space="preserve"> por </w:t>
      </w:r>
      <w:proofErr w:type="spellStart"/>
      <w:r w:rsidRPr="00E90AF9">
        <w:t>UR</w:t>
      </w:r>
      <w:r w:rsidR="0095333E" w:rsidRPr="00E90AF9">
        <w:t>I</w:t>
      </w:r>
      <w:r w:rsidRPr="00E90AF9">
        <w:t>s</w:t>
      </w:r>
      <w:proofErr w:type="spellEnd"/>
      <w:r w:rsidRPr="00E90AF9">
        <w:t xml:space="preserve"> son inequívocas y estos serán recursos.</w:t>
      </w:r>
    </w:p>
    <w:p w:rsidR="005370D0" w:rsidRPr="00E90AF9" w:rsidRDefault="00FA3691" w:rsidP="00E90AF9">
      <w:pPr>
        <w:pStyle w:val="contenido"/>
        <w:numPr>
          <w:ilvl w:val="0"/>
          <w:numId w:val="3"/>
        </w:numPr>
      </w:pPr>
      <w:r w:rsidRPr="00E90AF9">
        <w:t>Los detalles o atributos y las relaciones de los datos van a estar descritos y estructurados en formato RDF</w:t>
      </w:r>
    </w:p>
    <w:p w:rsidR="005370D0" w:rsidRPr="00E90AF9" w:rsidRDefault="004577FD" w:rsidP="00E90AF9">
      <w:pPr>
        <w:pStyle w:val="contenido"/>
        <w:numPr>
          <w:ilvl w:val="0"/>
          <w:numId w:val="3"/>
        </w:numPr>
      </w:pPr>
      <w:r w:rsidRPr="00E90AF9">
        <w:t>Se pude</w:t>
      </w:r>
      <w:r w:rsidR="00FA3691" w:rsidRPr="00E90AF9">
        <w:t xml:space="preserve"> acceder o realizar consultas sobre estos mediante SPARQL</w:t>
      </w:r>
    </w:p>
    <w:p w:rsidR="005370D0" w:rsidRPr="00E90AF9" w:rsidRDefault="00F42404" w:rsidP="00E90AF9">
      <w:pPr>
        <w:pStyle w:val="contenido"/>
        <w:numPr>
          <w:ilvl w:val="0"/>
          <w:numId w:val="3"/>
        </w:numPr>
      </w:pPr>
      <w:r>
        <w:t xml:space="preserve">Lo recursos publicados estar relacionados entre </w:t>
      </w:r>
      <w:proofErr w:type="spellStart"/>
      <w:r>
        <w:t>si</w:t>
      </w:r>
      <w:proofErr w:type="spellEnd"/>
      <w:r>
        <w:t>.</w:t>
      </w:r>
    </w:p>
    <w:p w:rsidR="00021C8E" w:rsidRPr="00E90AF9" w:rsidRDefault="00053EF3" w:rsidP="00D90010">
      <w:pPr>
        <w:pStyle w:val="Nivel3"/>
      </w:pPr>
      <w:bookmarkStart w:id="8" w:name="_Toc403114455"/>
      <w:r w:rsidRPr="00E90AF9">
        <w:t>Tecnologías</w:t>
      </w:r>
      <w:r w:rsidR="006E7CD4">
        <w:t>.</w:t>
      </w:r>
      <w:bookmarkEnd w:id="8"/>
    </w:p>
    <w:p w:rsidR="00053EF3" w:rsidRPr="006E7CD4" w:rsidRDefault="00053EF3" w:rsidP="00D90010">
      <w:pPr>
        <w:pStyle w:val="Nivel4"/>
      </w:pPr>
      <w:bookmarkStart w:id="9" w:name="_Toc384986224"/>
      <w:bookmarkStart w:id="10" w:name="_Toc403114456"/>
      <w:r w:rsidRPr="006E7CD4">
        <w:t>U</w:t>
      </w:r>
      <w:bookmarkEnd w:id="9"/>
      <w:r w:rsidRPr="006E7CD4">
        <w:t>RI</w:t>
      </w:r>
      <w:r w:rsidR="006E7CD4">
        <w:t>.</w:t>
      </w:r>
      <w:bookmarkEnd w:id="10"/>
    </w:p>
    <w:p w:rsidR="008C0CB1" w:rsidRDefault="002B7BC9" w:rsidP="00FD4C15">
      <w:pPr>
        <w:pStyle w:val="contenido"/>
      </w:pPr>
      <w:r w:rsidRPr="00A50E07">
        <w:t>URI</w:t>
      </w:r>
      <w:r w:rsidR="00CA7F5E" w:rsidRPr="00F22737">
        <w:t xml:space="preserve"> (</w:t>
      </w:r>
      <w:proofErr w:type="spellStart"/>
      <w:r w:rsidR="00CA7F5E" w:rsidRPr="00F22737">
        <w:t>Uniform</w:t>
      </w:r>
      <w:proofErr w:type="spellEnd"/>
      <w:r w:rsidR="00CA7F5E" w:rsidRPr="00F22737">
        <w:t xml:space="preserve"> </w:t>
      </w:r>
      <w:proofErr w:type="spellStart"/>
      <w:r w:rsidR="00CA7F5E" w:rsidRPr="00F22737">
        <w:t>Resource</w:t>
      </w:r>
      <w:proofErr w:type="spellEnd"/>
      <w:r w:rsidR="00CA7F5E" w:rsidRPr="00F22737">
        <w:t xml:space="preserve"> </w:t>
      </w:r>
      <w:proofErr w:type="spellStart"/>
      <w:r w:rsidR="00CA7F5E" w:rsidRPr="00F22737">
        <w:t>Identifier</w:t>
      </w:r>
      <w:proofErr w:type="spellEnd"/>
      <w:r w:rsidR="00CA7F5E" w:rsidRPr="00F22737">
        <w:t xml:space="preserve">) </w:t>
      </w:r>
      <w:r w:rsidR="00C84F5A">
        <w:t>p</w:t>
      </w:r>
      <w:r w:rsidR="006F7712" w:rsidRPr="00F22737">
        <w:t>ermite</w:t>
      </w:r>
      <w:r w:rsidR="00C84F5A">
        <w:t xml:space="preserve"> mediante una secuencia de caracteres</w:t>
      </w:r>
      <w:r w:rsidR="006F7712" w:rsidRPr="00F22737">
        <w:t xml:space="preserve"> la identificación de recursos </w:t>
      </w:r>
      <w:r w:rsidR="00CA7F5E" w:rsidRPr="00F22737">
        <w:t xml:space="preserve">dentro de la web, como: imágenes, videos, </w:t>
      </w:r>
      <w:r w:rsidR="00AB2B8F" w:rsidRPr="00F22737">
        <w:t>programa</w:t>
      </w:r>
      <w:r w:rsidR="00CA7F5E" w:rsidRPr="00F22737">
        <w:t xml:space="preserve">, </w:t>
      </w:r>
      <w:r w:rsidR="00FD4C15" w:rsidRPr="00F22737">
        <w:t>páginas web</w:t>
      </w:r>
      <w:r w:rsidR="00CA7F5E" w:rsidRPr="00F22737">
        <w:t>,</w:t>
      </w:r>
      <w:r w:rsidR="00AB2B8F" w:rsidRPr="00F22737">
        <w:t xml:space="preserve"> correos electrónicos,</w:t>
      </w:r>
      <w:r w:rsidR="00FD4C15" w:rsidRPr="00F22737">
        <w:t xml:space="preserve"> servicios, etc., para cumplir con esta función utiliza URN</w:t>
      </w:r>
      <w:r w:rsidR="00F22737" w:rsidRPr="00F22737">
        <w:t xml:space="preserve"> (</w:t>
      </w:r>
      <w:r w:rsidR="00F22737">
        <w:t xml:space="preserve">por sus siglas en ingles de </w:t>
      </w:r>
      <w:proofErr w:type="spellStart"/>
      <w:r w:rsidR="00F22737" w:rsidRPr="00F22737">
        <w:t>Uniform</w:t>
      </w:r>
      <w:proofErr w:type="spellEnd"/>
      <w:r w:rsidR="00F22737" w:rsidRPr="00F22737">
        <w:t xml:space="preserve"> </w:t>
      </w:r>
      <w:proofErr w:type="spellStart"/>
      <w:r w:rsidR="00F22737" w:rsidRPr="00F22737">
        <w:t>Resource</w:t>
      </w:r>
      <w:proofErr w:type="spellEnd"/>
      <w:r w:rsidR="00F22737" w:rsidRPr="00F22737">
        <w:t xml:space="preserve"> </w:t>
      </w:r>
      <w:proofErr w:type="spellStart"/>
      <w:r w:rsidR="00F22737" w:rsidRPr="00F22737">
        <w:t>Name</w:t>
      </w:r>
      <w:proofErr w:type="spellEnd"/>
      <w:r w:rsidR="00F22737">
        <w:t>, en español “Nombre de Recurso Uniforme”</w:t>
      </w:r>
      <w:r w:rsidR="00F22737" w:rsidRPr="00F22737">
        <w:t>)</w:t>
      </w:r>
      <w:r w:rsidR="00B13886">
        <w:t xml:space="preserve"> que cumple con la </w:t>
      </w:r>
      <w:r w:rsidR="00C84F5A">
        <w:t>función</w:t>
      </w:r>
      <w:r w:rsidR="00B13886">
        <w:t xml:space="preserve"> de nombrar a los recursos</w:t>
      </w:r>
      <w:r w:rsidR="00F22737">
        <w:t xml:space="preserve"> </w:t>
      </w:r>
      <w:r w:rsidR="00FD4C15" w:rsidRPr="00F22737">
        <w:t xml:space="preserve"> y</w:t>
      </w:r>
      <w:r w:rsidR="00F22737" w:rsidRPr="00F22737">
        <w:t xml:space="preserve"> URL</w:t>
      </w:r>
      <w:r w:rsidR="00C84F5A">
        <w:t xml:space="preserve"> </w:t>
      </w:r>
      <w:r w:rsidR="00C84F5A" w:rsidRPr="00C84F5A">
        <w:t>(</w:t>
      </w:r>
      <w:proofErr w:type="spellStart"/>
      <w:r w:rsidR="00C84F5A">
        <w:t>Uniform</w:t>
      </w:r>
      <w:proofErr w:type="spellEnd"/>
      <w:r w:rsidR="00C84F5A">
        <w:t xml:space="preserve"> </w:t>
      </w:r>
      <w:proofErr w:type="spellStart"/>
      <w:r w:rsidR="00C84F5A">
        <w:t>Resource</w:t>
      </w:r>
      <w:proofErr w:type="spellEnd"/>
      <w:r w:rsidR="00C84F5A">
        <w:t xml:space="preserve"> </w:t>
      </w:r>
      <w:proofErr w:type="spellStart"/>
      <w:r w:rsidR="00C84F5A">
        <w:t>L</w:t>
      </w:r>
      <w:r w:rsidR="00C84F5A" w:rsidRPr="00C84F5A">
        <w:t>ocator</w:t>
      </w:r>
      <w:proofErr w:type="spellEnd"/>
      <w:r w:rsidR="00C84F5A" w:rsidRPr="00C84F5A">
        <w:t xml:space="preserve">, en español </w:t>
      </w:r>
      <w:r w:rsidR="00C84F5A">
        <w:t>“L</w:t>
      </w:r>
      <w:r w:rsidR="00C84F5A" w:rsidRPr="00C84F5A">
        <w:t xml:space="preserve">ocalizador </w:t>
      </w:r>
      <w:r w:rsidR="00C84F5A">
        <w:t>Uniforme de R</w:t>
      </w:r>
      <w:r w:rsidR="00C84F5A" w:rsidRPr="00C84F5A">
        <w:t>ecursos</w:t>
      </w:r>
      <w:r w:rsidR="00C84F5A">
        <w:t>”</w:t>
      </w:r>
      <w:r w:rsidR="00C84F5A" w:rsidRPr="00C84F5A">
        <w:t>)</w:t>
      </w:r>
      <w:r w:rsidR="00C84F5A">
        <w:t xml:space="preserve"> que permite “apuntar” hacia la ubicación de un recurso. </w:t>
      </w:r>
      <w:r w:rsidR="00F954CA">
        <w:t xml:space="preserve">Sobre al acceso a recursos por medio de </w:t>
      </w:r>
      <w:proofErr w:type="spellStart"/>
      <w:r w:rsidR="00F954CA">
        <w:t>URIs</w:t>
      </w:r>
      <w:proofErr w:type="spellEnd"/>
      <w:r w:rsidR="00F954CA">
        <w:t xml:space="preserve"> en </w:t>
      </w:r>
      <w:sdt>
        <w:sdtPr>
          <w:id w:val="1068153616"/>
          <w:citation/>
        </w:sdtPr>
        <w:sdtContent>
          <w:r w:rsidR="00F954CA" w:rsidRPr="00E90AF9">
            <w:fldChar w:fldCharType="begin"/>
          </w:r>
          <w:r w:rsidR="00F954CA" w:rsidRPr="00E90AF9">
            <w:instrText xml:space="preserve"> CITATION Lap13 \l 12298 </w:instrText>
          </w:r>
          <w:r w:rsidR="00F954CA" w:rsidRPr="00E90AF9">
            <w:fldChar w:fldCharType="separate"/>
          </w:r>
          <w:r w:rsidR="0023518F">
            <w:rPr>
              <w:noProof/>
            </w:rPr>
            <w:t>(Lapuente, 2013)</w:t>
          </w:r>
          <w:r w:rsidR="00F954CA" w:rsidRPr="00E90AF9">
            <w:fldChar w:fldCharType="end"/>
          </w:r>
        </w:sdtContent>
      </w:sdt>
      <w:r w:rsidR="00F954CA">
        <w:t xml:space="preserve"> aporta con las siguiente síntesis “</w:t>
      </w:r>
      <w:r w:rsidR="00F954CA" w:rsidRPr="00E90AF9">
        <w:t>(...)</w:t>
      </w:r>
      <w:r w:rsidR="000A0945">
        <w:t>.</w:t>
      </w:r>
      <w:r w:rsidR="00F954CA" w:rsidRPr="00E90AF9">
        <w:t xml:space="preserve"> Los </w:t>
      </w:r>
      <w:proofErr w:type="spellStart"/>
      <w:r w:rsidR="00F954CA" w:rsidRPr="00E90AF9">
        <w:t>URIs</w:t>
      </w:r>
      <w:proofErr w:type="spellEnd"/>
      <w:r w:rsidR="00F954CA" w:rsidRPr="00E90AF9">
        <w:t xml:space="preserve"> hacen posible encontrar los recursos bajo una gran variedad de esquemas definidos y métodos de acceso tales como HTTP, FTP, Gopher, </w:t>
      </w:r>
      <w:proofErr w:type="spellStart"/>
      <w:r w:rsidR="00F954CA" w:rsidRPr="00E90AF9">
        <w:t>news</w:t>
      </w:r>
      <w:proofErr w:type="spellEnd"/>
      <w:r w:rsidR="00F954CA" w:rsidRPr="00E90AF9">
        <w:t>, telnet o correos electrónicos localizables siempre de la misma manera, ya que a un mismo documento se puede acceder desde distintos protocolos</w:t>
      </w:r>
      <w:r w:rsidR="008C0CB1">
        <w:t>.</w:t>
      </w:r>
      <w:r w:rsidR="00F954CA">
        <w:t>”</w:t>
      </w:r>
      <w:r w:rsidR="00AD50DC">
        <w:t xml:space="preserve"> </w:t>
      </w:r>
    </w:p>
    <w:p w:rsidR="00FD4C15" w:rsidRPr="00E90AF9" w:rsidRDefault="008C0CB1" w:rsidP="00FD4C15">
      <w:pPr>
        <w:pStyle w:val="contenido"/>
      </w:pPr>
      <w:r>
        <w:t>E</w:t>
      </w:r>
      <w:r w:rsidR="00F42404">
        <w:t>n la Figura 1</w:t>
      </w:r>
      <w:r w:rsidR="00EF5CBC">
        <w:t xml:space="preserve"> </w:t>
      </w:r>
      <w:r w:rsidR="00D46AF9">
        <w:t xml:space="preserve">se representa la relación existente entre estas tecnologías, </w:t>
      </w:r>
      <w:r w:rsidR="00AD50DC">
        <w:t xml:space="preserve">podemos observar </w:t>
      </w:r>
      <w:r>
        <w:t xml:space="preserve">que URI abarca a URL y URN para </w:t>
      </w:r>
      <w:r w:rsidR="00D46AF9">
        <w:t>nombrar a los recursos.</w:t>
      </w:r>
      <w:r>
        <w:t xml:space="preserve"> </w:t>
      </w:r>
    </w:p>
    <w:p w:rsidR="00FD4C15" w:rsidRPr="00E90AF9" w:rsidRDefault="00FD4C15" w:rsidP="00FD4C15">
      <w:pPr>
        <w:pStyle w:val="contenido"/>
        <w:keepNext/>
        <w:jc w:val="center"/>
      </w:pPr>
      <w:r w:rsidRPr="00E90AF9">
        <w:rPr>
          <w:noProof/>
          <w:lang w:eastAsia="es-EC"/>
        </w:rPr>
        <w:lastRenderedPageBreak/>
        <w:drawing>
          <wp:inline distT="0" distB="0" distL="0" distR="0" wp14:anchorId="130ED2F0" wp14:editId="3ABEED3F">
            <wp:extent cx="3028950" cy="129431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7623" b="-45"/>
                    <a:stretch/>
                  </pic:blipFill>
                  <pic:spPr bwMode="auto">
                    <a:xfrm>
                      <a:off x="0" y="0"/>
                      <a:ext cx="3038408" cy="1298351"/>
                    </a:xfrm>
                    <a:prstGeom prst="rect">
                      <a:avLst/>
                    </a:prstGeom>
                    <a:noFill/>
                    <a:ln>
                      <a:noFill/>
                    </a:ln>
                    <a:extLst>
                      <a:ext uri="{53640926-AAD7-44D8-BBD7-CCE9431645EC}">
                        <a14:shadowObscured xmlns:a14="http://schemas.microsoft.com/office/drawing/2010/main"/>
                      </a:ext>
                    </a:extLst>
                  </pic:spPr>
                </pic:pic>
              </a:graphicData>
            </a:graphic>
          </wp:inline>
        </w:drawing>
      </w:r>
    </w:p>
    <w:p w:rsidR="00FD4C15" w:rsidRDefault="00FD4C15" w:rsidP="00FD4C15">
      <w:pPr>
        <w:pStyle w:val="Epgrafe"/>
        <w:spacing w:after="0" w:line="360" w:lineRule="auto"/>
        <w:ind w:left="2268"/>
        <w:rPr>
          <w:rFonts w:ascii="Arial" w:hAnsi="Arial" w:cs="Arial"/>
          <w:b w:val="0"/>
          <w:noProof/>
          <w:color w:val="auto"/>
          <w:sz w:val="22"/>
          <w:szCs w:val="22"/>
        </w:rPr>
      </w:pPr>
      <w:bookmarkStart w:id="11" w:name="_Toc400365583"/>
      <w:r w:rsidRPr="00E90AF9">
        <w:rPr>
          <w:rFonts w:ascii="Arial" w:hAnsi="Arial" w:cs="Arial"/>
          <w:b w:val="0"/>
          <w:color w:val="auto"/>
          <w:sz w:val="22"/>
          <w:szCs w:val="22"/>
        </w:rPr>
        <w:t xml:space="preserve">Figura </w:t>
      </w:r>
      <w:r w:rsidRPr="00E90AF9">
        <w:rPr>
          <w:rFonts w:ascii="Arial" w:hAnsi="Arial" w:cs="Arial"/>
          <w:b w:val="0"/>
          <w:color w:val="auto"/>
          <w:sz w:val="22"/>
          <w:szCs w:val="22"/>
        </w:rPr>
        <w:fldChar w:fldCharType="begin"/>
      </w:r>
      <w:r w:rsidRPr="00E90AF9">
        <w:rPr>
          <w:rFonts w:ascii="Arial" w:hAnsi="Arial" w:cs="Arial"/>
          <w:b w:val="0"/>
          <w:color w:val="auto"/>
          <w:sz w:val="22"/>
          <w:szCs w:val="22"/>
        </w:rPr>
        <w:instrText xml:space="preserve"> SEQ Figura \* ARABIC </w:instrText>
      </w:r>
      <w:r w:rsidRPr="00E90AF9">
        <w:rPr>
          <w:rFonts w:ascii="Arial" w:hAnsi="Arial" w:cs="Arial"/>
          <w:b w:val="0"/>
          <w:color w:val="auto"/>
          <w:sz w:val="22"/>
          <w:szCs w:val="22"/>
        </w:rPr>
        <w:fldChar w:fldCharType="separate"/>
      </w:r>
      <w:r>
        <w:rPr>
          <w:rFonts w:ascii="Arial" w:hAnsi="Arial" w:cs="Arial"/>
          <w:b w:val="0"/>
          <w:noProof/>
          <w:color w:val="auto"/>
          <w:sz w:val="22"/>
          <w:szCs w:val="22"/>
        </w:rPr>
        <w:t>1</w:t>
      </w:r>
      <w:r w:rsidRPr="00E90AF9">
        <w:rPr>
          <w:rFonts w:ascii="Arial" w:hAnsi="Arial" w:cs="Arial"/>
          <w:b w:val="0"/>
          <w:color w:val="auto"/>
          <w:sz w:val="22"/>
          <w:szCs w:val="22"/>
        </w:rPr>
        <w:fldChar w:fldCharType="end"/>
      </w:r>
      <w:r w:rsidRPr="00E90AF9">
        <w:rPr>
          <w:rFonts w:ascii="Arial" w:hAnsi="Arial" w:cs="Arial"/>
          <w:b w:val="0"/>
          <w:color w:val="auto"/>
          <w:sz w:val="22"/>
          <w:szCs w:val="22"/>
        </w:rPr>
        <w:t xml:space="preserve">: Relación </w:t>
      </w:r>
      <w:r w:rsidRPr="00E90AF9">
        <w:rPr>
          <w:rFonts w:ascii="Arial" w:hAnsi="Arial" w:cs="Arial"/>
          <w:b w:val="0"/>
          <w:noProof/>
          <w:color w:val="auto"/>
          <w:sz w:val="22"/>
          <w:szCs w:val="22"/>
        </w:rPr>
        <w:t>entre URI, URL y URN.</w:t>
      </w:r>
      <w:bookmarkEnd w:id="11"/>
      <w:r w:rsidRPr="00E90AF9">
        <w:rPr>
          <w:rFonts w:ascii="Arial" w:hAnsi="Arial" w:cs="Arial"/>
          <w:b w:val="0"/>
          <w:noProof/>
          <w:color w:val="auto"/>
          <w:sz w:val="22"/>
          <w:szCs w:val="22"/>
        </w:rPr>
        <w:t xml:space="preserve"> </w:t>
      </w:r>
    </w:p>
    <w:p w:rsidR="00FD4C15" w:rsidRPr="00E90AF9" w:rsidRDefault="00FD4C15" w:rsidP="00FD4C15">
      <w:pPr>
        <w:pStyle w:val="Epgrafe"/>
        <w:spacing w:after="0" w:line="360" w:lineRule="auto"/>
        <w:ind w:left="2268"/>
        <w:rPr>
          <w:rFonts w:ascii="Arial" w:hAnsi="Arial" w:cs="Arial"/>
          <w:b w:val="0"/>
          <w:color w:val="auto"/>
          <w:sz w:val="22"/>
          <w:szCs w:val="22"/>
        </w:rPr>
      </w:pPr>
      <w:r w:rsidRPr="00E90AF9">
        <w:rPr>
          <w:rFonts w:ascii="Arial" w:hAnsi="Arial" w:cs="Arial"/>
          <w:b w:val="0"/>
          <w:color w:val="auto"/>
          <w:sz w:val="22"/>
          <w:szCs w:val="22"/>
        </w:rPr>
        <w:t>Fuente: propio</w:t>
      </w:r>
    </w:p>
    <w:p w:rsidR="00FD4C15" w:rsidRPr="00E90AF9" w:rsidRDefault="00FD4C15" w:rsidP="00E90AF9">
      <w:pPr>
        <w:pStyle w:val="contenido"/>
      </w:pPr>
    </w:p>
    <w:p w:rsidR="006D3502" w:rsidRPr="00E90AF9" w:rsidRDefault="00CE433D" w:rsidP="00E90AF9">
      <w:pPr>
        <w:pStyle w:val="contenido"/>
      </w:pPr>
      <w:r>
        <w:t>Para entender mejor la función que cumple en la web se explican los términos que lo conforman tomado del RFC</w:t>
      </w:r>
      <w:r w:rsidR="00564888">
        <w:rPr>
          <w:rStyle w:val="Refdenotaalpie"/>
        </w:rPr>
        <w:footnoteReference w:id="4"/>
      </w:r>
      <w:r w:rsidR="00564888">
        <w:rPr>
          <w:rStyle w:val="Refdenotaalpie"/>
        </w:rPr>
        <w:footnoteReference w:id="5"/>
      </w:r>
      <w:r w:rsidR="00564888">
        <w:t xml:space="preserve"> (</w:t>
      </w:r>
      <w:proofErr w:type="spellStart"/>
      <w:r w:rsidR="00564888" w:rsidRPr="00564888">
        <w:t>Request</w:t>
      </w:r>
      <w:proofErr w:type="spellEnd"/>
      <w:r w:rsidR="00564888" w:rsidRPr="00564888">
        <w:t xml:space="preserve"> </w:t>
      </w:r>
      <w:proofErr w:type="spellStart"/>
      <w:r w:rsidR="00564888" w:rsidRPr="00564888">
        <w:t>for</w:t>
      </w:r>
      <w:proofErr w:type="spellEnd"/>
      <w:r w:rsidR="00564888" w:rsidRPr="00564888">
        <w:t xml:space="preserve"> </w:t>
      </w:r>
      <w:proofErr w:type="spellStart"/>
      <w:r w:rsidR="00564888" w:rsidRPr="00564888">
        <w:t>Comments</w:t>
      </w:r>
      <w:proofErr w:type="spellEnd"/>
      <w:r w:rsidR="00564888">
        <w:t>)</w:t>
      </w:r>
      <w:r>
        <w:t xml:space="preserve"> que lo </w:t>
      </w:r>
      <w:r w:rsidR="00564888">
        <w:t>describe como: “</w:t>
      </w:r>
      <w:r w:rsidR="00564888" w:rsidRPr="00E90AF9">
        <w:t>Un identificador uniforme de recursos (URI) proporciona un medio simple y extensible para la identificación de un recurso</w:t>
      </w:r>
      <w:r w:rsidR="00CA7F5E">
        <w:t>.</w:t>
      </w:r>
      <w:r w:rsidR="00564888">
        <w:t>”</w:t>
      </w:r>
    </w:p>
    <w:p w:rsidR="001B3C72" w:rsidRPr="00E90AF9" w:rsidRDefault="00F53AB0" w:rsidP="00E90AF9">
      <w:pPr>
        <w:pStyle w:val="contenido"/>
      </w:pPr>
      <w:r w:rsidRPr="00E90AF9">
        <w:t xml:space="preserve">Uniforme: </w:t>
      </w:r>
      <w:r w:rsidR="001B3C72" w:rsidRPr="00E90AF9">
        <w:t>Uniformidad ofrece varios beneficios. Permite diferentes tipos de identificadores de recursos que se utilizarán en el mismo contexto, aun cuando los mecanismos utilizados para acceder a esos recursos pueden ser diferentes. Permite la interpretación semántica uniforme de convenciones sintácticas comunes a través de diferentes tipos de identificadores de recursos.</w:t>
      </w:r>
    </w:p>
    <w:p w:rsidR="001E3F9D" w:rsidRPr="00E90AF9" w:rsidRDefault="001E3F9D" w:rsidP="00E90AF9">
      <w:pPr>
        <w:pStyle w:val="contenido"/>
      </w:pPr>
      <w:r w:rsidRPr="00E90AF9">
        <w:t>Recurso</w:t>
      </w:r>
      <w:r w:rsidR="00F53AB0" w:rsidRPr="00E90AF9">
        <w:t xml:space="preserve">: </w:t>
      </w:r>
      <w:r w:rsidRPr="00E90AF9">
        <w:t>Esta especificación no limita el alcance de lo que podría ser un recurso; más bien, el término "recurso" se utiliza en un sentido general de lo que pudiera ser identificado por un URI. Ejemplos conocidos incluyen un documento electrónico, una imagen, una fuente de información con un propósito consistente (por ejemplo, "parte meteorológico de hoy para Los Ángeles"), un servicio (por ejemplo, una puerta de enlace HTTP a SMS), y una colección de otros recursos. Un recurso no es necesariamente accesible a través de Internet; por ejemplo, los seres humanos, las empresas y los libros encuadernados en una bibliot</w:t>
      </w:r>
      <w:r w:rsidR="00D66525" w:rsidRPr="00E90AF9">
        <w:t>eca también pueden ser recurso (…)</w:t>
      </w:r>
      <w:r w:rsidRPr="00E90AF9">
        <w:t>.</w:t>
      </w:r>
    </w:p>
    <w:p w:rsidR="001E3F9D" w:rsidRPr="00E90AF9" w:rsidRDefault="001E3F9D" w:rsidP="00E90AF9">
      <w:pPr>
        <w:pStyle w:val="contenido"/>
      </w:pPr>
      <w:r w:rsidRPr="00E90AF9">
        <w:t>Identificador</w:t>
      </w:r>
      <w:r w:rsidR="00F53AB0" w:rsidRPr="00E90AF9">
        <w:t xml:space="preserve">: </w:t>
      </w:r>
      <w:r w:rsidRPr="00E90AF9">
        <w:t>Un identificador encarna la información necesaria para distinguir lo que se identificó a partir de todas las otras cosas dentro de su ámbito de aplicación de la identificación. Nuestro uso de los términos "identificar" y "identificación" se refieren a este fin de distinguir un recurso de todos los demás recursos, independientemente de cómo se logra ese propósito (</w:t>
      </w:r>
      <w:r w:rsidR="00207EF5" w:rsidRPr="00E90AF9">
        <w:t>ejemplos</w:t>
      </w:r>
      <w:r w:rsidRPr="00E90AF9">
        <w:t xml:space="preserve">, nombre, dirección, o el contexto). Estos términos no deben </w:t>
      </w:r>
      <w:r w:rsidRPr="00E90AF9">
        <w:lastRenderedPageBreak/>
        <w:t>confundirse con la presunción de que un identificador define o encarna la identidad de lo que se hace referencia, aunque esto puede ser el caso de algunos identificadores. Tampoco debe asumirse que un sistema que utiliza los URI tendrá acceso al recurso identificado: en muchos casos, los URI se utilizan para referirse a los recursos sin ninguna intención de que se puede acceder. Del mismo modo, "un" recurso identificado podría no ser singula</w:t>
      </w:r>
      <w:r w:rsidR="00207EF5" w:rsidRPr="00E90AF9">
        <w:t>r en la naturaleza (</w:t>
      </w:r>
      <w:r w:rsidRPr="00E90AF9">
        <w:t>ejemplo, un recurso puede ser un conjunto con nombre o una asig</w:t>
      </w:r>
      <w:r w:rsidR="007870F2">
        <w:t>nación que varía con el tiempo)</w:t>
      </w:r>
      <w:r w:rsidRPr="00E90AF9">
        <w:t>”</w:t>
      </w:r>
      <w:sdt>
        <w:sdtPr>
          <w:id w:val="1652562467"/>
          <w:citation/>
        </w:sdtPr>
        <w:sdtContent>
          <w:r w:rsidR="00207EF5" w:rsidRPr="00E90AF9">
            <w:fldChar w:fldCharType="begin"/>
          </w:r>
          <w:r w:rsidR="00564888">
            <w:rPr>
              <w:noProof/>
            </w:rPr>
            <w:instrText xml:space="preserve">CITATION Tim05 \t  \l 12298 </w:instrText>
          </w:r>
          <w:r w:rsidR="00207EF5" w:rsidRPr="00E90AF9">
            <w:fldChar w:fldCharType="separate"/>
          </w:r>
          <w:r w:rsidR="0023518F">
            <w:rPr>
              <w:noProof/>
            </w:rPr>
            <w:t xml:space="preserve"> (Berners-Lee, Fielding, &amp; Masinter, 2005)</w:t>
          </w:r>
          <w:r w:rsidR="00207EF5" w:rsidRPr="00E90AF9">
            <w:fldChar w:fldCharType="end"/>
          </w:r>
        </w:sdtContent>
      </w:sdt>
      <w:r w:rsidR="007870F2">
        <w:t>.</w:t>
      </w:r>
    </w:p>
    <w:p w:rsidR="00717FDD" w:rsidRPr="007870F2" w:rsidRDefault="005B439A" w:rsidP="008465E6">
      <w:pPr>
        <w:pStyle w:val="contenido"/>
      </w:pPr>
      <w:r w:rsidRPr="00E90AF9">
        <w:t xml:space="preserve">La </w:t>
      </w:r>
      <w:r w:rsidR="0044134F" w:rsidRPr="00E90AF9">
        <w:t>estructura</w:t>
      </w:r>
      <w:r w:rsidRPr="00E90AF9">
        <w:t xml:space="preserve"> de una</w:t>
      </w:r>
      <w:r w:rsidR="0044134F" w:rsidRPr="00E90AF9">
        <w:t xml:space="preserve"> URI es explicada en el Figura </w:t>
      </w:r>
      <w:r w:rsidR="009D12BA">
        <w:t>2</w:t>
      </w:r>
      <w:r w:rsidR="0044134F" w:rsidRPr="00E90AF9">
        <w:t xml:space="preserve"> de</w:t>
      </w:r>
      <w:sdt>
        <w:sdtPr>
          <w:id w:val="-1252889321"/>
          <w:citation/>
        </w:sdtPr>
        <w:sdtContent>
          <w:r w:rsidR="0044134F" w:rsidRPr="00E90AF9">
            <w:fldChar w:fldCharType="begin"/>
          </w:r>
          <w:r w:rsidR="00FD7260">
            <w:instrText xml:space="preserve">CITATION Alb12 \l 12298 </w:instrText>
          </w:r>
          <w:r w:rsidR="0044134F" w:rsidRPr="00E90AF9">
            <w:fldChar w:fldCharType="separate"/>
          </w:r>
          <w:r w:rsidR="0023518F">
            <w:rPr>
              <w:noProof/>
            </w:rPr>
            <w:t xml:space="preserve"> (Albahari &amp; Albahari, 2012)</w:t>
          </w:r>
          <w:r w:rsidR="0044134F" w:rsidRPr="00E90AF9">
            <w:fldChar w:fldCharType="end"/>
          </w:r>
        </w:sdtContent>
      </w:sdt>
      <w:r w:rsidR="00B16248" w:rsidRPr="00E90AF9">
        <w:t xml:space="preserve">, </w:t>
      </w:r>
      <w:r w:rsidR="00AD0D39">
        <w:t xml:space="preserve">todos los componente aquí identificados son explicados ampliamente en </w:t>
      </w:r>
      <w:r w:rsidR="008465E6">
        <w:t>el RFC</w:t>
      </w:r>
      <w:r w:rsidR="008465E6" w:rsidRPr="008465E6">
        <w:t>3986</w:t>
      </w:r>
      <w:r w:rsidR="008465E6">
        <w:rPr>
          <w:rStyle w:val="Refdenotaalpie"/>
        </w:rPr>
        <w:footnoteReference w:id="6"/>
      </w:r>
      <w:r w:rsidR="008465E6" w:rsidRPr="008465E6">
        <w:t xml:space="preserve"> </w:t>
      </w:r>
      <w:r w:rsidR="008465E6">
        <w:t xml:space="preserve">en el cual se </w:t>
      </w:r>
      <w:r w:rsidR="00AD0D39">
        <w:t>define</w:t>
      </w:r>
      <w:r w:rsidR="008465E6">
        <w:t>n</w:t>
      </w:r>
      <w:r w:rsidR="00AD0D39">
        <w:t xml:space="preserve"> las </w:t>
      </w:r>
      <w:proofErr w:type="spellStart"/>
      <w:r w:rsidR="00AD0D39">
        <w:t>URIs</w:t>
      </w:r>
      <w:proofErr w:type="spellEnd"/>
      <w:r w:rsidR="007870F2">
        <w:t>.</w:t>
      </w:r>
      <w:r w:rsidR="00AD0D39">
        <w:t xml:space="preserve"> </w:t>
      </w:r>
    </w:p>
    <w:p w:rsidR="005B439A" w:rsidRPr="00E90AF9" w:rsidRDefault="005B439A" w:rsidP="00A9024B">
      <w:pPr>
        <w:pStyle w:val="contenido"/>
        <w:keepNext/>
        <w:spacing w:after="0"/>
        <w:jc w:val="center"/>
      </w:pPr>
      <w:r w:rsidRPr="00E90AF9">
        <w:rPr>
          <w:noProof/>
          <w:lang w:eastAsia="es-EC"/>
        </w:rPr>
        <w:drawing>
          <wp:inline distT="0" distB="0" distL="0" distR="0" wp14:anchorId="76D2AEF2" wp14:editId="0B8E5E2C">
            <wp:extent cx="4333875" cy="18723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215" t="33535" r="14562" b="23263"/>
                    <a:stretch/>
                  </pic:blipFill>
                  <pic:spPr bwMode="auto">
                    <a:xfrm>
                      <a:off x="0" y="0"/>
                      <a:ext cx="4337369" cy="1873849"/>
                    </a:xfrm>
                    <a:prstGeom prst="rect">
                      <a:avLst/>
                    </a:prstGeom>
                    <a:ln>
                      <a:noFill/>
                    </a:ln>
                    <a:extLst>
                      <a:ext uri="{53640926-AAD7-44D8-BBD7-CCE9431645EC}">
                        <a14:shadowObscured xmlns:a14="http://schemas.microsoft.com/office/drawing/2010/main"/>
                      </a:ext>
                    </a:extLst>
                  </pic:spPr>
                </pic:pic>
              </a:graphicData>
            </a:graphic>
          </wp:inline>
        </w:drawing>
      </w:r>
    </w:p>
    <w:p w:rsidR="00541817" w:rsidRDefault="005B439A" w:rsidP="00A9024B">
      <w:pPr>
        <w:pStyle w:val="titulosTF"/>
        <w:spacing w:after="0"/>
        <w:ind w:left="993"/>
      </w:pPr>
      <w:bookmarkStart w:id="12" w:name="_Toc400365584"/>
      <w:r w:rsidRPr="00E90AF9">
        <w:t xml:space="preserve">Figura </w:t>
      </w:r>
      <w:fldSimple w:instr=" SEQ Figura \* ARABIC ">
        <w:r w:rsidR="00B711E6">
          <w:rPr>
            <w:noProof/>
          </w:rPr>
          <w:t>2</w:t>
        </w:r>
      </w:fldSimple>
      <w:r w:rsidRPr="00E90AF9">
        <w:t>: Estructura de la  URI (</w:t>
      </w:r>
      <w:proofErr w:type="spellStart"/>
      <w:r w:rsidRPr="00E90AF9">
        <w:t>Scheme</w:t>
      </w:r>
      <w:proofErr w:type="spellEnd"/>
      <w:r w:rsidRPr="00E90AF9">
        <w:t xml:space="preserve"> URI).</w:t>
      </w:r>
      <w:bookmarkEnd w:id="12"/>
      <w:r w:rsidRPr="00E90AF9">
        <w:t xml:space="preserve"> </w:t>
      </w:r>
    </w:p>
    <w:p w:rsidR="00326ADB" w:rsidRPr="00A9024B" w:rsidRDefault="005B439A" w:rsidP="00A9024B">
      <w:pPr>
        <w:pStyle w:val="titulosTF"/>
        <w:ind w:left="993"/>
      </w:pPr>
      <w:r w:rsidRPr="00A9024B">
        <w:t>Fuente</w:t>
      </w:r>
      <w:r w:rsidR="0044134F" w:rsidRPr="00A9024B">
        <w:t>:</w:t>
      </w:r>
      <w:sdt>
        <w:sdtPr>
          <w:id w:val="-803387637"/>
          <w:citation/>
        </w:sdtPr>
        <w:sdtContent>
          <w:r w:rsidR="0044134F" w:rsidRPr="00A9024B">
            <w:fldChar w:fldCharType="begin"/>
          </w:r>
          <w:r w:rsidR="00FD7260">
            <w:instrText xml:space="preserve">CITATION Alb12 \l 12298 </w:instrText>
          </w:r>
          <w:r w:rsidR="0044134F" w:rsidRPr="00A9024B">
            <w:fldChar w:fldCharType="separate"/>
          </w:r>
          <w:r w:rsidR="0023518F">
            <w:rPr>
              <w:noProof/>
            </w:rPr>
            <w:t xml:space="preserve"> (Albahari &amp; Albahari, 2012)</w:t>
          </w:r>
          <w:r w:rsidR="0044134F" w:rsidRPr="00A9024B">
            <w:fldChar w:fldCharType="end"/>
          </w:r>
        </w:sdtContent>
      </w:sdt>
    </w:p>
    <w:p w:rsidR="00053EF3" w:rsidRPr="00E90AF9" w:rsidRDefault="00053EF3" w:rsidP="00D90010">
      <w:pPr>
        <w:pStyle w:val="Nivel4"/>
      </w:pPr>
      <w:bookmarkStart w:id="13" w:name="_Toc384986226"/>
      <w:bookmarkStart w:id="14" w:name="_Toc403114457"/>
      <w:r w:rsidRPr="00E90AF9">
        <w:t>RDF</w:t>
      </w:r>
      <w:bookmarkEnd w:id="13"/>
      <w:bookmarkEnd w:id="14"/>
    </w:p>
    <w:p w:rsidR="000E2499" w:rsidRDefault="000E2499" w:rsidP="00E90AF9">
      <w:pPr>
        <w:pStyle w:val="contenido"/>
      </w:pPr>
      <w:r>
        <w:t xml:space="preserve">En </w:t>
      </w:r>
      <w:sdt>
        <w:sdtPr>
          <w:id w:val="147178755"/>
          <w:citation/>
        </w:sdtPr>
        <w:sdtContent>
          <w:r w:rsidR="00484FAE" w:rsidRPr="00E90AF9">
            <w:fldChar w:fldCharType="begin"/>
          </w:r>
          <w:r w:rsidR="00484FAE" w:rsidRPr="00E90AF9">
            <w:instrText xml:space="preserve"> CITATION Bri04 \l 12298 </w:instrText>
          </w:r>
          <w:r w:rsidR="00484FAE" w:rsidRPr="00E90AF9">
            <w:fldChar w:fldCharType="separate"/>
          </w:r>
          <w:r w:rsidR="0023518F">
            <w:rPr>
              <w:noProof/>
            </w:rPr>
            <w:t>(McBride, 2004)</w:t>
          </w:r>
          <w:r w:rsidR="00484FAE" w:rsidRPr="00E90AF9">
            <w:fldChar w:fldCharType="end"/>
          </w:r>
        </w:sdtContent>
      </w:sdt>
      <w:r w:rsidR="00484FAE">
        <w:t xml:space="preserve"> </w:t>
      </w:r>
      <w:r>
        <w:t xml:space="preserve">se encuentran las </w:t>
      </w:r>
      <w:r w:rsidR="008E48E2">
        <w:t>especiaciones</w:t>
      </w:r>
      <w:r>
        <w:t xml:space="preserve"> sobre </w:t>
      </w:r>
      <w:proofErr w:type="spellStart"/>
      <w:r w:rsidRPr="000E2499">
        <w:rPr>
          <w:i/>
        </w:rPr>
        <w:t>Resource</w:t>
      </w:r>
      <w:proofErr w:type="spellEnd"/>
      <w:r w:rsidRPr="000E2499">
        <w:rPr>
          <w:i/>
        </w:rPr>
        <w:t xml:space="preserve"> </w:t>
      </w:r>
      <w:proofErr w:type="spellStart"/>
      <w:r w:rsidRPr="000E2499">
        <w:rPr>
          <w:i/>
        </w:rPr>
        <w:t>Description</w:t>
      </w:r>
      <w:proofErr w:type="spellEnd"/>
      <w:r w:rsidRPr="000E2499">
        <w:rPr>
          <w:i/>
        </w:rPr>
        <w:t xml:space="preserve"> Framework</w:t>
      </w:r>
      <w:r>
        <w:t xml:space="preserve"> (RDF), en su traducción al español </w:t>
      </w:r>
      <w:r w:rsidR="00E54527" w:rsidRPr="00E90AF9">
        <w:t xml:space="preserve"> </w:t>
      </w:r>
      <w:r w:rsidR="00E54527" w:rsidRPr="000E2499">
        <w:rPr>
          <w:i/>
        </w:rPr>
        <w:t xml:space="preserve">Marco de Descripción </w:t>
      </w:r>
      <w:r w:rsidRPr="000E2499">
        <w:rPr>
          <w:i/>
        </w:rPr>
        <w:t>de Recursos</w:t>
      </w:r>
      <w:r w:rsidR="008E48E2">
        <w:rPr>
          <w:i/>
        </w:rPr>
        <w:t xml:space="preserve"> </w:t>
      </w:r>
      <w:r w:rsidR="008E48E2">
        <w:t>que</w:t>
      </w:r>
      <w:r>
        <w:t xml:space="preserve"> es </w:t>
      </w:r>
      <w:r w:rsidR="00E54527" w:rsidRPr="00E90AF9">
        <w:t xml:space="preserve">un lenguaje para representar la información </w:t>
      </w:r>
      <w:r>
        <w:t>sobre</w:t>
      </w:r>
      <w:r w:rsidR="008E48E2">
        <w:t xml:space="preserve"> recursos en la </w:t>
      </w:r>
      <w:proofErr w:type="spellStart"/>
      <w:r w:rsidR="008E48E2">
        <w:t>World</w:t>
      </w:r>
      <w:proofErr w:type="spellEnd"/>
      <w:r w:rsidR="008E48E2">
        <w:t xml:space="preserve"> Wide Web. Busca guardar metadatos de recursos que se encuentran disponibles en web, como título, autor, fechas relacionadas, derechos del autor y l</w:t>
      </w:r>
      <w:r w:rsidR="00193658">
        <w:t xml:space="preserve">a </w:t>
      </w:r>
      <w:r w:rsidR="006C57E4">
        <w:t>información</w:t>
      </w:r>
      <w:r w:rsidR="00193658">
        <w:t xml:space="preserve"> de la licencia de</w:t>
      </w:r>
      <w:r w:rsidR="006C57E4">
        <w:t>l recurso.</w:t>
      </w:r>
    </w:p>
    <w:p w:rsidR="000E2499" w:rsidRDefault="006C57E4" w:rsidP="00E90AF9">
      <w:pPr>
        <w:pStyle w:val="contenido"/>
      </w:pPr>
      <w:r>
        <w:t>Existen recursos que n</w:t>
      </w:r>
      <w:r w:rsidR="009D30EC">
        <w:t>o necesariamente son digitales y que por lo tanto no pueden ser recuperados a través de la red,</w:t>
      </w:r>
      <w:r>
        <w:t xml:space="preserve"> en la web encontramos representaciones de los mismos</w:t>
      </w:r>
      <w:r w:rsidR="008E0191">
        <w:t>,</w:t>
      </w:r>
      <w:r>
        <w:t xml:space="preserve"> como  los que </w:t>
      </w:r>
      <w:r w:rsidR="0042295A">
        <w:t>existen</w:t>
      </w:r>
      <w:r w:rsidR="009D30EC">
        <w:t xml:space="preserve"> en un sitio de compras</w:t>
      </w:r>
      <w:r>
        <w:t xml:space="preserve">, </w:t>
      </w:r>
      <w:r w:rsidR="008E0191">
        <w:t xml:space="preserve">de estos recursos se puede guardar </w:t>
      </w:r>
      <w:r w:rsidR="008E0191">
        <w:lastRenderedPageBreak/>
        <w:t>información relevante p</w:t>
      </w:r>
      <w:r w:rsidR="00574CDC">
        <w:t>ara la operaciones de adquisición, por ejemplo, disponibilidad, características específicas de cada producto. Otro recurso que se rescatar de este ejemplo son los usuarios</w:t>
      </w:r>
      <w:r w:rsidR="00484FAE">
        <w:t xml:space="preserve"> de quienes se puede rescatar información relevantes de para las diferentes cuentas que pueden poseer.</w:t>
      </w:r>
    </w:p>
    <w:p w:rsidR="00D606EB" w:rsidRPr="00E90AF9" w:rsidRDefault="00114C11" w:rsidP="00E90AF9">
      <w:pPr>
        <w:pStyle w:val="contenido"/>
      </w:pPr>
      <w:r w:rsidRPr="00E90AF9">
        <w:t xml:space="preserve">Desde la primera publicación de RDF en su versión 1.0 en febrero del 2004 </w:t>
      </w:r>
      <w:r w:rsidR="006A0B55">
        <w:t xml:space="preserve">pasaron </w:t>
      </w:r>
      <w:r w:rsidR="00406DF3" w:rsidRPr="00E90AF9">
        <w:t>1</w:t>
      </w:r>
      <w:r w:rsidR="00653FBA">
        <w:t>0</w:t>
      </w:r>
      <w:r w:rsidRPr="00E90AF9">
        <w:t xml:space="preserve"> años </w:t>
      </w:r>
      <w:r w:rsidR="00406DF3" w:rsidRPr="00E90AF9">
        <w:t xml:space="preserve">para que en la primera mitad del 2014 </w:t>
      </w:r>
      <w:r w:rsidR="006A0B55">
        <w:t xml:space="preserve">se </w:t>
      </w:r>
      <w:r w:rsidR="00406DF3" w:rsidRPr="00E90AF9">
        <w:t>conoc</w:t>
      </w:r>
      <w:r w:rsidR="006A0B55">
        <w:t xml:space="preserve">ió </w:t>
      </w:r>
      <w:r w:rsidR="00406DF3" w:rsidRPr="00E90AF9">
        <w:t>la versión 1.1</w:t>
      </w:r>
      <w:r w:rsidR="00C45843" w:rsidRPr="00E90AF9">
        <w:t xml:space="preserve">, </w:t>
      </w:r>
      <w:r w:rsidR="00570E8E">
        <w:t>la cual se encuentra redactada en</w:t>
      </w:r>
      <w:r w:rsidR="00D606EB" w:rsidRPr="00E90AF9">
        <w:t xml:space="preserve"> </w:t>
      </w:r>
      <w:proofErr w:type="spellStart"/>
      <w:r w:rsidR="00D606EB" w:rsidRPr="00E90AF9">
        <w:rPr>
          <w:i/>
        </w:rPr>
        <w:t>What’s</w:t>
      </w:r>
      <w:proofErr w:type="spellEnd"/>
      <w:r w:rsidR="00D606EB" w:rsidRPr="00E90AF9">
        <w:rPr>
          <w:i/>
        </w:rPr>
        <w:t xml:space="preserve"> New in RDF 1.1</w:t>
      </w:r>
      <w:r w:rsidR="00D606EB" w:rsidRPr="00570E8E">
        <w:rPr>
          <w:rStyle w:val="Refdenotaalpie"/>
        </w:rPr>
        <w:footnoteReference w:id="7"/>
      </w:r>
      <w:r w:rsidR="00570E8E" w:rsidRPr="00570E8E">
        <w:t>.</w:t>
      </w:r>
      <w:r w:rsidR="00D606EB" w:rsidRPr="00570E8E">
        <w:t xml:space="preserve"> </w:t>
      </w:r>
      <w:r w:rsidR="00570E8E">
        <w:t>U</w:t>
      </w:r>
      <w:r w:rsidR="00570E8E" w:rsidRPr="00570E8E">
        <w:t xml:space="preserve">na de las principales </w:t>
      </w:r>
      <w:r w:rsidR="00570E8E">
        <w:t xml:space="preserve">novedades es la incorporación de </w:t>
      </w:r>
      <w:proofErr w:type="spellStart"/>
      <w:r w:rsidR="00D606EB" w:rsidRPr="00E90AF9">
        <w:t>IRIs</w:t>
      </w:r>
      <w:proofErr w:type="spellEnd"/>
      <w:r w:rsidR="001D6C4E">
        <w:rPr>
          <w:rStyle w:val="Refdenotaalpie"/>
        </w:rPr>
        <w:footnoteReference w:id="8"/>
      </w:r>
      <w:r w:rsidR="00D606EB" w:rsidRPr="00E90AF9">
        <w:t xml:space="preserve"> </w:t>
      </w:r>
      <w:r w:rsidR="00570E8E">
        <w:t xml:space="preserve">para referenciar los recursos, esto </w:t>
      </w:r>
      <w:r w:rsidR="00D606EB" w:rsidRPr="00E90AF9">
        <w:t xml:space="preserve">en lugar de </w:t>
      </w:r>
      <w:proofErr w:type="spellStart"/>
      <w:r w:rsidR="00D606EB" w:rsidRPr="00E90AF9">
        <w:t>URIs</w:t>
      </w:r>
      <w:proofErr w:type="spellEnd"/>
      <w:r w:rsidR="00D606EB" w:rsidRPr="00E90AF9">
        <w:t xml:space="preserve"> </w:t>
      </w:r>
      <w:r w:rsidR="00570E8E">
        <w:t>además de n</w:t>
      </w:r>
      <w:r w:rsidR="00D606EB" w:rsidRPr="00E90AF9">
        <w:t xml:space="preserve">uevos formatos </w:t>
      </w:r>
      <w:r w:rsidR="00737E62" w:rsidRPr="00E90AF9">
        <w:t xml:space="preserve">se </w:t>
      </w:r>
      <w:proofErr w:type="spellStart"/>
      <w:r w:rsidR="00737E62" w:rsidRPr="00E90AF9">
        <w:t>serialización</w:t>
      </w:r>
      <w:proofErr w:type="spellEnd"/>
      <w:r w:rsidR="00737E62" w:rsidRPr="00E90AF9">
        <w:t>, este último</w:t>
      </w:r>
      <w:r w:rsidR="00D606EB" w:rsidRPr="00E90AF9">
        <w:t xml:space="preserve"> </w:t>
      </w:r>
      <w:r w:rsidR="00737E62" w:rsidRPr="00E90AF9">
        <w:t>se visualizan</w:t>
      </w:r>
      <w:r w:rsidR="00D606EB" w:rsidRPr="00E90AF9">
        <w:t xml:space="preserve"> en la Figura </w:t>
      </w:r>
      <w:r w:rsidR="00DC6A78" w:rsidRPr="00E90AF9">
        <w:t>3</w:t>
      </w:r>
      <w:r w:rsidR="00D606EB" w:rsidRPr="00E90AF9">
        <w:t>.</w:t>
      </w:r>
    </w:p>
    <w:p w:rsidR="00D606EB" w:rsidRPr="00E90AF9" w:rsidRDefault="00D606EB" w:rsidP="00A9024B">
      <w:pPr>
        <w:pStyle w:val="contenido"/>
        <w:keepNext/>
        <w:spacing w:after="0"/>
        <w:jc w:val="center"/>
      </w:pPr>
      <w:r w:rsidRPr="00E90AF9">
        <w:rPr>
          <w:noProof/>
          <w:lang w:eastAsia="es-EC"/>
        </w:rPr>
        <w:drawing>
          <wp:inline distT="0" distB="0" distL="0" distR="0" wp14:anchorId="3841D7F8" wp14:editId="51072287">
            <wp:extent cx="5103628" cy="2371060"/>
            <wp:effectExtent l="0" t="0" r="0" b="0"/>
            <wp:docPr id="5" name="Imagen 5" descr="http://www.w3.org/TR/2014/NOTE-rdf11-new-20140225/serialization-form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3.org/TR/2014/NOTE-rdf11-new-20140225/serialization-format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364" t="7469" r="4554" b="10586"/>
                    <a:stretch/>
                  </pic:blipFill>
                  <pic:spPr bwMode="auto">
                    <a:xfrm>
                      <a:off x="0" y="0"/>
                      <a:ext cx="5107436" cy="2372829"/>
                    </a:xfrm>
                    <a:prstGeom prst="rect">
                      <a:avLst/>
                    </a:prstGeom>
                    <a:noFill/>
                    <a:ln>
                      <a:noFill/>
                    </a:ln>
                    <a:extLst>
                      <a:ext uri="{53640926-AAD7-44D8-BBD7-CCE9431645EC}">
                        <a14:shadowObscured xmlns:a14="http://schemas.microsoft.com/office/drawing/2010/main"/>
                      </a:ext>
                    </a:extLst>
                  </pic:spPr>
                </pic:pic>
              </a:graphicData>
            </a:graphic>
          </wp:inline>
        </w:drawing>
      </w:r>
    </w:p>
    <w:p w:rsidR="00D606EB" w:rsidRPr="00A9024B" w:rsidRDefault="00D606EB" w:rsidP="00A9024B">
      <w:pPr>
        <w:pStyle w:val="titulosTF"/>
        <w:spacing w:after="0" w:line="360" w:lineRule="auto"/>
        <w:ind w:left="567"/>
        <w:rPr>
          <w:szCs w:val="22"/>
        </w:rPr>
      </w:pPr>
      <w:bookmarkStart w:id="15" w:name="_Toc400365585"/>
      <w:r w:rsidRPr="00A9024B">
        <w:rPr>
          <w:szCs w:val="22"/>
        </w:rPr>
        <w:t xml:space="preserve">Figura </w:t>
      </w:r>
      <w:r w:rsidR="00F15244" w:rsidRPr="00A9024B">
        <w:rPr>
          <w:szCs w:val="22"/>
        </w:rPr>
        <w:fldChar w:fldCharType="begin"/>
      </w:r>
      <w:r w:rsidR="00F15244" w:rsidRPr="00A9024B">
        <w:rPr>
          <w:szCs w:val="22"/>
        </w:rPr>
        <w:instrText xml:space="preserve"> SEQ Figura \* ARABIC </w:instrText>
      </w:r>
      <w:r w:rsidR="00F15244" w:rsidRPr="00A9024B">
        <w:rPr>
          <w:szCs w:val="22"/>
        </w:rPr>
        <w:fldChar w:fldCharType="separate"/>
      </w:r>
      <w:r w:rsidR="00B711E6">
        <w:rPr>
          <w:noProof/>
          <w:szCs w:val="22"/>
        </w:rPr>
        <w:t>3</w:t>
      </w:r>
      <w:r w:rsidR="00F15244" w:rsidRPr="00A9024B">
        <w:rPr>
          <w:noProof/>
          <w:szCs w:val="22"/>
        </w:rPr>
        <w:fldChar w:fldCharType="end"/>
      </w:r>
      <w:r w:rsidRPr="00A9024B">
        <w:rPr>
          <w:szCs w:val="22"/>
        </w:rPr>
        <w:t xml:space="preserve">. RDF 1.0 y 1.1 formatos de </w:t>
      </w:r>
      <w:proofErr w:type="spellStart"/>
      <w:r w:rsidRPr="00A9024B">
        <w:rPr>
          <w:szCs w:val="22"/>
        </w:rPr>
        <w:t>serialización</w:t>
      </w:r>
      <w:proofErr w:type="spellEnd"/>
      <w:r w:rsidRPr="00A9024B">
        <w:rPr>
          <w:szCs w:val="22"/>
        </w:rPr>
        <w:t>.</w:t>
      </w:r>
      <w:bookmarkEnd w:id="15"/>
      <w:r w:rsidRPr="00A9024B">
        <w:rPr>
          <w:szCs w:val="22"/>
        </w:rPr>
        <w:t xml:space="preserve"> </w:t>
      </w:r>
    </w:p>
    <w:p w:rsidR="00D606EB" w:rsidRPr="00A9024B" w:rsidRDefault="00D606EB" w:rsidP="00A9024B">
      <w:pPr>
        <w:pStyle w:val="titulosTF"/>
        <w:spacing w:after="0" w:line="360" w:lineRule="auto"/>
        <w:ind w:left="567"/>
        <w:rPr>
          <w:sz w:val="18"/>
          <w:szCs w:val="22"/>
        </w:rPr>
      </w:pPr>
      <w:r w:rsidRPr="00A9024B">
        <w:rPr>
          <w:sz w:val="18"/>
          <w:szCs w:val="22"/>
        </w:rPr>
        <w:t xml:space="preserve">Fuente: </w:t>
      </w:r>
      <w:sdt>
        <w:sdtPr>
          <w:rPr>
            <w:sz w:val="18"/>
            <w:szCs w:val="22"/>
          </w:rPr>
          <w:id w:val="-1337686025"/>
          <w:citation/>
        </w:sdtPr>
        <w:sdtContent>
          <w:r w:rsidR="00DC6A78" w:rsidRPr="00A9024B">
            <w:rPr>
              <w:sz w:val="18"/>
              <w:szCs w:val="22"/>
            </w:rPr>
            <w:fldChar w:fldCharType="begin"/>
          </w:r>
          <w:r w:rsidR="00DC6A78" w:rsidRPr="00A9024B">
            <w:rPr>
              <w:sz w:val="18"/>
              <w:szCs w:val="22"/>
            </w:rPr>
            <w:instrText xml:space="preserve"> CITATION Dav141 \l 12298 </w:instrText>
          </w:r>
          <w:r w:rsidR="00DC6A78" w:rsidRPr="00A9024B">
            <w:rPr>
              <w:sz w:val="18"/>
              <w:szCs w:val="22"/>
            </w:rPr>
            <w:fldChar w:fldCharType="separate"/>
          </w:r>
          <w:r w:rsidR="0023518F" w:rsidRPr="0023518F">
            <w:rPr>
              <w:noProof/>
              <w:sz w:val="18"/>
              <w:szCs w:val="22"/>
            </w:rPr>
            <w:t>(Wood, 2014)</w:t>
          </w:r>
          <w:r w:rsidR="00DC6A78" w:rsidRPr="00A9024B">
            <w:rPr>
              <w:sz w:val="18"/>
              <w:szCs w:val="22"/>
            </w:rPr>
            <w:fldChar w:fldCharType="end"/>
          </w:r>
        </w:sdtContent>
      </w:sdt>
    </w:p>
    <w:p w:rsidR="008F5EB0" w:rsidRPr="00E90AF9" w:rsidRDefault="008F5EB0" w:rsidP="00E90AF9">
      <w:pPr>
        <w:pStyle w:val="contenido"/>
      </w:pPr>
    </w:p>
    <w:p w:rsidR="0092404E" w:rsidRPr="00F5760F" w:rsidRDefault="00E603A7" w:rsidP="0085171E">
      <w:pPr>
        <w:pStyle w:val="Nivel5"/>
      </w:pPr>
      <w:r>
        <w:t>Modelo de datos RDF</w:t>
      </w:r>
    </w:p>
    <w:p w:rsidR="00F47ACF" w:rsidRDefault="007E7CF2" w:rsidP="00206C9C">
      <w:pPr>
        <w:pStyle w:val="contenido"/>
      </w:pPr>
      <w:r>
        <w:t>L</w:t>
      </w:r>
      <w:r w:rsidR="00E603A7">
        <w:t>a estructura esencial que define la sintaxis</w:t>
      </w:r>
      <w:r w:rsidR="00864CFB">
        <w:t xml:space="preserve"> abstracta</w:t>
      </w:r>
      <w:r w:rsidR="00E603A7">
        <w:t xml:space="preserve"> de un</w:t>
      </w:r>
      <w:r>
        <w:t xml:space="preserve"> RDF es el conjunto</w:t>
      </w:r>
      <w:r w:rsidR="00B843DA">
        <w:t xml:space="preserve"> formado por</w:t>
      </w:r>
      <w:r>
        <w:t xml:space="preserve"> un sujeto,</w:t>
      </w:r>
      <w:r w:rsidR="00B03BCE">
        <w:t xml:space="preserve"> un predicado y un objeto</w:t>
      </w:r>
      <w:r w:rsidR="00864CFB">
        <w:t>,</w:t>
      </w:r>
      <w:r w:rsidR="00B03BCE">
        <w:t xml:space="preserve"> </w:t>
      </w:r>
      <w:r w:rsidR="00B843DA">
        <w:t xml:space="preserve">constituyendo </w:t>
      </w:r>
      <w:r w:rsidR="00B03BCE">
        <w:t xml:space="preserve">una </w:t>
      </w:r>
      <w:r w:rsidR="00B843DA">
        <w:t>tripleta, a la vez un conjunto de tripletas se denominan grafo RD</w:t>
      </w:r>
      <w:r w:rsidR="00F87F3F">
        <w:t xml:space="preserve">F, cada tripleta pude ser visualizada como </w:t>
      </w:r>
      <w:r w:rsidR="00875555" w:rsidRPr="00E90AF9">
        <w:t>se representa como un enlace nodo-arco-nodo</w:t>
      </w:r>
      <w:r w:rsidR="00541755">
        <w:t>.</w:t>
      </w:r>
      <w:r w:rsidR="00F27050">
        <w:t xml:space="preserve"> </w:t>
      </w:r>
      <w:r w:rsidR="0023518F">
        <w:t xml:space="preserve">A una tripleta la conforman tres elementos denominados Sujeto, Predicado y Objeto, que por convencionalismo se listan en ese orden, en la Figura 4 se visualiza de forma gráfica. </w:t>
      </w:r>
      <w:r w:rsidR="0067174E">
        <w:t>Los nodos pueden ser de tres tipos diferentes:</w:t>
      </w:r>
      <w:r w:rsidR="004D7277">
        <w:t xml:space="preserve"> IRIS, Literales, Nodos en blanco.</w:t>
      </w:r>
      <w:r w:rsidR="0023518F">
        <w:t xml:space="preserve"> </w:t>
      </w:r>
      <w:sdt>
        <w:sdtPr>
          <w:id w:val="-2016833610"/>
          <w:citation/>
        </w:sdtPr>
        <w:sdtContent>
          <w:r w:rsidR="0023518F" w:rsidRPr="00E90AF9">
            <w:fldChar w:fldCharType="begin"/>
          </w:r>
          <w:r w:rsidR="0023518F" w:rsidRPr="00E90AF9">
            <w:instrText xml:space="preserve">CITATION Ric \l 12298 </w:instrText>
          </w:r>
          <w:r w:rsidR="0023518F" w:rsidRPr="00E90AF9">
            <w:fldChar w:fldCharType="separate"/>
          </w:r>
          <w:r w:rsidR="0023518F">
            <w:rPr>
              <w:noProof/>
            </w:rPr>
            <w:t>(Cyganiak, Wood, &amp; Lanthaler, 2014)</w:t>
          </w:r>
          <w:r w:rsidR="0023518F" w:rsidRPr="00E90AF9">
            <w:fldChar w:fldCharType="end"/>
          </w:r>
        </w:sdtContent>
      </w:sdt>
      <w:r w:rsidR="0023518F">
        <w:t xml:space="preserve">. </w:t>
      </w:r>
    </w:p>
    <w:p w:rsidR="0067174E" w:rsidRDefault="00F81278" w:rsidP="00206C9C">
      <w:pPr>
        <w:pStyle w:val="contenido"/>
      </w:pPr>
      <w:r>
        <w:lastRenderedPageBreak/>
        <w:t xml:space="preserve">IRI </w:t>
      </w:r>
      <w:r w:rsidR="0067174E">
        <w:t>(</w:t>
      </w:r>
      <w:r w:rsidR="0067174E" w:rsidRPr="00F81278">
        <w:t xml:space="preserve">International </w:t>
      </w:r>
      <w:proofErr w:type="spellStart"/>
      <w:r w:rsidR="0067174E" w:rsidRPr="00F81278">
        <w:t>Resource</w:t>
      </w:r>
      <w:proofErr w:type="spellEnd"/>
      <w:r w:rsidR="0067174E" w:rsidRPr="00F81278">
        <w:t xml:space="preserve"> </w:t>
      </w:r>
      <w:proofErr w:type="spellStart"/>
      <w:r w:rsidR="0067174E" w:rsidRPr="00F81278">
        <w:t>Identifier</w:t>
      </w:r>
      <w:proofErr w:type="spellEnd"/>
      <w:r w:rsidR="0067174E">
        <w:t>)</w:t>
      </w:r>
      <w:r w:rsidR="002808BD">
        <w:t xml:space="preserve"> son cadenas de caracteres UNICODE</w:t>
      </w:r>
      <w:r w:rsidR="00710DA0">
        <w:rPr>
          <w:rStyle w:val="Refdenotaalpie"/>
        </w:rPr>
        <w:footnoteReference w:id="9"/>
      </w:r>
      <w:r w:rsidR="002808BD">
        <w:t xml:space="preserve"> </w:t>
      </w:r>
      <w:r w:rsidR="0067174E">
        <w:t xml:space="preserve">que nos permiten referenciar </w:t>
      </w:r>
      <w:r w:rsidR="0023518F">
        <w:t>los recursos web. Como parte de una tripleta estos pueden ser sujeto, predicado u objeto.</w:t>
      </w:r>
    </w:p>
    <w:p w:rsidR="002F7A15" w:rsidRDefault="00625E7D" w:rsidP="00206C9C">
      <w:pPr>
        <w:pStyle w:val="contenido"/>
      </w:pPr>
      <w:r>
        <w:t>Literal</w:t>
      </w:r>
      <w:r w:rsidR="002F7A15">
        <w:t xml:space="preserve">es </w:t>
      </w:r>
      <w:r w:rsidR="00DF04FA">
        <w:t>son cadena de cara</w:t>
      </w:r>
      <w:r w:rsidR="002F7A15">
        <w:t xml:space="preserve">cteres UNICODE </w:t>
      </w:r>
      <w:r w:rsidR="00985EC3">
        <w:t xml:space="preserve">a los cuales se determina </w:t>
      </w:r>
      <w:r w:rsidR="00796627">
        <w:t xml:space="preserve">su tipo de dato, coda fechas, valores numéricos o cadenas de caracteres y en caso de que este último adicionalmente se puede determinar en </w:t>
      </w:r>
      <w:proofErr w:type="spellStart"/>
      <w:r w:rsidR="00796627">
        <w:t>que</w:t>
      </w:r>
      <w:proofErr w:type="spellEnd"/>
      <w:r w:rsidR="00796627">
        <w:t xml:space="preserve"> idioma se encuentra redactado.</w:t>
      </w:r>
      <w:r w:rsidR="0023518F">
        <w:t xml:space="preserve"> Por su propósito en si estos, como parte de una  tripleta solo ocupar el lugar  de un objeto.</w:t>
      </w:r>
    </w:p>
    <w:p w:rsidR="00E21780" w:rsidRDefault="007C42A9" w:rsidP="00E21780">
      <w:pPr>
        <w:pStyle w:val="contenido"/>
      </w:pPr>
      <w:r>
        <w:t>Nodo</w:t>
      </w:r>
      <w:r w:rsidR="000D04CD">
        <w:t>s</w:t>
      </w:r>
      <w:r>
        <w:t xml:space="preserve"> en</w:t>
      </w:r>
      <w:r w:rsidR="000D04CD">
        <w:t xml:space="preserve"> blanco que permiten el poder referirnos a recursos son la necesidad utilizar identificadores globales</w:t>
      </w:r>
      <w:r w:rsidR="004D7277">
        <w:t xml:space="preserve">. </w:t>
      </w:r>
      <w:r w:rsidR="00E21780">
        <w:t>Debido a sus características propias los nodos en blanco solo pueden ser utilizados ya sea como sujetos o predicados.</w:t>
      </w:r>
    </w:p>
    <w:p w:rsidR="00810B3E" w:rsidRPr="00E90AF9" w:rsidRDefault="00810B3E" w:rsidP="00E90AF9">
      <w:pPr>
        <w:pStyle w:val="contenido"/>
        <w:keepNext/>
        <w:spacing w:after="0"/>
        <w:jc w:val="center"/>
      </w:pPr>
      <w:r w:rsidRPr="00E90AF9">
        <w:rPr>
          <w:noProof/>
          <w:lang w:eastAsia="es-EC"/>
        </w:rPr>
        <w:drawing>
          <wp:inline distT="0" distB="0" distL="0" distR="0" wp14:anchorId="19C4824B" wp14:editId="22C72448">
            <wp:extent cx="3479472" cy="5619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925" t="55067" r="28267" b="33784"/>
                    <a:stretch/>
                  </pic:blipFill>
                  <pic:spPr bwMode="auto">
                    <a:xfrm>
                      <a:off x="0" y="0"/>
                      <a:ext cx="3515637" cy="567816"/>
                    </a:xfrm>
                    <a:prstGeom prst="rect">
                      <a:avLst/>
                    </a:prstGeom>
                    <a:ln>
                      <a:noFill/>
                    </a:ln>
                    <a:extLst>
                      <a:ext uri="{53640926-AAD7-44D8-BBD7-CCE9431645EC}">
                        <a14:shadowObscured xmlns:a14="http://schemas.microsoft.com/office/drawing/2010/main"/>
                      </a:ext>
                    </a:extLst>
                  </pic:spPr>
                </pic:pic>
              </a:graphicData>
            </a:graphic>
          </wp:inline>
        </w:drawing>
      </w:r>
    </w:p>
    <w:p w:rsidR="00810B3E" w:rsidRPr="00FD7260" w:rsidRDefault="00810B3E" w:rsidP="00E21780">
      <w:pPr>
        <w:pStyle w:val="titulosTF"/>
        <w:spacing w:after="0" w:line="360" w:lineRule="auto"/>
        <w:ind w:left="1843"/>
        <w:rPr>
          <w:sz w:val="18"/>
          <w:szCs w:val="22"/>
        </w:rPr>
      </w:pPr>
      <w:bookmarkStart w:id="16" w:name="_Toc400365586"/>
      <w:r w:rsidRPr="00FD7260">
        <w:rPr>
          <w:szCs w:val="22"/>
        </w:rPr>
        <w:t xml:space="preserve">Figura </w:t>
      </w:r>
      <w:r w:rsidR="00F15244" w:rsidRPr="00FD7260">
        <w:rPr>
          <w:szCs w:val="22"/>
        </w:rPr>
        <w:fldChar w:fldCharType="begin"/>
      </w:r>
      <w:r w:rsidR="00F15244" w:rsidRPr="00FD7260">
        <w:rPr>
          <w:szCs w:val="22"/>
        </w:rPr>
        <w:instrText xml:space="preserve"> SEQ Figura \* ARABIC </w:instrText>
      </w:r>
      <w:r w:rsidR="00F15244" w:rsidRPr="00FD7260">
        <w:rPr>
          <w:szCs w:val="22"/>
        </w:rPr>
        <w:fldChar w:fldCharType="separate"/>
      </w:r>
      <w:r w:rsidR="00B711E6" w:rsidRPr="00FD7260">
        <w:rPr>
          <w:noProof/>
          <w:szCs w:val="22"/>
        </w:rPr>
        <w:t>4</w:t>
      </w:r>
      <w:r w:rsidR="00F15244" w:rsidRPr="00FD7260">
        <w:rPr>
          <w:noProof/>
          <w:szCs w:val="22"/>
        </w:rPr>
        <w:fldChar w:fldCharType="end"/>
      </w:r>
      <w:r w:rsidRPr="00FD7260">
        <w:rPr>
          <w:szCs w:val="22"/>
        </w:rPr>
        <w:t>: RDF con dos nodos</w:t>
      </w:r>
      <w:bookmarkEnd w:id="16"/>
      <w:r w:rsidR="004A1600">
        <w:rPr>
          <w:szCs w:val="22"/>
        </w:rPr>
        <w:t xml:space="preserve"> </w:t>
      </w:r>
      <w:r w:rsidR="00E21780">
        <w:rPr>
          <w:szCs w:val="22"/>
        </w:rPr>
        <w:t xml:space="preserve">(sujeto y objetos) </w:t>
      </w:r>
      <w:r w:rsidR="004A1600">
        <w:rPr>
          <w:szCs w:val="22"/>
        </w:rPr>
        <w:t>y una arista</w:t>
      </w:r>
      <w:r w:rsidR="00E21780">
        <w:rPr>
          <w:szCs w:val="22"/>
        </w:rPr>
        <w:t xml:space="preserve"> (predicado). </w:t>
      </w:r>
      <w:r w:rsidRPr="00FD7260">
        <w:rPr>
          <w:sz w:val="18"/>
          <w:szCs w:val="22"/>
        </w:rPr>
        <w:t xml:space="preserve">Fuente: </w:t>
      </w:r>
      <w:sdt>
        <w:sdtPr>
          <w:rPr>
            <w:sz w:val="18"/>
            <w:szCs w:val="22"/>
          </w:rPr>
          <w:id w:val="-1681882229"/>
          <w:citation/>
        </w:sdtPr>
        <w:sdtContent>
          <w:r w:rsidRPr="00FD7260">
            <w:rPr>
              <w:sz w:val="18"/>
              <w:szCs w:val="22"/>
            </w:rPr>
            <w:fldChar w:fldCharType="begin"/>
          </w:r>
          <w:r w:rsidRPr="00FD7260">
            <w:rPr>
              <w:sz w:val="18"/>
              <w:szCs w:val="22"/>
            </w:rPr>
            <w:instrText xml:space="preserve">CITATION Ric \l 12298 </w:instrText>
          </w:r>
          <w:r w:rsidRPr="00FD7260">
            <w:rPr>
              <w:sz w:val="18"/>
              <w:szCs w:val="22"/>
            </w:rPr>
            <w:fldChar w:fldCharType="separate"/>
          </w:r>
          <w:r w:rsidR="0023518F" w:rsidRPr="0023518F">
            <w:rPr>
              <w:noProof/>
              <w:sz w:val="18"/>
              <w:szCs w:val="22"/>
            </w:rPr>
            <w:t>(Cyganiak, Wood, &amp; Lanthaler, 2014)</w:t>
          </w:r>
          <w:r w:rsidRPr="00FD7260">
            <w:rPr>
              <w:sz w:val="18"/>
              <w:szCs w:val="22"/>
            </w:rPr>
            <w:fldChar w:fldCharType="end"/>
          </w:r>
        </w:sdtContent>
      </w:sdt>
    </w:p>
    <w:p w:rsidR="00F5760F" w:rsidRPr="00E90AF9" w:rsidRDefault="00F5760F" w:rsidP="00F5760F">
      <w:pPr>
        <w:pStyle w:val="titulosTF"/>
        <w:spacing w:after="0"/>
        <w:ind w:left="1843"/>
        <w:rPr>
          <w:sz w:val="22"/>
          <w:szCs w:val="22"/>
        </w:rPr>
      </w:pPr>
    </w:p>
    <w:p w:rsidR="00E0715D" w:rsidRDefault="00F95A21" w:rsidP="00E90AF9">
      <w:pPr>
        <w:pStyle w:val="Nivel5"/>
        <w:numPr>
          <w:ilvl w:val="4"/>
          <w:numId w:val="1"/>
        </w:numPr>
      </w:pPr>
      <w:r w:rsidRPr="00453647">
        <w:t xml:space="preserve">Vocabularios </w:t>
      </w:r>
      <w:r w:rsidR="0092404E" w:rsidRPr="00453647">
        <w:t xml:space="preserve">RDF y Espacio de Nombres </w:t>
      </w:r>
      <w:proofErr w:type="spellStart"/>
      <w:r w:rsidR="0092404E" w:rsidRPr="00453647">
        <w:t>IRIs</w:t>
      </w:r>
      <w:proofErr w:type="spellEnd"/>
    </w:p>
    <w:p w:rsidR="00EB7706" w:rsidRDefault="00EB0CED" w:rsidP="00E90AF9">
      <w:pPr>
        <w:pStyle w:val="contenido"/>
      </w:pPr>
      <w:r w:rsidRPr="00E90AF9">
        <w:t xml:space="preserve">Un RDF vocabulario es una colección de </w:t>
      </w:r>
      <w:proofErr w:type="spellStart"/>
      <w:r w:rsidRPr="00E90AF9">
        <w:t>IRIs</w:t>
      </w:r>
      <w:proofErr w:type="spellEnd"/>
      <w:r w:rsidRPr="00E90AF9">
        <w:t xml:space="preserve"> destinados para ser usados en grafos RDF. Por ejemplo, </w:t>
      </w:r>
      <w:proofErr w:type="gramStart"/>
      <w:r w:rsidRPr="00E90AF9">
        <w:t xml:space="preserve">los </w:t>
      </w:r>
      <w:proofErr w:type="spellStart"/>
      <w:r w:rsidRPr="00E90AF9">
        <w:t>IRIs</w:t>
      </w:r>
      <w:proofErr w:type="spellEnd"/>
      <w:r w:rsidRPr="00E90AF9">
        <w:t xml:space="preserve"> documentados</w:t>
      </w:r>
      <w:proofErr w:type="gramEnd"/>
      <w:r w:rsidRPr="00E90AF9">
        <w:t xml:space="preserve"> en [RDF11-SCHEMA] </w:t>
      </w:r>
      <w:r w:rsidRPr="00E90AF9">
        <w:rPr>
          <w:vertAlign w:val="superscript"/>
        </w:rPr>
        <w:footnoteReference w:id="10"/>
      </w:r>
      <w:r w:rsidRPr="00E90AF9">
        <w:t xml:space="preserve"> son el Vocabulario RDF Esquema (RDF </w:t>
      </w:r>
      <w:proofErr w:type="spellStart"/>
      <w:r w:rsidRPr="00E90AF9">
        <w:t>Schema</w:t>
      </w:r>
      <w:proofErr w:type="spellEnd"/>
      <w:r w:rsidRPr="00E90AF9">
        <w:t xml:space="preserve"> </w:t>
      </w:r>
      <w:proofErr w:type="spellStart"/>
      <w:r w:rsidRPr="00E90AF9">
        <w:t>Vocabulary</w:t>
      </w:r>
      <w:proofErr w:type="spellEnd"/>
      <w:r w:rsidRPr="00E90AF9">
        <w:t>).</w:t>
      </w:r>
      <w:r w:rsidR="00E0715D">
        <w:t xml:space="preserve"> </w:t>
      </w:r>
      <w:r w:rsidR="00160A2C">
        <w:t>Son u</w:t>
      </w:r>
      <w:r w:rsidR="00160A2C" w:rsidRPr="00E90AF9">
        <w:t xml:space="preserve">na colección de "términos" </w:t>
      </w:r>
      <w:r w:rsidR="00E1453E">
        <w:t xml:space="preserve">que definen  conceptos y relaciones que sirven para representar un área de conocimiento, </w:t>
      </w:r>
      <w:r w:rsidR="00160A2C" w:rsidRPr="00E90AF9">
        <w:t>para un propósito en particular</w:t>
      </w:r>
      <w:r w:rsidR="00160A2C">
        <w:t xml:space="preserve">. </w:t>
      </w:r>
      <w:r w:rsidR="00C57A34">
        <w:t>Ayuda</w:t>
      </w:r>
      <w:r w:rsidR="00DB6199">
        <w:t>n</w:t>
      </w:r>
      <w:r w:rsidR="00C57A34">
        <w:t xml:space="preserve"> a la integración de datos y a aumentar el conociendo al descubrir una nueva relación.</w:t>
      </w:r>
      <w:sdt>
        <w:sdtPr>
          <w:id w:val="-581219617"/>
          <w:citation/>
        </w:sdtPr>
        <w:sdtContent>
          <w:r w:rsidRPr="00E90AF9">
            <w:fldChar w:fldCharType="begin"/>
          </w:r>
          <w:r w:rsidRPr="00E90AF9">
            <w:instrText xml:space="preserve">CITATION Ric \l 12298 </w:instrText>
          </w:r>
          <w:r w:rsidRPr="00E90AF9">
            <w:fldChar w:fldCharType="separate"/>
          </w:r>
          <w:r w:rsidR="0023518F">
            <w:rPr>
              <w:noProof/>
            </w:rPr>
            <w:t>(Cyganiak, Wood, &amp; Lanthaler, 2014)</w:t>
          </w:r>
          <w:r w:rsidRPr="00E90AF9">
            <w:fldChar w:fldCharType="end"/>
          </w:r>
        </w:sdtContent>
      </w:sdt>
    </w:p>
    <w:p w:rsidR="00DB6199" w:rsidRDefault="00764227" w:rsidP="00E90AF9">
      <w:pPr>
        <w:pStyle w:val="contenido"/>
      </w:pPr>
      <w:r w:rsidRPr="00E90AF9">
        <w:t xml:space="preserve">Los vocabularios pueden ir desde simples </w:t>
      </w:r>
      <w:r w:rsidR="00895D0C">
        <w:t>a complejos</w:t>
      </w:r>
      <w:r w:rsidR="00783BE2">
        <w:t>,</w:t>
      </w:r>
      <w:r w:rsidR="00895D0C">
        <w:t xml:space="preserve"> </w:t>
      </w:r>
      <w:r w:rsidR="00D17D17" w:rsidRPr="00E90AF9">
        <w:t>ampliamente usado</w:t>
      </w:r>
      <w:r w:rsidR="00895D0C">
        <w:t>s</w:t>
      </w:r>
      <w:r w:rsidR="00D17D17" w:rsidRPr="00E90AF9">
        <w:t xml:space="preserve"> </w:t>
      </w:r>
      <w:r w:rsidR="00895D0C">
        <w:t xml:space="preserve">como </w:t>
      </w:r>
      <w:proofErr w:type="spellStart"/>
      <w:r w:rsidRPr="00E90AF9">
        <w:t>Schema</w:t>
      </w:r>
      <w:proofErr w:type="spellEnd"/>
      <w:r w:rsidRPr="00E90AF9">
        <w:t xml:space="preserve"> RDF utilizado, FOAF</w:t>
      </w:r>
      <w:r w:rsidR="001D6A55" w:rsidRPr="00E90AF9">
        <w:rPr>
          <w:rStyle w:val="Refdenotaalpie"/>
        </w:rPr>
        <w:footnoteReference w:id="11"/>
      </w:r>
      <w:r w:rsidRPr="00E90AF9">
        <w:t xml:space="preserve"> y </w:t>
      </w:r>
      <w:proofErr w:type="spellStart"/>
      <w:r w:rsidRPr="00E90AF9">
        <w:t>Dublin</w:t>
      </w:r>
      <w:proofErr w:type="spellEnd"/>
      <w:r w:rsidRPr="00E90AF9">
        <w:t xml:space="preserve"> Core </w:t>
      </w:r>
      <w:proofErr w:type="spellStart"/>
      <w:r w:rsidRPr="00E90AF9">
        <w:t>Metadata</w:t>
      </w:r>
      <w:proofErr w:type="spellEnd"/>
      <w:r w:rsidRPr="00E90AF9">
        <w:t xml:space="preserve"> </w:t>
      </w:r>
      <w:proofErr w:type="spellStart"/>
      <w:r w:rsidRPr="00E90AF9">
        <w:t>Element</w:t>
      </w:r>
      <w:proofErr w:type="spellEnd"/>
      <w:r w:rsidRPr="00E90AF9">
        <w:t xml:space="preserve"> Set</w:t>
      </w:r>
      <w:r w:rsidR="001D6A55" w:rsidRPr="00E90AF9">
        <w:rPr>
          <w:rStyle w:val="Refdenotaalpie"/>
        </w:rPr>
        <w:footnoteReference w:id="12"/>
      </w:r>
      <w:r w:rsidRPr="00E90AF9">
        <w:t xml:space="preserve"> para vocabularios con miles de términos, tales como los utilizados en la asistencia sanitaria para describir síntomas, enfermedades y tratamientos. Vocabularios juegan un papel muy importante en </w:t>
      </w:r>
      <w:proofErr w:type="spellStart"/>
      <w:r w:rsidRPr="00E90AF9">
        <w:t>Linked</w:t>
      </w:r>
      <w:proofErr w:type="spellEnd"/>
      <w:r w:rsidRPr="00E90AF9">
        <w:t xml:space="preserve"> Data, específicamente para ayudar con la integración de datos. El uso de este término se s</w:t>
      </w:r>
      <w:r w:rsidR="00E0715D">
        <w:t>uperpone con la Ontología.</w:t>
      </w:r>
    </w:p>
    <w:p w:rsidR="002616C2" w:rsidRPr="00E90AF9" w:rsidRDefault="00D334E0" w:rsidP="00E90AF9">
      <w:pPr>
        <w:pStyle w:val="contenido"/>
      </w:pPr>
      <w:proofErr w:type="gramStart"/>
      <w:r>
        <w:lastRenderedPageBreak/>
        <w:t xml:space="preserve">Los </w:t>
      </w:r>
      <w:proofErr w:type="spellStart"/>
      <w:r w:rsidR="00586B7A">
        <w:t>IRI</w:t>
      </w:r>
      <w:r>
        <w:t>s</w:t>
      </w:r>
      <w:proofErr w:type="spellEnd"/>
      <w:proofErr w:type="gramEnd"/>
      <w:r w:rsidR="002616C2" w:rsidRPr="00E90AF9">
        <w:t xml:space="preserve"> de</w:t>
      </w:r>
      <w:r w:rsidR="00586B7A">
        <w:t>ntro</w:t>
      </w:r>
      <w:r w:rsidR="002616C2" w:rsidRPr="00E90AF9">
        <w:t xml:space="preserve"> </w:t>
      </w:r>
      <w:r w:rsidR="00586B7A">
        <w:t xml:space="preserve">de </w:t>
      </w:r>
      <w:r w:rsidR="002616C2" w:rsidRPr="00E90AF9">
        <w:t xml:space="preserve">un vocabulario RDF a menudo comienzan con una </w:t>
      </w:r>
      <w:proofErr w:type="spellStart"/>
      <w:r w:rsidR="002616C2" w:rsidRPr="00E90AF9">
        <w:t>subcadena</w:t>
      </w:r>
      <w:proofErr w:type="spellEnd"/>
      <w:r w:rsidR="002616C2" w:rsidRPr="00E90AF9">
        <w:t xml:space="preserve"> común conocido como un espacio de nombres IRI</w:t>
      </w:r>
      <w:r w:rsidR="00586B7A">
        <w:t xml:space="preserve"> (</w:t>
      </w:r>
      <w:proofErr w:type="spellStart"/>
      <w:r w:rsidR="00586B7A" w:rsidRPr="00586B7A">
        <w:t>Namespace</w:t>
      </w:r>
      <w:r>
        <w:t>s</w:t>
      </w:r>
      <w:proofErr w:type="spellEnd"/>
      <w:r w:rsidR="00586B7A" w:rsidRPr="00586B7A">
        <w:t xml:space="preserve"> </w:t>
      </w:r>
      <w:r w:rsidR="00586B7A">
        <w:t>IRI)</w:t>
      </w:r>
      <w:r w:rsidR="002616C2" w:rsidRPr="00E90AF9">
        <w:t xml:space="preserve">. </w:t>
      </w:r>
      <w:proofErr w:type="gramStart"/>
      <w:r w:rsidR="002616C2" w:rsidRPr="00E90AF9">
        <w:t xml:space="preserve">Algunos </w:t>
      </w:r>
      <w:proofErr w:type="spellStart"/>
      <w:r w:rsidR="002616C2" w:rsidRPr="00E90AF9">
        <w:t>IRIs</w:t>
      </w:r>
      <w:proofErr w:type="spellEnd"/>
      <w:proofErr w:type="gramEnd"/>
      <w:r w:rsidR="002616C2" w:rsidRPr="00E90AF9">
        <w:t xml:space="preserve"> de espacio de nombres se asocian por convención con un nombre corto conocido como un prefijo de espacio de nombres </w:t>
      </w:r>
      <w:r w:rsidR="00FC0DD1" w:rsidRPr="00E90AF9">
        <w:t>(</w:t>
      </w:r>
      <w:proofErr w:type="spellStart"/>
      <w:r w:rsidR="00FC0DD1" w:rsidRPr="00E90AF9">
        <w:t>namespace</w:t>
      </w:r>
      <w:proofErr w:type="spellEnd"/>
      <w:r w:rsidR="00FC0DD1" w:rsidRPr="00E90AF9">
        <w:t xml:space="preserve"> </w:t>
      </w:r>
      <w:proofErr w:type="spellStart"/>
      <w:r w:rsidR="00FC0DD1" w:rsidRPr="00E90AF9">
        <w:t>prefix</w:t>
      </w:r>
      <w:proofErr w:type="spellEnd"/>
      <w:r w:rsidR="00FC0DD1" w:rsidRPr="00E90AF9">
        <w:t>).</w:t>
      </w:r>
      <w:sdt>
        <w:sdtPr>
          <w:id w:val="2075238423"/>
          <w:citation/>
        </w:sdtPr>
        <w:sdtContent>
          <w:r w:rsidR="00FC0DD1" w:rsidRPr="00E90AF9">
            <w:fldChar w:fldCharType="begin"/>
          </w:r>
          <w:r w:rsidR="00FC0DD1" w:rsidRPr="00E90AF9">
            <w:instrText xml:space="preserve"> CITATION W3C13 \l 12298 </w:instrText>
          </w:r>
          <w:r w:rsidR="00FC0DD1" w:rsidRPr="00E90AF9">
            <w:fldChar w:fldCharType="separate"/>
          </w:r>
          <w:r w:rsidR="0023518F">
            <w:rPr>
              <w:noProof/>
            </w:rPr>
            <w:t xml:space="preserve"> (W3C, 2013)</w:t>
          </w:r>
          <w:r w:rsidR="00FC0DD1" w:rsidRPr="00E90AF9">
            <w:fldChar w:fldCharType="end"/>
          </w:r>
        </w:sdtContent>
      </w:sdt>
    </w:p>
    <w:p w:rsidR="00CC6C74" w:rsidRPr="00E90AF9" w:rsidRDefault="00A11D96" w:rsidP="00E90AF9">
      <w:pPr>
        <w:pStyle w:val="contenido"/>
      </w:pPr>
      <w:r w:rsidRPr="00E90AF9">
        <w:t xml:space="preserve">El término "espacio de nombres" por sí no tiene un significado bien definido en el contexto de la RDF, pero a veces se utiliza de manera informal en el sentido de "espacio de nombres IRI" o "vocabulario </w:t>
      </w:r>
      <w:r w:rsidR="00FD7B8F" w:rsidRPr="00E90AF9">
        <w:t>RDF”.</w:t>
      </w:r>
      <w:r w:rsidRPr="00E90AF9">
        <w:t xml:space="preserve"> </w:t>
      </w:r>
      <w:sdt>
        <w:sdtPr>
          <w:id w:val="-2090455701"/>
          <w:citation/>
        </w:sdtPr>
        <w:sdtContent>
          <w:r w:rsidRPr="00E90AF9">
            <w:fldChar w:fldCharType="begin"/>
          </w:r>
          <w:r w:rsidRPr="00E90AF9">
            <w:instrText xml:space="preserve"> CITATION W3C13 \l 12298 </w:instrText>
          </w:r>
          <w:r w:rsidRPr="00E90AF9">
            <w:fldChar w:fldCharType="separate"/>
          </w:r>
          <w:r w:rsidR="0023518F">
            <w:rPr>
              <w:noProof/>
            </w:rPr>
            <w:t>(W3C, 2013)</w:t>
          </w:r>
          <w:r w:rsidRPr="00E90AF9">
            <w:fldChar w:fldCharType="end"/>
          </w:r>
        </w:sdtContent>
      </w:sdt>
    </w:p>
    <w:p w:rsidR="00A733FA" w:rsidRPr="00E90AF9" w:rsidRDefault="00A733FA" w:rsidP="00A9024B">
      <w:pPr>
        <w:pStyle w:val="Epgrafe"/>
        <w:keepNext/>
        <w:spacing w:after="0" w:line="360" w:lineRule="auto"/>
        <w:ind w:left="284"/>
        <w:rPr>
          <w:rFonts w:ascii="Arial" w:hAnsi="Arial" w:cs="Arial"/>
          <w:b w:val="0"/>
          <w:color w:val="auto"/>
          <w:sz w:val="22"/>
          <w:szCs w:val="22"/>
        </w:rPr>
      </w:pPr>
      <w:bookmarkStart w:id="17" w:name="_Toc400372949"/>
      <w:r w:rsidRPr="00E90AF9">
        <w:rPr>
          <w:rFonts w:ascii="Arial" w:hAnsi="Arial" w:cs="Arial"/>
          <w:b w:val="0"/>
          <w:color w:val="auto"/>
          <w:sz w:val="22"/>
          <w:szCs w:val="22"/>
        </w:rPr>
        <w:t xml:space="preserve">Tabla </w:t>
      </w:r>
      <w:r w:rsidRPr="00E90AF9">
        <w:rPr>
          <w:rFonts w:ascii="Arial" w:hAnsi="Arial" w:cs="Arial"/>
          <w:b w:val="0"/>
          <w:color w:val="auto"/>
          <w:sz w:val="22"/>
          <w:szCs w:val="22"/>
        </w:rPr>
        <w:fldChar w:fldCharType="begin"/>
      </w:r>
      <w:r w:rsidRPr="00E90AF9">
        <w:rPr>
          <w:rFonts w:ascii="Arial" w:hAnsi="Arial" w:cs="Arial"/>
          <w:b w:val="0"/>
          <w:color w:val="auto"/>
          <w:sz w:val="22"/>
          <w:szCs w:val="22"/>
        </w:rPr>
        <w:instrText xml:space="preserve"> SEQ Tabla \* ARABIC </w:instrText>
      </w:r>
      <w:r w:rsidRPr="00E90AF9">
        <w:rPr>
          <w:rFonts w:ascii="Arial" w:hAnsi="Arial" w:cs="Arial"/>
          <w:b w:val="0"/>
          <w:color w:val="auto"/>
          <w:sz w:val="22"/>
          <w:szCs w:val="22"/>
        </w:rPr>
        <w:fldChar w:fldCharType="separate"/>
      </w:r>
      <w:r w:rsidR="00B711E6">
        <w:rPr>
          <w:rFonts w:ascii="Arial" w:hAnsi="Arial" w:cs="Arial"/>
          <w:b w:val="0"/>
          <w:noProof/>
          <w:color w:val="auto"/>
          <w:sz w:val="22"/>
          <w:szCs w:val="22"/>
        </w:rPr>
        <w:t>1</w:t>
      </w:r>
      <w:r w:rsidRPr="00E90AF9">
        <w:rPr>
          <w:rFonts w:ascii="Arial" w:hAnsi="Arial" w:cs="Arial"/>
          <w:b w:val="0"/>
          <w:color w:val="auto"/>
          <w:sz w:val="22"/>
          <w:szCs w:val="22"/>
        </w:rPr>
        <w:fldChar w:fldCharType="end"/>
      </w:r>
      <w:r w:rsidR="00BF0875" w:rsidRPr="00E90AF9">
        <w:rPr>
          <w:rFonts w:ascii="Arial" w:hAnsi="Arial" w:cs="Arial"/>
          <w:b w:val="0"/>
          <w:color w:val="auto"/>
          <w:sz w:val="22"/>
          <w:szCs w:val="22"/>
        </w:rPr>
        <w:t>.</w:t>
      </w:r>
      <w:r w:rsidRPr="00E90AF9">
        <w:rPr>
          <w:rFonts w:ascii="Arial" w:hAnsi="Arial" w:cs="Arial"/>
          <w:b w:val="0"/>
          <w:color w:val="auto"/>
          <w:sz w:val="22"/>
          <w:szCs w:val="22"/>
        </w:rPr>
        <w:t xml:space="preserve"> Ejemplos de Prefijos de Espacios de Nombres e </w:t>
      </w:r>
      <w:proofErr w:type="spellStart"/>
      <w:r w:rsidRPr="00E90AF9">
        <w:rPr>
          <w:rFonts w:ascii="Arial" w:hAnsi="Arial" w:cs="Arial"/>
          <w:b w:val="0"/>
          <w:color w:val="auto"/>
          <w:sz w:val="22"/>
          <w:szCs w:val="22"/>
        </w:rPr>
        <w:t>IRIs</w:t>
      </w:r>
      <w:bookmarkEnd w:id="17"/>
      <w:proofErr w:type="spellEnd"/>
    </w:p>
    <w:tbl>
      <w:tblPr>
        <w:tblW w:w="815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CellMar>
          <w:top w:w="15" w:type="dxa"/>
          <w:left w:w="15" w:type="dxa"/>
          <w:bottom w:w="15" w:type="dxa"/>
          <w:right w:w="15" w:type="dxa"/>
        </w:tblCellMar>
        <w:tblLook w:val="04A0" w:firstRow="1" w:lastRow="0" w:firstColumn="1" w:lastColumn="0" w:noHBand="0" w:noVBand="1"/>
      </w:tblPr>
      <w:tblGrid>
        <w:gridCol w:w="2060"/>
        <w:gridCol w:w="3260"/>
        <w:gridCol w:w="2835"/>
      </w:tblGrid>
      <w:tr w:rsidR="00FC0DD1" w:rsidRPr="00A9024B" w:rsidTr="00A9024B">
        <w:trPr>
          <w:jc w:val="center"/>
        </w:trPr>
        <w:tc>
          <w:tcPr>
            <w:tcW w:w="2060"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proofErr w:type="spellStart"/>
            <w:r w:rsidRPr="00A9024B">
              <w:rPr>
                <w:b/>
                <w:sz w:val="20"/>
              </w:rPr>
              <w:t>Namespace</w:t>
            </w:r>
            <w:proofErr w:type="spellEnd"/>
            <w:r w:rsidRPr="00A9024B">
              <w:rPr>
                <w:b/>
                <w:sz w:val="20"/>
              </w:rPr>
              <w:t xml:space="preserve"> </w:t>
            </w:r>
            <w:proofErr w:type="spellStart"/>
            <w:r w:rsidRPr="00A9024B">
              <w:rPr>
                <w:b/>
                <w:sz w:val="20"/>
              </w:rPr>
              <w:t>prefix</w:t>
            </w:r>
            <w:proofErr w:type="spellEnd"/>
          </w:p>
        </w:tc>
        <w:tc>
          <w:tcPr>
            <w:tcW w:w="3260"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proofErr w:type="spellStart"/>
            <w:r w:rsidRPr="00A9024B">
              <w:rPr>
                <w:b/>
                <w:sz w:val="20"/>
              </w:rPr>
              <w:t>Namespace</w:t>
            </w:r>
            <w:proofErr w:type="spellEnd"/>
            <w:r w:rsidRPr="00A9024B">
              <w:rPr>
                <w:b/>
                <w:sz w:val="20"/>
              </w:rPr>
              <w:t> IRI</w:t>
            </w:r>
          </w:p>
        </w:tc>
        <w:tc>
          <w:tcPr>
            <w:tcW w:w="2835"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 xml:space="preserve">RDF </w:t>
            </w:r>
            <w:proofErr w:type="spellStart"/>
            <w:r w:rsidRPr="00A9024B">
              <w:rPr>
                <w:b/>
                <w:sz w:val="20"/>
              </w:rPr>
              <w:t>vocabulary</w:t>
            </w:r>
            <w:proofErr w:type="spellEnd"/>
          </w:p>
        </w:tc>
      </w:tr>
      <w:tr w:rsidR="00FC0DD1" w:rsidRPr="0053346A"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proofErr w:type="spellStart"/>
            <w:r w:rsidRPr="00A9024B">
              <w:rPr>
                <w:sz w:val="20"/>
              </w:rPr>
              <w:t>rdf</w:t>
            </w:r>
            <w:proofErr w:type="spellEnd"/>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http://www.w3.org/1999/02/22-rdf-syntax-ns#</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 built-in vocabulary [RDF11-SCHEMA]</w:t>
            </w:r>
            <w:r w:rsidR="001F5EAF" w:rsidRPr="00A9024B">
              <w:rPr>
                <w:rStyle w:val="Refdenotaalpie"/>
                <w:sz w:val="20"/>
                <w:lang w:val="en-US"/>
              </w:rPr>
              <w:footnoteReference w:id="13"/>
            </w:r>
          </w:p>
        </w:tc>
      </w:tr>
      <w:tr w:rsidR="00FC0DD1" w:rsidRPr="0053346A"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proofErr w:type="spellStart"/>
            <w:r w:rsidRPr="00A9024B">
              <w:rPr>
                <w:sz w:val="20"/>
              </w:rPr>
              <w:t>rdfs</w:t>
            </w:r>
            <w:proofErr w:type="spellEnd"/>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http://www.w3.org/2000/01/rdf-schema#</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 Schema vocabulary [RDF11-SCHEMA]</w:t>
            </w:r>
            <w:r w:rsidR="001F5EAF" w:rsidRPr="00A9024B">
              <w:rPr>
                <w:rStyle w:val="Refdenotaalpie"/>
                <w:sz w:val="20"/>
                <w:lang w:val="en-US"/>
              </w:rPr>
              <w:footnoteReference w:id="14"/>
            </w:r>
          </w:p>
        </w:tc>
      </w:tr>
      <w:tr w:rsidR="00FC0DD1" w:rsidRPr="0053346A"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proofErr w:type="spellStart"/>
            <w:r w:rsidRPr="00A9024B">
              <w:rPr>
                <w:sz w:val="20"/>
              </w:rPr>
              <w:t>xsd</w:t>
            </w:r>
            <w:proofErr w:type="spellEnd"/>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http://www.w3.org/2001/XMLSchema#</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RDF-compatible XSD types</w:t>
            </w:r>
            <w:r w:rsidR="001F5EAF" w:rsidRPr="00A9024B">
              <w:rPr>
                <w:rStyle w:val="Refdenotaalpie"/>
                <w:sz w:val="20"/>
                <w:lang w:val="en-US"/>
              </w:rPr>
              <w:footnoteReference w:id="15"/>
            </w:r>
          </w:p>
        </w:tc>
      </w:tr>
    </w:tbl>
    <w:p w:rsidR="00764227" w:rsidRPr="00E90AF9" w:rsidRDefault="003A2A3D" w:rsidP="00A9024B">
      <w:pPr>
        <w:pStyle w:val="contenido"/>
        <w:ind w:left="284"/>
      </w:pPr>
      <w:r w:rsidRPr="00E90AF9">
        <w:rPr>
          <w:lang w:val="en-US"/>
        </w:rPr>
        <w:t xml:space="preserve">Fuente: </w:t>
      </w:r>
      <w:sdt>
        <w:sdtPr>
          <w:id w:val="-491633569"/>
          <w:citation/>
        </w:sdtPr>
        <w:sdtContent>
          <w:r w:rsidRPr="00E90AF9">
            <w:fldChar w:fldCharType="begin"/>
          </w:r>
          <w:r w:rsidRPr="00E90AF9">
            <w:rPr>
              <w:lang w:val="en-US"/>
            </w:rPr>
            <w:instrText xml:space="preserve">CITATION Ric \l 12298 </w:instrText>
          </w:r>
          <w:r w:rsidRPr="00E90AF9">
            <w:fldChar w:fldCharType="separate"/>
          </w:r>
          <w:r w:rsidR="0023518F" w:rsidRPr="0023518F">
            <w:rPr>
              <w:noProof/>
              <w:lang w:val="en-US"/>
            </w:rPr>
            <w:t>(Cyganiak, Wood, &amp; Lanthaler, 2014)</w:t>
          </w:r>
          <w:r w:rsidRPr="00E90AF9">
            <w:fldChar w:fldCharType="end"/>
          </w:r>
        </w:sdtContent>
      </w:sdt>
    </w:p>
    <w:p w:rsidR="0092404E" w:rsidRPr="00A9024B" w:rsidRDefault="00920F02" w:rsidP="0085171E">
      <w:pPr>
        <w:pStyle w:val="Nivel5"/>
      </w:pPr>
      <w:r w:rsidRPr="0085171E">
        <w:t>Especificación</w:t>
      </w:r>
      <w:r w:rsidRPr="00A9024B">
        <w:t xml:space="preserve"> de formatos de </w:t>
      </w:r>
      <w:proofErr w:type="spellStart"/>
      <w:r w:rsidRPr="00A9024B">
        <w:t>serialización</w:t>
      </w:r>
      <w:proofErr w:type="spellEnd"/>
      <w:r w:rsidRPr="00A9024B">
        <w:t xml:space="preserve"> de RDF</w:t>
      </w:r>
    </w:p>
    <w:p w:rsidR="00170071" w:rsidRPr="00A9024B" w:rsidRDefault="00920F02" w:rsidP="00E90AF9">
      <w:pPr>
        <w:pStyle w:val="contenido"/>
        <w:rPr>
          <w:b/>
        </w:rPr>
      </w:pPr>
      <w:r w:rsidRPr="00A9024B">
        <w:rPr>
          <w:b/>
        </w:rPr>
        <w:t>N-Triples</w:t>
      </w:r>
    </w:p>
    <w:p w:rsidR="00C46262" w:rsidRPr="00E90AF9" w:rsidRDefault="00140999" w:rsidP="00E90AF9">
      <w:pPr>
        <w:pStyle w:val="contenido"/>
      </w:pPr>
      <w:r w:rsidRPr="00E90AF9">
        <w:rPr>
          <w:shd w:val="clear" w:color="auto" w:fill="FFFFFF"/>
        </w:rPr>
        <w:t xml:space="preserve">Tripletas N-Triples son una secuencia de términos RDF que representan al sujeto, predicado y objeto de una Tripleta RDF. Estos pueden estar separados por espacios en blanco (espacios U +0020 o tabulaciones U +0009). Esta secuencia es terminada por un </w:t>
      </w:r>
      <w:r w:rsidRPr="00E90AF9">
        <w:t>'.' y una nueva línea (opcional al final de un documento).</w:t>
      </w:r>
      <w:r w:rsidR="00920F02" w:rsidRPr="00E90AF9">
        <w:t> </w:t>
      </w:r>
      <w:sdt>
        <w:sdtPr>
          <w:id w:val="-1716419784"/>
          <w:citation/>
        </w:sdtPr>
        <w:sdtContent>
          <w:r w:rsidRPr="00E90AF9">
            <w:fldChar w:fldCharType="begin"/>
          </w:r>
          <w:r w:rsidRPr="00E90AF9">
            <w:instrText xml:space="preserve"> CITATION Gav14 \l 12298 </w:instrText>
          </w:r>
          <w:r w:rsidRPr="00E90AF9">
            <w:fldChar w:fldCharType="separate"/>
          </w:r>
          <w:r w:rsidR="0023518F">
            <w:rPr>
              <w:noProof/>
            </w:rPr>
            <w:t>(Carothers &amp; Seaborne, 2014)</w:t>
          </w:r>
          <w:r w:rsidRPr="00E90AF9">
            <w:fldChar w:fldCharType="end"/>
          </w:r>
        </w:sdtContent>
      </w:sdt>
    </w:p>
    <w:p w:rsidR="00BF0875" w:rsidRPr="00E90AF9" w:rsidRDefault="00BF0875" w:rsidP="00E90AF9">
      <w:pPr>
        <w:pStyle w:val="contenido"/>
      </w:pPr>
      <w:r w:rsidRPr="00E90AF9">
        <w:t>N-triple en formato en texto plano para grafos RDF, en la Tabla 2 se ejemplifica su estructura</w:t>
      </w:r>
      <w:r w:rsidR="002D3B3F" w:rsidRPr="00E90AF9">
        <w:t>.</w:t>
      </w:r>
    </w:p>
    <w:p w:rsidR="00BA5145" w:rsidRPr="00751189" w:rsidRDefault="00BA5145" w:rsidP="00751189">
      <w:pPr>
        <w:pStyle w:val="titulosTF"/>
        <w:spacing w:after="0" w:line="360" w:lineRule="auto"/>
        <w:ind w:firstLine="1"/>
        <w:rPr>
          <w:szCs w:val="22"/>
        </w:rPr>
      </w:pPr>
      <w:bookmarkStart w:id="18" w:name="_Toc400372950"/>
      <w:r w:rsidRPr="00751189">
        <w:rPr>
          <w:szCs w:val="22"/>
        </w:rPr>
        <w:t xml:space="preserve">Tabla </w:t>
      </w:r>
      <w:r w:rsidR="00F15244" w:rsidRPr="00751189">
        <w:rPr>
          <w:szCs w:val="22"/>
        </w:rPr>
        <w:fldChar w:fldCharType="begin"/>
      </w:r>
      <w:r w:rsidR="00F15244" w:rsidRPr="00751189">
        <w:rPr>
          <w:szCs w:val="22"/>
        </w:rPr>
        <w:instrText xml:space="preserve"> SEQ Tabla \* ARABIC </w:instrText>
      </w:r>
      <w:r w:rsidR="00F15244" w:rsidRPr="00751189">
        <w:rPr>
          <w:szCs w:val="22"/>
        </w:rPr>
        <w:fldChar w:fldCharType="separate"/>
      </w:r>
      <w:r w:rsidR="00B711E6">
        <w:rPr>
          <w:noProof/>
          <w:szCs w:val="22"/>
        </w:rPr>
        <w:t>2</w:t>
      </w:r>
      <w:r w:rsidR="00F15244" w:rsidRPr="00751189">
        <w:rPr>
          <w:noProof/>
          <w:szCs w:val="22"/>
        </w:rPr>
        <w:fldChar w:fldCharType="end"/>
      </w:r>
      <w:r w:rsidR="00BF0875" w:rsidRPr="00751189">
        <w:rPr>
          <w:szCs w:val="22"/>
        </w:rPr>
        <w:t>.</w:t>
      </w:r>
      <w:r w:rsidRPr="00751189">
        <w:rPr>
          <w:szCs w:val="22"/>
        </w:rPr>
        <w:t xml:space="preserve"> Ejemplo</w:t>
      </w:r>
      <w:r w:rsidR="00BF0875" w:rsidRPr="00751189">
        <w:rPr>
          <w:szCs w:val="22"/>
        </w:rPr>
        <w:t xml:space="preserve"> </w:t>
      </w:r>
      <w:r w:rsidRPr="00751189">
        <w:rPr>
          <w:szCs w:val="22"/>
        </w:rPr>
        <w:t>N-triple</w:t>
      </w:r>
      <w:bookmarkEnd w:id="18"/>
    </w:p>
    <w:tbl>
      <w:tblPr>
        <w:tblStyle w:val="Tablaconcuadrcula"/>
        <w:tblW w:w="9004" w:type="dxa"/>
        <w:jc w:val="center"/>
        <w:tblBorders>
          <w:top w:val="single" w:sz="4" w:space="0" w:color="404040" w:themeColor="text1" w:themeTint="BF"/>
          <w:left w:val="single" w:sz="4" w:space="0" w:color="404040" w:themeColor="text1" w:themeTint="BF"/>
          <w:right w:val="single" w:sz="4" w:space="0" w:color="404040" w:themeColor="text1" w:themeTint="BF"/>
          <w:insideH w:val="none" w:sz="0" w:space="0" w:color="auto"/>
        </w:tblBorders>
        <w:tblLayout w:type="fixed"/>
        <w:tblLook w:val="04A0" w:firstRow="1" w:lastRow="0" w:firstColumn="1" w:lastColumn="0" w:noHBand="0" w:noVBand="1"/>
      </w:tblPr>
      <w:tblGrid>
        <w:gridCol w:w="534"/>
        <w:gridCol w:w="8470"/>
      </w:tblGrid>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 xml:space="preserve">01    </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&lt;http://www.w3.org/1999/02/22-rdf-syntax-ns#type&gt; &lt;http://xmlns.com/foaf/0.1/Person</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02</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&lt;http://xmlns.com/foaf/0.1/knows&gt; &lt;http://example.org/alice#me</w:t>
            </w:r>
            <w:proofErr w:type="gramStart"/>
            <w:r w:rsidRPr="00751189">
              <w:rPr>
                <w:rFonts w:ascii="Verdana" w:hAnsi="Verdana"/>
                <w:color w:val="000000"/>
                <w:sz w:val="18"/>
                <w:szCs w:val="22"/>
              </w:rPr>
              <w:t>&gt; .</w:t>
            </w:r>
            <w:proofErr w:type="gramEnd"/>
          </w:p>
        </w:tc>
      </w:tr>
      <w:tr w:rsidR="0035346D" w:rsidRPr="00751189" w:rsidTr="00E91FA3">
        <w:trPr>
          <w:trHeight w:val="53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lastRenderedPageBreak/>
              <w:t>03</w:t>
            </w:r>
          </w:p>
        </w:tc>
        <w:tc>
          <w:tcPr>
            <w:tcW w:w="8470" w:type="dxa"/>
          </w:tcPr>
          <w:p w:rsidR="00BA5145" w:rsidRPr="00751189" w:rsidRDefault="00BA5145" w:rsidP="0073720C">
            <w:pPr>
              <w:pStyle w:val="HTMLconformatoprevio"/>
              <w:rPr>
                <w:rFonts w:ascii="Verdana" w:hAnsi="Verdana"/>
                <w:color w:val="000000"/>
                <w:sz w:val="18"/>
                <w:szCs w:val="22"/>
              </w:rPr>
            </w:pPr>
            <w:r w:rsidRPr="00751189">
              <w:rPr>
                <w:rStyle w:val="linenum"/>
                <w:rFonts w:ascii="Verdana" w:hAnsi="Verdana"/>
                <w:color w:val="000000"/>
                <w:sz w:val="18"/>
                <w:szCs w:val="22"/>
              </w:rPr>
              <w:t>&lt;</w:t>
            </w:r>
            <w:r w:rsidR="0035346D" w:rsidRPr="00751189">
              <w:rPr>
                <w:rFonts w:ascii="Verdana" w:hAnsi="Verdana"/>
                <w:color w:val="000000"/>
                <w:sz w:val="18"/>
                <w:szCs w:val="22"/>
              </w:rPr>
              <w:t xml:space="preserve">http://example.org/bob#me&gt; &lt;http://schema.org/birthDate&gt; </w:t>
            </w:r>
          </w:p>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"1990-07-04"^^&lt;http://www.w3.org/2001/XMLSchema#date</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04</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&lt;http://xmlns.com/foaf/0.1/topic_interest&gt; &lt;http://www.wikidata.org/entity/Q12418</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05</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&lt;http://www.wikidata.org/entity/Q12418&gt; &lt;http://purl.org/dc/terms/title&gt; "Mona Lisa</w:t>
            </w:r>
            <w:proofErr w:type="gramStart"/>
            <w:r w:rsidRPr="00751189">
              <w:rPr>
                <w:rFonts w:ascii="Verdana" w:hAnsi="Verdana"/>
                <w:color w:val="000000"/>
                <w:sz w:val="18"/>
                <w:szCs w:val="22"/>
              </w:rPr>
              <w: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06</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&lt;http://www.wikidata.org/entity/Q12418&gt; &lt;http://purl.org/dc/terms/creator&gt; &lt;http://</w:t>
            </w:r>
            <w:r w:rsidR="001F0915" w:rsidRPr="00751189">
              <w:rPr>
                <w:rFonts w:ascii="Verdana" w:hAnsi="Verdana"/>
                <w:color w:val="000000"/>
                <w:sz w:val="18"/>
                <w:szCs w:val="22"/>
              </w:rPr>
              <w:t>DBpedia</w:t>
            </w:r>
            <w:r w:rsidRPr="00751189">
              <w:rPr>
                <w:rFonts w:ascii="Verdana" w:hAnsi="Verdana"/>
                <w:color w:val="000000"/>
                <w:sz w:val="18"/>
                <w:szCs w:val="22"/>
              </w:rPr>
              <w:t>.org/resource/Leonardo_da_Vinci</w:t>
            </w:r>
            <w:proofErr w:type="gramStart"/>
            <w:r w:rsidRPr="00751189">
              <w:rPr>
                <w:rFonts w:ascii="Verdana" w:hAnsi="Verdana"/>
                <w:color w:val="000000"/>
                <w:sz w:val="18"/>
                <w:szCs w:val="22"/>
              </w:rPr>
              <w:t>&gt; .</w:t>
            </w:r>
            <w:proofErr w:type="gramEnd"/>
          </w:p>
        </w:tc>
      </w:tr>
      <w:tr w:rsidR="0035346D" w:rsidRPr="00751189" w:rsidTr="00E91FA3">
        <w:trPr>
          <w:trHeight w:val="579"/>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07</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&lt;http://data.europeana.eu/item/04802/243FA8618938F4117025F17A8B813C5F9AA4D619&gt; &lt;http://purl.org/dc/terms/subject&gt; &lt;http://</w:t>
            </w:r>
            <w:r w:rsidR="00BA5145" w:rsidRPr="00751189">
              <w:rPr>
                <w:rFonts w:ascii="Verdana" w:hAnsi="Verdana"/>
                <w:color w:val="000000"/>
                <w:sz w:val="18"/>
                <w:szCs w:val="22"/>
              </w:rPr>
              <w:t>www.wikidata.org/entity/Q12418&gt;</w:t>
            </w:r>
            <w:r w:rsidRPr="00751189">
              <w:rPr>
                <w:rFonts w:ascii="Verdana" w:hAnsi="Verdana"/>
                <w:color w:val="000000"/>
                <w:sz w:val="18"/>
                <w:szCs w:val="22"/>
              </w:rPr>
              <w:t>.</w:t>
            </w:r>
          </w:p>
        </w:tc>
      </w:tr>
    </w:tbl>
    <w:p w:rsidR="0035346D" w:rsidRPr="00751189" w:rsidRDefault="00BA5145" w:rsidP="00751189">
      <w:pPr>
        <w:pStyle w:val="contenido"/>
        <w:ind w:firstLine="1"/>
        <w:rPr>
          <w:rStyle w:val="apple-converted-space"/>
          <w:color w:val="000000"/>
          <w:sz w:val="18"/>
        </w:rPr>
      </w:pPr>
      <w:r w:rsidRPr="00751189">
        <w:rPr>
          <w:rStyle w:val="apple-converted-space"/>
          <w:color w:val="000000"/>
          <w:sz w:val="18"/>
        </w:rPr>
        <w:t xml:space="preserve">Fuente: </w:t>
      </w:r>
      <w:sdt>
        <w:sdtPr>
          <w:rPr>
            <w:sz w:val="18"/>
          </w:rPr>
          <w:id w:val="-757676268"/>
          <w:citation/>
        </w:sdtPr>
        <w:sdtContent>
          <w:r w:rsidR="00F6740D" w:rsidRPr="00751189">
            <w:rPr>
              <w:sz w:val="18"/>
            </w:rPr>
            <w:fldChar w:fldCharType="begin"/>
          </w:r>
          <w:r w:rsidR="00F6740D" w:rsidRPr="00751189">
            <w:rPr>
              <w:sz w:val="18"/>
            </w:rPr>
            <w:instrText xml:space="preserve"> CITATION Guu14 \l 12298 </w:instrText>
          </w:r>
          <w:r w:rsidR="00F6740D" w:rsidRPr="00751189">
            <w:rPr>
              <w:sz w:val="18"/>
            </w:rPr>
            <w:fldChar w:fldCharType="separate"/>
          </w:r>
          <w:r w:rsidR="0023518F" w:rsidRPr="0023518F">
            <w:rPr>
              <w:noProof/>
              <w:sz w:val="18"/>
            </w:rPr>
            <w:t>(Schreiber &amp; Raimond, 2014)</w:t>
          </w:r>
          <w:r w:rsidR="00F6740D" w:rsidRPr="00751189">
            <w:rPr>
              <w:sz w:val="18"/>
            </w:rPr>
            <w:fldChar w:fldCharType="end"/>
          </w:r>
        </w:sdtContent>
      </w:sdt>
    </w:p>
    <w:p w:rsidR="00C46262" w:rsidRPr="00A9024B" w:rsidRDefault="0053346A" w:rsidP="00E90AF9">
      <w:pPr>
        <w:pStyle w:val="contenido"/>
        <w:rPr>
          <w:b/>
        </w:rPr>
      </w:pPr>
      <w:hyperlink r:id="rId14" w:anchor="section-turtle" w:history="1">
        <w:proofErr w:type="spellStart"/>
        <w:r w:rsidR="00920F02" w:rsidRPr="00A9024B">
          <w:rPr>
            <w:rStyle w:val="Hipervnculo"/>
            <w:b/>
            <w:color w:val="auto"/>
            <w:u w:val="none"/>
          </w:rPr>
          <w:t>Turtle</w:t>
        </w:r>
        <w:proofErr w:type="spellEnd"/>
      </w:hyperlink>
    </w:p>
    <w:p w:rsidR="00BF0875" w:rsidRPr="00E90AF9" w:rsidRDefault="00DD6D8A" w:rsidP="00E90AF9">
      <w:pPr>
        <w:pStyle w:val="contenido"/>
        <w:rPr>
          <w:rStyle w:val="apple-converted-space"/>
        </w:rPr>
      </w:pPr>
      <w:r w:rsidRPr="00E90AF9">
        <w:rPr>
          <w:rStyle w:val="apple-converted-space"/>
        </w:rPr>
        <w:t xml:space="preserve">Permite a un grafo RDF a ser completamente escrito en un formulario de texto compacto y natural, con las abreviaturas para los patrones y tipos de datos de uso común. </w:t>
      </w:r>
      <w:proofErr w:type="spellStart"/>
      <w:r w:rsidRPr="00E90AF9">
        <w:rPr>
          <w:rStyle w:val="apple-converted-space"/>
        </w:rPr>
        <w:t>Turtle</w:t>
      </w:r>
      <w:proofErr w:type="spellEnd"/>
      <w:r w:rsidRPr="00E90AF9">
        <w:rPr>
          <w:rStyle w:val="apple-converted-space"/>
        </w:rPr>
        <w:t xml:space="preserve"> ofrece niveles de compatibilidad con el formato N-Triples, así como con la sintaxis de patrón de tripletas de la Recomendación de la W3C de SPARQL</w:t>
      </w:r>
      <w:r w:rsidRPr="00E90AF9">
        <w:rPr>
          <w:rStyle w:val="Refdenotaalpie"/>
        </w:rPr>
        <w:footnoteReference w:id="16"/>
      </w:r>
      <w:r w:rsidRPr="00E90AF9">
        <w:rPr>
          <w:rStyle w:val="apple-converted-space"/>
        </w:rPr>
        <w:t>.</w:t>
      </w:r>
      <w:sdt>
        <w:sdtPr>
          <w:rPr>
            <w:rStyle w:val="apple-converted-space"/>
          </w:rPr>
          <w:id w:val="1272975907"/>
          <w:citation/>
        </w:sdtPr>
        <w:sdtContent>
          <w:r w:rsidRPr="00E90AF9">
            <w:rPr>
              <w:rStyle w:val="apple-converted-space"/>
            </w:rPr>
            <w:fldChar w:fldCharType="begin"/>
          </w:r>
          <w:r w:rsidRPr="00E90AF9">
            <w:rPr>
              <w:rStyle w:val="apple-converted-space"/>
            </w:rPr>
            <w:instrText xml:space="preserve"> CITATION Dav14 \l 12298 </w:instrText>
          </w:r>
          <w:r w:rsidRPr="00E90AF9">
            <w:rPr>
              <w:rStyle w:val="apple-converted-space"/>
            </w:rPr>
            <w:fldChar w:fldCharType="separate"/>
          </w:r>
          <w:r w:rsidR="0023518F">
            <w:rPr>
              <w:rStyle w:val="apple-converted-space"/>
              <w:noProof/>
            </w:rPr>
            <w:t xml:space="preserve"> </w:t>
          </w:r>
          <w:r w:rsidR="0023518F">
            <w:rPr>
              <w:noProof/>
            </w:rPr>
            <w:t>(Beckett, Berners-Lee, Prud'hommeaux, Carothers, &amp; Machina., 2014)</w:t>
          </w:r>
          <w:r w:rsidRPr="00E90AF9">
            <w:rPr>
              <w:rStyle w:val="apple-converted-space"/>
            </w:rPr>
            <w:fldChar w:fldCharType="end"/>
          </w:r>
        </w:sdtContent>
      </w:sdt>
    </w:p>
    <w:p w:rsidR="009F5FEB" w:rsidRPr="00E90AF9" w:rsidRDefault="009F5FEB" w:rsidP="00E90AF9">
      <w:pPr>
        <w:pStyle w:val="contenido"/>
        <w:rPr>
          <w:rStyle w:val="apple-converted-space"/>
        </w:rPr>
      </w:pPr>
      <w:proofErr w:type="spellStart"/>
      <w:r w:rsidRPr="00E90AF9">
        <w:rPr>
          <w:rStyle w:val="apple-converted-space"/>
        </w:rPr>
        <w:t>Turtle</w:t>
      </w:r>
      <w:proofErr w:type="spellEnd"/>
      <w:r w:rsidRPr="00E90AF9">
        <w:rPr>
          <w:rStyle w:val="apple-converted-space"/>
        </w:rPr>
        <w:t xml:space="preserve"> es una extensión del N-Triples. Además de la sintaxis básica N-Triples, </w:t>
      </w:r>
      <w:proofErr w:type="spellStart"/>
      <w:r w:rsidRPr="00E90AF9">
        <w:rPr>
          <w:rStyle w:val="apple-converted-space"/>
        </w:rPr>
        <w:t>Turtle</w:t>
      </w:r>
      <w:proofErr w:type="spellEnd"/>
      <w:r w:rsidRPr="00E90AF9">
        <w:rPr>
          <w:rStyle w:val="apple-converted-space"/>
        </w:rPr>
        <w:t xml:space="preserve"> introduce una serie de atajos sintácticos, como el soporte para prefijos de espacio de nombres, listas y abreviaturas para datos tipo literales. </w:t>
      </w:r>
      <w:proofErr w:type="spellStart"/>
      <w:r w:rsidR="00E46EF1" w:rsidRPr="00E90AF9">
        <w:rPr>
          <w:rStyle w:val="apple-converted-space"/>
        </w:rPr>
        <w:t>Turtle</w:t>
      </w:r>
      <w:proofErr w:type="spellEnd"/>
      <w:r w:rsidR="00E46EF1" w:rsidRPr="00E90AF9">
        <w:rPr>
          <w:rStyle w:val="apple-converted-space"/>
        </w:rPr>
        <w:t xml:space="preserve"> ofrece una compensación entre la facilidad de la escritura, la facilidad de análisis y facilidad de lectura.</w:t>
      </w:r>
      <w:sdt>
        <w:sdtPr>
          <w:rPr>
            <w:rStyle w:val="apple-converted-space"/>
          </w:rPr>
          <w:id w:val="459385333"/>
          <w:citation/>
        </w:sdtPr>
        <w:sdtContent>
          <w:r w:rsidR="00F64ED0" w:rsidRPr="00E90AF9">
            <w:rPr>
              <w:rStyle w:val="apple-converted-space"/>
            </w:rPr>
            <w:fldChar w:fldCharType="begin"/>
          </w:r>
          <w:r w:rsidR="00F64ED0" w:rsidRPr="00E90AF9">
            <w:rPr>
              <w:rStyle w:val="apple-converted-space"/>
            </w:rPr>
            <w:instrText xml:space="preserve"> CITATION Guu14 \l 12298 </w:instrText>
          </w:r>
          <w:r w:rsidR="00F64ED0" w:rsidRPr="00E90AF9">
            <w:rPr>
              <w:rStyle w:val="apple-converted-space"/>
            </w:rPr>
            <w:fldChar w:fldCharType="separate"/>
          </w:r>
          <w:r w:rsidR="0023518F">
            <w:rPr>
              <w:rStyle w:val="apple-converted-space"/>
              <w:noProof/>
            </w:rPr>
            <w:t xml:space="preserve"> </w:t>
          </w:r>
          <w:r w:rsidR="0023518F">
            <w:rPr>
              <w:noProof/>
            </w:rPr>
            <w:t>(Schreiber &amp; Raimond, 2014)</w:t>
          </w:r>
          <w:r w:rsidR="00F64ED0" w:rsidRPr="00E90AF9">
            <w:rPr>
              <w:rStyle w:val="apple-converted-space"/>
            </w:rPr>
            <w:fldChar w:fldCharType="end"/>
          </w:r>
        </w:sdtContent>
      </w:sdt>
    </w:p>
    <w:p w:rsidR="00D14B4E" w:rsidRPr="00751189" w:rsidRDefault="00D14B4E" w:rsidP="00751189">
      <w:pPr>
        <w:pStyle w:val="titulosTF"/>
        <w:spacing w:after="0" w:line="360" w:lineRule="auto"/>
        <w:ind w:left="284"/>
        <w:rPr>
          <w:szCs w:val="22"/>
        </w:rPr>
      </w:pPr>
      <w:bookmarkStart w:id="19" w:name="_Toc400372951"/>
      <w:r w:rsidRPr="00751189">
        <w:rPr>
          <w:szCs w:val="22"/>
        </w:rPr>
        <w:t xml:space="preserve">Tabla </w:t>
      </w:r>
      <w:r w:rsidR="00F15244" w:rsidRPr="00751189">
        <w:rPr>
          <w:szCs w:val="22"/>
        </w:rPr>
        <w:fldChar w:fldCharType="begin"/>
      </w:r>
      <w:r w:rsidR="00F15244" w:rsidRPr="00751189">
        <w:rPr>
          <w:szCs w:val="22"/>
        </w:rPr>
        <w:instrText xml:space="preserve"> SEQ Tabla \* ARABIC </w:instrText>
      </w:r>
      <w:r w:rsidR="00F15244" w:rsidRPr="00751189">
        <w:rPr>
          <w:szCs w:val="22"/>
        </w:rPr>
        <w:fldChar w:fldCharType="separate"/>
      </w:r>
      <w:r w:rsidR="00B711E6">
        <w:rPr>
          <w:noProof/>
          <w:szCs w:val="22"/>
        </w:rPr>
        <w:t>3</w:t>
      </w:r>
      <w:r w:rsidR="00F15244" w:rsidRPr="00751189">
        <w:rPr>
          <w:noProof/>
          <w:szCs w:val="22"/>
        </w:rPr>
        <w:fldChar w:fldCharType="end"/>
      </w:r>
      <w:r w:rsidRPr="00751189">
        <w:rPr>
          <w:szCs w:val="22"/>
        </w:rPr>
        <w:t xml:space="preserve">. Ejemplo </w:t>
      </w:r>
      <w:proofErr w:type="spellStart"/>
      <w:r w:rsidRPr="00751189">
        <w:rPr>
          <w:szCs w:val="22"/>
        </w:rPr>
        <w:t>Turtle</w:t>
      </w:r>
      <w:bookmarkEnd w:id="19"/>
      <w:proofErr w:type="spellEnd"/>
    </w:p>
    <w:tbl>
      <w:tblPr>
        <w:tblStyle w:val="Tablaconcuadrcula"/>
        <w:tblW w:w="8176"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77"/>
        <w:gridCol w:w="7699"/>
      </w:tblGrid>
      <w:tr w:rsidR="00883F18" w:rsidRPr="0053346A" w:rsidTr="00751189">
        <w:trPr>
          <w:trHeight w:val="558"/>
          <w:jc w:val="center"/>
        </w:trPr>
        <w:tc>
          <w:tcPr>
            <w:tcW w:w="477" w:type="dxa"/>
            <w:tcBorders>
              <w:top w:val="single" w:sz="4" w:space="0" w:color="404040" w:themeColor="text1" w:themeTint="BF"/>
              <w:bottom w:val="nil"/>
              <w:right w:val="single" w:sz="4" w:space="0" w:color="auto"/>
            </w:tcBorders>
          </w:tcPr>
          <w:p w:rsidR="00670BFD" w:rsidRPr="00751189" w:rsidRDefault="006250F3"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01</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02</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03</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04</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05</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06</w:t>
            </w:r>
          </w:p>
          <w:p w:rsidR="006250F3"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07</w:t>
            </w:r>
            <w:r w:rsidR="006250F3" w:rsidRPr="00751189">
              <w:rPr>
                <w:rFonts w:ascii="Verdana" w:hAnsi="Verdana" w:cs="Arial"/>
                <w:color w:val="595959" w:themeColor="text1" w:themeTint="A6"/>
                <w:sz w:val="18"/>
                <w:szCs w:val="22"/>
              </w:rPr>
              <w:t xml:space="preserve">    </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&lt;http://example.org/&gt;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 xml:space="preserve">PREFIX </w:t>
            </w:r>
            <w:proofErr w:type="spellStart"/>
            <w:r w:rsidRPr="00751189">
              <w:rPr>
                <w:rFonts w:ascii="Verdana" w:hAnsi="Verdana" w:cs="Arial"/>
                <w:color w:val="000000"/>
                <w:sz w:val="18"/>
                <w:szCs w:val="22"/>
                <w:lang w:val="en-US"/>
              </w:rPr>
              <w:t>foaf</w:t>
            </w:r>
            <w:proofErr w:type="spellEnd"/>
            <w:r w:rsidRPr="00751189">
              <w:rPr>
                <w:rFonts w:ascii="Verdana" w:hAnsi="Verdana" w:cs="Arial"/>
                <w:color w:val="000000"/>
                <w:sz w:val="18"/>
                <w:szCs w:val="22"/>
                <w:lang w:val="en-US"/>
              </w:rPr>
              <w:t>: &lt;http://xmlns.com/foaf/0.1/&gt;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 xml:space="preserve">PREFIX </w:t>
            </w:r>
            <w:proofErr w:type="spellStart"/>
            <w:r w:rsidRPr="00751189">
              <w:rPr>
                <w:rFonts w:ascii="Verdana" w:hAnsi="Verdana" w:cs="Arial"/>
                <w:color w:val="000000"/>
                <w:sz w:val="18"/>
                <w:szCs w:val="22"/>
                <w:lang w:val="en-US"/>
              </w:rPr>
              <w:t>xsd</w:t>
            </w:r>
            <w:proofErr w:type="spellEnd"/>
            <w:r w:rsidRPr="00751189">
              <w:rPr>
                <w:rFonts w:ascii="Verdana" w:hAnsi="Verdana" w:cs="Arial"/>
                <w:color w:val="000000"/>
                <w:sz w:val="18"/>
                <w:szCs w:val="22"/>
                <w:lang w:val="en-US"/>
              </w:rPr>
              <w:t>: &lt;http://www.w3.org/2001/XMLSchema#&gt;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schema: &lt;http://schema.org/&gt;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 xml:space="preserve">PREFIX </w:t>
            </w:r>
            <w:proofErr w:type="spellStart"/>
            <w:r w:rsidRPr="00751189">
              <w:rPr>
                <w:rFonts w:ascii="Verdana" w:hAnsi="Verdana" w:cs="Arial"/>
                <w:color w:val="000000"/>
                <w:sz w:val="18"/>
                <w:szCs w:val="22"/>
                <w:lang w:val="en-US"/>
              </w:rPr>
              <w:t>dcterms</w:t>
            </w:r>
            <w:proofErr w:type="spellEnd"/>
            <w:r w:rsidRPr="00751189">
              <w:rPr>
                <w:rFonts w:ascii="Verdana" w:hAnsi="Verdana" w:cs="Arial"/>
                <w:color w:val="000000"/>
                <w:sz w:val="18"/>
                <w:szCs w:val="22"/>
                <w:lang w:val="en-US"/>
              </w:rPr>
              <w:t>: &lt;http://purl.org/dc/terms/&gt;</w:t>
            </w:r>
          </w:p>
          <w:p w:rsidR="006250F3"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 xml:space="preserve">PREFIX </w:t>
            </w:r>
            <w:proofErr w:type="spellStart"/>
            <w:r w:rsidRPr="00751189">
              <w:rPr>
                <w:rFonts w:ascii="Verdana" w:hAnsi="Verdana" w:cs="Arial"/>
                <w:color w:val="000000"/>
                <w:sz w:val="18"/>
                <w:szCs w:val="22"/>
                <w:lang w:val="en-US"/>
              </w:rPr>
              <w:t>wd</w:t>
            </w:r>
            <w:proofErr w:type="spellEnd"/>
            <w:r w:rsidRPr="00751189">
              <w:rPr>
                <w:rFonts w:ascii="Verdana" w:hAnsi="Verdana" w:cs="Arial"/>
                <w:color w:val="000000"/>
                <w:sz w:val="18"/>
                <w:szCs w:val="22"/>
                <w:lang w:val="en-US"/>
              </w:rPr>
              <w:t>: &lt;http://www.wikidata.org/entity/&gt;</w:t>
            </w:r>
          </w:p>
        </w:tc>
      </w:tr>
      <w:tr w:rsidR="00883F18" w:rsidRPr="0053346A" w:rsidTr="00751189">
        <w:trPr>
          <w:trHeight w:val="558"/>
          <w:jc w:val="center"/>
        </w:trPr>
        <w:tc>
          <w:tcPr>
            <w:tcW w:w="477" w:type="dxa"/>
            <w:tcBorders>
              <w:top w:val="nil"/>
              <w:bottom w:val="nil"/>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08</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09</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10</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11</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12</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13</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&lt;</w:t>
            </w:r>
            <w:proofErr w:type="spellStart"/>
            <w:r w:rsidRPr="00751189">
              <w:rPr>
                <w:rFonts w:ascii="Verdana" w:hAnsi="Verdana" w:cs="Arial"/>
                <w:color w:val="000000"/>
                <w:sz w:val="18"/>
                <w:szCs w:val="22"/>
                <w:lang w:val="en-US"/>
              </w:rPr>
              <w:t>bob#me</w:t>
            </w:r>
            <w:proofErr w:type="spellEnd"/>
            <w:r w:rsidRPr="00751189">
              <w:rPr>
                <w:rFonts w:ascii="Verdana" w:hAnsi="Verdana" w:cs="Arial"/>
                <w:color w:val="000000"/>
                <w:sz w:val="18"/>
                <w:szCs w:val="22"/>
                <w:lang w:val="en-US"/>
              </w:rPr>
              <w:t>&gt;</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 xml:space="preserve">a </w:t>
            </w:r>
            <w:proofErr w:type="spellStart"/>
            <w:r w:rsidRPr="00751189">
              <w:rPr>
                <w:rFonts w:ascii="Verdana" w:hAnsi="Verdana" w:cs="Arial"/>
                <w:color w:val="000000"/>
                <w:sz w:val="18"/>
                <w:szCs w:val="22"/>
                <w:lang w:val="en-US"/>
              </w:rPr>
              <w:t>foaf:Person</w:t>
            </w:r>
            <w:proofErr w:type="spellEnd"/>
            <w:r w:rsidRPr="00751189">
              <w:rPr>
                <w:rFonts w:ascii="Verdana" w:hAnsi="Verdana" w:cs="Arial"/>
                <w:color w:val="000000"/>
                <w:sz w:val="18"/>
                <w:szCs w:val="22"/>
                <w:lang w:val="en-US"/>
              </w:rPr>
              <w:t xml:space="preserve"> ;</w:t>
            </w:r>
          </w:p>
          <w:p w:rsidR="00670BFD" w:rsidRPr="00751189" w:rsidRDefault="00670BFD" w:rsidP="0073720C">
            <w:pPr>
              <w:pStyle w:val="HTMLconformatoprevio"/>
              <w:ind w:left="480"/>
              <w:rPr>
                <w:rFonts w:ascii="Verdana" w:hAnsi="Verdana" w:cs="Arial"/>
                <w:color w:val="000000"/>
                <w:sz w:val="18"/>
                <w:szCs w:val="22"/>
                <w:lang w:val="en-US"/>
              </w:rPr>
            </w:pPr>
            <w:proofErr w:type="spellStart"/>
            <w:r w:rsidRPr="00751189">
              <w:rPr>
                <w:rFonts w:ascii="Verdana" w:hAnsi="Verdana" w:cs="Arial"/>
                <w:color w:val="000000"/>
                <w:sz w:val="18"/>
                <w:szCs w:val="22"/>
                <w:lang w:val="en-US"/>
              </w:rPr>
              <w:t>foaf:knows</w:t>
            </w:r>
            <w:proofErr w:type="spellEnd"/>
            <w:r w:rsidRPr="00751189">
              <w:rPr>
                <w:rFonts w:ascii="Verdana" w:hAnsi="Verdana" w:cs="Arial"/>
                <w:color w:val="000000"/>
                <w:sz w:val="18"/>
                <w:szCs w:val="22"/>
                <w:lang w:val="en-US"/>
              </w:rPr>
              <w:t xml:space="preserve"> &lt;</w:t>
            </w:r>
            <w:proofErr w:type="spellStart"/>
            <w:r w:rsidRPr="00751189">
              <w:rPr>
                <w:rFonts w:ascii="Verdana" w:hAnsi="Verdana" w:cs="Arial"/>
                <w:color w:val="000000"/>
                <w:sz w:val="18"/>
                <w:szCs w:val="22"/>
                <w:lang w:val="en-US"/>
              </w:rPr>
              <w:t>alice#me</w:t>
            </w:r>
            <w:proofErr w:type="spellEnd"/>
            <w:r w:rsidRPr="00751189">
              <w:rPr>
                <w:rFonts w:ascii="Verdana" w:hAnsi="Verdana" w:cs="Arial"/>
                <w:color w:val="000000"/>
                <w:sz w:val="18"/>
                <w:szCs w:val="22"/>
                <w:lang w:val="en-US"/>
              </w:rPr>
              <w:t>&gt; ;</w:t>
            </w:r>
          </w:p>
          <w:p w:rsidR="00670BFD" w:rsidRPr="00751189" w:rsidRDefault="00670BFD" w:rsidP="0073720C">
            <w:pPr>
              <w:pStyle w:val="HTMLconformatoprevio"/>
              <w:ind w:left="480"/>
              <w:rPr>
                <w:rFonts w:ascii="Verdana" w:hAnsi="Verdana" w:cs="Arial"/>
                <w:color w:val="000000"/>
                <w:sz w:val="18"/>
                <w:szCs w:val="22"/>
                <w:lang w:val="en-US"/>
              </w:rPr>
            </w:pPr>
            <w:proofErr w:type="spellStart"/>
            <w:r w:rsidRPr="00751189">
              <w:rPr>
                <w:rFonts w:ascii="Verdana" w:hAnsi="Verdana" w:cs="Arial"/>
                <w:color w:val="000000"/>
                <w:sz w:val="18"/>
                <w:szCs w:val="22"/>
                <w:lang w:val="en-US"/>
              </w:rPr>
              <w:t>schema:birthDate</w:t>
            </w:r>
            <w:proofErr w:type="spellEnd"/>
            <w:r w:rsidRPr="00751189">
              <w:rPr>
                <w:rFonts w:ascii="Verdana" w:hAnsi="Verdana" w:cs="Arial"/>
                <w:color w:val="000000"/>
                <w:sz w:val="18"/>
                <w:szCs w:val="22"/>
                <w:lang w:val="en-US"/>
              </w:rPr>
              <w:t xml:space="preserve"> "1990-07-04"^^</w:t>
            </w:r>
            <w:proofErr w:type="spellStart"/>
            <w:r w:rsidRPr="00751189">
              <w:rPr>
                <w:rFonts w:ascii="Verdana" w:hAnsi="Verdana" w:cs="Arial"/>
                <w:color w:val="000000"/>
                <w:sz w:val="18"/>
                <w:szCs w:val="22"/>
                <w:lang w:val="en-US"/>
              </w:rPr>
              <w:t>xsd:date</w:t>
            </w:r>
            <w:proofErr w:type="spellEnd"/>
            <w:r w:rsidRPr="00751189">
              <w:rPr>
                <w:rFonts w:ascii="Verdana" w:hAnsi="Verdana" w:cs="Arial"/>
                <w:color w:val="000000"/>
                <w:sz w:val="18"/>
                <w:szCs w:val="22"/>
                <w:lang w:val="en-US"/>
              </w:rPr>
              <w:t xml:space="preserve"> ;</w:t>
            </w:r>
          </w:p>
          <w:p w:rsidR="00670BFD" w:rsidRPr="00751189" w:rsidRDefault="00670BFD" w:rsidP="0073720C">
            <w:pPr>
              <w:pStyle w:val="HTMLconformatoprevio"/>
              <w:ind w:left="480"/>
              <w:rPr>
                <w:rFonts w:ascii="Verdana" w:hAnsi="Verdana" w:cs="Arial"/>
                <w:color w:val="000000"/>
                <w:sz w:val="18"/>
                <w:szCs w:val="22"/>
                <w:lang w:val="en-US"/>
              </w:rPr>
            </w:pPr>
            <w:proofErr w:type="spellStart"/>
            <w:proofErr w:type="gramStart"/>
            <w:r w:rsidRPr="00751189">
              <w:rPr>
                <w:rFonts w:ascii="Verdana" w:hAnsi="Verdana" w:cs="Arial"/>
                <w:color w:val="000000"/>
                <w:sz w:val="18"/>
                <w:szCs w:val="22"/>
                <w:lang w:val="en-US"/>
              </w:rPr>
              <w:t>foaf:</w:t>
            </w:r>
            <w:proofErr w:type="gramEnd"/>
            <w:r w:rsidRPr="00751189">
              <w:rPr>
                <w:rFonts w:ascii="Verdana" w:hAnsi="Verdana" w:cs="Arial"/>
                <w:color w:val="000000"/>
                <w:sz w:val="18"/>
                <w:szCs w:val="22"/>
                <w:lang w:val="en-US"/>
              </w:rPr>
              <w:t>topic_interest</w:t>
            </w:r>
            <w:proofErr w:type="spellEnd"/>
            <w:r w:rsidRPr="00751189">
              <w:rPr>
                <w:rFonts w:ascii="Verdana" w:hAnsi="Verdana" w:cs="Arial"/>
                <w:color w:val="000000"/>
                <w:sz w:val="18"/>
                <w:szCs w:val="22"/>
                <w:lang w:val="en-US"/>
              </w:rPr>
              <w:t xml:space="preserve"> wd:Q12418 .</w:t>
            </w:r>
          </w:p>
          <w:p w:rsidR="00670BFD" w:rsidRPr="00751189" w:rsidRDefault="00670BFD" w:rsidP="0073720C">
            <w:pPr>
              <w:pStyle w:val="HTMLconformatoprevio"/>
              <w:ind w:left="480"/>
              <w:rPr>
                <w:rFonts w:ascii="Verdana" w:hAnsi="Verdana" w:cs="Arial"/>
                <w:color w:val="000000"/>
                <w:sz w:val="18"/>
                <w:szCs w:val="22"/>
                <w:lang w:val="en-US"/>
              </w:rPr>
            </w:pPr>
          </w:p>
        </w:tc>
      </w:tr>
      <w:tr w:rsidR="00883F18" w:rsidRPr="0053346A" w:rsidTr="00751189">
        <w:trPr>
          <w:trHeight w:val="538"/>
          <w:jc w:val="center"/>
        </w:trPr>
        <w:tc>
          <w:tcPr>
            <w:tcW w:w="477" w:type="dxa"/>
            <w:tcBorders>
              <w:top w:val="nil"/>
              <w:bottom w:val="nil"/>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14</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15</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16</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17</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wd:Q12418</w:t>
            </w:r>
          </w:p>
          <w:p w:rsidR="00670BFD" w:rsidRPr="00751189" w:rsidRDefault="00670BFD" w:rsidP="0073720C">
            <w:pPr>
              <w:pStyle w:val="HTMLconformatoprevio"/>
              <w:ind w:left="480"/>
              <w:rPr>
                <w:rFonts w:ascii="Verdana" w:hAnsi="Verdana" w:cs="Arial"/>
                <w:color w:val="000000"/>
                <w:sz w:val="18"/>
                <w:szCs w:val="22"/>
                <w:lang w:val="en-US"/>
              </w:rPr>
            </w:pPr>
            <w:proofErr w:type="spellStart"/>
            <w:r w:rsidRPr="00751189">
              <w:rPr>
                <w:rFonts w:ascii="Verdana" w:hAnsi="Verdana" w:cs="Arial"/>
                <w:color w:val="000000"/>
                <w:sz w:val="18"/>
                <w:szCs w:val="22"/>
                <w:lang w:val="en-US"/>
              </w:rPr>
              <w:t>dcterms:title</w:t>
            </w:r>
            <w:proofErr w:type="spellEnd"/>
            <w:r w:rsidRPr="00751189">
              <w:rPr>
                <w:rFonts w:ascii="Verdana" w:hAnsi="Verdana" w:cs="Arial"/>
                <w:color w:val="000000"/>
                <w:sz w:val="18"/>
                <w:szCs w:val="22"/>
                <w:lang w:val="en-US"/>
              </w:rPr>
              <w:t xml:space="preserve"> "Mona Lisa" ;</w:t>
            </w:r>
          </w:p>
          <w:p w:rsidR="00670BFD" w:rsidRPr="00751189" w:rsidRDefault="00670BFD" w:rsidP="0073720C">
            <w:pPr>
              <w:pStyle w:val="HTMLconformatoprevio"/>
              <w:ind w:left="480"/>
              <w:rPr>
                <w:rFonts w:ascii="Verdana" w:hAnsi="Verdana" w:cs="Arial"/>
                <w:color w:val="000000"/>
                <w:sz w:val="18"/>
                <w:szCs w:val="22"/>
                <w:lang w:val="en-US"/>
              </w:rPr>
            </w:pPr>
            <w:proofErr w:type="spellStart"/>
            <w:proofErr w:type="gramStart"/>
            <w:r w:rsidRPr="00751189">
              <w:rPr>
                <w:rFonts w:ascii="Verdana" w:hAnsi="Verdana" w:cs="Arial"/>
                <w:color w:val="000000"/>
                <w:sz w:val="18"/>
                <w:szCs w:val="22"/>
                <w:lang w:val="en-US"/>
              </w:rPr>
              <w:t>dcterms:</w:t>
            </w:r>
            <w:proofErr w:type="gramEnd"/>
            <w:r w:rsidRPr="00751189">
              <w:rPr>
                <w:rFonts w:ascii="Verdana" w:hAnsi="Verdana" w:cs="Arial"/>
                <w:color w:val="000000"/>
                <w:sz w:val="18"/>
                <w:szCs w:val="22"/>
                <w:lang w:val="en-US"/>
              </w:rPr>
              <w:t>creator</w:t>
            </w:r>
            <w:proofErr w:type="spellEnd"/>
            <w:r w:rsidRPr="00751189">
              <w:rPr>
                <w:rFonts w:ascii="Verdana" w:hAnsi="Verdana" w:cs="Arial"/>
                <w:color w:val="000000"/>
                <w:sz w:val="18"/>
                <w:szCs w:val="22"/>
                <w:lang w:val="en-US"/>
              </w:rPr>
              <w:t xml:space="preserve"> &lt;http://</w:t>
            </w:r>
            <w:r w:rsidR="001F0915" w:rsidRPr="00751189">
              <w:rPr>
                <w:rFonts w:ascii="Verdana" w:hAnsi="Verdana" w:cs="Arial"/>
                <w:color w:val="000000"/>
                <w:sz w:val="18"/>
                <w:szCs w:val="22"/>
                <w:lang w:val="en-US"/>
              </w:rPr>
              <w:t>DBpedia</w:t>
            </w:r>
            <w:r w:rsidRPr="00751189">
              <w:rPr>
                <w:rFonts w:ascii="Verdana" w:hAnsi="Verdana" w:cs="Arial"/>
                <w:color w:val="000000"/>
                <w:sz w:val="18"/>
                <w:szCs w:val="22"/>
                <w:lang w:val="en-US"/>
              </w:rPr>
              <w:t xml:space="preserve">.org/resource/Leonardo_da_Vinci&gt; . </w:t>
            </w:r>
          </w:p>
        </w:tc>
      </w:tr>
      <w:tr w:rsidR="00883F18" w:rsidRPr="00963B0C" w:rsidTr="00751189">
        <w:trPr>
          <w:trHeight w:val="558"/>
          <w:jc w:val="center"/>
        </w:trPr>
        <w:tc>
          <w:tcPr>
            <w:tcW w:w="477" w:type="dxa"/>
            <w:tcBorders>
              <w:top w:val="nil"/>
              <w:bottom w:val="single" w:sz="4" w:space="0" w:color="404040" w:themeColor="text1" w:themeTint="BF"/>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18</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19</w:t>
            </w:r>
          </w:p>
        </w:tc>
        <w:tc>
          <w:tcPr>
            <w:tcW w:w="7699" w:type="dxa"/>
            <w:tcBorders>
              <w:left w:val="single" w:sz="4" w:space="0" w:color="auto"/>
            </w:tcBorders>
          </w:tcPr>
          <w:p w:rsidR="00883F18" w:rsidRPr="00751189" w:rsidRDefault="00883F18" w:rsidP="0073720C">
            <w:pPr>
              <w:pStyle w:val="HTMLconformatoprevio"/>
              <w:rPr>
                <w:rFonts w:ascii="Verdana" w:hAnsi="Verdana" w:cs="Arial"/>
                <w:color w:val="000000"/>
                <w:sz w:val="18"/>
                <w:szCs w:val="22"/>
              </w:rPr>
            </w:pPr>
            <w:r w:rsidRPr="00751189">
              <w:rPr>
                <w:rFonts w:ascii="Verdana" w:hAnsi="Verdana" w:cs="Arial"/>
                <w:color w:val="000000"/>
                <w:sz w:val="18"/>
                <w:szCs w:val="22"/>
              </w:rPr>
              <w:t xml:space="preserve">    </w:t>
            </w:r>
            <w:r w:rsidR="00670BFD" w:rsidRPr="00751189">
              <w:rPr>
                <w:rFonts w:ascii="Verdana" w:hAnsi="Verdana" w:cs="Arial"/>
                <w:color w:val="000000"/>
                <w:sz w:val="18"/>
                <w:szCs w:val="22"/>
              </w:rPr>
              <w:t>&lt;http://data.europeana.eu/item/04802/243FA8618938F4117025F</w:t>
            </w:r>
          </w:p>
          <w:p w:rsidR="00670BFD" w:rsidRPr="00751189" w:rsidRDefault="00883F18"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rPr>
              <w:t xml:space="preserve">                           </w:t>
            </w:r>
            <w:r w:rsidR="00670BFD" w:rsidRPr="00751189">
              <w:rPr>
                <w:rFonts w:ascii="Verdana" w:hAnsi="Verdana" w:cs="Arial"/>
                <w:color w:val="000000"/>
                <w:sz w:val="18"/>
                <w:szCs w:val="22"/>
                <w:lang w:val="en-US"/>
              </w:rPr>
              <w:t>17A8B813C5F9AA4D619&gt;</w:t>
            </w:r>
          </w:p>
          <w:p w:rsidR="00670BFD" w:rsidRPr="00751189" w:rsidRDefault="00670BFD" w:rsidP="0073720C">
            <w:pPr>
              <w:pStyle w:val="HTMLconformatoprevio"/>
              <w:ind w:left="480"/>
              <w:rPr>
                <w:rFonts w:ascii="Verdana" w:hAnsi="Verdana" w:cs="Arial"/>
                <w:color w:val="000000"/>
                <w:sz w:val="18"/>
                <w:szCs w:val="22"/>
                <w:lang w:val="en-US"/>
              </w:rPr>
            </w:pPr>
            <w:proofErr w:type="spellStart"/>
            <w:proofErr w:type="gramStart"/>
            <w:r w:rsidRPr="00751189">
              <w:rPr>
                <w:rFonts w:ascii="Verdana" w:hAnsi="Verdana" w:cs="Arial"/>
                <w:color w:val="000000"/>
                <w:sz w:val="18"/>
                <w:szCs w:val="22"/>
                <w:lang w:val="en-US"/>
              </w:rPr>
              <w:t>dcterms:</w:t>
            </w:r>
            <w:proofErr w:type="gramEnd"/>
            <w:r w:rsidRPr="00751189">
              <w:rPr>
                <w:rFonts w:ascii="Verdana" w:hAnsi="Verdana" w:cs="Arial"/>
                <w:color w:val="000000"/>
                <w:sz w:val="18"/>
                <w:szCs w:val="22"/>
                <w:lang w:val="en-US"/>
              </w:rPr>
              <w:t>subject</w:t>
            </w:r>
            <w:proofErr w:type="spellEnd"/>
            <w:r w:rsidRPr="00751189">
              <w:rPr>
                <w:rFonts w:ascii="Verdana" w:hAnsi="Verdana" w:cs="Arial"/>
                <w:color w:val="000000"/>
                <w:sz w:val="18"/>
                <w:szCs w:val="22"/>
                <w:lang w:val="en-US"/>
              </w:rPr>
              <w:t xml:space="preserve"> wd:Q12418 .</w:t>
            </w:r>
          </w:p>
          <w:p w:rsidR="00670BFD" w:rsidRPr="00751189" w:rsidRDefault="00670BFD" w:rsidP="0073720C">
            <w:pPr>
              <w:pStyle w:val="HTMLconformatoprevio"/>
              <w:rPr>
                <w:rFonts w:ascii="Verdana" w:hAnsi="Verdana" w:cs="Arial"/>
                <w:color w:val="000000"/>
                <w:sz w:val="18"/>
                <w:szCs w:val="22"/>
                <w:lang w:val="en-US"/>
              </w:rPr>
            </w:pPr>
          </w:p>
        </w:tc>
      </w:tr>
    </w:tbl>
    <w:p w:rsidR="00DD6D8A" w:rsidRPr="00751189" w:rsidRDefault="00D14B4E" w:rsidP="00751189">
      <w:pPr>
        <w:pStyle w:val="contenido"/>
        <w:ind w:left="284"/>
        <w:rPr>
          <w:rStyle w:val="apple-converted-space"/>
          <w:sz w:val="18"/>
        </w:rPr>
      </w:pPr>
      <w:r w:rsidRPr="00751189">
        <w:rPr>
          <w:rStyle w:val="apple-converted-space"/>
          <w:sz w:val="18"/>
        </w:rPr>
        <w:lastRenderedPageBreak/>
        <w:t xml:space="preserve">Fuente: </w:t>
      </w:r>
      <w:sdt>
        <w:sdtPr>
          <w:rPr>
            <w:rStyle w:val="apple-converted-space"/>
            <w:sz w:val="18"/>
            <w:lang w:val="en-US"/>
          </w:rPr>
          <w:id w:val="33247485"/>
          <w:citation/>
        </w:sdtPr>
        <w:sdtContent>
          <w:r w:rsidRPr="00751189">
            <w:rPr>
              <w:rStyle w:val="apple-converted-space"/>
              <w:sz w:val="18"/>
              <w:lang w:val="en-US"/>
            </w:rPr>
            <w:fldChar w:fldCharType="begin"/>
          </w:r>
          <w:r w:rsidRPr="00751189">
            <w:rPr>
              <w:rStyle w:val="apple-converted-space"/>
              <w:sz w:val="18"/>
            </w:rPr>
            <w:instrText xml:space="preserve"> CITATION Guu14 \l 12298 </w:instrText>
          </w:r>
          <w:r w:rsidRPr="00751189">
            <w:rPr>
              <w:rStyle w:val="apple-converted-space"/>
              <w:sz w:val="18"/>
              <w:lang w:val="en-US"/>
            </w:rPr>
            <w:fldChar w:fldCharType="separate"/>
          </w:r>
          <w:r w:rsidR="0023518F" w:rsidRPr="0023518F">
            <w:rPr>
              <w:noProof/>
              <w:sz w:val="18"/>
            </w:rPr>
            <w:t>(Schreiber &amp; Raimond, 2014)</w:t>
          </w:r>
          <w:r w:rsidRPr="00751189">
            <w:rPr>
              <w:rStyle w:val="apple-converted-space"/>
              <w:sz w:val="18"/>
              <w:lang w:val="en-US"/>
            </w:rPr>
            <w:fldChar w:fldCharType="end"/>
          </w:r>
        </w:sdtContent>
      </w:sdt>
    </w:p>
    <w:p w:rsidR="00C46262" w:rsidRPr="00A9024B" w:rsidRDefault="0053346A" w:rsidP="00E90AF9">
      <w:pPr>
        <w:pStyle w:val="contenido"/>
        <w:rPr>
          <w:rStyle w:val="apple-converted-space"/>
          <w:b/>
        </w:rPr>
      </w:pPr>
      <w:hyperlink r:id="rId15" w:anchor="section-trig" w:history="1">
        <w:proofErr w:type="spellStart"/>
        <w:r w:rsidR="00920F02" w:rsidRPr="00A9024B">
          <w:rPr>
            <w:rStyle w:val="Hipervnculo"/>
            <w:b/>
            <w:color w:val="auto"/>
            <w:u w:val="none"/>
          </w:rPr>
          <w:t>TriG</w:t>
        </w:r>
        <w:proofErr w:type="spellEnd"/>
      </w:hyperlink>
      <w:r w:rsidR="00920F02" w:rsidRPr="00A9024B">
        <w:rPr>
          <w:rStyle w:val="apple-converted-space"/>
          <w:b/>
        </w:rPr>
        <w:t> </w:t>
      </w:r>
    </w:p>
    <w:p w:rsidR="002E139B" w:rsidRPr="00E90AF9" w:rsidRDefault="002E139B" w:rsidP="00E90AF9">
      <w:pPr>
        <w:pStyle w:val="contenido"/>
      </w:pPr>
      <w:r w:rsidRPr="00E90AF9">
        <w:rPr>
          <w:rStyle w:val="apple-converted-space"/>
        </w:rPr>
        <w:t xml:space="preserve">La sintaxis de la </w:t>
      </w:r>
      <w:proofErr w:type="spellStart"/>
      <w:r w:rsidRPr="00E90AF9">
        <w:rPr>
          <w:rStyle w:val="apple-converted-space"/>
        </w:rPr>
        <w:t>Turtle</w:t>
      </w:r>
      <w:proofErr w:type="spellEnd"/>
      <w:r w:rsidRPr="00E90AF9">
        <w:rPr>
          <w:rStyle w:val="apple-converted-space"/>
        </w:rPr>
        <w:t xml:space="preserve"> sól</w:t>
      </w:r>
      <w:r w:rsidR="008D4139" w:rsidRPr="00E90AF9">
        <w:rPr>
          <w:rStyle w:val="apple-converted-space"/>
        </w:rPr>
        <w:t>o soporta la especificación de</w:t>
      </w:r>
      <w:r w:rsidRPr="00E90AF9">
        <w:rPr>
          <w:rStyle w:val="apple-converted-space"/>
        </w:rPr>
        <w:t xml:space="preserve"> grafos simples sin un medio para "nombrarlos". </w:t>
      </w:r>
      <w:proofErr w:type="spellStart"/>
      <w:r w:rsidRPr="00E90AF9">
        <w:rPr>
          <w:rStyle w:val="apple-converted-space"/>
        </w:rPr>
        <w:t>TriG</w:t>
      </w:r>
      <w:proofErr w:type="spellEnd"/>
      <w:r w:rsidRPr="00E90AF9">
        <w:rPr>
          <w:rStyle w:val="apple-converted-space"/>
        </w:rPr>
        <w:t xml:space="preserve"> es una extensión de la </w:t>
      </w:r>
      <w:proofErr w:type="spellStart"/>
      <w:r w:rsidRPr="00E90AF9">
        <w:rPr>
          <w:rStyle w:val="apple-converted-space"/>
        </w:rPr>
        <w:t>Turtle</w:t>
      </w:r>
      <w:proofErr w:type="spellEnd"/>
      <w:r w:rsidRPr="00E90AF9">
        <w:rPr>
          <w:rStyle w:val="apple-converted-space"/>
        </w:rPr>
        <w:t xml:space="preserve"> que permite la especificación de múltiples </w:t>
      </w:r>
      <w:r w:rsidR="008D4139" w:rsidRPr="00E90AF9">
        <w:rPr>
          <w:rStyle w:val="apple-converted-space"/>
        </w:rPr>
        <w:t>grafos</w:t>
      </w:r>
      <w:r w:rsidRPr="00E90AF9">
        <w:rPr>
          <w:rStyle w:val="apple-converted-space"/>
        </w:rPr>
        <w:t xml:space="preserve"> en forma de un conjunto de datos RDF. </w:t>
      </w:r>
      <w:sdt>
        <w:sdtPr>
          <w:id w:val="1014270287"/>
          <w:citation/>
        </w:sdtPr>
        <w:sdtContent>
          <w:r w:rsidRPr="00E90AF9">
            <w:fldChar w:fldCharType="begin"/>
          </w:r>
          <w:r w:rsidRPr="00E90AF9">
            <w:instrText xml:space="preserve"> CITATION Guu14 \l 12298 </w:instrText>
          </w:r>
          <w:r w:rsidRPr="00E90AF9">
            <w:fldChar w:fldCharType="separate"/>
          </w:r>
          <w:r w:rsidR="0023518F">
            <w:rPr>
              <w:noProof/>
            </w:rPr>
            <w:t>(Schreiber &amp; Raimond, 2014)</w:t>
          </w:r>
          <w:r w:rsidRPr="00E90AF9">
            <w:fldChar w:fldCharType="end"/>
          </w:r>
        </w:sdtContent>
      </w:sdt>
    </w:p>
    <w:p w:rsidR="002E139B" w:rsidRPr="00E90AF9" w:rsidRDefault="00974752" w:rsidP="00E90AF9">
      <w:pPr>
        <w:pStyle w:val="contenido"/>
      </w:pPr>
      <w:r w:rsidRPr="00E90AF9">
        <w:t xml:space="preserve">Un documento </w:t>
      </w:r>
      <w:proofErr w:type="spellStart"/>
      <w:r w:rsidRPr="00E90AF9">
        <w:t>Tri</w:t>
      </w:r>
      <w:r w:rsidR="002E139B" w:rsidRPr="00E90AF9">
        <w:t>G</w:t>
      </w:r>
      <w:proofErr w:type="spellEnd"/>
      <w:r w:rsidRPr="00E90AF9">
        <w:t xml:space="preserve"> permite escribir un conjunto de datos R</w:t>
      </w:r>
      <w:r w:rsidR="002E139B" w:rsidRPr="00E90AF9">
        <w:t>DF en una forma textual compacta</w:t>
      </w:r>
      <w:r w:rsidRPr="00E90AF9">
        <w:t xml:space="preserve">. Se </w:t>
      </w:r>
      <w:r w:rsidR="002E139B" w:rsidRPr="00E90AF9">
        <w:t>consiste</w:t>
      </w:r>
      <w:r w:rsidRPr="00E90AF9">
        <w:t xml:space="preserve"> de una sucesión de directivas, declaraciones triples, declaraciones de </w:t>
      </w:r>
      <w:r w:rsidR="008D4139" w:rsidRPr="00E90AF9">
        <w:t>grafos</w:t>
      </w:r>
      <w:r w:rsidR="002E139B" w:rsidRPr="00E90AF9">
        <w:t xml:space="preserve"> que contienen declaraciones</w:t>
      </w:r>
      <w:r w:rsidRPr="00E90AF9">
        <w:t xml:space="preserve"> </w:t>
      </w:r>
      <w:r w:rsidR="002E139B" w:rsidRPr="00E90AF9">
        <w:t>triple-generación</w:t>
      </w:r>
      <w:r w:rsidRPr="00E90AF9">
        <w:t xml:space="preserve"> y líneas en blanco opcionales. </w:t>
      </w:r>
      <w:sdt>
        <w:sdtPr>
          <w:id w:val="-587009074"/>
          <w:citation/>
        </w:sdtPr>
        <w:sdtContent>
          <w:r w:rsidR="008D4139" w:rsidRPr="00E90AF9">
            <w:fldChar w:fldCharType="begin"/>
          </w:r>
          <w:r w:rsidR="008D4139" w:rsidRPr="00E90AF9">
            <w:instrText xml:space="preserve">CITATION RDF14 \t  \l 12298 </w:instrText>
          </w:r>
          <w:r w:rsidR="008D4139" w:rsidRPr="00E90AF9">
            <w:fldChar w:fldCharType="separate"/>
          </w:r>
          <w:r w:rsidR="0023518F">
            <w:rPr>
              <w:noProof/>
            </w:rPr>
            <w:t>(Bizer &amp; Cyganiak, 2014)</w:t>
          </w:r>
          <w:r w:rsidR="008D4139" w:rsidRPr="00E90AF9">
            <w:fldChar w:fldCharType="end"/>
          </w:r>
        </w:sdtContent>
      </w:sdt>
    </w:p>
    <w:p w:rsidR="004F740A" w:rsidRPr="00967F0F" w:rsidRDefault="004F740A" w:rsidP="00967F0F">
      <w:pPr>
        <w:pStyle w:val="titulosTF"/>
        <w:spacing w:after="0" w:line="360" w:lineRule="auto"/>
        <w:rPr>
          <w:szCs w:val="22"/>
        </w:rPr>
      </w:pPr>
      <w:bookmarkStart w:id="20" w:name="_Toc400372952"/>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B711E6">
        <w:rPr>
          <w:noProof/>
          <w:szCs w:val="22"/>
        </w:rPr>
        <w:t>4</w:t>
      </w:r>
      <w:r w:rsidR="00F15244" w:rsidRPr="00967F0F">
        <w:rPr>
          <w:noProof/>
          <w:szCs w:val="22"/>
        </w:rPr>
        <w:fldChar w:fldCharType="end"/>
      </w:r>
      <w:r w:rsidRPr="00967F0F">
        <w:rPr>
          <w:szCs w:val="22"/>
        </w:rPr>
        <w:t xml:space="preserve">. Ejemplo </w:t>
      </w:r>
      <w:proofErr w:type="spellStart"/>
      <w:r w:rsidRPr="00967F0F">
        <w:rPr>
          <w:szCs w:val="22"/>
        </w:rPr>
        <w:t>TriG</w:t>
      </w:r>
      <w:bookmarkEnd w:id="20"/>
      <w:proofErr w:type="spellEnd"/>
    </w:p>
    <w:tbl>
      <w:tblPr>
        <w:tblStyle w:val="Tablaconcuadrcula"/>
        <w:tblW w:w="926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514"/>
        <w:gridCol w:w="8754"/>
      </w:tblGrid>
      <w:tr w:rsidR="008D4139" w:rsidRPr="0053346A" w:rsidTr="00967F0F">
        <w:trPr>
          <w:trHeight w:val="502"/>
        </w:trPr>
        <w:tc>
          <w:tcPr>
            <w:tcW w:w="514" w:type="dxa"/>
            <w:tcBorders>
              <w:top w:val="single" w:sz="4" w:space="0" w:color="404040" w:themeColor="text1" w:themeTint="BF"/>
              <w:bottom w:val="nil"/>
              <w:right w:val="single" w:sz="4" w:space="0" w:color="auto"/>
            </w:tcBorders>
          </w:tcPr>
          <w:p w:rsidR="008D4139" w:rsidRPr="00FB1344" w:rsidRDefault="008D4139" w:rsidP="00967F0F">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01</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02</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03</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04</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05</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06</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 xml:space="preserve">07    </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BASE   &lt;http://example.org/&gt;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w:t>
            </w:r>
            <w:proofErr w:type="spellStart"/>
            <w:r w:rsidRPr="00FB1344">
              <w:rPr>
                <w:rFonts w:ascii="Verdana" w:hAnsi="Verdana" w:cs="Arial"/>
                <w:color w:val="000000"/>
                <w:sz w:val="18"/>
                <w:szCs w:val="18"/>
                <w:lang w:val="en-US"/>
              </w:rPr>
              <w:t>foaf</w:t>
            </w:r>
            <w:proofErr w:type="spellEnd"/>
            <w:r w:rsidRPr="00FB1344">
              <w:rPr>
                <w:rFonts w:ascii="Verdana" w:hAnsi="Verdana" w:cs="Arial"/>
                <w:color w:val="000000"/>
                <w:sz w:val="18"/>
                <w:szCs w:val="18"/>
                <w:lang w:val="en-US"/>
              </w:rPr>
              <w:t xml:space="preserve">: &lt;http://xmlns.com/foaf/0.1/&gt;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w:t>
            </w:r>
            <w:proofErr w:type="spellStart"/>
            <w:r w:rsidRPr="00FB1344">
              <w:rPr>
                <w:rFonts w:ascii="Verdana" w:hAnsi="Verdana" w:cs="Arial"/>
                <w:color w:val="000000"/>
                <w:sz w:val="18"/>
                <w:szCs w:val="18"/>
                <w:lang w:val="en-US"/>
              </w:rPr>
              <w:t>xsd</w:t>
            </w:r>
            <w:proofErr w:type="spellEnd"/>
            <w:r w:rsidRPr="00FB1344">
              <w:rPr>
                <w:rFonts w:ascii="Verdana" w:hAnsi="Verdana" w:cs="Arial"/>
                <w:color w:val="000000"/>
                <w:sz w:val="18"/>
                <w:szCs w:val="18"/>
                <w:lang w:val="en-US"/>
              </w:rPr>
              <w:t xml:space="preserve">: &lt;http://www.w3.org/2001/XMLSchema#&gt;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schema: &lt;http://schema.org/&gt;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w:t>
            </w:r>
            <w:proofErr w:type="spellStart"/>
            <w:r w:rsidRPr="00FB1344">
              <w:rPr>
                <w:rFonts w:ascii="Verdana" w:hAnsi="Verdana" w:cs="Arial"/>
                <w:color w:val="000000"/>
                <w:sz w:val="18"/>
                <w:szCs w:val="18"/>
                <w:lang w:val="en-US"/>
              </w:rPr>
              <w:t>dcterms</w:t>
            </w:r>
            <w:proofErr w:type="spellEnd"/>
            <w:r w:rsidRPr="00FB1344">
              <w:rPr>
                <w:rFonts w:ascii="Verdana" w:hAnsi="Verdana" w:cs="Arial"/>
                <w:color w:val="000000"/>
                <w:sz w:val="18"/>
                <w:szCs w:val="18"/>
                <w:lang w:val="en-US"/>
              </w:rPr>
              <w:t xml:space="preserve">: &lt;http://purl.org/dc/terms/&gt;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w:t>
            </w:r>
            <w:proofErr w:type="spellStart"/>
            <w:r w:rsidRPr="00FB1344">
              <w:rPr>
                <w:rFonts w:ascii="Verdana" w:hAnsi="Verdana" w:cs="Arial"/>
                <w:color w:val="000000"/>
                <w:sz w:val="18"/>
                <w:szCs w:val="18"/>
                <w:lang w:val="en-US"/>
              </w:rPr>
              <w:t>wd</w:t>
            </w:r>
            <w:proofErr w:type="spellEnd"/>
            <w:r w:rsidRPr="00FB1344">
              <w:rPr>
                <w:rFonts w:ascii="Verdana" w:hAnsi="Verdana" w:cs="Arial"/>
                <w:color w:val="000000"/>
                <w:sz w:val="18"/>
                <w:szCs w:val="18"/>
                <w:lang w:val="en-US"/>
              </w:rPr>
              <w:t xml:space="preserve">: &lt;http://www.wikidata.org/entity/&gt; </w:t>
            </w:r>
          </w:p>
          <w:p w:rsidR="008D4139" w:rsidRPr="00FB1344" w:rsidRDefault="008D4139" w:rsidP="0073720C">
            <w:pPr>
              <w:pStyle w:val="HTMLconformatoprevio"/>
              <w:rPr>
                <w:rFonts w:ascii="Verdana" w:hAnsi="Verdana" w:cs="Arial"/>
                <w:color w:val="000000"/>
                <w:sz w:val="18"/>
                <w:szCs w:val="18"/>
                <w:lang w:val="en-US"/>
              </w:rPr>
            </w:pPr>
          </w:p>
        </w:tc>
      </w:tr>
      <w:tr w:rsidR="008D4139" w:rsidRPr="00FB1344" w:rsidTr="00967F0F">
        <w:trPr>
          <w:trHeight w:val="502"/>
        </w:trPr>
        <w:tc>
          <w:tcPr>
            <w:tcW w:w="514" w:type="dxa"/>
            <w:tcBorders>
              <w:top w:val="nil"/>
              <w:bottom w:val="nil"/>
              <w:right w:val="single" w:sz="4" w:space="0" w:color="auto"/>
            </w:tcBorders>
          </w:tcPr>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08</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09</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10</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11</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12</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13</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14</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15</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16</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GRAPH &lt;http://example.org/bob&gt;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&lt;</w:t>
            </w:r>
            <w:proofErr w:type="spellStart"/>
            <w:r w:rsidRPr="00FB1344">
              <w:rPr>
                <w:rFonts w:ascii="Verdana" w:hAnsi="Verdana" w:cs="Arial"/>
                <w:color w:val="000000"/>
                <w:sz w:val="18"/>
                <w:szCs w:val="18"/>
                <w:lang w:val="en-US"/>
              </w:rPr>
              <w:t>bob#me</w:t>
            </w:r>
            <w:proofErr w:type="spellEnd"/>
            <w:r w:rsidRPr="00FB1344">
              <w:rPr>
                <w:rFonts w:ascii="Verdana" w:hAnsi="Verdana" w:cs="Arial"/>
                <w:color w:val="000000"/>
                <w:sz w:val="18"/>
                <w:szCs w:val="18"/>
                <w:lang w:val="en-US"/>
              </w:rPr>
              <w:t>&gt;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a </w:t>
            </w:r>
            <w:proofErr w:type="spellStart"/>
            <w:r w:rsidRPr="00FB1344">
              <w:rPr>
                <w:rFonts w:ascii="Verdana" w:hAnsi="Verdana" w:cs="Arial"/>
                <w:color w:val="000000"/>
                <w:sz w:val="18"/>
                <w:szCs w:val="18"/>
                <w:lang w:val="en-US"/>
              </w:rPr>
              <w:t>foaf:Person</w:t>
            </w:r>
            <w:proofErr w:type="spellEnd"/>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spellStart"/>
            <w:r w:rsidRPr="00FB1344">
              <w:rPr>
                <w:rFonts w:ascii="Verdana" w:hAnsi="Verdana" w:cs="Arial"/>
                <w:color w:val="000000"/>
                <w:sz w:val="18"/>
                <w:szCs w:val="18"/>
                <w:lang w:val="en-US"/>
              </w:rPr>
              <w:t>foaf:knows</w:t>
            </w:r>
            <w:proofErr w:type="spellEnd"/>
            <w:r w:rsidRPr="00FB1344">
              <w:rPr>
                <w:rFonts w:ascii="Verdana" w:hAnsi="Verdana" w:cs="Arial"/>
                <w:color w:val="000000"/>
                <w:sz w:val="18"/>
                <w:szCs w:val="18"/>
                <w:lang w:val="en-US"/>
              </w:rPr>
              <w:t xml:space="preserve"> &lt;</w:t>
            </w:r>
            <w:proofErr w:type="spellStart"/>
            <w:r w:rsidRPr="00FB1344">
              <w:rPr>
                <w:rFonts w:ascii="Verdana" w:hAnsi="Verdana" w:cs="Arial"/>
                <w:color w:val="000000"/>
                <w:sz w:val="18"/>
                <w:szCs w:val="18"/>
                <w:lang w:val="en-US"/>
              </w:rPr>
              <w:t>alice#me</w:t>
            </w:r>
            <w:proofErr w:type="spellEnd"/>
            <w:r w:rsidRPr="00FB1344">
              <w:rPr>
                <w:rFonts w:ascii="Verdana" w:hAnsi="Verdana" w:cs="Arial"/>
                <w:color w:val="000000"/>
                <w:sz w:val="18"/>
                <w:szCs w:val="18"/>
                <w:lang w:val="en-US"/>
              </w:rPr>
              <w:t>&gt;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spellStart"/>
            <w:r w:rsidRPr="00FB1344">
              <w:rPr>
                <w:rFonts w:ascii="Verdana" w:hAnsi="Verdana" w:cs="Arial"/>
                <w:color w:val="000000"/>
                <w:sz w:val="18"/>
                <w:szCs w:val="18"/>
                <w:lang w:val="en-US"/>
              </w:rPr>
              <w:t>schema:birthDate</w:t>
            </w:r>
            <w:proofErr w:type="spellEnd"/>
            <w:r w:rsidRPr="00FB1344">
              <w:rPr>
                <w:rFonts w:ascii="Verdana" w:hAnsi="Verdana" w:cs="Arial"/>
                <w:color w:val="000000"/>
                <w:sz w:val="18"/>
                <w:szCs w:val="18"/>
                <w:lang w:val="en-US"/>
              </w:rPr>
              <w:t xml:space="preserve"> "1990-07-04"^^</w:t>
            </w:r>
            <w:proofErr w:type="spellStart"/>
            <w:r w:rsidRPr="00FB1344">
              <w:rPr>
                <w:rFonts w:ascii="Verdana" w:hAnsi="Verdana" w:cs="Arial"/>
                <w:color w:val="000000"/>
                <w:sz w:val="18"/>
                <w:szCs w:val="18"/>
                <w:lang w:val="en-US"/>
              </w:rPr>
              <w:t>xsd:date</w:t>
            </w:r>
            <w:proofErr w:type="spellEnd"/>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spellStart"/>
            <w:proofErr w:type="gramStart"/>
            <w:r w:rsidRPr="00FB1344">
              <w:rPr>
                <w:rFonts w:ascii="Verdana" w:hAnsi="Verdana" w:cs="Arial"/>
                <w:color w:val="000000"/>
                <w:sz w:val="18"/>
                <w:szCs w:val="18"/>
                <w:lang w:val="en-US"/>
              </w:rPr>
              <w:t>foaf:</w:t>
            </w:r>
            <w:proofErr w:type="gramEnd"/>
            <w:r w:rsidRPr="00FB1344">
              <w:rPr>
                <w:rFonts w:ascii="Verdana" w:hAnsi="Verdana" w:cs="Arial"/>
                <w:color w:val="000000"/>
                <w:sz w:val="18"/>
                <w:szCs w:val="18"/>
                <w:lang w:val="en-US"/>
              </w:rPr>
              <w:t>topic_interest</w:t>
            </w:r>
            <w:proofErr w:type="spellEnd"/>
            <w:r w:rsidRPr="00FB1344">
              <w:rPr>
                <w:rFonts w:ascii="Verdana" w:hAnsi="Verdana" w:cs="Arial"/>
                <w:color w:val="000000"/>
                <w:sz w:val="18"/>
                <w:szCs w:val="18"/>
                <w:lang w:val="en-US"/>
              </w:rPr>
              <w:t xml:space="preserve"> wd:Q12418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ind w:left="480"/>
              <w:rPr>
                <w:rFonts w:ascii="Verdana" w:hAnsi="Verdana" w:cs="Arial"/>
                <w:color w:val="000000"/>
                <w:sz w:val="18"/>
                <w:szCs w:val="18"/>
                <w:lang w:val="en-US"/>
              </w:rPr>
            </w:pPr>
          </w:p>
        </w:tc>
      </w:tr>
      <w:tr w:rsidR="008D4139" w:rsidRPr="00FB1344" w:rsidTr="00967F0F">
        <w:trPr>
          <w:trHeight w:val="484"/>
        </w:trPr>
        <w:tc>
          <w:tcPr>
            <w:tcW w:w="514" w:type="dxa"/>
            <w:tcBorders>
              <w:top w:val="nil"/>
              <w:bottom w:val="nil"/>
              <w:right w:val="single" w:sz="4" w:space="0" w:color="auto"/>
            </w:tcBorders>
          </w:tcPr>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17</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18</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19</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20</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21</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22</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23</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24</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25</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26</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GRAPH &lt;https://www.wikidata.org/wiki/Special:EntityData/Q12418&gt;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wd:Q12418</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spellStart"/>
            <w:r w:rsidRPr="00FB1344">
              <w:rPr>
                <w:rFonts w:ascii="Verdana" w:hAnsi="Verdana" w:cs="Arial"/>
                <w:color w:val="000000"/>
                <w:sz w:val="18"/>
                <w:szCs w:val="18"/>
                <w:lang w:val="en-US"/>
              </w:rPr>
              <w:t>dcterms:title</w:t>
            </w:r>
            <w:proofErr w:type="spellEnd"/>
            <w:r w:rsidRPr="00FB1344">
              <w:rPr>
                <w:rFonts w:ascii="Verdana" w:hAnsi="Verdana" w:cs="Arial"/>
                <w:color w:val="000000"/>
                <w:sz w:val="18"/>
                <w:szCs w:val="18"/>
                <w:lang w:val="en-US"/>
              </w:rPr>
              <w:t xml:space="preserve"> "Mona Lisa"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spellStart"/>
            <w:proofErr w:type="gramStart"/>
            <w:r w:rsidRPr="00FB1344">
              <w:rPr>
                <w:rFonts w:ascii="Verdana" w:hAnsi="Verdana" w:cs="Arial"/>
                <w:color w:val="000000"/>
                <w:sz w:val="18"/>
                <w:szCs w:val="18"/>
                <w:lang w:val="en-US"/>
              </w:rPr>
              <w:t>dcterms:</w:t>
            </w:r>
            <w:proofErr w:type="gramEnd"/>
            <w:r w:rsidRPr="00FB1344">
              <w:rPr>
                <w:rFonts w:ascii="Verdana" w:hAnsi="Verdana" w:cs="Arial"/>
                <w:color w:val="000000"/>
                <w:sz w:val="18"/>
                <w:szCs w:val="18"/>
                <w:lang w:val="en-US"/>
              </w:rPr>
              <w:t>creator</w:t>
            </w:r>
            <w:proofErr w:type="spellEnd"/>
            <w:r w:rsidRPr="00FB1344">
              <w:rPr>
                <w:rFonts w:ascii="Verdana" w:hAnsi="Verdana" w:cs="Arial"/>
                <w:color w:val="000000"/>
                <w:sz w:val="18"/>
                <w:szCs w:val="18"/>
                <w:lang w:val="en-US"/>
              </w:rPr>
              <w:t xml:space="preserve"> &lt;http://</w:t>
            </w:r>
            <w:r w:rsidR="001F0915" w:rsidRPr="00FB1344">
              <w:rPr>
                <w:rFonts w:ascii="Verdana" w:hAnsi="Verdana" w:cs="Arial"/>
                <w:color w:val="000000"/>
                <w:sz w:val="18"/>
                <w:szCs w:val="18"/>
                <w:lang w:val="en-US"/>
              </w:rPr>
              <w:t>DBpedia</w:t>
            </w:r>
            <w:r w:rsidRPr="00FB1344">
              <w:rPr>
                <w:rFonts w:ascii="Verdana" w:hAnsi="Verdana" w:cs="Arial"/>
                <w:color w:val="000000"/>
                <w:sz w:val="18"/>
                <w:szCs w:val="18"/>
                <w:lang w:val="en-US"/>
              </w:rPr>
              <w:t>.org/resource/Leonardo_da_Vinci&gt;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&lt;http://data.europeana.eu/item/04802/243FA8618938F4117025F17A8B813C5F9AA4D619&gt;</w:t>
            </w:r>
          </w:p>
          <w:p w:rsidR="008D4139" w:rsidRPr="00FB1344" w:rsidRDefault="008D4139" w:rsidP="0073720C">
            <w:pPr>
              <w:pStyle w:val="HTMLconformatoprevio"/>
              <w:ind w:left="480"/>
              <w:rPr>
                <w:rFonts w:ascii="Verdana" w:hAnsi="Verdana" w:cs="Arial"/>
                <w:color w:val="000000"/>
                <w:sz w:val="18"/>
                <w:szCs w:val="18"/>
              </w:rPr>
            </w:pPr>
            <w:r w:rsidRPr="00FB1344">
              <w:rPr>
                <w:rFonts w:ascii="Verdana" w:hAnsi="Verdana" w:cs="Arial"/>
                <w:color w:val="000000"/>
                <w:sz w:val="18"/>
                <w:szCs w:val="18"/>
                <w:lang w:val="en-US"/>
              </w:rPr>
              <w:t xml:space="preserve">    </w:t>
            </w:r>
            <w:proofErr w:type="spellStart"/>
            <w:proofErr w:type="gramStart"/>
            <w:r w:rsidRPr="00FB1344">
              <w:rPr>
                <w:rFonts w:ascii="Verdana" w:hAnsi="Verdana" w:cs="Arial"/>
                <w:color w:val="000000"/>
                <w:sz w:val="18"/>
                <w:szCs w:val="18"/>
              </w:rPr>
              <w:t>dcterms:</w:t>
            </w:r>
            <w:proofErr w:type="gramEnd"/>
            <w:r w:rsidRPr="00FB1344">
              <w:rPr>
                <w:rFonts w:ascii="Verdana" w:hAnsi="Verdana" w:cs="Arial"/>
                <w:color w:val="000000"/>
                <w:sz w:val="18"/>
                <w:szCs w:val="18"/>
              </w:rPr>
              <w:t>subject</w:t>
            </w:r>
            <w:proofErr w:type="spellEnd"/>
            <w:r w:rsidRPr="00FB1344">
              <w:rPr>
                <w:rFonts w:ascii="Verdana" w:hAnsi="Verdana" w:cs="Arial"/>
                <w:color w:val="000000"/>
                <w:sz w:val="18"/>
                <w:szCs w:val="18"/>
              </w:rPr>
              <w:t xml:space="preserve"> wd:Q12418 .</w:t>
            </w:r>
          </w:p>
          <w:p w:rsidR="008D4139" w:rsidRPr="00FB1344" w:rsidRDefault="008D4139" w:rsidP="0073720C">
            <w:pPr>
              <w:pStyle w:val="HTMLconformatoprevio"/>
              <w:rPr>
                <w:rFonts w:ascii="Verdana" w:hAnsi="Verdana" w:cs="Arial"/>
                <w:color w:val="000000"/>
                <w:sz w:val="18"/>
                <w:szCs w:val="18"/>
              </w:rPr>
            </w:pPr>
            <w:r w:rsidRPr="00FB1344">
              <w:rPr>
                <w:rFonts w:ascii="Verdana" w:hAnsi="Verdana" w:cs="Arial"/>
                <w:color w:val="000000"/>
                <w:sz w:val="18"/>
                <w:szCs w:val="18"/>
              </w:rPr>
              <w:t xml:space="preserve">  }</w:t>
            </w:r>
          </w:p>
        </w:tc>
      </w:tr>
      <w:tr w:rsidR="008D4139" w:rsidRPr="0053346A" w:rsidTr="00967F0F">
        <w:trPr>
          <w:trHeight w:val="502"/>
        </w:trPr>
        <w:tc>
          <w:tcPr>
            <w:tcW w:w="514" w:type="dxa"/>
            <w:tcBorders>
              <w:top w:val="nil"/>
              <w:bottom w:val="single" w:sz="4" w:space="0" w:color="404040" w:themeColor="text1" w:themeTint="BF"/>
              <w:right w:val="single" w:sz="4" w:space="0" w:color="auto"/>
            </w:tcBorders>
          </w:tcPr>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27</w:t>
            </w:r>
          </w:p>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28</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29</w:t>
            </w:r>
          </w:p>
        </w:tc>
        <w:tc>
          <w:tcPr>
            <w:tcW w:w="8754" w:type="dxa"/>
            <w:tcBorders>
              <w:left w:val="single" w:sz="4" w:space="0" w:color="auto"/>
            </w:tcBorders>
          </w:tcPr>
          <w:p w:rsidR="00985157"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&lt;http://example.org/bob&gt;</w:t>
            </w:r>
          </w:p>
          <w:p w:rsidR="00985157"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spellStart"/>
            <w:r w:rsidRPr="00FB1344">
              <w:rPr>
                <w:rFonts w:ascii="Verdana" w:hAnsi="Verdana" w:cs="Arial"/>
                <w:color w:val="000000"/>
                <w:sz w:val="18"/>
                <w:szCs w:val="18"/>
                <w:lang w:val="en-US"/>
              </w:rPr>
              <w:t>dcterms:publisher</w:t>
            </w:r>
            <w:proofErr w:type="spellEnd"/>
            <w:r w:rsidRPr="00FB1344">
              <w:rPr>
                <w:rFonts w:ascii="Verdana" w:hAnsi="Verdana" w:cs="Arial"/>
                <w:color w:val="000000"/>
                <w:sz w:val="18"/>
                <w:szCs w:val="18"/>
                <w:lang w:val="en-US"/>
              </w:rPr>
              <w:t xml:space="preserve"> &lt;http://example.org&gt; ;</w:t>
            </w:r>
          </w:p>
          <w:p w:rsidR="008D4139"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spellStart"/>
            <w:proofErr w:type="gramStart"/>
            <w:r w:rsidRPr="00FB1344">
              <w:rPr>
                <w:rFonts w:ascii="Verdana" w:hAnsi="Verdana" w:cs="Arial"/>
                <w:color w:val="000000"/>
                <w:sz w:val="18"/>
                <w:szCs w:val="18"/>
                <w:lang w:val="en-US"/>
              </w:rPr>
              <w:t>dcterms:</w:t>
            </w:r>
            <w:proofErr w:type="gramEnd"/>
            <w:r w:rsidRPr="00FB1344">
              <w:rPr>
                <w:rFonts w:ascii="Verdana" w:hAnsi="Verdana" w:cs="Arial"/>
                <w:color w:val="000000"/>
                <w:sz w:val="18"/>
                <w:szCs w:val="18"/>
                <w:lang w:val="en-US"/>
              </w:rPr>
              <w:t>rights</w:t>
            </w:r>
            <w:proofErr w:type="spellEnd"/>
            <w:r w:rsidRPr="00FB1344">
              <w:rPr>
                <w:rFonts w:ascii="Verdana" w:hAnsi="Verdana" w:cs="Arial"/>
                <w:color w:val="000000"/>
                <w:sz w:val="18"/>
                <w:szCs w:val="18"/>
                <w:lang w:val="en-US"/>
              </w:rPr>
              <w:t xml:space="preserve"> &lt;http://creativecommons.org/licenses/by/3.0/&gt; .</w:t>
            </w:r>
          </w:p>
        </w:tc>
      </w:tr>
    </w:tbl>
    <w:p w:rsidR="004F740A" w:rsidRPr="00967F0F" w:rsidRDefault="004F740A" w:rsidP="00E90AF9">
      <w:pPr>
        <w:pStyle w:val="contenido"/>
        <w:rPr>
          <w:rStyle w:val="apple-converted-space"/>
          <w:sz w:val="18"/>
        </w:rPr>
      </w:pPr>
      <w:r w:rsidRPr="00967F0F">
        <w:rPr>
          <w:rStyle w:val="apple-converted-space"/>
          <w:sz w:val="18"/>
        </w:rPr>
        <w:t xml:space="preserve">Fuente: </w:t>
      </w:r>
      <w:sdt>
        <w:sdtPr>
          <w:rPr>
            <w:rStyle w:val="apple-converted-space"/>
            <w:sz w:val="18"/>
            <w:lang w:val="en-US"/>
          </w:rPr>
          <w:id w:val="-1253963395"/>
          <w:citation/>
        </w:sdtPr>
        <w:sdtContent>
          <w:r w:rsidR="00050494" w:rsidRPr="00967F0F">
            <w:rPr>
              <w:rStyle w:val="apple-converted-space"/>
              <w:sz w:val="18"/>
              <w:lang w:val="en-US"/>
            </w:rPr>
            <w:fldChar w:fldCharType="begin"/>
          </w:r>
          <w:r w:rsidR="00050494" w:rsidRPr="00967F0F">
            <w:rPr>
              <w:rStyle w:val="apple-converted-space"/>
              <w:sz w:val="18"/>
            </w:rPr>
            <w:instrText xml:space="preserve"> CITATION Guu14 \l 12298 </w:instrText>
          </w:r>
          <w:r w:rsidR="00050494" w:rsidRPr="00967F0F">
            <w:rPr>
              <w:rStyle w:val="apple-converted-space"/>
              <w:sz w:val="18"/>
              <w:lang w:val="en-US"/>
            </w:rPr>
            <w:fldChar w:fldCharType="separate"/>
          </w:r>
          <w:r w:rsidR="0023518F" w:rsidRPr="0023518F">
            <w:rPr>
              <w:noProof/>
              <w:sz w:val="18"/>
            </w:rPr>
            <w:t>(Schreiber &amp; Raimond, 2014)</w:t>
          </w:r>
          <w:r w:rsidR="00050494" w:rsidRPr="00967F0F">
            <w:rPr>
              <w:rStyle w:val="apple-converted-space"/>
              <w:sz w:val="18"/>
              <w:lang w:val="en-US"/>
            </w:rPr>
            <w:fldChar w:fldCharType="end"/>
          </w:r>
        </w:sdtContent>
      </w:sdt>
    </w:p>
    <w:p w:rsidR="00920F02" w:rsidRPr="00A9024B" w:rsidRDefault="004F740A" w:rsidP="00E90AF9">
      <w:pPr>
        <w:pStyle w:val="contenido"/>
        <w:tabs>
          <w:tab w:val="left" w:pos="1395"/>
        </w:tabs>
        <w:rPr>
          <w:b/>
        </w:rPr>
      </w:pPr>
      <w:r w:rsidRPr="00A9024B">
        <w:rPr>
          <w:b/>
        </w:rPr>
        <w:t xml:space="preserve"> </w:t>
      </w:r>
      <w:r w:rsidR="00920F02" w:rsidRPr="00A9024B">
        <w:rPr>
          <w:b/>
        </w:rPr>
        <w:t>N-</w:t>
      </w:r>
      <w:proofErr w:type="spellStart"/>
      <w:r w:rsidR="00920F02" w:rsidRPr="00A9024B">
        <w:rPr>
          <w:b/>
        </w:rPr>
        <w:t>Quads</w:t>
      </w:r>
      <w:proofErr w:type="spellEnd"/>
    </w:p>
    <w:p w:rsidR="004F740A" w:rsidRPr="00E90AF9" w:rsidRDefault="00940A6E" w:rsidP="00E90AF9">
      <w:pPr>
        <w:pStyle w:val="contenido"/>
        <w:rPr>
          <w:rStyle w:val="apple-converted-space"/>
        </w:rPr>
      </w:pPr>
      <w:r w:rsidRPr="00E90AF9">
        <w:t>N-</w:t>
      </w:r>
      <w:proofErr w:type="spellStart"/>
      <w:r w:rsidRPr="00E90AF9">
        <w:t>Quads</w:t>
      </w:r>
      <w:proofErr w:type="spellEnd"/>
      <w:r w:rsidR="00883F18" w:rsidRPr="00E90AF9">
        <w:t xml:space="preserve"> </w:t>
      </w:r>
      <w:r w:rsidRPr="00E90AF9">
        <w:t>es una simple extensión de N-Triples para permi</w:t>
      </w:r>
      <w:r w:rsidR="00883F18" w:rsidRPr="00E90AF9">
        <w:t xml:space="preserve">tir el intercambio de </w:t>
      </w:r>
      <w:r w:rsidRPr="00E90AF9">
        <w:t>RDF</w:t>
      </w:r>
      <w:r w:rsidR="00883F18" w:rsidRPr="00E90AF9">
        <w:t xml:space="preserve"> </w:t>
      </w:r>
      <w:proofErr w:type="spellStart"/>
      <w:r w:rsidR="001F0915">
        <w:t>Dataset</w:t>
      </w:r>
      <w:r w:rsidR="00883F18" w:rsidRPr="00E90AF9">
        <w:t>s</w:t>
      </w:r>
      <w:proofErr w:type="spellEnd"/>
      <w:r w:rsidRPr="00E90AF9">
        <w:t>. N-</w:t>
      </w:r>
      <w:proofErr w:type="spellStart"/>
      <w:r w:rsidRPr="00E90AF9">
        <w:t>Quads</w:t>
      </w:r>
      <w:proofErr w:type="spellEnd"/>
      <w:r w:rsidRPr="00E90AF9">
        <w:t xml:space="preserve"> le permite a uno agregar un cuarto elemento a una línea, </w:t>
      </w:r>
      <w:r w:rsidR="00883F18" w:rsidRPr="00E90AF9">
        <w:t xml:space="preserve">capturando </w:t>
      </w:r>
      <w:r w:rsidR="004F740A" w:rsidRPr="00E90AF9">
        <w:t>en la</w:t>
      </w:r>
      <w:r w:rsidRPr="00E90AF9">
        <w:t xml:space="preserve"> gráfica IRI la triple</w:t>
      </w:r>
      <w:r w:rsidR="004F740A" w:rsidRPr="00E90AF9">
        <w:t>ta descrito en esa línea.</w:t>
      </w:r>
      <w:r w:rsidR="004F740A" w:rsidRPr="00E90AF9">
        <w:rPr>
          <w:rStyle w:val="apple-converted-space"/>
        </w:rPr>
        <w:t xml:space="preserve"> </w:t>
      </w:r>
      <w:sdt>
        <w:sdtPr>
          <w:rPr>
            <w:rStyle w:val="apple-converted-space"/>
          </w:rPr>
          <w:id w:val="-272793126"/>
          <w:citation/>
        </w:sdtPr>
        <w:sdtContent>
          <w:r w:rsidR="004F740A" w:rsidRPr="00E90AF9">
            <w:rPr>
              <w:rStyle w:val="apple-converted-space"/>
            </w:rPr>
            <w:fldChar w:fldCharType="begin"/>
          </w:r>
          <w:r w:rsidR="004F740A" w:rsidRPr="00E90AF9">
            <w:rPr>
              <w:rStyle w:val="apple-converted-space"/>
            </w:rPr>
            <w:instrText xml:space="preserve"> CITATION Guu14 \l 12298 </w:instrText>
          </w:r>
          <w:r w:rsidR="004F740A" w:rsidRPr="00E90AF9">
            <w:rPr>
              <w:rStyle w:val="apple-converted-space"/>
            </w:rPr>
            <w:fldChar w:fldCharType="separate"/>
          </w:r>
          <w:r w:rsidR="0023518F">
            <w:rPr>
              <w:noProof/>
            </w:rPr>
            <w:t>(Schreiber &amp; Raimond, 2014)</w:t>
          </w:r>
          <w:r w:rsidR="004F740A" w:rsidRPr="00E90AF9">
            <w:rPr>
              <w:rStyle w:val="apple-converted-space"/>
            </w:rPr>
            <w:fldChar w:fldCharType="end"/>
          </w:r>
        </w:sdtContent>
      </w:sdt>
    </w:p>
    <w:p w:rsidR="00954391" w:rsidRPr="00967F0F" w:rsidRDefault="00954391" w:rsidP="00967F0F">
      <w:pPr>
        <w:pStyle w:val="titulosTF"/>
        <w:spacing w:after="0" w:line="360" w:lineRule="auto"/>
        <w:ind w:left="142"/>
        <w:rPr>
          <w:szCs w:val="22"/>
        </w:rPr>
      </w:pPr>
      <w:bookmarkStart w:id="21" w:name="_Toc400372953"/>
      <w:r w:rsidRPr="00967F0F">
        <w:rPr>
          <w:szCs w:val="22"/>
        </w:rPr>
        <w:lastRenderedPageBreak/>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B711E6">
        <w:rPr>
          <w:noProof/>
          <w:szCs w:val="22"/>
        </w:rPr>
        <w:t>5</w:t>
      </w:r>
      <w:r w:rsidR="00F15244" w:rsidRPr="00967F0F">
        <w:rPr>
          <w:noProof/>
          <w:szCs w:val="22"/>
        </w:rPr>
        <w:fldChar w:fldCharType="end"/>
      </w:r>
      <w:r w:rsidRPr="00967F0F">
        <w:rPr>
          <w:szCs w:val="22"/>
        </w:rPr>
        <w:t>. Ejemplo N-</w:t>
      </w:r>
      <w:proofErr w:type="spellStart"/>
      <w:r w:rsidRPr="00967F0F">
        <w:rPr>
          <w:szCs w:val="22"/>
        </w:rPr>
        <w:t>Quads</w:t>
      </w:r>
      <w:bookmarkEnd w:id="21"/>
      <w:proofErr w:type="spellEnd"/>
    </w:p>
    <w:tbl>
      <w:tblPr>
        <w:tblStyle w:val="Tablaconcuadrcula"/>
        <w:tblW w:w="8514"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73"/>
        <w:gridCol w:w="8041"/>
      </w:tblGrid>
      <w:tr w:rsidR="00107856" w:rsidRPr="00967F0F" w:rsidTr="00967F0F">
        <w:trPr>
          <w:trHeight w:val="557"/>
          <w:jc w:val="center"/>
        </w:trPr>
        <w:tc>
          <w:tcPr>
            <w:tcW w:w="473" w:type="dxa"/>
            <w:tcBorders>
              <w:top w:val="single" w:sz="4" w:space="0" w:color="404040" w:themeColor="text1" w:themeTint="BF"/>
              <w:bottom w:val="nil"/>
              <w:right w:val="single" w:sz="4" w:space="0" w:color="auto"/>
            </w:tcBorders>
          </w:tcPr>
          <w:p w:rsidR="007C0EB1" w:rsidRPr="00967F0F" w:rsidRDefault="00E61FAB"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w:t>
            </w:r>
            <w:r w:rsidR="00107856" w:rsidRPr="00967F0F">
              <w:rPr>
                <w:rFonts w:ascii="Verdana" w:hAnsi="Verdana" w:cs="Arial"/>
                <w:color w:val="595959" w:themeColor="text1" w:themeTint="A6"/>
                <w:sz w:val="18"/>
                <w:szCs w:val="22"/>
              </w:rPr>
              <w:t>1</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&lt;http://www.w3.org/1999/02/22-rdf-syntax-ns#type&gt; &lt;http://xmlns.com/foaf/0.1/Person&gt;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3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02</w:t>
            </w:r>
          </w:p>
        </w:tc>
        <w:tc>
          <w:tcPr>
            <w:tcW w:w="8041" w:type="dxa"/>
            <w:tcBorders>
              <w:left w:val="single" w:sz="4" w:space="0" w:color="auto"/>
            </w:tcBorders>
          </w:tcPr>
          <w:p w:rsidR="007C0EB1" w:rsidRPr="00967F0F" w:rsidRDefault="00954391" w:rsidP="00E90AF9">
            <w:pPr>
              <w:pStyle w:val="HTMLconformatoprevio"/>
              <w:spacing w:line="360" w:lineRule="auto"/>
              <w:rPr>
                <w:rFonts w:ascii="Verdana" w:hAnsi="Verdana" w:cs="Arial"/>
                <w:color w:val="000000"/>
                <w:sz w:val="18"/>
                <w:szCs w:val="22"/>
              </w:rPr>
            </w:pPr>
            <w:r w:rsidRPr="00967F0F">
              <w:rPr>
                <w:rStyle w:val="linenum"/>
                <w:rFonts w:ascii="Verdana" w:hAnsi="Verdana" w:cs="Arial"/>
                <w:color w:val="000000"/>
                <w:sz w:val="18"/>
                <w:szCs w:val="22"/>
              </w:rPr>
              <w:t>&lt;</w:t>
            </w:r>
            <w:r w:rsidR="007C0EB1" w:rsidRPr="00967F0F">
              <w:rPr>
                <w:rFonts w:ascii="Verdana" w:hAnsi="Verdana" w:cs="Arial"/>
                <w:color w:val="000000"/>
                <w:sz w:val="18"/>
                <w:szCs w:val="22"/>
              </w:rPr>
              <w:t>http://example.org/bob#me&gt; &lt;http://xmlns.com/foaf/0.1/knows&gt; &lt;http://example.org/alice#me&gt; &lt;http://example.org/bob</w:t>
            </w:r>
            <w:proofErr w:type="gramStart"/>
            <w:r w:rsidR="007C0EB1"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03</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&lt;http://schema.org/birthDate&gt; "1990-07-04"^^&lt;http://www.w3.org/2001/XMLSchema#date&gt;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04</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&lt;http://xmlns.com/foaf/0.1/topic_interest&gt; &lt;http://www.wikidata.org/entity/Q12418&gt;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05</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&lt;http://www.wikidata.org/entity/Q12418&gt; &lt;http://purl.org/dc/terms/title&gt; "Mona Lisa" &lt;https://www.wikidata.org/wiki/Special:EntityData/Q12418</w:t>
            </w:r>
            <w:proofErr w:type="gramStart"/>
            <w:r w:rsidRPr="00967F0F">
              <w:rPr>
                <w:rFonts w:ascii="Verdana" w:hAnsi="Verdana" w:cs="Arial"/>
                <w:color w:val="000000"/>
                <w:sz w:val="18"/>
                <w:szCs w:val="22"/>
              </w:rPr>
              <w:t>&gt; .</w:t>
            </w:r>
            <w:proofErr w:type="gramEnd"/>
          </w:p>
        </w:tc>
      </w:tr>
      <w:tr w:rsidR="00107856"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06</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&lt;http://www.wikidata.org/entity/Q12418&gt; &lt;http://purl.org/dc/terms/creator&gt; &lt;http://</w:t>
            </w:r>
            <w:r w:rsidR="001F0915" w:rsidRPr="00967F0F">
              <w:rPr>
                <w:rFonts w:ascii="Verdana" w:hAnsi="Verdana" w:cs="Arial"/>
                <w:color w:val="000000"/>
                <w:sz w:val="18"/>
                <w:szCs w:val="22"/>
              </w:rPr>
              <w:t>DBpedia</w:t>
            </w:r>
            <w:r w:rsidRPr="00967F0F">
              <w:rPr>
                <w:rFonts w:ascii="Verdana" w:hAnsi="Verdana" w:cs="Arial"/>
                <w:color w:val="000000"/>
                <w:sz w:val="18"/>
                <w:szCs w:val="22"/>
              </w:rPr>
              <w:t>.org/resource/Leonardo_da_Vinci&gt; &lt;https://www.wikidata.org/wiki/Special:EntityData/Q12418</w:t>
            </w:r>
            <w:proofErr w:type="gramStart"/>
            <w:r w:rsidRPr="00967F0F">
              <w:rPr>
                <w:rFonts w:ascii="Verdana" w:hAnsi="Verdana" w:cs="Arial"/>
                <w:color w:val="000000"/>
                <w:sz w:val="18"/>
                <w:szCs w:val="22"/>
              </w:rPr>
              <w:t>&gt; .</w:t>
            </w:r>
            <w:proofErr w:type="gramEnd"/>
          </w:p>
        </w:tc>
      </w:tr>
      <w:tr w:rsidR="007C0EB1"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07</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&lt;http://data.europeana.eu/item/04802/243FA8618938F4117025F17A8B813C5F9AA4D619&gt; &lt;http://purl.org/dc/terms/subject&gt; &lt;http://www.wikidata.org/entity/Q12418&gt; &lt;https://www.wikidata.org/wiki/Special:EntityData/Q12418</w:t>
            </w:r>
            <w:proofErr w:type="gramStart"/>
            <w:r w:rsidRPr="00967F0F">
              <w:rPr>
                <w:rFonts w:ascii="Verdana" w:hAnsi="Verdana" w:cs="Arial"/>
                <w:color w:val="000000"/>
                <w:sz w:val="18"/>
                <w:szCs w:val="22"/>
              </w:rPr>
              <w:t>&gt; .</w:t>
            </w:r>
            <w:proofErr w:type="gramEnd"/>
          </w:p>
        </w:tc>
      </w:tr>
      <w:tr w:rsidR="007C0EB1"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08</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&lt;http://example.org/bob&gt; &lt;http://purl.org/dc/terms/publisher&gt; &lt;http://example.org</w:t>
            </w:r>
            <w:proofErr w:type="gramStart"/>
            <w:r w:rsidRPr="00967F0F">
              <w:rPr>
                <w:rFonts w:ascii="Verdana" w:hAnsi="Verdana" w:cs="Arial"/>
                <w:color w:val="000000"/>
                <w:sz w:val="18"/>
                <w:szCs w:val="22"/>
              </w:rPr>
              <w:t>&gt; .</w:t>
            </w:r>
            <w:proofErr w:type="gramEnd"/>
          </w:p>
        </w:tc>
      </w:tr>
      <w:tr w:rsidR="007C0EB1" w:rsidRPr="00967F0F" w:rsidTr="00967F0F">
        <w:trPr>
          <w:trHeight w:val="572"/>
          <w:jc w:val="center"/>
        </w:trPr>
        <w:tc>
          <w:tcPr>
            <w:tcW w:w="473" w:type="dxa"/>
            <w:tcBorders>
              <w:top w:val="nil"/>
              <w:bottom w:val="single" w:sz="4" w:space="0" w:color="404040" w:themeColor="text1" w:themeTint="BF"/>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09</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&lt;http://example.org/bob&gt; &lt;http://purl.org/dc/terms/rights&gt; &lt;http://creativecommons.org/licenses/by/3.0/</w:t>
            </w:r>
            <w:proofErr w:type="gramStart"/>
            <w:r w:rsidRPr="00967F0F">
              <w:rPr>
                <w:rFonts w:ascii="Verdana" w:hAnsi="Verdana" w:cs="Arial"/>
                <w:color w:val="000000"/>
                <w:sz w:val="18"/>
                <w:szCs w:val="22"/>
              </w:rPr>
              <w:t>&gt; .</w:t>
            </w:r>
            <w:proofErr w:type="gramEnd"/>
          </w:p>
        </w:tc>
      </w:tr>
    </w:tbl>
    <w:p w:rsidR="00954391" w:rsidRPr="00967F0F" w:rsidRDefault="00954391" w:rsidP="00967F0F">
      <w:pPr>
        <w:pStyle w:val="contenido"/>
        <w:ind w:left="142"/>
        <w:rPr>
          <w:rStyle w:val="apple-converted-space"/>
          <w:sz w:val="18"/>
          <w:lang w:val="en-US"/>
        </w:rPr>
      </w:pPr>
      <w:r w:rsidRPr="00967F0F">
        <w:rPr>
          <w:rStyle w:val="apple-converted-space"/>
          <w:sz w:val="18"/>
          <w:lang w:val="en-US"/>
        </w:rPr>
        <w:t xml:space="preserve">Fuente: </w:t>
      </w:r>
      <w:sdt>
        <w:sdtPr>
          <w:rPr>
            <w:rStyle w:val="apple-converted-space"/>
            <w:sz w:val="18"/>
            <w:lang w:val="en-US"/>
          </w:rPr>
          <w:id w:val="1396786516"/>
          <w:citation/>
        </w:sdtPr>
        <w:sdtContent>
          <w:r w:rsidRPr="00967F0F">
            <w:rPr>
              <w:rStyle w:val="apple-converted-space"/>
              <w:sz w:val="18"/>
              <w:lang w:val="en-US"/>
            </w:rPr>
            <w:fldChar w:fldCharType="begin"/>
          </w:r>
          <w:r w:rsidRPr="00967F0F">
            <w:rPr>
              <w:rStyle w:val="apple-converted-space"/>
              <w:sz w:val="18"/>
              <w:lang w:val="en-US"/>
            </w:rPr>
            <w:instrText xml:space="preserve"> CITATION Guu14 \l 12298 </w:instrText>
          </w:r>
          <w:r w:rsidRPr="00967F0F">
            <w:rPr>
              <w:rStyle w:val="apple-converted-space"/>
              <w:sz w:val="18"/>
              <w:lang w:val="en-US"/>
            </w:rPr>
            <w:fldChar w:fldCharType="separate"/>
          </w:r>
          <w:r w:rsidR="0023518F" w:rsidRPr="0023518F">
            <w:rPr>
              <w:noProof/>
              <w:sz w:val="18"/>
              <w:lang w:val="en-US"/>
            </w:rPr>
            <w:t>(Schreiber &amp; Raimond, 2014)</w:t>
          </w:r>
          <w:r w:rsidRPr="00967F0F">
            <w:rPr>
              <w:rStyle w:val="apple-converted-space"/>
              <w:sz w:val="18"/>
              <w:lang w:val="en-US"/>
            </w:rPr>
            <w:fldChar w:fldCharType="end"/>
          </w:r>
        </w:sdtContent>
      </w:sdt>
    </w:p>
    <w:p w:rsidR="00920F02" w:rsidRPr="00A9024B" w:rsidRDefault="00920F02" w:rsidP="00E90AF9">
      <w:pPr>
        <w:pStyle w:val="contenido"/>
        <w:rPr>
          <w:b/>
          <w:lang w:val="en-US"/>
        </w:rPr>
      </w:pPr>
      <w:r w:rsidRPr="00A9024B">
        <w:rPr>
          <w:b/>
          <w:lang w:val="en-US"/>
        </w:rPr>
        <w:t>JSON-LD</w:t>
      </w:r>
      <w:r w:rsidRPr="00A9024B">
        <w:rPr>
          <w:rStyle w:val="apple-converted-space"/>
          <w:b/>
          <w:lang w:val="en-US"/>
        </w:rPr>
        <w:t> </w:t>
      </w:r>
      <w:r w:rsidRPr="00A9024B">
        <w:rPr>
          <w:b/>
          <w:lang w:val="en-US"/>
        </w:rPr>
        <w:t>(JSON-based RDF syntax);</w:t>
      </w:r>
    </w:p>
    <w:p w:rsidR="00954391" w:rsidRPr="00E90AF9" w:rsidRDefault="004D1A09" w:rsidP="00E90AF9">
      <w:pPr>
        <w:pStyle w:val="contenido"/>
      </w:pPr>
      <w:r w:rsidRPr="00E90AF9">
        <w:t>P</w:t>
      </w:r>
      <w:r w:rsidR="003E056F" w:rsidRPr="00E90AF9">
        <w:t>roporciona una sintaxis JSON para gráficos y conjuntos de datos RDF. JSON-LD puede ser utilizado para transformar documentos JSON a RDF con cambios mínimos. JSON-LD ofrece identificadores universales de objetos JSON, un mecanismo en el que un documento JSON se puede referir a un objeto descrito en otro documento JSON en otros lugares en la Web, así como el tipo de datos y el lenguaje de manipulación.</w:t>
      </w:r>
    </w:p>
    <w:p w:rsidR="00D97E75" w:rsidRPr="00967F0F" w:rsidRDefault="00D97E75" w:rsidP="00967F0F">
      <w:pPr>
        <w:pStyle w:val="titulosTF"/>
        <w:spacing w:after="0" w:line="360" w:lineRule="auto"/>
        <w:ind w:left="851"/>
        <w:rPr>
          <w:szCs w:val="22"/>
        </w:rPr>
      </w:pPr>
      <w:bookmarkStart w:id="22" w:name="_Toc400372954"/>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B711E6">
        <w:rPr>
          <w:noProof/>
          <w:szCs w:val="22"/>
        </w:rPr>
        <w:t>6</w:t>
      </w:r>
      <w:r w:rsidR="00F15244" w:rsidRPr="00967F0F">
        <w:rPr>
          <w:noProof/>
          <w:szCs w:val="22"/>
        </w:rPr>
        <w:fldChar w:fldCharType="end"/>
      </w:r>
      <w:r w:rsidRPr="00967F0F">
        <w:rPr>
          <w:szCs w:val="22"/>
        </w:rPr>
        <w:t>. Ejemplo JSON-LD</w:t>
      </w:r>
      <w:bookmarkEnd w:id="22"/>
    </w:p>
    <w:tbl>
      <w:tblPr>
        <w:tblStyle w:val="Tablaconcuadrcula"/>
        <w:tblW w:w="6962"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45"/>
        <w:gridCol w:w="6517"/>
      </w:tblGrid>
      <w:tr w:rsidR="00CD4A69" w:rsidRPr="00967F0F" w:rsidTr="00967F0F">
        <w:trPr>
          <w:trHeight w:val="275"/>
          <w:jc w:val="center"/>
        </w:trPr>
        <w:tc>
          <w:tcPr>
            <w:tcW w:w="359" w:type="dxa"/>
            <w:tcBorders>
              <w:top w:val="single" w:sz="4" w:space="0" w:color="404040" w:themeColor="text1" w:themeTint="BF"/>
              <w:bottom w:val="nil"/>
              <w:right w:val="single" w:sz="4" w:space="0" w:color="auto"/>
            </w:tcBorders>
          </w:tcPr>
          <w:p w:rsidR="00CD4A69" w:rsidRPr="00967F0F" w:rsidRDefault="00E61FAB"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w:t>
            </w:r>
            <w:r w:rsidR="00CD4A69" w:rsidRPr="00967F0F">
              <w:rPr>
                <w:rFonts w:ascii="Verdana" w:hAnsi="Verdana" w:cs="Arial"/>
                <w:color w:val="595959" w:themeColor="text1" w:themeTint="A6"/>
                <w:sz w:val="18"/>
                <w:szCs w:val="22"/>
              </w:rPr>
              <w:t>1</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w:t>
            </w:r>
          </w:p>
        </w:tc>
      </w:tr>
      <w:tr w:rsidR="00CD4A69" w:rsidRPr="00967F0F" w:rsidTr="00967F0F">
        <w:trPr>
          <w:trHeight w:val="264"/>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02</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w:t>
            </w:r>
            <w:proofErr w:type="spellStart"/>
            <w:r w:rsidRPr="00967F0F">
              <w:rPr>
                <w:rFonts w:ascii="Verdana" w:hAnsi="Verdana" w:cs="Arial"/>
                <w:color w:val="000000"/>
                <w:sz w:val="18"/>
                <w:szCs w:val="22"/>
              </w:rPr>
              <w:t>context</w:t>
            </w:r>
            <w:proofErr w:type="spellEnd"/>
            <w:r w:rsidRPr="00967F0F">
              <w:rPr>
                <w:rFonts w:ascii="Verdana" w:hAnsi="Verdana" w:cs="Arial"/>
                <w:color w:val="000000"/>
                <w:sz w:val="18"/>
                <w:szCs w:val="22"/>
              </w:rPr>
              <w:t>": "</w:t>
            </w:r>
            <w:proofErr w:type="spellStart"/>
            <w:r w:rsidRPr="00967F0F">
              <w:rPr>
                <w:rFonts w:ascii="Verdana" w:hAnsi="Verdana" w:cs="Arial"/>
                <w:color w:val="000000"/>
                <w:sz w:val="18"/>
                <w:szCs w:val="22"/>
              </w:rPr>
              <w:t>example-context.json</w:t>
            </w:r>
            <w:proofErr w:type="spellEnd"/>
            <w:r w:rsidRPr="00967F0F">
              <w:rPr>
                <w:rFonts w:ascii="Verdana" w:hAnsi="Verdana" w:cs="Arial"/>
                <w:color w:val="000000"/>
                <w:sz w:val="18"/>
                <w:szCs w:val="22"/>
              </w:rPr>
              <w:t>",</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03</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"@id": "http://example.org/</w:t>
            </w:r>
            <w:proofErr w:type="spellStart"/>
            <w:r w:rsidRPr="00967F0F">
              <w:rPr>
                <w:rFonts w:ascii="Verdana" w:hAnsi="Verdana" w:cs="Arial"/>
                <w:color w:val="000000"/>
                <w:sz w:val="18"/>
                <w:szCs w:val="22"/>
              </w:rPr>
              <w:t>bob#me</w:t>
            </w:r>
            <w:proofErr w:type="spellEnd"/>
            <w:r w:rsidRPr="00967F0F">
              <w:rPr>
                <w:rFonts w:ascii="Verdana" w:hAnsi="Verdana" w:cs="Arial"/>
                <w:color w:val="000000"/>
                <w:sz w:val="18"/>
                <w:szCs w:val="22"/>
              </w:rPr>
              <w:t>",</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04</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w:t>
            </w:r>
            <w:proofErr w:type="spellStart"/>
            <w:r w:rsidRPr="00967F0F">
              <w:rPr>
                <w:rFonts w:ascii="Verdana" w:hAnsi="Verdana" w:cs="Arial"/>
                <w:color w:val="000000"/>
                <w:sz w:val="18"/>
                <w:szCs w:val="22"/>
              </w:rPr>
              <w:t>type</w:t>
            </w:r>
            <w:proofErr w:type="spellEnd"/>
            <w:r w:rsidRPr="00967F0F">
              <w:rPr>
                <w:rFonts w:ascii="Verdana" w:hAnsi="Verdana" w:cs="Arial"/>
                <w:color w:val="000000"/>
                <w:sz w:val="18"/>
                <w:szCs w:val="22"/>
              </w:rPr>
              <w:t>": "</w:t>
            </w:r>
            <w:proofErr w:type="spellStart"/>
            <w:r w:rsidRPr="00967F0F">
              <w:rPr>
                <w:rFonts w:ascii="Verdana" w:hAnsi="Verdana" w:cs="Arial"/>
                <w:color w:val="000000"/>
                <w:sz w:val="18"/>
                <w:szCs w:val="22"/>
              </w:rPr>
              <w:t>Person</w:t>
            </w:r>
            <w:proofErr w:type="spellEnd"/>
            <w:r w:rsidRPr="00967F0F">
              <w:rPr>
                <w:rFonts w:ascii="Verdana" w:hAnsi="Verdana" w:cs="Arial"/>
                <w:color w:val="000000"/>
                <w:sz w:val="18"/>
                <w:szCs w:val="22"/>
              </w:rPr>
              <w:t>",</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05</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w:t>
            </w:r>
            <w:proofErr w:type="spellStart"/>
            <w:r w:rsidRPr="00967F0F">
              <w:rPr>
                <w:rFonts w:ascii="Verdana" w:hAnsi="Verdana" w:cs="Arial"/>
                <w:color w:val="000000"/>
                <w:sz w:val="18"/>
                <w:szCs w:val="22"/>
              </w:rPr>
              <w:t>birthdate</w:t>
            </w:r>
            <w:proofErr w:type="spellEnd"/>
            <w:r w:rsidRPr="00967F0F">
              <w:rPr>
                <w:rFonts w:ascii="Verdana" w:hAnsi="Verdana" w:cs="Arial"/>
                <w:color w:val="000000"/>
                <w:sz w:val="18"/>
                <w:szCs w:val="22"/>
              </w:rPr>
              <w:t>": "1990-07-04",</w:t>
            </w:r>
          </w:p>
        </w:tc>
      </w:tr>
      <w:tr w:rsidR="00CD4A69" w:rsidRPr="0053346A"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06</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"knows": "http://example.org/</w:t>
            </w:r>
            <w:proofErr w:type="spellStart"/>
            <w:r w:rsidRPr="00967F0F">
              <w:rPr>
                <w:rFonts w:ascii="Verdana" w:hAnsi="Verdana" w:cs="Arial"/>
                <w:color w:val="000000"/>
                <w:sz w:val="18"/>
                <w:szCs w:val="22"/>
                <w:lang w:val="en-US"/>
              </w:rPr>
              <w:t>alice#me</w:t>
            </w:r>
            <w:proofErr w:type="spellEnd"/>
            <w:r w:rsidRPr="00967F0F">
              <w:rPr>
                <w:rFonts w:ascii="Verdana" w:hAnsi="Verdana" w:cs="Arial"/>
                <w:color w:val="000000"/>
                <w:sz w:val="18"/>
                <w:szCs w:val="22"/>
                <w:lang w:val="en-US"/>
              </w:rPr>
              <w:t>",</w:t>
            </w:r>
          </w:p>
        </w:tc>
      </w:tr>
      <w:tr w:rsidR="00CD4A69" w:rsidRPr="00967F0F"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07</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w:t>
            </w:r>
            <w:proofErr w:type="spellStart"/>
            <w:r w:rsidRPr="00967F0F">
              <w:rPr>
                <w:rFonts w:ascii="Verdana" w:hAnsi="Verdana" w:cs="Arial"/>
                <w:color w:val="000000"/>
                <w:sz w:val="18"/>
                <w:szCs w:val="22"/>
              </w:rPr>
              <w:t>interest</w:t>
            </w:r>
            <w:proofErr w:type="spellEnd"/>
            <w:r w:rsidRPr="00967F0F">
              <w:rPr>
                <w:rFonts w:ascii="Verdana" w:hAnsi="Verdana" w:cs="Arial"/>
                <w:color w:val="000000"/>
                <w:sz w:val="18"/>
                <w:szCs w:val="22"/>
              </w:rPr>
              <w:t>": {</w:t>
            </w:r>
          </w:p>
        </w:tc>
      </w:tr>
      <w:tr w:rsidR="00CD4A69" w:rsidRPr="00967F0F"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08</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"@id": "http://www.wikidata.org/entity/Q12418",</w:t>
            </w:r>
          </w:p>
        </w:tc>
      </w:tr>
      <w:tr w:rsidR="00CD4A69" w:rsidRPr="00967F0F"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09</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w:t>
            </w:r>
            <w:proofErr w:type="spellStart"/>
            <w:r w:rsidRPr="00967F0F">
              <w:rPr>
                <w:rFonts w:ascii="Verdana" w:hAnsi="Verdana" w:cs="Arial"/>
                <w:color w:val="000000"/>
                <w:sz w:val="18"/>
                <w:szCs w:val="22"/>
              </w:rPr>
              <w:t>title</w:t>
            </w:r>
            <w:proofErr w:type="spellEnd"/>
            <w:r w:rsidRPr="00967F0F">
              <w:rPr>
                <w:rFonts w:ascii="Verdana" w:hAnsi="Verdana" w:cs="Arial"/>
                <w:color w:val="000000"/>
                <w:sz w:val="18"/>
                <w:szCs w:val="22"/>
              </w:rPr>
              <w:t>": "Mona Lisa",</w:t>
            </w:r>
          </w:p>
        </w:tc>
      </w:tr>
      <w:tr w:rsidR="00CD4A69" w:rsidRPr="0053346A"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lastRenderedPageBreak/>
              <w:t>10</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w:t>
            </w:r>
            <w:proofErr w:type="spellStart"/>
            <w:r w:rsidRPr="00967F0F">
              <w:rPr>
                <w:rFonts w:ascii="Verdana" w:hAnsi="Verdana" w:cs="Arial"/>
                <w:color w:val="000000"/>
                <w:sz w:val="18"/>
                <w:szCs w:val="22"/>
                <w:lang w:val="en-US"/>
              </w:rPr>
              <w:t>subject_of</w:t>
            </w:r>
            <w:proofErr w:type="spellEnd"/>
            <w:r w:rsidRPr="00967F0F">
              <w:rPr>
                <w:rFonts w:ascii="Verdana" w:hAnsi="Verdana" w:cs="Arial"/>
                <w:color w:val="000000"/>
                <w:sz w:val="18"/>
                <w:szCs w:val="22"/>
                <w:lang w:val="en-US"/>
              </w:rPr>
              <w:t>": "http://data.europeana.eu/item/04802/            243FA8618938F4117025F17A8B813C5F9AA4D619",</w:t>
            </w:r>
          </w:p>
        </w:tc>
      </w:tr>
      <w:tr w:rsidR="00CD4A69" w:rsidRPr="0053346A"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11</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"creator": "http://</w:t>
            </w:r>
            <w:r w:rsidR="001F0915" w:rsidRPr="00967F0F">
              <w:rPr>
                <w:rFonts w:ascii="Verdana" w:hAnsi="Verdana" w:cs="Arial"/>
                <w:color w:val="000000"/>
                <w:sz w:val="18"/>
                <w:szCs w:val="22"/>
                <w:lang w:val="en-US"/>
              </w:rPr>
              <w:t>DBpedia</w:t>
            </w:r>
            <w:r w:rsidRPr="00967F0F">
              <w:rPr>
                <w:rFonts w:ascii="Verdana" w:hAnsi="Verdana" w:cs="Arial"/>
                <w:color w:val="000000"/>
                <w:sz w:val="18"/>
                <w:szCs w:val="22"/>
                <w:lang w:val="en-US"/>
              </w:rPr>
              <w:t>.org/resource/</w:t>
            </w:r>
            <w:proofErr w:type="spellStart"/>
            <w:r w:rsidRPr="00967F0F">
              <w:rPr>
                <w:rFonts w:ascii="Verdana" w:hAnsi="Verdana" w:cs="Arial"/>
                <w:color w:val="000000"/>
                <w:sz w:val="18"/>
                <w:szCs w:val="22"/>
                <w:lang w:val="en-US"/>
              </w:rPr>
              <w:t>Leonardo_da_Vinci</w:t>
            </w:r>
            <w:proofErr w:type="spellEnd"/>
            <w:r w:rsidRPr="00967F0F">
              <w:rPr>
                <w:rFonts w:ascii="Verdana" w:hAnsi="Verdana" w:cs="Arial"/>
                <w:color w:val="000000"/>
                <w:sz w:val="18"/>
                <w:szCs w:val="22"/>
                <w:lang w:val="en-US"/>
              </w:rPr>
              <w:t>"</w:t>
            </w:r>
          </w:p>
        </w:tc>
      </w:tr>
      <w:tr w:rsidR="00CD4A69" w:rsidRPr="00967F0F"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lang w:val="en-US"/>
              </w:rPr>
            </w:pPr>
            <w:r w:rsidRPr="00967F0F">
              <w:rPr>
                <w:rFonts w:ascii="Verdana" w:hAnsi="Verdana" w:cs="Arial"/>
                <w:color w:val="595959" w:themeColor="text1" w:themeTint="A6"/>
                <w:sz w:val="18"/>
                <w:szCs w:val="22"/>
                <w:lang w:val="en-US"/>
              </w:rPr>
              <w:t>12</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w:t>
            </w:r>
          </w:p>
        </w:tc>
      </w:tr>
      <w:tr w:rsidR="00CD4A69" w:rsidRPr="00967F0F" w:rsidTr="00967F0F">
        <w:trPr>
          <w:trHeight w:val="282"/>
          <w:jc w:val="center"/>
        </w:trPr>
        <w:tc>
          <w:tcPr>
            <w:tcW w:w="359" w:type="dxa"/>
            <w:tcBorders>
              <w:top w:val="nil"/>
              <w:bottom w:val="single" w:sz="4" w:space="0" w:color="404040" w:themeColor="text1" w:themeTint="BF"/>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lang w:val="en-US"/>
              </w:rPr>
            </w:pPr>
            <w:r w:rsidRPr="00967F0F">
              <w:rPr>
                <w:rFonts w:ascii="Verdana" w:hAnsi="Verdana" w:cs="Arial"/>
                <w:color w:val="595959" w:themeColor="text1" w:themeTint="A6"/>
                <w:sz w:val="18"/>
                <w:szCs w:val="22"/>
                <w:lang w:val="en-US"/>
              </w:rPr>
              <w:t>13</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w:t>
            </w:r>
          </w:p>
        </w:tc>
      </w:tr>
    </w:tbl>
    <w:p w:rsidR="00D97E75" w:rsidRPr="00967F0F" w:rsidRDefault="00D97E75" w:rsidP="00967F0F">
      <w:pPr>
        <w:pStyle w:val="contenido"/>
        <w:ind w:left="851"/>
        <w:rPr>
          <w:rStyle w:val="apple-converted-space"/>
          <w:sz w:val="18"/>
          <w:lang w:val="en-US"/>
        </w:rPr>
      </w:pPr>
      <w:r w:rsidRPr="00967F0F">
        <w:rPr>
          <w:rStyle w:val="apple-converted-space"/>
          <w:sz w:val="18"/>
          <w:lang w:val="en-US"/>
        </w:rPr>
        <w:t xml:space="preserve">Fuente: </w:t>
      </w:r>
      <w:sdt>
        <w:sdtPr>
          <w:rPr>
            <w:rStyle w:val="apple-converted-space"/>
            <w:sz w:val="18"/>
            <w:lang w:val="en-US"/>
          </w:rPr>
          <w:id w:val="1470549556"/>
          <w:citation/>
        </w:sdtPr>
        <w:sdtContent>
          <w:r w:rsidRPr="00967F0F">
            <w:rPr>
              <w:rStyle w:val="apple-converted-space"/>
              <w:sz w:val="18"/>
              <w:lang w:val="en-US"/>
            </w:rPr>
            <w:fldChar w:fldCharType="begin"/>
          </w:r>
          <w:r w:rsidRPr="00967F0F">
            <w:rPr>
              <w:rStyle w:val="apple-converted-space"/>
              <w:sz w:val="18"/>
              <w:lang w:val="en-US"/>
            </w:rPr>
            <w:instrText xml:space="preserve"> CITATION Guu14 \l 12298 </w:instrText>
          </w:r>
          <w:r w:rsidRPr="00967F0F">
            <w:rPr>
              <w:rStyle w:val="apple-converted-space"/>
              <w:sz w:val="18"/>
              <w:lang w:val="en-US"/>
            </w:rPr>
            <w:fldChar w:fldCharType="separate"/>
          </w:r>
          <w:r w:rsidR="0023518F" w:rsidRPr="0023518F">
            <w:rPr>
              <w:noProof/>
              <w:sz w:val="18"/>
              <w:lang w:val="en-US"/>
            </w:rPr>
            <w:t>(Schreiber &amp; Raimond, 2014)</w:t>
          </w:r>
          <w:r w:rsidRPr="00967F0F">
            <w:rPr>
              <w:rStyle w:val="apple-converted-space"/>
              <w:sz w:val="18"/>
              <w:lang w:val="en-US"/>
            </w:rPr>
            <w:fldChar w:fldCharType="end"/>
          </w:r>
        </w:sdtContent>
      </w:sdt>
    </w:p>
    <w:p w:rsidR="00050494" w:rsidRPr="00A9024B" w:rsidRDefault="0053346A" w:rsidP="00E90AF9">
      <w:pPr>
        <w:pStyle w:val="contenido"/>
        <w:rPr>
          <w:b/>
          <w:lang w:val="en-US"/>
        </w:rPr>
      </w:pPr>
      <w:hyperlink r:id="rId16" w:anchor="section-rdfa" w:history="1">
        <w:proofErr w:type="spellStart"/>
        <w:r w:rsidR="00920F02" w:rsidRPr="00A9024B">
          <w:rPr>
            <w:rStyle w:val="Hipervnculo"/>
            <w:b/>
            <w:color w:val="auto"/>
            <w:u w:val="none"/>
            <w:lang w:val="en-US"/>
          </w:rPr>
          <w:t>RDFa</w:t>
        </w:r>
        <w:proofErr w:type="spellEnd"/>
      </w:hyperlink>
      <w:r w:rsidR="00920F02" w:rsidRPr="00A9024B">
        <w:rPr>
          <w:rStyle w:val="apple-converted-space"/>
          <w:b/>
          <w:lang w:val="en-US"/>
        </w:rPr>
        <w:t> </w:t>
      </w:r>
    </w:p>
    <w:p w:rsidR="002A0D67" w:rsidRPr="00E90AF9" w:rsidRDefault="002A0D67" w:rsidP="00E90AF9">
      <w:pPr>
        <w:pStyle w:val="contenido"/>
      </w:pPr>
      <w:r w:rsidRPr="00E90AF9">
        <w:t>Es una sintaxis de RDF que se puede utilizar para insertar datos RDF dentro de los documentos HTML y XML. Esto permite, por ejemplo, a los motores de búsqueda agregar estos datos al rastrear la Web y enriquecer los resultados de búsqueda.</w:t>
      </w:r>
      <w:r w:rsidR="00050494" w:rsidRPr="00E90AF9">
        <w:t xml:space="preserve"> </w:t>
      </w:r>
      <w:sdt>
        <w:sdtPr>
          <w:id w:val="1476252306"/>
          <w:citation/>
        </w:sdtPr>
        <w:sdtContent>
          <w:r w:rsidR="00050494" w:rsidRPr="00E90AF9">
            <w:fldChar w:fldCharType="begin"/>
          </w:r>
          <w:r w:rsidR="00050494" w:rsidRPr="00E90AF9">
            <w:instrText xml:space="preserve"> CITATION Guu14 \l 12298 </w:instrText>
          </w:r>
          <w:r w:rsidR="00050494" w:rsidRPr="00E90AF9">
            <w:fldChar w:fldCharType="separate"/>
          </w:r>
          <w:r w:rsidR="0023518F">
            <w:rPr>
              <w:noProof/>
            </w:rPr>
            <w:t>(Schreiber &amp; Raimond, 2014)</w:t>
          </w:r>
          <w:r w:rsidR="00050494" w:rsidRPr="00E90AF9">
            <w:fldChar w:fldCharType="end"/>
          </w:r>
        </w:sdtContent>
      </w:sdt>
    </w:p>
    <w:p w:rsidR="00A7707E" w:rsidRPr="00F74CEF" w:rsidRDefault="00A7707E" w:rsidP="00F74CEF">
      <w:pPr>
        <w:pStyle w:val="titulosTF"/>
        <w:spacing w:after="0" w:line="360" w:lineRule="auto"/>
        <w:ind w:left="284"/>
        <w:rPr>
          <w:szCs w:val="22"/>
        </w:rPr>
      </w:pPr>
      <w:bookmarkStart w:id="23" w:name="_Toc400372955"/>
      <w:r w:rsidRPr="00F74CEF">
        <w:rPr>
          <w:szCs w:val="22"/>
        </w:rPr>
        <w:t xml:space="preserve">Tabla </w:t>
      </w:r>
      <w:r w:rsidR="00F15244" w:rsidRPr="00F74CEF">
        <w:rPr>
          <w:szCs w:val="22"/>
        </w:rPr>
        <w:fldChar w:fldCharType="begin"/>
      </w:r>
      <w:r w:rsidR="00F15244" w:rsidRPr="00F74CEF">
        <w:rPr>
          <w:szCs w:val="22"/>
        </w:rPr>
        <w:instrText xml:space="preserve"> SEQ Tabla \* ARABIC </w:instrText>
      </w:r>
      <w:r w:rsidR="00F15244" w:rsidRPr="00F74CEF">
        <w:rPr>
          <w:szCs w:val="22"/>
        </w:rPr>
        <w:fldChar w:fldCharType="separate"/>
      </w:r>
      <w:r w:rsidR="00B711E6">
        <w:rPr>
          <w:noProof/>
          <w:szCs w:val="22"/>
        </w:rPr>
        <w:t>7</w:t>
      </w:r>
      <w:r w:rsidR="00F15244" w:rsidRPr="00F74CEF">
        <w:rPr>
          <w:noProof/>
          <w:szCs w:val="22"/>
        </w:rPr>
        <w:fldChar w:fldCharType="end"/>
      </w:r>
      <w:r w:rsidRPr="00F74CEF">
        <w:rPr>
          <w:szCs w:val="22"/>
        </w:rPr>
        <w:t xml:space="preserve">. Ejemplo </w:t>
      </w:r>
      <w:proofErr w:type="spellStart"/>
      <w:r w:rsidRPr="00F74CEF">
        <w:rPr>
          <w:szCs w:val="22"/>
        </w:rPr>
        <w:t>RDFa</w:t>
      </w:r>
      <w:bookmarkEnd w:id="23"/>
      <w:proofErr w:type="spellEnd"/>
    </w:p>
    <w:tbl>
      <w:tblPr>
        <w:tblStyle w:val="Tablaconcuadrcula"/>
        <w:tblW w:w="8163"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81"/>
        <w:gridCol w:w="7682"/>
      </w:tblGrid>
      <w:tr w:rsidR="00A7707E" w:rsidRPr="0053346A" w:rsidTr="00F74CEF">
        <w:trPr>
          <w:trHeight w:val="275"/>
          <w:jc w:val="center"/>
        </w:trPr>
        <w:tc>
          <w:tcPr>
            <w:tcW w:w="481" w:type="dxa"/>
            <w:tcBorders>
              <w:top w:val="single" w:sz="4" w:space="0" w:color="404040" w:themeColor="text1" w:themeTint="BF"/>
              <w:bottom w:val="nil"/>
              <w:right w:val="single" w:sz="4" w:space="0" w:color="auto"/>
            </w:tcBorders>
          </w:tcPr>
          <w:p w:rsidR="00A7707E" w:rsidRPr="00F74CEF" w:rsidRDefault="00E61FAB"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w:t>
            </w:r>
            <w:r w:rsidR="00A7707E" w:rsidRPr="00F74CEF">
              <w:rPr>
                <w:rFonts w:ascii="Verdana" w:hAnsi="Verdana" w:cs="Arial"/>
                <w:color w:val="595959" w:themeColor="text1" w:themeTint="A6"/>
                <w:sz w:val="18"/>
                <w:szCs w:val="18"/>
              </w:rPr>
              <w:t>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&lt;body prefix="</w:t>
            </w:r>
            <w:proofErr w:type="spellStart"/>
            <w:r w:rsidRPr="00F74CEF">
              <w:rPr>
                <w:rFonts w:ascii="Verdana" w:hAnsi="Verdana" w:cs="Arial"/>
                <w:color w:val="000000"/>
                <w:sz w:val="18"/>
                <w:szCs w:val="18"/>
                <w:lang w:val="en-US"/>
              </w:rPr>
              <w:t>foaf</w:t>
            </w:r>
            <w:proofErr w:type="spellEnd"/>
            <w:r w:rsidRPr="00F74CEF">
              <w:rPr>
                <w:rFonts w:ascii="Verdana" w:hAnsi="Verdana" w:cs="Arial"/>
                <w:color w:val="000000"/>
                <w:sz w:val="18"/>
                <w:szCs w:val="18"/>
                <w:lang w:val="en-US"/>
              </w:rPr>
              <w:t>: http://xmlns.com/foaf/0.1/</w:t>
            </w:r>
          </w:p>
        </w:tc>
      </w:tr>
      <w:tr w:rsidR="00A7707E" w:rsidRPr="00F74CEF" w:rsidTr="00F74CEF">
        <w:trPr>
          <w:trHeight w:val="264"/>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w:t>
            </w:r>
            <w:proofErr w:type="spellStart"/>
            <w:r w:rsidRPr="00F74CEF">
              <w:rPr>
                <w:rFonts w:ascii="Verdana" w:hAnsi="Verdana" w:cs="Arial"/>
                <w:color w:val="000000"/>
                <w:sz w:val="18"/>
                <w:szCs w:val="18"/>
              </w:rPr>
              <w:t>schema</w:t>
            </w:r>
            <w:proofErr w:type="spellEnd"/>
            <w:r w:rsidRPr="00F74CEF">
              <w:rPr>
                <w:rFonts w:ascii="Verdana" w:hAnsi="Verdana" w:cs="Arial"/>
                <w:color w:val="000000"/>
                <w:sz w:val="18"/>
                <w:szCs w:val="18"/>
              </w:rPr>
              <w:t>: http://schema.org/</w:t>
            </w:r>
          </w:p>
        </w:tc>
      </w:tr>
      <w:tr w:rsidR="00A7707E" w:rsidRPr="0053346A"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w:t>
            </w:r>
            <w:proofErr w:type="spellStart"/>
            <w:r w:rsidRPr="00F74CEF">
              <w:rPr>
                <w:rFonts w:ascii="Verdana" w:hAnsi="Verdana" w:cs="Arial"/>
                <w:color w:val="000000"/>
                <w:sz w:val="18"/>
                <w:szCs w:val="18"/>
                <w:lang w:val="en-US"/>
              </w:rPr>
              <w:t>dcterms</w:t>
            </w:r>
            <w:proofErr w:type="spellEnd"/>
            <w:r w:rsidRPr="00F74CEF">
              <w:rPr>
                <w:rFonts w:ascii="Verdana" w:hAnsi="Verdana" w:cs="Arial"/>
                <w:color w:val="000000"/>
                <w:sz w:val="18"/>
                <w:szCs w:val="18"/>
                <w:lang w:val="en-US"/>
              </w:rPr>
              <w:t>: http://purl.org/dc/terms/"&gt;</w:t>
            </w:r>
          </w:p>
        </w:tc>
      </w:tr>
      <w:tr w:rsidR="00A7707E" w:rsidRPr="0053346A"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resource="http://example.org/</w:t>
            </w:r>
            <w:proofErr w:type="spellStart"/>
            <w:r w:rsidRPr="00F74CEF">
              <w:rPr>
                <w:rFonts w:ascii="Verdana" w:hAnsi="Verdana" w:cs="Arial"/>
                <w:color w:val="000000"/>
                <w:sz w:val="18"/>
                <w:szCs w:val="18"/>
                <w:lang w:val="en-US"/>
              </w:rPr>
              <w:t>bob#me</w:t>
            </w:r>
            <w:proofErr w:type="spellEnd"/>
            <w:r w:rsidRPr="00F74CEF">
              <w:rPr>
                <w:rFonts w:ascii="Verdana" w:hAnsi="Verdana" w:cs="Arial"/>
                <w:color w:val="000000"/>
                <w:sz w:val="18"/>
                <w:szCs w:val="18"/>
                <w:lang w:val="en-US"/>
              </w:rPr>
              <w:t xml:space="preserve">" </w:t>
            </w:r>
            <w:proofErr w:type="spellStart"/>
            <w:r w:rsidRPr="00F74CEF">
              <w:rPr>
                <w:rFonts w:ascii="Verdana" w:hAnsi="Verdana" w:cs="Arial"/>
                <w:color w:val="000000"/>
                <w:sz w:val="18"/>
                <w:szCs w:val="18"/>
                <w:lang w:val="en-US"/>
              </w:rPr>
              <w:t>typeof</w:t>
            </w:r>
            <w:proofErr w:type="spellEnd"/>
            <w:r w:rsidRPr="00F74CEF">
              <w:rPr>
                <w:rFonts w:ascii="Verdana" w:hAnsi="Verdana" w:cs="Arial"/>
                <w:color w:val="000000"/>
                <w:sz w:val="18"/>
                <w:szCs w:val="18"/>
                <w:lang w:val="en-US"/>
              </w:rPr>
              <w:t>="</w:t>
            </w:r>
            <w:proofErr w:type="spellStart"/>
            <w:r w:rsidRPr="00F74CEF">
              <w:rPr>
                <w:rFonts w:ascii="Verdana" w:hAnsi="Verdana" w:cs="Arial"/>
                <w:color w:val="000000"/>
                <w:sz w:val="18"/>
                <w:szCs w:val="18"/>
                <w:lang w:val="en-US"/>
              </w:rPr>
              <w:t>foaf:Person</w:t>
            </w:r>
            <w:proofErr w:type="spellEnd"/>
            <w:r w:rsidRPr="00F74CEF">
              <w:rPr>
                <w:rFonts w:ascii="Verdana" w:hAnsi="Verdana" w:cs="Arial"/>
                <w:color w:val="000000"/>
                <w:sz w:val="18"/>
                <w:szCs w:val="18"/>
                <w:lang w:val="en-US"/>
              </w:rPr>
              <w:t>"&gt;</w:t>
            </w:r>
          </w:p>
        </w:tc>
      </w:tr>
      <w:tr w:rsidR="00A7707E" w:rsidRPr="00F74CEF"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53346A"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06</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Bob knows &lt;a property="</w:t>
            </w:r>
            <w:proofErr w:type="spellStart"/>
            <w:r w:rsidRPr="00F74CEF">
              <w:rPr>
                <w:rFonts w:ascii="Verdana" w:hAnsi="Verdana" w:cs="Arial"/>
                <w:color w:val="000000"/>
                <w:sz w:val="18"/>
                <w:szCs w:val="18"/>
                <w:lang w:val="en-US"/>
              </w:rPr>
              <w:t>foaf:knows</w:t>
            </w:r>
            <w:proofErr w:type="spellEnd"/>
            <w:r w:rsidRPr="00F74CEF">
              <w:rPr>
                <w:rFonts w:ascii="Verdana" w:hAnsi="Verdana" w:cs="Arial"/>
                <w:color w:val="000000"/>
                <w:sz w:val="18"/>
                <w:szCs w:val="18"/>
                <w:lang w:val="en-US"/>
              </w:rPr>
              <w:t xml:space="preserve">" </w:t>
            </w:r>
            <w:proofErr w:type="spellStart"/>
            <w:r w:rsidRPr="00F74CEF">
              <w:rPr>
                <w:rFonts w:ascii="Verdana" w:hAnsi="Verdana" w:cs="Arial"/>
                <w:color w:val="000000"/>
                <w:sz w:val="18"/>
                <w:szCs w:val="18"/>
                <w:lang w:val="en-US"/>
              </w:rPr>
              <w:t>href</w:t>
            </w:r>
            <w:proofErr w:type="spellEnd"/>
            <w:r w:rsidRPr="00F74CEF">
              <w:rPr>
                <w:rFonts w:ascii="Verdana" w:hAnsi="Verdana" w:cs="Arial"/>
                <w:color w:val="000000"/>
                <w:sz w:val="18"/>
                <w:szCs w:val="18"/>
                <w:lang w:val="en-US"/>
              </w:rPr>
              <w:t>="http://example.org/</w:t>
            </w:r>
            <w:proofErr w:type="spellStart"/>
            <w:r w:rsidRPr="00F74CEF">
              <w:rPr>
                <w:rFonts w:ascii="Verdana" w:hAnsi="Verdana" w:cs="Arial"/>
                <w:color w:val="000000"/>
                <w:sz w:val="18"/>
                <w:szCs w:val="18"/>
                <w:lang w:val="en-US"/>
              </w:rPr>
              <w:t>alice#me</w:t>
            </w:r>
            <w:proofErr w:type="spellEnd"/>
            <w:r w:rsidRPr="00F74CEF">
              <w:rPr>
                <w:rFonts w:ascii="Verdana" w:hAnsi="Verdana" w:cs="Arial"/>
                <w:color w:val="000000"/>
                <w:sz w:val="18"/>
                <w:szCs w:val="18"/>
                <w:lang w:val="en-US"/>
              </w:rPr>
              <w:t>"&gt;Alice&lt;/a&gt;</w:t>
            </w:r>
          </w:p>
        </w:tc>
      </w:tr>
      <w:tr w:rsidR="00A7707E" w:rsidRPr="0053346A"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07</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w:t>
            </w:r>
            <w:proofErr w:type="gramStart"/>
            <w:r w:rsidRPr="00F74CEF">
              <w:rPr>
                <w:rFonts w:ascii="Verdana" w:hAnsi="Verdana" w:cs="Arial"/>
                <w:color w:val="000000"/>
                <w:sz w:val="18"/>
                <w:szCs w:val="18"/>
                <w:lang w:val="en-US"/>
              </w:rPr>
              <w:t>and</w:t>
            </w:r>
            <w:proofErr w:type="gramEnd"/>
            <w:r w:rsidRPr="00F74CEF">
              <w:rPr>
                <w:rFonts w:ascii="Verdana" w:hAnsi="Verdana" w:cs="Arial"/>
                <w:color w:val="000000"/>
                <w:sz w:val="18"/>
                <w:szCs w:val="18"/>
                <w:lang w:val="en-US"/>
              </w:rPr>
              <w:t xml:space="preserve"> was born on the &lt;time property="</w:t>
            </w:r>
            <w:proofErr w:type="spellStart"/>
            <w:r w:rsidRPr="00F74CEF">
              <w:rPr>
                <w:rFonts w:ascii="Verdana" w:hAnsi="Verdana" w:cs="Arial"/>
                <w:color w:val="000000"/>
                <w:sz w:val="18"/>
                <w:szCs w:val="18"/>
                <w:lang w:val="en-US"/>
              </w:rPr>
              <w:t>schema:birthDate</w:t>
            </w:r>
            <w:proofErr w:type="spellEnd"/>
            <w:r w:rsidRPr="00F74CEF">
              <w:rPr>
                <w:rFonts w:ascii="Verdana" w:hAnsi="Verdana" w:cs="Arial"/>
                <w:color w:val="000000"/>
                <w:sz w:val="18"/>
                <w:szCs w:val="18"/>
                <w:lang w:val="en-US"/>
              </w:rPr>
              <w:t xml:space="preserve">" </w:t>
            </w:r>
            <w:proofErr w:type="spellStart"/>
            <w:r w:rsidRPr="00F74CEF">
              <w:rPr>
                <w:rFonts w:ascii="Verdana" w:hAnsi="Verdana" w:cs="Arial"/>
                <w:color w:val="000000"/>
                <w:sz w:val="18"/>
                <w:szCs w:val="18"/>
                <w:lang w:val="en-US"/>
              </w:rPr>
              <w:t>datatype</w:t>
            </w:r>
            <w:proofErr w:type="spellEnd"/>
            <w:r w:rsidRPr="00F74CEF">
              <w:rPr>
                <w:rFonts w:ascii="Verdana" w:hAnsi="Verdana" w:cs="Arial"/>
                <w:color w:val="000000"/>
                <w:sz w:val="18"/>
                <w:szCs w:val="18"/>
                <w:lang w:val="en-US"/>
              </w:rPr>
              <w:t>="</w:t>
            </w:r>
            <w:proofErr w:type="spellStart"/>
            <w:r w:rsidRPr="00F74CEF">
              <w:rPr>
                <w:rFonts w:ascii="Verdana" w:hAnsi="Verdana" w:cs="Arial"/>
                <w:color w:val="000000"/>
                <w:sz w:val="18"/>
                <w:szCs w:val="18"/>
                <w:lang w:val="en-US"/>
              </w:rPr>
              <w:t>xsd:date</w:t>
            </w:r>
            <w:proofErr w:type="spellEnd"/>
            <w:r w:rsidRPr="00F74CEF">
              <w:rPr>
                <w:rFonts w:ascii="Verdana" w:hAnsi="Verdana" w:cs="Arial"/>
                <w:color w:val="000000"/>
                <w:sz w:val="18"/>
                <w:szCs w:val="18"/>
                <w:lang w:val="en-US"/>
              </w:rPr>
              <w:t>"&gt;1990-07-04&lt;/time&gt;.</w:t>
            </w:r>
          </w:p>
        </w:tc>
      </w:tr>
      <w:tr w:rsidR="00A7707E" w:rsidRPr="00F74CEF"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08</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09</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53346A"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10</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Bob is interested in &lt;span property="</w:t>
            </w:r>
            <w:proofErr w:type="spellStart"/>
            <w:r w:rsidRPr="00F74CEF">
              <w:rPr>
                <w:rFonts w:ascii="Verdana" w:hAnsi="Verdana" w:cs="Arial"/>
                <w:color w:val="000000"/>
                <w:sz w:val="18"/>
                <w:szCs w:val="18"/>
                <w:lang w:val="en-US"/>
              </w:rPr>
              <w:t>foaf:topic_interest</w:t>
            </w:r>
            <w:proofErr w:type="spellEnd"/>
            <w:r w:rsidRPr="00F74CEF">
              <w:rPr>
                <w:rFonts w:ascii="Verdana" w:hAnsi="Verdana" w:cs="Arial"/>
                <w:color w:val="000000"/>
                <w:sz w:val="18"/>
                <w:szCs w:val="18"/>
                <w:lang w:val="en-US"/>
              </w:rPr>
              <w: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11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w:t>
            </w:r>
            <w:proofErr w:type="spellStart"/>
            <w:r w:rsidRPr="00F74CEF">
              <w:rPr>
                <w:rFonts w:ascii="Verdana" w:hAnsi="Verdana" w:cs="Arial"/>
                <w:color w:val="000000"/>
                <w:sz w:val="18"/>
                <w:szCs w:val="18"/>
              </w:rPr>
              <w:t>resource</w:t>
            </w:r>
            <w:proofErr w:type="spellEnd"/>
            <w:r w:rsidRPr="00F74CEF">
              <w:rPr>
                <w:rFonts w:ascii="Verdana" w:hAnsi="Verdana" w:cs="Arial"/>
                <w:color w:val="000000"/>
                <w:sz w:val="18"/>
                <w:szCs w:val="18"/>
              </w:rPr>
              <w:t>="http://www.wikidata.org/entity/Q12418"&gt;the Mona Lisa&lt;/</w:t>
            </w:r>
            <w:proofErr w:type="spellStart"/>
            <w:r w:rsidRPr="00F74CEF">
              <w:rPr>
                <w:rFonts w:ascii="Verdana" w:hAnsi="Verdana" w:cs="Arial"/>
                <w:color w:val="000000"/>
                <w:sz w:val="18"/>
                <w:szCs w:val="18"/>
              </w:rPr>
              <w:t>span</w:t>
            </w:r>
            <w:proofErr w:type="spellEnd"/>
            <w:r w:rsidRPr="00F74CEF">
              <w:rPr>
                <w:rFonts w:ascii="Verdana" w:hAnsi="Verdana" w:cs="Arial"/>
                <w:color w:val="000000"/>
                <w:sz w:val="18"/>
                <w:szCs w:val="18"/>
              </w:rPr>
              <w:t>&gt;.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53346A"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resource="http://www.wikidata.org/entity/Q12418"&gt;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53346A"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16</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The &lt;span property="</w:t>
            </w:r>
            <w:proofErr w:type="spellStart"/>
            <w:r w:rsidRPr="00F74CEF">
              <w:rPr>
                <w:rFonts w:ascii="Verdana" w:hAnsi="Verdana" w:cs="Arial"/>
                <w:color w:val="000000"/>
                <w:sz w:val="18"/>
                <w:szCs w:val="18"/>
                <w:lang w:val="en-US"/>
              </w:rPr>
              <w:t>dcterms:title</w:t>
            </w:r>
            <w:proofErr w:type="spellEnd"/>
            <w:r w:rsidRPr="00F74CEF">
              <w:rPr>
                <w:rFonts w:ascii="Verdana" w:hAnsi="Verdana" w:cs="Arial"/>
                <w:color w:val="000000"/>
                <w:sz w:val="18"/>
                <w:szCs w:val="18"/>
                <w:lang w:val="en-US"/>
              </w:rPr>
              <w:t>"&gt;Mona Lisa&lt;/span&gt; was painted by</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17</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&lt;a </w:t>
            </w:r>
            <w:proofErr w:type="spellStart"/>
            <w:r w:rsidRPr="00F74CEF">
              <w:rPr>
                <w:rFonts w:ascii="Verdana" w:hAnsi="Verdana" w:cs="Arial"/>
                <w:color w:val="000000"/>
                <w:sz w:val="18"/>
                <w:szCs w:val="18"/>
              </w:rPr>
              <w:t>property</w:t>
            </w:r>
            <w:proofErr w:type="spellEnd"/>
            <w:r w:rsidRPr="00F74CEF">
              <w:rPr>
                <w:rFonts w:ascii="Verdana" w:hAnsi="Verdana" w:cs="Arial"/>
                <w:color w:val="000000"/>
                <w:sz w:val="18"/>
                <w:szCs w:val="18"/>
              </w:rPr>
              <w:t>="</w:t>
            </w:r>
            <w:proofErr w:type="spellStart"/>
            <w:r w:rsidRPr="00F74CEF">
              <w:rPr>
                <w:rFonts w:ascii="Verdana" w:hAnsi="Verdana" w:cs="Arial"/>
                <w:color w:val="000000"/>
                <w:sz w:val="18"/>
                <w:szCs w:val="18"/>
              </w:rPr>
              <w:t>dcterms:creator</w:t>
            </w:r>
            <w:proofErr w:type="spellEnd"/>
            <w:r w:rsidRPr="00F74CEF">
              <w:rPr>
                <w:rFonts w:ascii="Verdana" w:hAnsi="Verdana" w:cs="Arial"/>
                <w:color w:val="000000"/>
                <w:sz w:val="18"/>
                <w:szCs w:val="18"/>
              </w:rPr>
              <w:t xml:space="preserve">" </w:t>
            </w:r>
            <w:proofErr w:type="spellStart"/>
            <w:r w:rsidRPr="00F74CEF">
              <w:rPr>
                <w:rFonts w:ascii="Verdana" w:hAnsi="Verdana" w:cs="Arial"/>
                <w:color w:val="000000"/>
                <w:sz w:val="18"/>
                <w:szCs w:val="18"/>
              </w:rPr>
              <w:t>href</w:t>
            </w:r>
            <w:proofErr w:type="spellEnd"/>
            <w:r w:rsidRPr="00F74CEF">
              <w:rPr>
                <w:rFonts w:ascii="Verdana" w:hAnsi="Verdana" w:cs="Arial"/>
                <w:color w:val="000000"/>
                <w:sz w:val="18"/>
                <w:szCs w:val="18"/>
              </w:rPr>
              <w:t>="http://</w:t>
            </w:r>
            <w:r w:rsidR="001F0915" w:rsidRPr="00F74CEF">
              <w:rPr>
                <w:rFonts w:ascii="Verdana" w:hAnsi="Verdana" w:cs="Arial"/>
                <w:color w:val="000000"/>
                <w:sz w:val="18"/>
                <w:szCs w:val="18"/>
              </w:rPr>
              <w:t>DBpedia</w:t>
            </w:r>
            <w:r w:rsidRPr="00F74CEF">
              <w:rPr>
                <w:rFonts w:ascii="Verdana" w:hAnsi="Verdana" w:cs="Arial"/>
                <w:color w:val="000000"/>
                <w:sz w:val="18"/>
                <w:szCs w:val="18"/>
              </w:rPr>
              <w:t>.org/</w:t>
            </w:r>
            <w:proofErr w:type="spellStart"/>
            <w:r w:rsidRPr="00F74CEF">
              <w:rPr>
                <w:rFonts w:ascii="Verdana" w:hAnsi="Verdana" w:cs="Arial"/>
                <w:color w:val="000000"/>
                <w:sz w:val="18"/>
                <w:szCs w:val="18"/>
              </w:rPr>
              <w:t>resource</w:t>
            </w:r>
            <w:proofErr w:type="spellEnd"/>
            <w:r w:rsidRPr="00F74CEF">
              <w:rPr>
                <w:rFonts w:ascii="Verdana" w:hAnsi="Verdana" w:cs="Arial"/>
                <w:color w:val="000000"/>
                <w:sz w:val="18"/>
                <w:szCs w:val="18"/>
              </w:rPr>
              <w:t>/</w:t>
            </w:r>
            <w:proofErr w:type="spellStart"/>
            <w:r w:rsidRPr="00F74CEF">
              <w:rPr>
                <w:rFonts w:ascii="Verdana" w:hAnsi="Verdana" w:cs="Arial"/>
                <w:color w:val="000000"/>
                <w:sz w:val="18"/>
                <w:szCs w:val="18"/>
              </w:rPr>
              <w:t>Leonardo_da_Vinci</w:t>
            </w:r>
            <w:proofErr w:type="spellEnd"/>
            <w:r w:rsidRPr="00F74CEF">
              <w:rPr>
                <w:rFonts w:ascii="Verdana" w:hAnsi="Verdana" w:cs="Arial"/>
                <w:color w:val="000000"/>
                <w:sz w:val="18"/>
                <w:szCs w:val="18"/>
              </w:rPr>
              <w:t>"&gt;Leonardo da Vinci&lt;/a&gt;</w:t>
            </w:r>
          </w:p>
        </w:tc>
      </w:tr>
      <w:tr w:rsidR="00A7707E" w:rsidRPr="0053346A"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18</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and is the subject of the video</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19</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&lt;a href="http://data.europeana.eu/item/04802/243FA8618938F4117025F17A8B813C5F9AA4D619"&gt;'La </w:t>
            </w:r>
            <w:proofErr w:type="spellStart"/>
            <w:r w:rsidRPr="00F74CEF">
              <w:rPr>
                <w:rFonts w:ascii="Verdana" w:hAnsi="Verdana" w:cs="Arial"/>
                <w:color w:val="000000"/>
                <w:sz w:val="18"/>
                <w:szCs w:val="18"/>
              </w:rPr>
              <w:t>Joconde</w:t>
            </w:r>
            <w:proofErr w:type="spellEnd"/>
            <w:r w:rsidRPr="00F74CEF">
              <w:rPr>
                <w:rFonts w:ascii="Verdana" w:hAnsi="Verdana" w:cs="Arial"/>
                <w:color w:val="000000"/>
                <w:sz w:val="18"/>
                <w:szCs w:val="18"/>
              </w:rPr>
              <w:t xml:space="preserve"> à Washington'&lt;/a&gt;.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20</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53346A"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resource="http://data.europeana.eu/item/04802/243FA8618938F4117025F17A8B813C5F9AA4D619"&gt;</w:t>
            </w:r>
          </w:p>
        </w:tc>
      </w:tr>
      <w:tr w:rsidR="00A7707E" w:rsidRPr="0053346A"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&lt;link property="</w:t>
            </w:r>
            <w:proofErr w:type="spellStart"/>
            <w:r w:rsidRPr="00F74CEF">
              <w:rPr>
                <w:rFonts w:ascii="Verdana" w:hAnsi="Verdana" w:cs="Arial"/>
                <w:color w:val="000000"/>
                <w:sz w:val="18"/>
                <w:szCs w:val="18"/>
                <w:lang w:val="en-US"/>
              </w:rPr>
              <w:t>dcterms:subject</w:t>
            </w:r>
            <w:proofErr w:type="spellEnd"/>
            <w:r w:rsidRPr="00F74CEF">
              <w:rPr>
                <w:rFonts w:ascii="Verdana" w:hAnsi="Verdana" w:cs="Arial"/>
                <w:color w:val="000000"/>
                <w:sz w:val="18"/>
                <w:szCs w:val="18"/>
                <w:lang w:val="en-US"/>
              </w:rPr>
              <w:t xml:space="preserve">" </w:t>
            </w:r>
            <w:proofErr w:type="spellStart"/>
            <w:r w:rsidRPr="00F74CEF">
              <w:rPr>
                <w:rFonts w:ascii="Verdana" w:hAnsi="Verdana" w:cs="Arial"/>
                <w:color w:val="000000"/>
                <w:sz w:val="18"/>
                <w:szCs w:val="18"/>
                <w:lang w:val="en-US"/>
              </w:rPr>
              <w:t>href</w:t>
            </w:r>
            <w:proofErr w:type="spellEnd"/>
            <w:r w:rsidRPr="00F74CEF">
              <w:rPr>
                <w:rFonts w:ascii="Verdana" w:hAnsi="Verdana" w:cs="Arial"/>
                <w:color w:val="000000"/>
                <w:sz w:val="18"/>
                <w:szCs w:val="18"/>
                <w:lang w:val="en-US"/>
              </w:rPr>
              <w:t>="http://www.wikidata.org/entity/Q12418"/&gt;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F74CEF" w:rsidTr="00F74CEF">
        <w:trPr>
          <w:trHeight w:val="282"/>
          <w:jc w:val="center"/>
        </w:trPr>
        <w:tc>
          <w:tcPr>
            <w:tcW w:w="481" w:type="dxa"/>
            <w:tcBorders>
              <w:top w:val="nil"/>
              <w:bottom w:val="single" w:sz="4" w:space="0" w:color="404040" w:themeColor="text1" w:themeTint="BF"/>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&lt;/</w:t>
            </w:r>
            <w:proofErr w:type="spellStart"/>
            <w:r w:rsidRPr="00F74CEF">
              <w:rPr>
                <w:rFonts w:ascii="Verdana" w:hAnsi="Verdana" w:cs="Arial"/>
                <w:color w:val="000000"/>
                <w:sz w:val="18"/>
                <w:szCs w:val="18"/>
              </w:rPr>
              <w:t>body</w:t>
            </w:r>
            <w:proofErr w:type="spellEnd"/>
            <w:r w:rsidRPr="00F74CEF">
              <w:rPr>
                <w:rFonts w:ascii="Verdana" w:hAnsi="Verdana" w:cs="Arial"/>
                <w:color w:val="000000"/>
                <w:sz w:val="18"/>
                <w:szCs w:val="18"/>
              </w:rPr>
              <w:t>&gt;</w:t>
            </w:r>
          </w:p>
        </w:tc>
      </w:tr>
    </w:tbl>
    <w:p w:rsidR="00A7707E" w:rsidRPr="00F74CEF" w:rsidRDefault="00A7707E" w:rsidP="00F74CEF">
      <w:pPr>
        <w:pStyle w:val="contenido"/>
        <w:ind w:left="284"/>
        <w:rPr>
          <w:rStyle w:val="apple-converted-space"/>
          <w:sz w:val="20"/>
          <w:lang w:val="en-US"/>
        </w:rPr>
      </w:pPr>
      <w:r w:rsidRPr="00F74CEF">
        <w:rPr>
          <w:rStyle w:val="apple-converted-space"/>
          <w:sz w:val="20"/>
          <w:lang w:val="en-US"/>
        </w:rPr>
        <w:t xml:space="preserve">Fuente: </w:t>
      </w:r>
      <w:sdt>
        <w:sdtPr>
          <w:rPr>
            <w:rStyle w:val="apple-converted-space"/>
            <w:sz w:val="20"/>
            <w:lang w:val="en-US"/>
          </w:rPr>
          <w:id w:val="-1233849014"/>
          <w:citation/>
        </w:sdtPr>
        <w:sdtContent>
          <w:r w:rsidRPr="00F74CEF">
            <w:rPr>
              <w:rStyle w:val="apple-converted-space"/>
              <w:sz w:val="20"/>
              <w:lang w:val="en-US"/>
            </w:rPr>
            <w:fldChar w:fldCharType="begin"/>
          </w:r>
          <w:r w:rsidRPr="00F74CEF">
            <w:rPr>
              <w:rStyle w:val="apple-converted-space"/>
              <w:sz w:val="20"/>
              <w:lang w:val="en-US"/>
            </w:rPr>
            <w:instrText xml:space="preserve"> CITATION Guu14 \l 12298 </w:instrText>
          </w:r>
          <w:r w:rsidRPr="00F74CEF">
            <w:rPr>
              <w:rStyle w:val="apple-converted-space"/>
              <w:sz w:val="20"/>
              <w:lang w:val="en-US"/>
            </w:rPr>
            <w:fldChar w:fldCharType="separate"/>
          </w:r>
          <w:r w:rsidR="0023518F" w:rsidRPr="0023518F">
            <w:rPr>
              <w:noProof/>
              <w:sz w:val="20"/>
              <w:lang w:val="en-US"/>
            </w:rPr>
            <w:t>(Schreiber &amp; Raimond, 2014)</w:t>
          </w:r>
          <w:r w:rsidRPr="00F74CEF">
            <w:rPr>
              <w:rStyle w:val="apple-converted-space"/>
              <w:sz w:val="20"/>
              <w:lang w:val="en-US"/>
            </w:rPr>
            <w:fldChar w:fldCharType="end"/>
          </w:r>
        </w:sdtContent>
      </w:sdt>
    </w:p>
    <w:p w:rsidR="00920F02" w:rsidRPr="00A9024B" w:rsidRDefault="0053346A" w:rsidP="00E90AF9">
      <w:pPr>
        <w:pStyle w:val="contenido"/>
        <w:rPr>
          <w:b/>
          <w:lang w:val="en-US"/>
        </w:rPr>
      </w:pPr>
      <w:hyperlink r:id="rId17" w:anchor="section-rdfxml" w:history="1">
        <w:r w:rsidR="00920F02" w:rsidRPr="00A9024B">
          <w:rPr>
            <w:rStyle w:val="Hipervnculo"/>
            <w:b/>
            <w:color w:val="auto"/>
            <w:u w:val="none"/>
            <w:lang w:val="en-US"/>
          </w:rPr>
          <w:t>RDF/XML</w:t>
        </w:r>
      </w:hyperlink>
    </w:p>
    <w:p w:rsidR="0092404E" w:rsidRPr="00E90AF9" w:rsidRDefault="00050494" w:rsidP="00E90AF9">
      <w:pPr>
        <w:pStyle w:val="contenido"/>
      </w:pPr>
      <w:r w:rsidRPr="00E90AF9">
        <w:t xml:space="preserve">Proporciona una sintaxis XML para grafos RDF. Cuando RDF ​​fue desarrollado originalmente en la década de 1990, esta fue su única sintaxis, y algunas personas siguen llamando esta sintaxis "RDF". En 2001, se propuso un precursor de la Tortuga llamado "N3", y poco a poco los otros idiomas que aparecen aquí se han adoptado y normalizado. </w:t>
      </w:r>
      <w:sdt>
        <w:sdtPr>
          <w:rPr>
            <w:rStyle w:val="apple-converted-space"/>
            <w:lang w:val="en-US"/>
          </w:rPr>
          <w:id w:val="1011106308"/>
          <w:citation/>
        </w:sdtPr>
        <w:sdtEndPr>
          <w:rPr>
            <w:rStyle w:val="Fuentedeprrafopredeter"/>
            <w:lang w:val="es-EC"/>
          </w:rPr>
        </w:sdtEndPr>
        <w:sdtContent>
          <w:r w:rsidRPr="00E90AF9">
            <w:fldChar w:fldCharType="begin"/>
          </w:r>
          <w:r w:rsidRPr="00E90AF9">
            <w:instrText xml:space="preserve"> CITATION Guu14 \l 12298 </w:instrText>
          </w:r>
          <w:r w:rsidRPr="00E90AF9">
            <w:fldChar w:fldCharType="separate"/>
          </w:r>
          <w:r w:rsidR="0023518F">
            <w:rPr>
              <w:noProof/>
            </w:rPr>
            <w:t>(Schreiber &amp; Raimond, 2014)</w:t>
          </w:r>
          <w:r w:rsidRPr="00E90AF9">
            <w:fldChar w:fldCharType="end"/>
          </w:r>
        </w:sdtContent>
      </w:sdt>
    </w:p>
    <w:p w:rsidR="00050494" w:rsidRPr="004D0808" w:rsidRDefault="00050494" w:rsidP="004D0808">
      <w:pPr>
        <w:pStyle w:val="titulosTF"/>
        <w:spacing w:after="0" w:line="360" w:lineRule="auto"/>
        <w:ind w:left="426"/>
        <w:rPr>
          <w:szCs w:val="22"/>
        </w:rPr>
      </w:pPr>
      <w:bookmarkStart w:id="24" w:name="_Toc400372956"/>
      <w:r w:rsidRPr="004D0808">
        <w:rPr>
          <w:szCs w:val="22"/>
        </w:rPr>
        <w:t xml:space="preserve">Tabla </w:t>
      </w:r>
      <w:r w:rsidR="00F15244" w:rsidRPr="004D0808">
        <w:rPr>
          <w:szCs w:val="22"/>
        </w:rPr>
        <w:fldChar w:fldCharType="begin"/>
      </w:r>
      <w:r w:rsidR="00F15244" w:rsidRPr="004D0808">
        <w:rPr>
          <w:szCs w:val="22"/>
        </w:rPr>
        <w:instrText xml:space="preserve"> SEQ Tabla \* ARABIC </w:instrText>
      </w:r>
      <w:r w:rsidR="00F15244" w:rsidRPr="004D0808">
        <w:rPr>
          <w:szCs w:val="22"/>
        </w:rPr>
        <w:fldChar w:fldCharType="separate"/>
      </w:r>
      <w:r w:rsidR="00B711E6">
        <w:rPr>
          <w:noProof/>
          <w:szCs w:val="22"/>
        </w:rPr>
        <w:t>8</w:t>
      </w:r>
      <w:r w:rsidR="00F15244" w:rsidRPr="004D0808">
        <w:rPr>
          <w:noProof/>
          <w:szCs w:val="22"/>
        </w:rPr>
        <w:fldChar w:fldCharType="end"/>
      </w:r>
      <w:r w:rsidRPr="004D0808">
        <w:rPr>
          <w:szCs w:val="22"/>
        </w:rPr>
        <w:t>. Ejemplo RDF/XML</w:t>
      </w:r>
      <w:bookmarkEnd w:id="24"/>
    </w:p>
    <w:tbl>
      <w:tblPr>
        <w:tblStyle w:val="Tablaconcuadrcula"/>
        <w:tblW w:w="789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66"/>
        <w:gridCol w:w="7429"/>
      </w:tblGrid>
      <w:tr w:rsidR="00050494" w:rsidRPr="004D0808" w:rsidTr="004D0808">
        <w:trPr>
          <w:trHeight w:val="276"/>
          <w:jc w:val="center"/>
        </w:trPr>
        <w:tc>
          <w:tcPr>
            <w:tcW w:w="466" w:type="dxa"/>
            <w:tcBorders>
              <w:top w:val="single" w:sz="4" w:space="0" w:color="404040" w:themeColor="text1" w:themeTint="BF"/>
              <w:bottom w:val="nil"/>
              <w:right w:val="single" w:sz="4" w:space="0" w:color="auto"/>
            </w:tcBorders>
          </w:tcPr>
          <w:p w:rsidR="00050494" w:rsidRPr="004D0808" w:rsidRDefault="00E61FAB"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w:t>
            </w:r>
            <w:r w:rsidR="00050494" w:rsidRPr="004D0808">
              <w:rPr>
                <w:rFonts w:ascii="Verdana" w:hAnsi="Verdana" w:cs="Arial"/>
                <w:color w:val="595959" w:themeColor="text1" w:themeTint="A6"/>
                <w:sz w:val="18"/>
                <w:szCs w:val="18"/>
              </w:rPr>
              <w:t>1</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w:t>
            </w:r>
            <w:proofErr w:type="spellStart"/>
            <w:proofErr w:type="gramStart"/>
            <w:r w:rsidRPr="004D0808">
              <w:rPr>
                <w:rFonts w:ascii="Verdana" w:hAnsi="Verdana" w:cs="Arial"/>
                <w:color w:val="000000"/>
                <w:sz w:val="18"/>
                <w:szCs w:val="18"/>
              </w:rPr>
              <w:t>xml</w:t>
            </w:r>
            <w:proofErr w:type="spellEnd"/>
            <w:proofErr w:type="gramEnd"/>
            <w:r w:rsidRPr="004D0808">
              <w:rPr>
                <w:rFonts w:ascii="Verdana" w:hAnsi="Verdana" w:cs="Arial"/>
                <w:color w:val="000000"/>
                <w:sz w:val="18"/>
                <w:szCs w:val="18"/>
              </w:rPr>
              <w:t xml:space="preserve"> </w:t>
            </w:r>
            <w:proofErr w:type="spellStart"/>
            <w:r w:rsidRPr="004D0808">
              <w:rPr>
                <w:rFonts w:ascii="Verdana" w:hAnsi="Verdana" w:cs="Arial"/>
                <w:color w:val="000000"/>
                <w:sz w:val="18"/>
                <w:szCs w:val="18"/>
              </w:rPr>
              <w:t>version</w:t>
            </w:r>
            <w:proofErr w:type="spellEnd"/>
            <w:r w:rsidRPr="004D0808">
              <w:rPr>
                <w:rFonts w:ascii="Verdana" w:hAnsi="Verdana" w:cs="Arial"/>
                <w:color w:val="000000"/>
                <w:sz w:val="18"/>
                <w:szCs w:val="18"/>
              </w:rPr>
              <w:t xml:space="preserve">="1.0" </w:t>
            </w:r>
            <w:proofErr w:type="spellStart"/>
            <w:r w:rsidRPr="004D0808">
              <w:rPr>
                <w:rFonts w:ascii="Verdana" w:hAnsi="Verdana" w:cs="Arial"/>
                <w:color w:val="000000"/>
                <w:sz w:val="18"/>
                <w:szCs w:val="18"/>
              </w:rPr>
              <w:t>encoding</w:t>
            </w:r>
            <w:proofErr w:type="spellEnd"/>
            <w:r w:rsidRPr="004D0808">
              <w:rPr>
                <w:rFonts w:ascii="Verdana" w:hAnsi="Verdana" w:cs="Arial"/>
                <w:color w:val="000000"/>
                <w:sz w:val="18"/>
                <w:szCs w:val="18"/>
              </w:rPr>
              <w:t>="utf-8"?&gt;</w:t>
            </w:r>
          </w:p>
        </w:tc>
      </w:tr>
      <w:tr w:rsidR="00050494" w:rsidRPr="004D0808" w:rsidTr="004D0808">
        <w:trPr>
          <w:trHeight w:val="265"/>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02</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w:t>
            </w:r>
            <w:proofErr w:type="spellStart"/>
            <w:r w:rsidRPr="004D0808">
              <w:rPr>
                <w:rFonts w:ascii="Verdana" w:hAnsi="Verdana" w:cs="Arial"/>
                <w:color w:val="000000"/>
                <w:sz w:val="18"/>
                <w:szCs w:val="18"/>
              </w:rPr>
              <w:t>rdf:RDF</w:t>
            </w:r>
            <w:proofErr w:type="spellEnd"/>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03</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w:t>
            </w:r>
            <w:proofErr w:type="spellStart"/>
            <w:r w:rsidRPr="004D0808">
              <w:rPr>
                <w:rFonts w:ascii="Verdana" w:hAnsi="Verdana" w:cs="Arial"/>
                <w:color w:val="000000"/>
                <w:sz w:val="18"/>
                <w:szCs w:val="18"/>
              </w:rPr>
              <w:t>xmlns:dcterms</w:t>
            </w:r>
            <w:proofErr w:type="spellEnd"/>
            <w:r w:rsidRPr="004D0808">
              <w:rPr>
                <w:rFonts w:ascii="Verdana" w:hAnsi="Verdana" w:cs="Arial"/>
                <w:color w:val="000000"/>
                <w:sz w:val="18"/>
                <w:szCs w:val="18"/>
              </w:rPr>
              <w:t>="http://purl.org/dc/</w:t>
            </w:r>
            <w:proofErr w:type="spellStart"/>
            <w:r w:rsidRPr="004D0808">
              <w:rPr>
                <w:rFonts w:ascii="Verdana" w:hAnsi="Verdana" w:cs="Arial"/>
                <w:color w:val="000000"/>
                <w:sz w:val="18"/>
                <w:szCs w:val="18"/>
              </w:rPr>
              <w:t>terms</w:t>
            </w:r>
            <w:proofErr w:type="spellEnd"/>
            <w:r w:rsidRPr="004D0808">
              <w:rPr>
                <w:rFonts w:ascii="Verdana" w:hAnsi="Verdana" w:cs="Arial"/>
                <w:color w:val="000000"/>
                <w:sz w:val="18"/>
                <w:szCs w:val="18"/>
              </w:rPr>
              <w:t>/"</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04</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w:t>
            </w:r>
            <w:proofErr w:type="spellStart"/>
            <w:r w:rsidRPr="004D0808">
              <w:rPr>
                <w:rFonts w:ascii="Verdana" w:hAnsi="Verdana" w:cs="Arial"/>
                <w:color w:val="000000"/>
                <w:sz w:val="18"/>
                <w:szCs w:val="18"/>
              </w:rPr>
              <w:t>xmlns:foaf</w:t>
            </w:r>
            <w:proofErr w:type="spellEnd"/>
            <w:r w:rsidRPr="004D0808">
              <w:rPr>
                <w:rFonts w:ascii="Verdana" w:hAnsi="Verdana" w:cs="Arial"/>
                <w:color w:val="000000"/>
                <w:sz w:val="18"/>
                <w:szCs w:val="18"/>
              </w:rPr>
              <w:t>="http://xmlns.com/</w:t>
            </w:r>
            <w:proofErr w:type="spellStart"/>
            <w:r w:rsidRPr="004D0808">
              <w:rPr>
                <w:rFonts w:ascii="Verdana" w:hAnsi="Verdana" w:cs="Arial"/>
                <w:color w:val="000000"/>
                <w:sz w:val="18"/>
                <w:szCs w:val="18"/>
              </w:rPr>
              <w:t>foaf</w:t>
            </w:r>
            <w:proofErr w:type="spellEnd"/>
            <w:r w:rsidRPr="004D0808">
              <w:rPr>
                <w:rFonts w:ascii="Verdana" w:hAnsi="Verdana" w:cs="Arial"/>
                <w:color w:val="000000"/>
                <w:sz w:val="18"/>
                <w:szCs w:val="18"/>
              </w:rPr>
              <w:t>/0.1/"</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05</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w:t>
            </w:r>
            <w:proofErr w:type="spellStart"/>
            <w:r w:rsidRPr="004D0808">
              <w:rPr>
                <w:rFonts w:ascii="Verdana" w:hAnsi="Verdana" w:cs="Arial"/>
                <w:color w:val="000000"/>
                <w:sz w:val="18"/>
                <w:szCs w:val="18"/>
              </w:rPr>
              <w:t>xmlns:rdf</w:t>
            </w:r>
            <w:proofErr w:type="spellEnd"/>
            <w:r w:rsidRPr="004D0808">
              <w:rPr>
                <w:rFonts w:ascii="Verdana" w:hAnsi="Verdana" w:cs="Arial"/>
                <w:color w:val="000000"/>
                <w:sz w:val="18"/>
                <w:szCs w:val="18"/>
              </w:rPr>
              <w:t>="http://www.w3.org/1999/02/22-rdf-syntax-ns#"</w:t>
            </w:r>
          </w:p>
        </w:tc>
      </w:tr>
      <w:tr w:rsidR="00050494" w:rsidRPr="004D0808"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06</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w:t>
            </w:r>
            <w:proofErr w:type="spellStart"/>
            <w:r w:rsidRPr="004D0808">
              <w:rPr>
                <w:rFonts w:ascii="Verdana" w:hAnsi="Verdana" w:cs="Arial"/>
                <w:color w:val="000000"/>
                <w:sz w:val="18"/>
                <w:szCs w:val="18"/>
              </w:rPr>
              <w:t>xmlns:schema</w:t>
            </w:r>
            <w:proofErr w:type="spellEnd"/>
            <w:r w:rsidRPr="004D0808">
              <w:rPr>
                <w:rFonts w:ascii="Verdana" w:hAnsi="Verdana" w:cs="Arial"/>
                <w:color w:val="000000"/>
                <w:sz w:val="18"/>
                <w:szCs w:val="18"/>
              </w:rPr>
              <w:t>="http://schema.org/"&gt;</w:t>
            </w:r>
          </w:p>
        </w:tc>
      </w:tr>
      <w:tr w:rsidR="00050494" w:rsidRPr="0053346A"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07</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w:t>
            </w:r>
            <w:proofErr w:type="spellStart"/>
            <w:r w:rsidRPr="004D0808">
              <w:rPr>
                <w:rFonts w:ascii="Verdana" w:hAnsi="Verdana" w:cs="Arial"/>
                <w:color w:val="000000"/>
                <w:sz w:val="18"/>
                <w:szCs w:val="18"/>
                <w:lang w:val="en-US"/>
              </w:rPr>
              <w:t>rdf:Description</w:t>
            </w:r>
            <w:proofErr w:type="spellEnd"/>
            <w:r w:rsidRPr="004D0808">
              <w:rPr>
                <w:rFonts w:ascii="Verdana" w:hAnsi="Verdana" w:cs="Arial"/>
                <w:color w:val="000000"/>
                <w:sz w:val="18"/>
                <w:szCs w:val="18"/>
                <w:lang w:val="en-US"/>
              </w:rPr>
              <w:t xml:space="preserve"> </w:t>
            </w:r>
            <w:proofErr w:type="spellStart"/>
            <w:r w:rsidRPr="004D0808">
              <w:rPr>
                <w:rFonts w:ascii="Verdana" w:hAnsi="Verdana" w:cs="Arial"/>
                <w:color w:val="000000"/>
                <w:sz w:val="18"/>
                <w:szCs w:val="18"/>
                <w:lang w:val="en-US"/>
              </w:rPr>
              <w:t>rdf:about</w:t>
            </w:r>
            <w:proofErr w:type="spellEnd"/>
            <w:r w:rsidRPr="004D0808">
              <w:rPr>
                <w:rFonts w:ascii="Verdana" w:hAnsi="Verdana" w:cs="Arial"/>
                <w:color w:val="000000"/>
                <w:sz w:val="18"/>
                <w:szCs w:val="18"/>
                <w:lang w:val="en-US"/>
              </w:rPr>
              <w:t>="http://example.org/</w:t>
            </w:r>
            <w:proofErr w:type="spellStart"/>
            <w:r w:rsidRPr="004D0808">
              <w:rPr>
                <w:rFonts w:ascii="Verdana" w:hAnsi="Verdana" w:cs="Arial"/>
                <w:color w:val="000000"/>
                <w:sz w:val="18"/>
                <w:szCs w:val="18"/>
                <w:lang w:val="en-US"/>
              </w:rPr>
              <w:t>bob#me</w:t>
            </w:r>
            <w:proofErr w:type="spellEnd"/>
            <w:r w:rsidRPr="004D0808">
              <w:rPr>
                <w:rFonts w:ascii="Verdana" w:hAnsi="Verdana" w:cs="Arial"/>
                <w:color w:val="000000"/>
                <w:sz w:val="18"/>
                <w:szCs w:val="18"/>
                <w:lang w:val="en-US"/>
              </w:rPr>
              <w:t>"&gt;</w:t>
            </w:r>
          </w:p>
        </w:tc>
      </w:tr>
      <w:tr w:rsidR="00050494" w:rsidRPr="0053346A"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08</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w:t>
            </w:r>
            <w:proofErr w:type="spellStart"/>
            <w:r w:rsidRPr="004D0808">
              <w:rPr>
                <w:rFonts w:ascii="Verdana" w:hAnsi="Verdana" w:cs="Arial"/>
                <w:color w:val="000000"/>
                <w:sz w:val="18"/>
                <w:szCs w:val="18"/>
                <w:lang w:val="en-US"/>
              </w:rPr>
              <w:t>rdf:type</w:t>
            </w:r>
            <w:proofErr w:type="spellEnd"/>
            <w:r w:rsidRPr="004D0808">
              <w:rPr>
                <w:rFonts w:ascii="Verdana" w:hAnsi="Verdana" w:cs="Arial"/>
                <w:color w:val="000000"/>
                <w:sz w:val="18"/>
                <w:szCs w:val="18"/>
                <w:lang w:val="en-US"/>
              </w:rPr>
              <w:t xml:space="preserve"> </w:t>
            </w:r>
            <w:proofErr w:type="spellStart"/>
            <w:r w:rsidRPr="004D0808">
              <w:rPr>
                <w:rFonts w:ascii="Verdana" w:hAnsi="Verdana" w:cs="Arial"/>
                <w:color w:val="000000"/>
                <w:sz w:val="18"/>
                <w:szCs w:val="18"/>
                <w:lang w:val="en-US"/>
              </w:rPr>
              <w:t>rdf:resource</w:t>
            </w:r>
            <w:proofErr w:type="spellEnd"/>
            <w:r w:rsidRPr="004D0808">
              <w:rPr>
                <w:rFonts w:ascii="Verdana" w:hAnsi="Verdana" w:cs="Arial"/>
                <w:color w:val="000000"/>
                <w:sz w:val="18"/>
                <w:szCs w:val="18"/>
                <w:lang w:val="en-US"/>
              </w:rPr>
              <w:t>="http://xmlns.com/</w:t>
            </w:r>
            <w:proofErr w:type="spellStart"/>
            <w:r w:rsidRPr="004D0808">
              <w:rPr>
                <w:rFonts w:ascii="Verdana" w:hAnsi="Verdana" w:cs="Arial"/>
                <w:color w:val="000000"/>
                <w:sz w:val="18"/>
                <w:szCs w:val="18"/>
                <w:lang w:val="en-US"/>
              </w:rPr>
              <w:t>foaf</w:t>
            </w:r>
            <w:proofErr w:type="spellEnd"/>
            <w:r w:rsidRPr="004D0808">
              <w:rPr>
                <w:rFonts w:ascii="Verdana" w:hAnsi="Verdana" w:cs="Arial"/>
                <w:color w:val="000000"/>
                <w:sz w:val="18"/>
                <w:szCs w:val="18"/>
                <w:lang w:val="en-US"/>
              </w:rPr>
              <w:t>/0.1/Person"/&gt;</w:t>
            </w:r>
          </w:p>
        </w:tc>
      </w:tr>
      <w:tr w:rsidR="00050494" w:rsidRPr="0053346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09</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w:t>
            </w:r>
            <w:proofErr w:type="spellStart"/>
            <w:r w:rsidRPr="004D0808">
              <w:rPr>
                <w:rFonts w:ascii="Verdana" w:hAnsi="Verdana" w:cs="Arial"/>
                <w:color w:val="000000"/>
                <w:sz w:val="18"/>
                <w:szCs w:val="18"/>
                <w:lang w:val="en-US"/>
              </w:rPr>
              <w:t>schema:birthDate</w:t>
            </w:r>
            <w:proofErr w:type="spellEnd"/>
            <w:r w:rsidRPr="004D0808">
              <w:rPr>
                <w:rFonts w:ascii="Verdana" w:hAnsi="Verdana" w:cs="Arial"/>
                <w:color w:val="000000"/>
                <w:sz w:val="18"/>
                <w:szCs w:val="18"/>
                <w:lang w:val="en-US"/>
              </w:rPr>
              <w:t xml:space="preserve"> rdf:datatype="http://www.w3.org/2001/XMLSchema#date"&gt;1990-07-04&lt;/schema:birthDate&gt;</w:t>
            </w:r>
          </w:p>
        </w:tc>
      </w:tr>
      <w:tr w:rsidR="00050494" w:rsidRPr="0053346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10</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w:t>
            </w:r>
            <w:proofErr w:type="spellStart"/>
            <w:r w:rsidRPr="004D0808">
              <w:rPr>
                <w:rFonts w:ascii="Verdana" w:hAnsi="Verdana" w:cs="Arial"/>
                <w:color w:val="000000"/>
                <w:sz w:val="18"/>
                <w:szCs w:val="18"/>
                <w:lang w:val="en-US"/>
              </w:rPr>
              <w:t>foaf:knows</w:t>
            </w:r>
            <w:proofErr w:type="spellEnd"/>
            <w:r w:rsidRPr="004D0808">
              <w:rPr>
                <w:rFonts w:ascii="Verdana" w:hAnsi="Verdana" w:cs="Arial"/>
                <w:color w:val="000000"/>
                <w:sz w:val="18"/>
                <w:szCs w:val="18"/>
                <w:lang w:val="en-US"/>
              </w:rPr>
              <w:t xml:space="preserve"> </w:t>
            </w:r>
            <w:proofErr w:type="spellStart"/>
            <w:r w:rsidRPr="004D0808">
              <w:rPr>
                <w:rFonts w:ascii="Verdana" w:hAnsi="Verdana" w:cs="Arial"/>
                <w:color w:val="000000"/>
                <w:sz w:val="18"/>
                <w:szCs w:val="18"/>
                <w:lang w:val="en-US"/>
              </w:rPr>
              <w:t>rdf:resource</w:t>
            </w:r>
            <w:proofErr w:type="spellEnd"/>
            <w:r w:rsidRPr="004D0808">
              <w:rPr>
                <w:rFonts w:ascii="Verdana" w:hAnsi="Verdana" w:cs="Arial"/>
                <w:color w:val="000000"/>
                <w:sz w:val="18"/>
                <w:szCs w:val="18"/>
                <w:lang w:val="en-US"/>
              </w:rPr>
              <w:t>="http://example.org/</w:t>
            </w:r>
            <w:proofErr w:type="spellStart"/>
            <w:r w:rsidRPr="004D0808">
              <w:rPr>
                <w:rFonts w:ascii="Verdana" w:hAnsi="Verdana" w:cs="Arial"/>
                <w:color w:val="000000"/>
                <w:sz w:val="18"/>
                <w:szCs w:val="18"/>
                <w:lang w:val="en-US"/>
              </w:rPr>
              <w:t>alice#me</w:t>
            </w:r>
            <w:proofErr w:type="spellEnd"/>
            <w:r w:rsidRPr="004D0808">
              <w:rPr>
                <w:rFonts w:ascii="Verdana" w:hAnsi="Verdana" w:cs="Arial"/>
                <w:color w:val="000000"/>
                <w:sz w:val="18"/>
                <w:szCs w:val="18"/>
                <w:lang w:val="en-US"/>
              </w:rPr>
              <w:t>"/&gt;</w:t>
            </w:r>
          </w:p>
        </w:tc>
      </w:tr>
      <w:tr w:rsidR="00050494" w:rsidRPr="0053346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11</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w:t>
            </w:r>
            <w:proofErr w:type="spellStart"/>
            <w:r w:rsidRPr="004D0808">
              <w:rPr>
                <w:rFonts w:ascii="Verdana" w:hAnsi="Verdana" w:cs="Arial"/>
                <w:color w:val="000000"/>
                <w:sz w:val="18"/>
                <w:szCs w:val="18"/>
                <w:lang w:val="en-US"/>
              </w:rPr>
              <w:t>foaf:topic_interest</w:t>
            </w:r>
            <w:proofErr w:type="spellEnd"/>
            <w:r w:rsidRPr="004D0808">
              <w:rPr>
                <w:rFonts w:ascii="Verdana" w:hAnsi="Verdana" w:cs="Arial"/>
                <w:color w:val="000000"/>
                <w:sz w:val="18"/>
                <w:szCs w:val="18"/>
                <w:lang w:val="en-US"/>
              </w:rPr>
              <w:t xml:space="preserve"> </w:t>
            </w:r>
            <w:proofErr w:type="spellStart"/>
            <w:r w:rsidRPr="004D0808">
              <w:rPr>
                <w:rFonts w:ascii="Verdana" w:hAnsi="Verdana" w:cs="Arial"/>
                <w:color w:val="000000"/>
                <w:sz w:val="18"/>
                <w:szCs w:val="18"/>
                <w:lang w:val="en-US"/>
              </w:rPr>
              <w:t>rdf:resource</w:t>
            </w:r>
            <w:proofErr w:type="spellEnd"/>
            <w:r w:rsidRPr="004D0808">
              <w:rPr>
                <w:rFonts w:ascii="Verdana" w:hAnsi="Verdana" w:cs="Arial"/>
                <w:color w:val="000000"/>
                <w:sz w:val="18"/>
                <w:szCs w:val="18"/>
                <w:lang w:val="en-US"/>
              </w:rPr>
              <w:t>="http://www.wikidata.org/entity/Q12418"/&gt;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12</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w:t>
            </w:r>
            <w:proofErr w:type="spellStart"/>
            <w:r w:rsidRPr="004D0808">
              <w:rPr>
                <w:rFonts w:ascii="Verdana" w:hAnsi="Verdana" w:cs="Arial"/>
                <w:color w:val="000000"/>
                <w:sz w:val="18"/>
                <w:szCs w:val="18"/>
              </w:rPr>
              <w:t>rdf:Description</w:t>
            </w:r>
            <w:proofErr w:type="spellEnd"/>
            <w:r w:rsidRPr="004D0808">
              <w:rPr>
                <w:rFonts w:ascii="Verdana" w:hAnsi="Verdana" w:cs="Arial"/>
                <w:color w:val="000000"/>
                <w:sz w:val="18"/>
                <w:szCs w:val="18"/>
              </w:rPr>
              <w:t>&gt;</w:t>
            </w:r>
          </w:p>
        </w:tc>
      </w:tr>
      <w:tr w:rsidR="00050494" w:rsidRPr="0053346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13</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w:t>
            </w:r>
            <w:proofErr w:type="spellStart"/>
            <w:r w:rsidRPr="004D0808">
              <w:rPr>
                <w:rFonts w:ascii="Verdana" w:hAnsi="Verdana" w:cs="Arial"/>
                <w:color w:val="000000"/>
                <w:sz w:val="18"/>
                <w:szCs w:val="18"/>
                <w:lang w:val="en-US"/>
              </w:rPr>
              <w:t>rdf:Description</w:t>
            </w:r>
            <w:proofErr w:type="spellEnd"/>
            <w:r w:rsidRPr="004D0808">
              <w:rPr>
                <w:rFonts w:ascii="Verdana" w:hAnsi="Verdana" w:cs="Arial"/>
                <w:color w:val="000000"/>
                <w:sz w:val="18"/>
                <w:szCs w:val="18"/>
                <w:lang w:val="en-US"/>
              </w:rPr>
              <w:t xml:space="preserve"> </w:t>
            </w:r>
            <w:proofErr w:type="spellStart"/>
            <w:r w:rsidRPr="004D0808">
              <w:rPr>
                <w:rFonts w:ascii="Verdana" w:hAnsi="Verdana" w:cs="Arial"/>
                <w:color w:val="000000"/>
                <w:sz w:val="18"/>
                <w:szCs w:val="18"/>
                <w:lang w:val="en-US"/>
              </w:rPr>
              <w:t>rdf:about</w:t>
            </w:r>
            <w:proofErr w:type="spellEnd"/>
            <w:r w:rsidRPr="004D0808">
              <w:rPr>
                <w:rFonts w:ascii="Verdana" w:hAnsi="Verdana" w:cs="Arial"/>
                <w:color w:val="000000"/>
                <w:sz w:val="18"/>
                <w:szCs w:val="18"/>
                <w:lang w:val="en-US"/>
              </w:rPr>
              <w:t>="http://www.wikidata.org/entity/Q12418"&gt;</w:t>
            </w:r>
          </w:p>
        </w:tc>
      </w:tr>
      <w:tr w:rsidR="00050494" w:rsidRPr="0053346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14</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w:t>
            </w:r>
            <w:proofErr w:type="spellStart"/>
            <w:r w:rsidRPr="004D0808">
              <w:rPr>
                <w:rFonts w:ascii="Verdana" w:hAnsi="Verdana" w:cs="Arial"/>
                <w:color w:val="000000"/>
                <w:sz w:val="18"/>
                <w:szCs w:val="18"/>
                <w:lang w:val="en-US"/>
              </w:rPr>
              <w:t>dcterms:title</w:t>
            </w:r>
            <w:proofErr w:type="spellEnd"/>
            <w:r w:rsidRPr="004D0808">
              <w:rPr>
                <w:rFonts w:ascii="Verdana" w:hAnsi="Verdana" w:cs="Arial"/>
                <w:color w:val="000000"/>
                <w:sz w:val="18"/>
                <w:szCs w:val="18"/>
                <w:lang w:val="en-US"/>
              </w:rPr>
              <w:t>&gt;Mona Lisa&lt;/</w:t>
            </w:r>
            <w:proofErr w:type="spellStart"/>
            <w:r w:rsidRPr="004D0808">
              <w:rPr>
                <w:rFonts w:ascii="Verdana" w:hAnsi="Verdana" w:cs="Arial"/>
                <w:color w:val="000000"/>
                <w:sz w:val="18"/>
                <w:szCs w:val="18"/>
                <w:lang w:val="en-US"/>
              </w:rPr>
              <w:t>dcterms:title</w:t>
            </w:r>
            <w:proofErr w:type="spellEnd"/>
            <w:r w:rsidRPr="004D0808">
              <w:rPr>
                <w:rFonts w:ascii="Verdana" w:hAnsi="Verdana" w:cs="Arial"/>
                <w:color w:val="000000"/>
                <w:sz w:val="18"/>
                <w:szCs w:val="18"/>
                <w:lang w:val="en-US"/>
              </w:rPr>
              <w:t>&gt;</w:t>
            </w:r>
          </w:p>
        </w:tc>
      </w:tr>
      <w:tr w:rsidR="00050494" w:rsidRPr="0053346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15</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w:t>
            </w:r>
            <w:proofErr w:type="spellStart"/>
            <w:r w:rsidRPr="004D0808">
              <w:rPr>
                <w:rFonts w:ascii="Verdana" w:hAnsi="Verdana" w:cs="Arial"/>
                <w:color w:val="000000"/>
                <w:sz w:val="18"/>
                <w:szCs w:val="18"/>
                <w:lang w:val="en-US"/>
              </w:rPr>
              <w:t>dcterms:creator</w:t>
            </w:r>
            <w:proofErr w:type="spellEnd"/>
            <w:r w:rsidRPr="004D0808">
              <w:rPr>
                <w:rFonts w:ascii="Verdana" w:hAnsi="Verdana" w:cs="Arial"/>
                <w:color w:val="000000"/>
                <w:sz w:val="18"/>
                <w:szCs w:val="18"/>
                <w:lang w:val="en-US"/>
              </w:rPr>
              <w:t xml:space="preserve"> </w:t>
            </w:r>
            <w:proofErr w:type="spellStart"/>
            <w:r w:rsidRPr="004D0808">
              <w:rPr>
                <w:rFonts w:ascii="Verdana" w:hAnsi="Verdana" w:cs="Arial"/>
                <w:color w:val="000000"/>
                <w:sz w:val="18"/>
                <w:szCs w:val="18"/>
                <w:lang w:val="en-US"/>
              </w:rPr>
              <w:t>rdf:resource</w:t>
            </w:r>
            <w:proofErr w:type="spellEnd"/>
            <w:r w:rsidRPr="004D0808">
              <w:rPr>
                <w:rFonts w:ascii="Verdana" w:hAnsi="Verdana" w:cs="Arial"/>
                <w:color w:val="000000"/>
                <w:sz w:val="18"/>
                <w:szCs w:val="18"/>
                <w:lang w:val="en-US"/>
              </w:rPr>
              <w:t>="http://</w:t>
            </w:r>
            <w:r w:rsidR="001F0915" w:rsidRPr="004D0808">
              <w:rPr>
                <w:rFonts w:ascii="Verdana" w:hAnsi="Verdana" w:cs="Arial"/>
                <w:color w:val="000000"/>
                <w:sz w:val="18"/>
                <w:szCs w:val="18"/>
                <w:lang w:val="en-US"/>
              </w:rPr>
              <w:t>DBpedia</w:t>
            </w:r>
            <w:r w:rsidRPr="004D0808">
              <w:rPr>
                <w:rFonts w:ascii="Verdana" w:hAnsi="Verdana" w:cs="Arial"/>
                <w:color w:val="000000"/>
                <w:sz w:val="18"/>
                <w:szCs w:val="18"/>
                <w:lang w:val="en-US"/>
              </w:rPr>
              <w:t>.org/resource/</w:t>
            </w:r>
            <w:proofErr w:type="spellStart"/>
            <w:r w:rsidRPr="004D0808">
              <w:rPr>
                <w:rFonts w:ascii="Verdana" w:hAnsi="Verdana" w:cs="Arial"/>
                <w:color w:val="000000"/>
                <w:sz w:val="18"/>
                <w:szCs w:val="18"/>
                <w:lang w:val="en-US"/>
              </w:rPr>
              <w:t>Leonardo_da_Vinci</w:t>
            </w:r>
            <w:proofErr w:type="spellEnd"/>
            <w:r w:rsidRPr="004D0808">
              <w:rPr>
                <w:rFonts w:ascii="Verdana" w:hAnsi="Verdana" w:cs="Arial"/>
                <w:color w:val="000000"/>
                <w:sz w:val="18"/>
                <w:szCs w:val="18"/>
                <w:lang w:val="en-US"/>
              </w:rPr>
              <w:t>"/&gt;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16</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w:t>
            </w:r>
            <w:proofErr w:type="spellStart"/>
            <w:r w:rsidRPr="004D0808">
              <w:rPr>
                <w:rFonts w:ascii="Verdana" w:hAnsi="Verdana" w:cs="Arial"/>
                <w:color w:val="000000"/>
                <w:sz w:val="18"/>
                <w:szCs w:val="18"/>
              </w:rPr>
              <w:t>rdf:Description</w:t>
            </w:r>
            <w:proofErr w:type="spellEnd"/>
            <w:r w:rsidRPr="004D0808">
              <w:rPr>
                <w:rFonts w:ascii="Verdana" w:hAnsi="Verdana" w:cs="Arial"/>
                <w:color w:val="000000"/>
                <w:sz w:val="18"/>
                <w:szCs w:val="18"/>
              </w:rPr>
              <w:t>&gt;</w:t>
            </w:r>
          </w:p>
        </w:tc>
      </w:tr>
      <w:tr w:rsidR="00050494" w:rsidRPr="0053346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17</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w:t>
            </w:r>
            <w:proofErr w:type="spellStart"/>
            <w:r w:rsidRPr="004D0808">
              <w:rPr>
                <w:rFonts w:ascii="Verdana" w:hAnsi="Verdana" w:cs="Arial"/>
                <w:color w:val="000000"/>
                <w:sz w:val="18"/>
                <w:szCs w:val="18"/>
                <w:lang w:val="en-US"/>
              </w:rPr>
              <w:t>rdf:Description</w:t>
            </w:r>
            <w:proofErr w:type="spellEnd"/>
            <w:r w:rsidRPr="004D0808">
              <w:rPr>
                <w:rFonts w:ascii="Verdana" w:hAnsi="Verdana" w:cs="Arial"/>
                <w:color w:val="000000"/>
                <w:sz w:val="18"/>
                <w:szCs w:val="18"/>
                <w:lang w:val="en-US"/>
              </w:rPr>
              <w:t xml:space="preserve"> rdf:about="http://data.europeana.eu/item/04802/243FA8618938F4117025F17A8B813C5F9AA4D619"&gt;</w:t>
            </w:r>
          </w:p>
        </w:tc>
      </w:tr>
      <w:tr w:rsidR="00050494" w:rsidRPr="0053346A"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18</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w:t>
            </w:r>
            <w:proofErr w:type="spellStart"/>
            <w:r w:rsidRPr="004D0808">
              <w:rPr>
                <w:rFonts w:ascii="Verdana" w:hAnsi="Verdana" w:cs="Arial"/>
                <w:color w:val="000000"/>
                <w:sz w:val="18"/>
                <w:szCs w:val="18"/>
                <w:lang w:val="en-US"/>
              </w:rPr>
              <w:t>dcterms:subject</w:t>
            </w:r>
            <w:proofErr w:type="spellEnd"/>
            <w:r w:rsidRPr="004D0808">
              <w:rPr>
                <w:rFonts w:ascii="Verdana" w:hAnsi="Verdana" w:cs="Arial"/>
                <w:color w:val="000000"/>
                <w:sz w:val="18"/>
                <w:szCs w:val="18"/>
                <w:lang w:val="en-US"/>
              </w:rPr>
              <w:t xml:space="preserve"> </w:t>
            </w:r>
            <w:proofErr w:type="spellStart"/>
            <w:r w:rsidRPr="004D0808">
              <w:rPr>
                <w:rFonts w:ascii="Verdana" w:hAnsi="Verdana" w:cs="Arial"/>
                <w:color w:val="000000"/>
                <w:sz w:val="18"/>
                <w:szCs w:val="18"/>
                <w:lang w:val="en-US"/>
              </w:rPr>
              <w:t>rdf:resource</w:t>
            </w:r>
            <w:proofErr w:type="spellEnd"/>
            <w:r w:rsidRPr="004D0808">
              <w:rPr>
                <w:rFonts w:ascii="Verdana" w:hAnsi="Verdana" w:cs="Arial"/>
                <w:color w:val="000000"/>
                <w:sz w:val="18"/>
                <w:szCs w:val="18"/>
                <w:lang w:val="en-US"/>
              </w:rPr>
              <w:t>="http://www.wikidata.org/entity/Q12418"/&gt;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19</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w:t>
            </w:r>
            <w:proofErr w:type="spellStart"/>
            <w:r w:rsidRPr="004D0808">
              <w:rPr>
                <w:rFonts w:ascii="Verdana" w:hAnsi="Verdana" w:cs="Arial"/>
                <w:color w:val="000000"/>
                <w:sz w:val="18"/>
                <w:szCs w:val="18"/>
              </w:rPr>
              <w:t>rdf:Description</w:t>
            </w:r>
            <w:proofErr w:type="spellEnd"/>
            <w:r w:rsidRPr="004D0808">
              <w:rPr>
                <w:rFonts w:ascii="Verdana" w:hAnsi="Verdana" w:cs="Arial"/>
                <w:color w:val="000000"/>
                <w:sz w:val="18"/>
                <w:szCs w:val="18"/>
              </w:rPr>
              <w:t>&gt;</w:t>
            </w:r>
          </w:p>
        </w:tc>
      </w:tr>
      <w:tr w:rsidR="00050494" w:rsidRPr="004D0808" w:rsidTr="004D0808">
        <w:trPr>
          <w:trHeight w:val="283"/>
          <w:jc w:val="center"/>
        </w:trPr>
        <w:tc>
          <w:tcPr>
            <w:tcW w:w="466" w:type="dxa"/>
            <w:tcBorders>
              <w:top w:val="nil"/>
              <w:bottom w:val="single" w:sz="4" w:space="0" w:color="404040" w:themeColor="text1" w:themeTint="BF"/>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20</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w:t>
            </w:r>
            <w:proofErr w:type="spellStart"/>
            <w:r w:rsidRPr="004D0808">
              <w:rPr>
                <w:rFonts w:ascii="Verdana" w:hAnsi="Verdana" w:cs="Arial"/>
                <w:color w:val="000000"/>
                <w:sz w:val="18"/>
                <w:szCs w:val="18"/>
              </w:rPr>
              <w:t>rdf:RDF</w:t>
            </w:r>
            <w:proofErr w:type="spellEnd"/>
            <w:r w:rsidRPr="004D0808">
              <w:rPr>
                <w:rFonts w:ascii="Verdana" w:hAnsi="Verdana" w:cs="Arial"/>
                <w:color w:val="000000"/>
                <w:sz w:val="18"/>
                <w:szCs w:val="18"/>
              </w:rPr>
              <w:t>&gt;</w:t>
            </w:r>
          </w:p>
        </w:tc>
      </w:tr>
    </w:tbl>
    <w:p w:rsidR="00050494" w:rsidRPr="004D0808" w:rsidRDefault="00050494" w:rsidP="004D0808">
      <w:pPr>
        <w:pStyle w:val="contenido"/>
        <w:ind w:left="426"/>
        <w:rPr>
          <w:rStyle w:val="apple-converted-space"/>
          <w:sz w:val="18"/>
          <w:lang w:val="en-US"/>
        </w:rPr>
      </w:pPr>
      <w:r w:rsidRPr="004D0808">
        <w:rPr>
          <w:rStyle w:val="apple-converted-space"/>
          <w:sz w:val="18"/>
          <w:lang w:val="en-US"/>
        </w:rPr>
        <w:t xml:space="preserve">Fuente: </w:t>
      </w:r>
      <w:sdt>
        <w:sdtPr>
          <w:rPr>
            <w:rStyle w:val="apple-converted-space"/>
            <w:sz w:val="18"/>
            <w:lang w:val="en-US"/>
          </w:rPr>
          <w:id w:val="646400573"/>
          <w:citation/>
        </w:sdtPr>
        <w:sdtContent>
          <w:r w:rsidRPr="004D0808">
            <w:rPr>
              <w:rStyle w:val="apple-converted-space"/>
              <w:sz w:val="18"/>
              <w:lang w:val="en-US"/>
            </w:rPr>
            <w:fldChar w:fldCharType="begin"/>
          </w:r>
          <w:r w:rsidRPr="004D0808">
            <w:rPr>
              <w:rStyle w:val="apple-converted-space"/>
              <w:sz w:val="18"/>
              <w:lang w:val="en-US"/>
            </w:rPr>
            <w:instrText xml:space="preserve"> CITATION Guu14 \l 12298 </w:instrText>
          </w:r>
          <w:r w:rsidRPr="004D0808">
            <w:rPr>
              <w:rStyle w:val="apple-converted-space"/>
              <w:sz w:val="18"/>
              <w:lang w:val="en-US"/>
            </w:rPr>
            <w:fldChar w:fldCharType="separate"/>
          </w:r>
          <w:r w:rsidR="0023518F" w:rsidRPr="0023518F">
            <w:rPr>
              <w:noProof/>
              <w:sz w:val="18"/>
              <w:lang w:val="en-US"/>
            </w:rPr>
            <w:t>(Schreiber &amp; Raimond, 2014)</w:t>
          </w:r>
          <w:r w:rsidRPr="004D0808">
            <w:rPr>
              <w:rStyle w:val="apple-converted-space"/>
              <w:sz w:val="18"/>
              <w:lang w:val="en-US"/>
            </w:rPr>
            <w:fldChar w:fldCharType="end"/>
          </w:r>
        </w:sdtContent>
      </w:sdt>
    </w:p>
    <w:p w:rsidR="009B7978" w:rsidRPr="00E90AF9" w:rsidRDefault="00053EF3" w:rsidP="00D90010">
      <w:pPr>
        <w:pStyle w:val="Nivel4"/>
        <w:rPr>
          <w:lang w:val="en-US"/>
        </w:rPr>
      </w:pPr>
      <w:bookmarkStart w:id="25" w:name="_Toc384986227"/>
      <w:bookmarkStart w:id="26" w:name="_Toc403114458"/>
      <w:r w:rsidRPr="00E90AF9">
        <w:rPr>
          <w:lang w:val="en-US"/>
        </w:rPr>
        <w:t>SPARQL</w:t>
      </w:r>
      <w:bookmarkEnd w:id="25"/>
      <w:r w:rsidR="0032124A" w:rsidRPr="00E90AF9">
        <w:rPr>
          <w:lang w:val="en-US"/>
        </w:rPr>
        <w:t xml:space="preserve"> </w:t>
      </w:r>
      <w:r w:rsidR="0026688A" w:rsidRPr="00E90AF9">
        <w:rPr>
          <w:lang w:val="en-US"/>
        </w:rPr>
        <w:t>Query Language for RDF</w:t>
      </w:r>
      <w:bookmarkEnd w:id="26"/>
      <w:r w:rsidR="0026688A" w:rsidRPr="00E90AF9">
        <w:rPr>
          <w:lang w:val="en-US"/>
        </w:rPr>
        <w:t xml:space="preserve"> </w:t>
      </w:r>
    </w:p>
    <w:p w:rsidR="009B7978" w:rsidRPr="00E90AF9" w:rsidRDefault="00145C54" w:rsidP="00E90AF9">
      <w:pPr>
        <w:pStyle w:val="contenido"/>
      </w:pPr>
      <w:r w:rsidRPr="00E90AF9">
        <w:t xml:space="preserve">SPARQL se puede utilizar para expresar consultas que permiten interrogar diversas fuentes de datos, si los datos se almacenan de forma nativa como RDF ​​o son definidos mediante vistas RDF ​​a través de algún sistema middleware. SPARQL contiene las capacidades para la consulta de los patrones obligatorios y opcionales de grafo, junto con sus conjunciones y disyunciones. SPARQL también soporta la ampliación o restricciones del ámbito de las consultas indicando los grafos sobre los que se opera. Los resultados </w:t>
      </w:r>
      <w:r w:rsidRPr="00E90AF9">
        <w:lastRenderedPageBreak/>
        <w:t>de las consultas SPARQL pueden ser conjuntos de resultados o grafos RDF.</w:t>
      </w:r>
      <w:sdt>
        <w:sdtPr>
          <w:id w:val="-908064111"/>
          <w:citation/>
        </w:sdtPr>
        <w:sdtContent>
          <w:r w:rsidRPr="00E90AF9">
            <w:fldChar w:fldCharType="begin"/>
          </w:r>
          <w:r w:rsidRPr="00E90AF9">
            <w:instrText xml:space="preserve"> CITATION Eri08 \l 12298 </w:instrText>
          </w:r>
          <w:r w:rsidRPr="00E90AF9">
            <w:fldChar w:fldCharType="separate"/>
          </w:r>
          <w:r w:rsidR="0023518F">
            <w:rPr>
              <w:noProof/>
            </w:rPr>
            <w:t xml:space="preserve"> (Prud'hommeaux &amp; Seaborne, 2008)</w:t>
          </w:r>
          <w:r w:rsidRPr="00E90AF9">
            <w:fldChar w:fldCharType="end"/>
          </w:r>
        </w:sdtContent>
      </w:sdt>
    </w:p>
    <w:p w:rsidR="002B52F2" w:rsidRPr="00E90AF9" w:rsidRDefault="00523242" w:rsidP="00E90AF9">
      <w:pPr>
        <w:pStyle w:val="contenido"/>
      </w:pPr>
      <w:r w:rsidRPr="00E90AF9">
        <w:t xml:space="preserve">La mayoría de las formas de consulta en SPARQL contienen un conjunto de patrones de tripleta (triple </w:t>
      </w:r>
      <w:proofErr w:type="spellStart"/>
      <w:r w:rsidRPr="00E90AF9">
        <w:t>patterns</w:t>
      </w:r>
      <w:proofErr w:type="spellEnd"/>
      <w:r w:rsidRPr="00E90AF9">
        <w:t xml:space="preserve">) denominadas patrón de grafo básico. Los patrones de tripleta son similares a las tripletas RDF, excepto que cada sujeto, predicado y objeto puede ser una variable. Un patrón de grafo básico concuerda con un </w:t>
      </w:r>
      <w:proofErr w:type="spellStart"/>
      <w:r w:rsidRPr="00E90AF9">
        <w:t>subgrafo</w:t>
      </w:r>
      <w:proofErr w:type="spellEnd"/>
      <w:r w:rsidRPr="00E90AF9">
        <w:t xml:space="preserve"> de datos RDF cuando los términos RDF (RDF </w:t>
      </w:r>
      <w:proofErr w:type="spellStart"/>
      <w:r w:rsidRPr="00E90AF9">
        <w:t>terms</w:t>
      </w:r>
      <w:proofErr w:type="spellEnd"/>
      <w:r w:rsidRPr="00E90AF9">
        <w:t xml:space="preserve">) de dicho </w:t>
      </w:r>
      <w:proofErr w:type="spellStart"/>
      <w:r w:rsidRPr="00E90AF9">
        <w:t>subgrafo</w:t>
      </w:r>
      <w:proofErr w:type="spellEnd"/>
      <w:r w:rsidRPr="00E90AF9">
        <w:t xml:space="preserve"> pueden ser sustituidos por las variables y el resultado es un grafo RDF equivalente al </w:t>
      </w:r>
      <w:proofErr w:type="spellStart"/>
      <w:r w:rsidRPr="00E90AF9">
        <w:t>subgrafo</w:t>
      </w:r>
      <w:proofErr w:type="spellEnd"/>
      <w:r w:rsidRPr="00E90AF9">
        <w:t xml:space="preserve"> en cuestión. </w:t>
      </w:r>
      <w:sdt>
        <w:sdtPr>
          <w:id w:val="-2085673489"/>
          <w:citation/>
        </w:sdtPr>
        <w:sdtContent>
          <w:r w:rsidRPr="00E90AF9">
            <w:fldChar w:fldCharType="begin"/>
          </w:r>
          <w:r w:rsidRPr="00E90AF9">
            <w:instrText xml:space="preserve"> CITATION Eri08 \l 12298 </w:instrText>
          </w:r>
          <w:r w:rsidRPr="00E90AF9">
            <w:fldChar w:fldCharType="separate"/>
          </w:r>
          <w:r w:rsidR="0023518F">
            <w:rPr>
              <w:noProof/>
            </w:rPr>
            <w:t>(Prud'hommeaux &amp; Seaborne, 2008)</w:t>
          </w:r>
          <w:r w:rsidRPr="00E90AF9">
            <w:fldChar w:fldCharType="end"/>
          </w:r>
        </w:sdtContent>
      </w:sdt>
    </w:p>
    <w:p w:rsidR="00F35932" w:rsidRPr="00E90AF9" w:rsidRDefault="00CC2727" w:rsidP="00E90AF9">
      <w:pPr>
        <w:pStyle w:val="contenido"/>
      </w:pPr>
      <w:r w:rsidRPr="00E90AF9">
        <w:t>A continuación se redacta un ejemplo de una consulta SPARQL</w:t>
      </w:r>
      <w:r w:rsidR="008175BB" w:rsidRPr="00E90AF9">
        <w:t xml:space="preserve">, tomado de </w:t>
      </w:r>
      <w:sdt>
        <w:sdtPr>
          <w:id w:val="231674864"/>
          <w:citation/>
        </w:sdtPr>
        <w:sdtContent>
          <w:r w:rsidR="008175BB" w:rsidRPr="00E90AF9">
            <w:fldChar w:fldCharType="begin"/>
          </w:r>
          <w:r w:rsidR="008175BB" w:rsidRPr="00E90AF9">
            <w:instrText xml:space="preserve"> CITATION Eri08 \l 12298 </w:instrText>
          </w:r>
          <w:r w:rsidR="008175BB" w:rsidRPr="00E90AF9">
            <w:fldChar w:fldCharType="separate"/>
          </w:r>
          <w:r w:rsidR="0023518F">
            <w:rPr>
              <w:noProof/>
            </w:rPr>
            <w:t>(Prud'hommeaux &amp; Seaborne, 2008)</w:t>
          </w:r>
          <w:r w:rsidR="008175BB" w:rsidRPr="00E90AF9">
            <w:fldChar w:fldCharType="end"/>
          </w:r>
        </w:sdtContent>
      </w:sdt>
      <w:r w:rsidRPr="00E90AF9">
        <w:t xml:space="preserve">. </w:t>
      </w:r>
    </w:p>
    <w:p w:rsidR="005A4EC4" w:rsidRPr="00E90AF9" w:rsidRDefault="005A4EC4" w:rsidP="00E90AF9">
      <w:pPr>
        <w:pStyle w:val="contenido"/>
      </w:pPr>
      <w:r w:rsidRPr="00E90AF9">
        <w:t>Datos</w:t>
      </w:r>
      <w:r w:rsidR="00F35932" w:rsidRPr="00E90AF9">
        <w:t>:</w:t>
      </w:r>
    </w:p>
    <w:p w:rsidR="008175BB" w:rsidRPr="00173CC9" w:rsidRDefault="008175BB" w:rsidP="00173CC9">
      <w:pPr>
        <w:spacing w:line="360" w:lineRule="auto"/>
        <w:ind w:left="426"/>
        <w:rPr>
          <w:rFonts w:ascii="Arial" w:hAnsi="Arial" w:cs="Arial"/>
          <w:i/>
          <w:sz w:val="20"/>
        </w:rPr>
      </w:pPr>
      <w:r w:rsidRPr="00173CC9">
        <w:rPr>
          <w:rFonts w:ascii="Arial" w:hAnsi="Arial" w:cs="Arial"/>
          <w:i/>
          <w:sz w:val="20"/>
        </w:rPr>
        <w:t>&lt;http://example.org/book/book1&gt; &lt;http://purl.org/dc/elements/1.1/title&gt; "SPARQL Tutorial</w:t>
      </w:r>
      <w:proofErr w:type="gramStart"/>
      <w:r w:rsidRPr="00173CC9">
        <w:rPr>
          <w:rFonts w:ascii="Arial" w:hAnsi="Arial" w:cs="Arial"/>
          <w:i/>
          <w:sz w:val="20"/>
        </w:rPr>
        <w:t>" .</w:t>
      </w:r>
      <w:proofErr w:type="gramEnd"/>
    </w:p>
    <w:p w:rsidR="005A4EC4" w:rsidRPr="00E90AF9" w:rsidRDefault="005A4EC4" w:rsidP="00E90AF9">
      <w:pPr>
        <w:pStyle w:val="contenido"/>
        <w:rPr>
          <w:lang w:val="en-US"/>
        </w:rPr>
      </w:pPr>
      <w:proofErr w:type="spellStart"/>
      <w:r w:rsidRPr="00077CDF">
        <w:rPr>
          <w:lang w:val="en-US"/>
        </w:rPr>
        <w:t>Consulta</w:t>
      </w:r>
      <w:proofErr w:type="spellEnd"/>
      <w:r w:rsidRPr="00E90AF9">
        <w:rPr>
          <w:lang w:val="en-US"/>
        </w:rPr>
        <w:t>:</w:t>
      </w:r>
    </w:p>
    <w:p w:rsidR="005A4EC4" w:rsidRPr="00173CC9" w:rsidRDefault="005A4EC4" w:rsidP="00173CC9">
      <w:pPr>
        <w:pStyle w:val="contenido"/>
        <w:spacing w:after="0"/>
        <w:ind w:left="426"/>
        <w:rPr>
          <w:i/>
          <w:sz w:val="20"/>
          <w:lang w:val="en-US"/>
        </w:rPr>
      </w:pPr>
      <w:proofErr w:type="gramStart"/>
      <w:r w:rsidRPr="00173CC9">
        <w:rPr>
          <w:i/>
          <w:sz w:val="20"/>
          <w:lang w:val="en-US"/>
        </w:rPr>
        <w:t>SELECT ?</w:t>
      </w:r>
      <w:proofErr w:type="gramEnd"/>
      <w:r w:rsidRPr="00173CC9">
        <w:rPr>
          <w:i/>
          <w:sz w:val="20"/>
          <w:lang w:val="en-US"/>
        </w:rPr>
        <w:t>title</w:t>
      </w:r>
    </w:p>
    <w:p w:rsidR="005A4EC4" w:rsidRPr="00173CC9" w:rsidRDefault="005A4EC4" w:rsidP="00173CC9">
      <w:pPr>
        <w:pStyle w:val="contenido"/>
        <w:spacing w:after="0"/>
        <w:ind w:left="426"/>
        <w:rPr>
          <w:i/>
          <w:sz w:val="20"/>
          <w:lang w:val="en-US"/>
        </w:rPr>
      </w:pPr>
      <w:r w:rsidRPr="00173CC9">
        <w:rPr>
          <w:i/>
          <w:sz w:val="20"/>
          <w:lang w:val="en-US"/>
        </w:rPr>
        <w:t>WHERE</w:t>
      </w:r>
    </w:p>
    <w:p w:rsidR="005A4EC4" w:rsidRPr="00173CC9" w:rsidRDefault="005A4EC4" w:rsidP="00173CC9">
      <w:pPr>
        <w:pStyle w:val="contenido"/>
        <w:spacing w:after="0"/>
        <w:ind w:left="426"/>
        <w:rPr>
          <w:i/>
          <w:sz w:val="20"/>
          <w:lang w:val="en-US"/>
        </w:rPr>
      </w:pPr>
      <w:r w:rsidRPr="00173CC9">
        <w:rPr>
          <w:i/>
          <w:sz w:val="20"/>
          <w:lang w:val="en-US"/>
        </w:rPr>
        <w:t>{</w:t>
      </w:r>
    </w:p>
    <w:p w:rsidR="005A4EC4" w:rsidRPr="00173CC9" w:rsidRDefault="005A4EC4" w:rsidP="00173CC9">
      <w:pPr>
        <w:pStyle w:val="contenido"/>
        <w:spacing w:after="0"/>
        <w:ind w:left="426"/>
        <w:rPr>
          <w:i/>
          <w:sz w:val="20"/>
          <w:lang w:val="en-US"/>
        </w:rPr>
      </w:pPr>
      <w:r w:rsidRPr="00173CC9">
        <w:rPr>
          <w:i/>
          <w:sz w:val="20"/>
          <w:lang w:val="en-US"/>
        </w:rPr>
        <w:t xml:space="preserve">  &lt;http://example.org/book/book1&gt; &lt;http://purl.or</w:t>
      </w:r>
      <w:r w:rsidR="00DA0EA5" w:rsidRPr="00173CC9">
        <w:rPr>
          <w:i/>
          <w:sz w:val="20"/>
          <w:lang w:val="en-US"/>
        </w:rPr>
        <w:t>g/dc/elements/1.1/title</w:t>
      </w:r>
      <w:proofErr w:type="gramStart"/>
      <w:r w:rsidR="00DA0EA5" w:rsidRPr="00173CC9">
        <w:rPr>
          <w:i/>
          <w:sz w:val="20"/>
          <w:lang w:val="en-US"/>
        </w:rPr>
        <w:t>&gt; ?</w:t>
      </w:r>
      <w:proofErr w:type="gramEnd"/>
      <w:r w:rsidR="00DA0EA5" w:rsidRPr="00173CC9">
        <w:rPr>
          <w:i/>
          <w:sz w:val="20"/>
          <w:lang w:val="en-US"/>
        </w:rPr>
        <w:t>title</w:t>
      </w:r>
      <w:r w:rsidRPr="00173CC9">
        <w:rPr>
          <w:i/>
          <w:sz w:val="20"/>
          <w:lang w:val="en-US"/>
        </w:rPr>
        <w:t>.</w:t>
      </w:r>
    </w:p>
    <w:p w:rsidR="005A4EC4" w:rsidRPr="00173CC9" w:rsidRDefault="005A4EC4" w:rsidP="00173CC9">
      <w:pPr>
        <w:pStyle w:val="contenido"/>
        <w:spacing w:after="0"/>
        <w:ind w:left="426"/>
        <w:rPr>
          <w:i/>
          <w:sz w:val="20"/>
        </w:rPr>
      </w:pPr>
      <w:r w:rsidRPr="00173CC9">
        <w:rPr>
          <w:i/>
          <w:sz w:val="20"/>
        </w:rPr>
        <w:t xml:space="preserve">}    </w:t>
      </w:r>
    </w:p>
    <w:p w:rsidR="00CC2727" w:rsidRPr="00E90AF9" w:rsidRDefault="00CC2727" w:rsidP="00E90AF9">
      <w:pPr>
        <w:pStyle w:val="contenido"/>
      </w:pPr>
    </w:p>
    <w:p w:rsidR="00F35932" w:rsidRPr="00E90AF9" w:rsidRDefault="00F35932" w:rsidP="00E90AF9">
      <w:pPr>
        <w:pStyle w:val="contenido"/>
      </w:pPr>
      <w:r w:rsidRPr="00E90AF9">
        <w:t>Resultado de la consulta:</w:t>
      </w:r>
    </w:p>
    <w:p w:rsidR="008175BB" w:rsidRPr="00173CC9" w:rsidRDefault="008175BB" w:rsidP="00A9024B">
      <w:pPr>
        <w:pStyle w:val="titulosTF"/>
        <w:spacing w:after="0" w:line="360" w:lineRule="auto"/>
        <w:ind w:left="2268"/>
        <w:rPr>
          <w:szCs w:val="22"/>
        </w:rPr>
      </w:pPr>
      <w:bookmarkStart w:id="27" w:name="_Toc400372957"/>
      <w:r w:rsidRPr="00173CC9">
        <w:rPr>
          <w:szCs w:val="22"/>
        </w:rPr>
        <w:t xml:space="preserve">Tabla </w:t>
      </w:r>
      <w:r w:rsidR="00F15244" w:rsidRPr="00173CC9">
        <w:rPr>
          <w:szCs w:val="22"/>
        </w:rPr>
        <w:fldChar w:fldCharType="begin"/>
      </w:r>
      <w:r w:rsidR="00F15244" w:rsidRPr="00173CC9">
        <w:rPr>
          <w:szCs w:val="22"/>
        </w:rPr>
        <w:instrText xml:space="preserve"> SEQ Tabla \* ARABIC </w:instrText>
      </w:r>
      <w:r w:rsidR="00F15244" w:rsidRPr="00173CC9">
        <w:rPr>
          <w:szCs w:val="22"/>
        </w:rPr>
        <w:fldChar w:fldCharType="separate"/>
      </w:r>
      <w:r w:rsidR="00B711E6">
        <w:rPr>
          <w:noProof/>
          <w:szCs w:val="22"/>
        </w:rPr>
        <w:t>9</w:t>
      </w:r>
      <w:r w:rsidR="00F15244" w:rsidRPr="00173CC9">
        <w:rPr>
          <w:noProof/>
          <w:szCs w:val="22"/>
        </w:rPr>
        <w:fldChar w:fldCharType="end"/>
      </w:r>
      <w:r w:rsidRPr="00173CC9">
        <w:rPr>
          <w:szCs w:val="22"/>
        </w:rPr>
        <w:t>. Resultado consulta SPARQL</w:t>
      </w:r>
      <w:bookmarkEnd w:id="27"/>
    </w:p>
    <w:tbl>
      <w:tblPr>
        <w:tblW w:w="4228" w:type="dxa"/>
        <w:jc w:val="center"/>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4228"/>
      </w:tblGrid>
      <w:tr w:rsidR="00F35932" w:rsidRPr="00173CC9" w:rsidTr="008175BB">
        <w:trPr>
          <w:trHeight w:val="233"/>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173CC9" w:rsidRDefault="00F35932" w:rsidP="00E90AF9">
            <w:pPr>
              <w:spacing w:after="0" w:line="360" w:lineRule="auto"/>
              <w:jc w:val="center"/>
              <w:rPr>
                <w:rFonts w:ascii="Verdana" w:eastAsia="Times New Roman" w:hAnsi="Verdana" w:cs="Arial"/>
                <w:b/>
                <w:bCs/>
                <w:sz w:val="20"/>
              </w:rPr>
            </w:pPr>
            <w:proofErr w:type="spellStart"/>
            <w:r w:rsidRPr="00173CC9">
              <w:rPr>
                <w:rFonts w:ascii="Verdana" w:eastAsia="Times New Roman" w:hAnsi="Verdana" w:cs="Arial"/>
                <w:b/>
                <w:bCs/>
                <w:sz w:val="20"/>
              </w:rPr>
              <w:t>title</w:t>
            </w:r>
            <w:proofErr w:type="spellEnd"/>
          </w:p>
        </w:tc>
      </w:tr>
      <w:tr w:rsidR="00F35932" w:rsidRPr="00173CC9" w:rsidTr="008175BB">
        <w:trPr>
          <w:trHeight w:val="251"/>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173CC9" w:rsidRDefault="00F35932" w:rsidP="00A9024B">
            <w:pPr>
              <w:spacing w:after="0" w:line="360" w:lineRule="auto"/>
              <w:jc w:val="center"/>
              <w:rPr>
                <w:rFonts w:ascii="Verdana" w:eastAsia="Times New Roman" w:hAnsi="Verdana" w:cs="Arial"/>
                <w:sz w:val="20"/>
              </w:rPr>
            </w:pPr>
            <w:r w:rsidRPr="00173CC9">
              <w:rPr>
                <w:rFonts w:ascii="Verdana" w:eastAsia="Times New Roman" w:hAnsi="Verdana" w:cs="Arial"/>
                <w:sz w:val="20"/>
              </w:rPr>
              <w:t>"SPARQL Tutorial"</w:t>
            </w:r>
          </w:p>
        </w:tc>
      </w:tr>
    </w:tbl>
    <w:p w:rsidR="00AE7703" w:rsidRPr="00173CC9" w:rsidRDefault="00AE7703" w:rsidP="00A9024B">
      <w:pPr>
        <w:pStyle w:val="contenido"/>
        <w:ind w:left="2268"/>
        <w:rPr>
          <w:sz w:val="18"/>
        </w:rPr>
      </w:pPr>
      <w:r w:rsidRPr="00173CC9">
        <w:rPr>
          <w:sz w:val="18"/>
        </w:rPr>
        <w:t xml:space="preserve">Fuente: </w:t>
      </w:r>
      <w:sdt>
        <w:sdtPr>
          <w:rPr>
            <w:sz w:val="18"/>
          </w:rPr>
          <w:id w:val="-856118716"/>
          <w:citation/>
        </w:sdtPr>
        <w:sdtContent>
          <w:r w:rsidRPr="00173CC9">
            <w:rPr>
              <w:sz w:val="18"/>
            </w:rPr>
            <w:fldChar w:fldCharType="begin"/>
          </w:r>
          <w:r w:rsidRPr="00173CC9">
            <w:rPr>
              <w:sz w:val="18"/>
            </w:rPr>
            <w:instrText xml:space="preserve"> CITATION Eri08 \l 12298 </w:instrText>
          </w:r>
          <w:r w:rsidRPr="00173CC9">
            <w:rPr>
              <w:sz w:val="18"/>
            </w:rPr>
            <w:fldChar w:fldCharType="separate"/>
          </w:r>
          <w:r w:rsidR="0023518F" w:rsidRPr="0023518F">
            <w:rPr>
              <w:noProof/>
              <w:sz w:val="18"/>
            </w:rPr>
            <w:t>(Prud'hommeaux &amp; Seaborne, 2008)</w:t>
          </w:r>
          <w:r w:rsidRPr="00173CC9">
            <w:rPr>
              <w:sz w:val="18"/>
            </w:rPr>
            <w:fldChar w:fldCharType="end"/>
          </w:r>
        </w:sdtContent>
      </w:sdt>
      <w:r w:rsidRPr="00173CC9">
        <w:rPr>
          <w:sz w:val="18"/>
        </w:rPr>
        <w:t xml:space="preserve">. </w:t>
      </w:r>
    </w:p>
    <w:p w:rsidR="005370D0" w:rsidRPr="00E90AF9" w:rsidRDefault="00FA3691" w:rsidP="00D90010">
      <w:pPr>
        <w:pStyle w:val="Nivel3"/>
      </w:pPr>
      <w:bookmarkStart w:id="28" w:name="_Toc403114459"/>
      <w:r w:rsidRPr="00E90AF9">
        <w:t xml:space="preserve">Acerca de </w:t>
      </w:r>
      <w:r w:rsidR="001F0915">
        <w:t>DBpedia</w:t>
      </w:r>
      <w:bookmarkEnd w:id="28"/>
    </w:p>
    <w:p w:rsidR="008741F4" w:rsidRPr="00E90AF9" w:rsidRDefault="001F0915" w:rsidP="00E90AF9">
      <w:pPr>
        <w:pStyle w:val="contenido"/>
      </w:pPr>
      <w:r>
        <w:t>DBpedia</w:t>
      </w:r>
      <w:r w:rsidR="000F0415" w:rsidRPr="00E90AF9">
        <w:rPr>
          <w:rStyle w:val="Refdenotaalpie"/>
        </w:rPr>
        <w:footnoteReference w:id="17"/>
      </w:r>
      <w:r w:rsidR="000F0415" w:rsidRPr="00E90AF9">
        <w:t xml:space="preserve"> </w:t>
      </w:r>
      <w:r w:rsidR="00822C23" w:rsidRPr="00E90AF9">
        <w:t xml:space="preserve"> da la siguiente definición sobre si misma: “</w:t>
      </w:r>
      <w:r w:rsidR="00FA3691" w:rsidRPr="00E90AF9">
        <w:t xml:space="preserve">Es un esfuerzo de la comunidad </w:t>
      </w:r>
      <w:proofErr w:type="spellStart"/>
      <w:r w:rsidR="00FA3691" w:rsidRPr="00E90AF9">
        <w:t>crowd-sourced</w:t>
      </w:r>
      <w:proofErr w:type="spellEnd"/>
      <w:r w:rsidR="00822C23" w:rsidRPr="00E90AF9">
        <w:rPr>
          <w:rStyle w:val="Refdenotaalpie"/>
        </w:rPr>
        <w:footnoteReference w:id="18"/>
      </w:r>
      <w:r w:rsidR="00FA3691" w:rsidRPr="00E90AF9">
        <w:t xml:space="preserve"> para extraer información estructurada de Wikipedia</w:t>
      </w:r>
      <w:r w:rsidR="00E60AFA" w:rsidRPr="00E90AF9">
        <w:rPr>
          <w:rStyle w:val="Refdenotaalpie"/>
        </w:rPr>
        <w:footnoteReference w:id="19"/>
      </w:r>
      <w:r w:rsidR="00FA3691" w:rsidRPr="00E90AF9">
        <w:t xml:space="preserve"> y hacer est</w:t>
      </w:r>
      <w:r w:rsidR="0095333E" w:rsidRPr="00E90AF9">
        <w:t xml:space="preserve">a </w:t>
      </w:r>
      <w:r w:rsidR="0095333E" w:rsidRPr="00E90AF9">
        <w:lastRenderedPageBreak/>
        <w:t>información disponible en la w</w:t>
      </w:r>
      <w:r w:rsidR="00FA3691" w:rsidRPr="00E90AF9">
        <w:t xml:space="preserve">eb. </w:t>
      </w:r>
      <w:r>
        <w:t>DBpedia</w:t>
      </w:r>
      <w:r w:rsidR="00FA3691" w:rsidRPr="00E90AF9">
        <w:t xml:space="preserve"> permite que hacer consulta</w:t>
      </w:r>
      <w:r w:rsidR="00822C23" w:rsidRPr="00E90AF9">
        <w:t>s sofisticadas contra Wikipedia.”</w:t>
      </w:r>
      <w:r w:rsidR="00E60AFA" w:rsidRPr="00E90AF9">
        <w:t xml:space="preserve"> </w:t>
      </w:r>
      <w:r w:rsidR="0042398A" w:rsidRPr="00E90AF9">
        <w:t xml:space="preserve">El conocimiento extraído de Wikipedia es publicado cumpliendo los estándares de la Web Semántica y las mejores prácticas de  </w:t>
      </w:r>
      <w:proofErr w:type="spellStart"/>
      <w:r w:rsidR="0042398A" w:rsidRPr="00E90AF9">
        <w:t>Linkend</w:t>
      </w:r>
      <w:proofErr w:type="spellEnd"/>
      <w:r w:rsidR="0042398A" w:rsidRPr="00E90AF9">
        <w:t xml:space="preserve"> Data. </w:t>
      </w:r>
    </w:p>
    <w:p w:rsidR="000F0415" w:rsidRPr="00E90AF9" w:rsidRDefault="000F0415" w:rsidP="00D90010">
      <w:pPr>
        <w:pStyle w:val="Nivel4"/>
      </w:pPr>
      <w:bookmarkStart w:id="29" w:name="_Toc403114460"/>
      <w:r w:rsidRPr="00E90AF9">
        <w:t>Framework extracción</w:t>
      </w:r>
      <w:bookmarkEnd w:id="29"/>
      <w:r w:rsidRPr="00E90AF9">
        <w:t xml:space="preserve"> </w:t>
      </w:r>
    </w:p>
    <w:p w:rsidR="006A1D8D" w:rsidRPr="00E90AF9" w:rsidRDefault="00F2556F" w:rsidP="00E90AF9">
      <w:pPr>
        <w:pStyle w:val="contenido"/>
      </w:pPr>
      <w:r w:rsidRPr="00E90AF9">
        <w:t xml:space="preserve">Los artículos de Wikipedia consisten sobre todo en texto libre, pero también comprenden diversos tipos de información estructurada en forma de wiki </w:t>
      </w:r>
      <w:proofErr w:type="spellStart"/>
      <w:r w:rsidRPr="00E90AF9">
        <w:t>markup</w:t>
      </w:r>
      <w:proofErr w:type="spellEnd"/>
      <w:r w:rsidRPr="00E90AF9">
        <w:rPr>
          <w:rStyle w:val="Refdenotaalpie"/>
        </w:rPr>
        <w:footnoteReference w:id="20"/>
      </w:r>
      <w:r w:rsidRPr="00E90AF9">
        <w:t xml:space="preserve">. Dicha información incluye plantillas </w:t>
      </w:r>
      <w:proofErr w:type="spellStart"/>
      <w:r w:rsidRPr="00E90AF9">
        <w:t>infobox</w:t>
      </w:r>
      <w:proofErr w:type="spellEnd"/>
      <w:r w:rsidRPr="00E90AF9">
        <w:t xml:space="preserve">, información de categorización, imágenes geo-coordenadas, enlaces a páginas web externas, páginas de desambiguación, redirecciones entre páginas y vínculos a través de las diferentes ediciones lingüísticas de Wikipedia. El marco de la extracción </w:t>
      </w:r>
      <w:r w:rsidR="001F0915">
        <w:t>DBpedia</w:t>
      </w:r>
      <w:r w:rsidRPr="00E90AF9">
        <w:t xml:space="preserve"> extrae esta información estructurada de Wikipedia y lo convierte en una rica base de conocimientos</w:t>
      </w:r>
      <w:sdt>
        <w:sdtPr>
          <w:id w:val="-1575043946"/>
          <w:citation/>
        </w:sdtPr>
        <w:sdtContent>
          <w:r w:rsidRPr="00E90AF9">
            <w:fldChar w:fldCharType="begin"/>
          </w:r>
          <w:r w:rsidR="00375B12" w:rsidRPr="00E90AF9">
            <w:instrText xml:space="preserve">CITATION Jen12 \l 12298 </w:instrText>
          </w:r>
          <w:r w:rsidRPr="00E90AF9">
            <w:fldChar w:fldCharType="separate"/>
          </w:r>
          <w:r w:rsidR="0023518F">
            <w:rPr>
              <w:noProof/>
            </w:rPr>
            <w:t xml:space="preserve"> (Lehmann, y otros, 2012)</w:t>
          </w:r>
          <w:r w:rsidRPr="00E90AF9">
            <w:fldChar w:fldCharType="end"/>
          </w:r>
        </w:sdtContent>
      </w:sdt>
    </w:p>
    <w:p w:rsidR="00D90010" w:rsidRDefault="00AF0B4A" w:rsidP="00D90010">
      <w:pPr>
        <w:pStyle w:val="contenido"/>
      </w:pPr>
      <w:r w:rsidRPr="00E90AF9">
        <w:t xml:space="preserve">En la figura </w:t>
      </w:r>
      <w:r w:rsidR="00D90010">
        <w:t>5</w:t>
      </w:r>
      <w:r w:rsidRPr="00E90AF9">
        <w:t xml:space="preserve"> se observa el marco de trabajo necesario </w:t>
      </w:r>
      <w:r w:rsidR="00E222EF" w:rsidRPr="00E90AF9">
        <w:t xml:space="preserve">para lograr que todo el proceso partiendo de la extracción de información </w:t>
      </w:r>
      <w:r w:rsidR="003F03CC" w:rsidRPr="00E90AF9">
        <w:t>desde Wikipedia hasta poder disponer de ella como datos enlazados</w:t>
      </w:r>
      <w:r w:rsidR="00CF7F84" w:rsidRPr="00E90AF9">
        <w:t>.</w:t>
      </w:r>
      <w:r w:rsidR="003F03CC" w:rsidRPr="00E90AF9">
        <w:t xml:space="preserve"> </w:t>
      </w:r>
    </w:p>
    <w:p w:rsidR="00D90010" w:rsidRDefault="00D90010" w:rsidP="00D90010">
      <w:pPr>
        <w:pStyle w:val="titulosTF"/>
        <w:spacing w:after="0" w:line="360" w:lineRule="auto"/>
        <w:jc w:val="center"/>
        <w:rPr>
          <w:szCs w:val="22"/>
        </w:rPr>
      </w:pPr>
      <w:r w:rsidRPr="00E90AF9">
        <w:rPr>
          <w:noProof/>
        </w:rPr>
        <w:drawing>
          <wp:inline distT="0" distB="0" distL="0" distR="0" wp14:anchorId="4CC79800" wp14:editId="201F1A88">
            <wp:extent cx="4518837" cy="24815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1353" t="24797" r="19482" b="17413"/>
                    <a:stretch/>
                  </pic:blipFill>
                  <pic:spPr bwMode="auto">
                    <a:xfrm>
                      <a:off x="0" y="0"/>
                      <a:ext cx="4529070" cy="2487194"/>
                    </a:xfrm>
                    <a:prstGeom prst="rect">
                      <a:avLst/>
                    </a:prstGeom>
                    <a:ln>
                      <a:noFill/>
                    </a:ln>
                    <a:extLst>
                      <a:ext uri="{53640926-AAD7-44D8-BBD7-CCE9431645EC}">
                        <a14:shadowObscured xmlns:a14="http://schemas.microsoft.com/office/drawing/2010/main"/>
                      </a:ext>
                    </a:extLst>
                  </pic:spPr>
                </pic:pic>
              </a:graphicData>
            </a:graphic>
          </wp:inline>
        </w:drawing>
      </w:r>
      <w:bookmarkStart w:id="30" w:name="_Toc400365587"/>
    </w:p>
    <w:p w:rsidR="00D90010" w:rsidRDefault="00D90010" w:rsidP="00D90010">
      <w:pPr>
        <w:pStyle w:val="titulosTF"/>
        <w:spacing w:after="0" w:line="276" w:lineRule="auto"/>
        <w:ind w:left="851"/>
        <w:rPr>
          <w:szCs w:val="22"/>
        </w:rPr>
      </w:pPr>
      <w:r w:rsidRPr="00A9024B">
        <w:rPr>
          <w:szCs w:val="22"/>
        </w:rPr>
        <w:t xml:space="preserve">Figura </w:t>
      </w:r>
      <w:r w:rsidRPr="00A9024B">
        <w:rPr>
          <w:szCs w:val="22"/>
        </w:rPr>
        <w:fldChar w:fldCharType="begin"/>
      </w:r>
      <w:r w:rsidRPr="00A9024B">
        <w:rPr>
          <w:szCs w:val="22"/>
        </w:rPr>
        <w:instrText xml:space="preserve"> SEQ Figura \* ARABIC </w:instrText>
      </w:r>
      <w:r w:rsidRPr="00A9024B">
        <w:rPr>
          <w:szCs w:val="22"/>
        </w:rPr>
        <w:fldChar w:fldCharType="separate"/>
      </w:r>
      <w:r w:rsidR="00B711E6">
        <w:rPr>
          <w:noProof/>
          <w:szCs w:val="22"/>
        </w:rPr>
        <w:t>5</w:t>
      </w:r>
      <w:r w:rsidRPr="00A9024B">
        <w:rPr>
          <w:noProof/>
          <w:szCs w:val="22"/>
        </w:rPr>
        <w:fldChar w:fldCharType="end"/>
      </w:r>
      <w:r w:rsidRPr="00A9024B">
        <w:rPr>
          <w:szCs w:val="22"/>
        </w:rPr>
        <w:t>: Representación gráfica RDF</w:t>
      </w:r>
      <w:bookmarkEnd w:id="30"/>
    </w:p>
    <w:p w:rsidR="00D90010" w:rsidRDefault="00D90010" w:rsidP="00D90010">
      <w:pPr>
        <w:pStyle w:val="titulosTF"/>
        <w:spacing w:line="276" w:lineRule="auto"/>
        <w:ind w:left="851"/>
        <w:rPr>
          <w:sz w:val="18"/>
          <w:szCs w:val="22"/>
        </w:rPr>
      </w:pPr>
      <w:r w:rsidRPr="00A9024B">
        <w:rPr>
          <w:sz w:val="18"/>
          <w:szCs w:val="22"/>
        </w:rPr>
        <w:t>Fuente:</w:t>
      </w:r>
      <w:sdt>
        <w:sdtPr>
          <w:rPr>
            <w:sz w:val="18"/>
            <w:szCs w:val="22"/>
          </w:rPr>
          <w:id w:val="2132203993"/>
          <w:citation/>
        </w:sdtPr>
        <w:sdtContent>
          <w:r w:rsidRPr="00A9024B">
            <w:rPr>
              <w:sz w:val="18"/>
              <w:szCs w:val="22"/>
            </w:rPr>
            <w:fldChar w:fldCharType="begin"/>
          </w:r>
          <w:r w:rsidRPr="00A9024B">
            <w:rPr>
              <w:sz w:val="18"/>
              <w:szCs w:val="22"/>
            </w:rPr>
            <w:instrText xml:space="preserve">CITATION Jen12 \t  \l 12298 </w:instrText>
          </w:r>
          <w:r w:rsidRPr="00A9024B">
            <w:rPr>
              <w:sz w:val="18"/>
              <w:szCs w:val="22"/>
            </w:rPr>
            <w:fldChar w:fldCharType="separate"/>
          </w:r>
          <w:r w:rsidR="0023518F">
            <w:rPr>
              <w:noProof/>
              <w:sz w:val="18"/>
              <w:szCs w:val="22"/>
            </w:rPr>
            <w:t xml:space="preserve"> </w:t>
          </w:r>
          <w:r w:rsidR="0023518F" w:rsidRPr="0023518F">
            <w:rPr>
              <w:noProof/>
              <w:sz w:val="18"/>
              <w:szCs w:val="22"/>
            </w:rPr>
            <w:t>(Lehmann, y otros, 2012)</w:t>
          </w:r>
          <w:r w:rsidRPr="00A9024B">
            <w:rPr>
              <w:sz w:val="18"/>
              <w:szCs w:val="22"/>
            </w:rPr>
            <w:fldChar w:fldCharType="end"/>
          </w:r>
        </w:sdtContent>
      </w:sdt>
    </w:p>
    <w:p w:rsidR="00DC0D68" w:rsidRPr="00D90010" w:rsidRDefault="00DC0D68" w:rsidP="00DC0D68">
      <w:pPr>
        <w:pStyle w:val="contenido"/>
      </w:pPr>
    </w:p>
    <w:p w:rsidR="00C44084" w:rsidRPr="00E90AF9" w:rsidRDefault="001F0915" w:rsidP="00D90010">
      <w:pPr>
        <w:pStyle w:val="Nivel4"/>
      </w:pPr>
      <w:bookmarkStart w:id="31" w:name="_Toc403114461"/>
      <w:r>
        <w:t>DBpedia</w:t>
      </w:r>
      <w:r w:rsidR="008C55CA" w:rsidRPr="00E90AF9">
        <w:t xml:space="preserve"> </w:t>
      </w:r>
      <w:proofErr w:type="spellStart"/>
      <w:r>
        <w:t>Dataset</w:t>
      </w:r>
      <w:bookmarkEnd w:id="31"/>
      <w:proofErr w:type="spellEnd"/>
    </w:p>
    <w:p w:rsidR="00C44084" w:rsidRPr="00E90AF9" w:rsidRDefault="001F0915" w:rsidP="00E90AF9">
      <w:pPr>
        <w:pStyle w:val="contenido"/>
      </w:pPr>
      <w:r>
        <w:t>DBpedia</w:t>
      </w:r>
      <w:r w:rsidR="00C44084" w:rsidRPr="00E90AF9">
        <w:t xml:space="preserve"> se trata de una base de conocimiento (en inglés </w:t>
      </w:r>
      <w:proofErr w:type="spellStart"/>
      <w:r w:rsidR="00C44084" w:rsidRPr="00E90AF9">
        <w:t>knowledge</w:t>
      </w:r>
      <w:proofErr w:type="spellEnd"/>
      <w:r w:rsidR="00C44084" w:rsidRPr="00E90AF9">
        <w:t xml:space="preserve"> base) que  se encuentra distribuida 119 idiomas que en total describen 12.6 millones de cosas únicas, </w:t>
      </w:r>
      <w:r w:rsidR="00C44084" w:rsidRPr="00E90AF9">
        <w:lastRenderedPageBreak/>
        <w:t>24.6 millones de enlaces a imágenes 27.6 millones enlaces a fuentes externas 45 millo es de enlaces a fuentes externas de datos RDF y 67 millones de enlaces a categorías Wikipedia 42.1 millones a categorías YAGO</w:t>
      </w:r>
      <w:r w:rsidR="008C55CA" w:rsidRPr="00E90AF9">
        <w:rPr>
          <w:rStyle w:val="Refdenotaalpie"/>
        </w:rPr>
        <w:footnoteReference w:id="21"/>
      </w:r>
      <w:r w:rsidR="00C44084" w:rsidRPr="00E90AF9">
        <w:t xml:space="preserve">. </w:t>
      </w:r>
    </w:p>
    <w:p w:rsidR="00C44084" w:rsidRPr="00E90AF9" w:rsidRDefault="00C44084" w:rsidP="00E90AF9">
      <w:pPr>
        <w:pStyle w:val="contenido"/>
      </w:pPr>
      <w:r w:rsidRPr="00E90AF9">
        <w:t xml:space="preserve">Lo cual la establece como una fuente muy basta de información sobre cualquier ámbito de conocimiento, esto gracias a al continuo crecimiento de la Wikipedia, su fuente de información. Pero no esto no quiere decir que única base de conocimiento disponible en la web, </w:t>
      </w:r>
      <w:r w:rsidR="00737E62" w:rsidRPr="00E90AF9">
        <w:t xml:space="preserve">se encuentran disponibles </w:t>
      </w:r>
      <w:r w:rsidRPr="00E90AF9">
        <w:t>otras como YAGO.</w:t>
      </w:r>
    </w:p>
    <w:p w:rsidR="00C44084" w:rsidRPr="00E90AF9" w:rsidRDefault="00C44084" w:rsidP="00D90010">
      <w:pPr>
        <w:pStyle w:val="Nivel4"/>
      </w:pPr>
      <w:bookmarkStart w:id="32" w:name="_Toc403114462"/>
      <w:r w:rsidRPr="00E90AF9">
        <w:t xml:space="preserve">Acceso a </w:t>
      </w:r>
      <w:r w:rsidR="001F0915">
        <w:t>DBpedia</w:t>
      </w:r>
      <w:r w:rsidR="008C55CA" w:rsidRPr="00E90AF9">
        <w:t xml:space="preserve"> </w:t>
      </w:r>
      <w:proofErr w:type="spellStart"/>
      <w:r w:rsidR="001F0915">
        <w:t>Dataset</w:t>
      </w:r>
      <w:bookmarkEnd w:id="32"/>
      <w:proofErr w:type="spellEnd"/>
    </w:p>
    <w:p w:rsidR="000C3561" w:rsidRPr="00E90AF9" w:rsidRDefault="00E147EB" w:rsidP="00E90AF9">
      <w:pPr>
        <w:pStyle w:val="contenido"/>
      </w:pPr>
      <w:r w:rsidRPr="00E90AF9">
        <w:t xml:space="preserve">El </w:t>
      </w:r>
      <w:proofErr w:type="spellStart"/>
      <w:r w:rsidR="001F0915">
        <w:t>Dataset</w:t>
      </w:r>
      <w:proofErr w:type="spellEnd"/>
      <w:r w:rsidR="00890CAF" w:rsidRPr="00E90AF9">
        <w:t xml:space="preserve"> de </w:t>
      </w:r>
      <w:r w:rsidR="001F0915">
        <w:t>DBpedia</w:t>
      </w:r>
      <w:r w:rsidRPr="00E90AF9">
        <w:t xml:space="preserve"> se almacena y publica mediante </w:t>
      </w:r>
      <w:proofErr w:type="spellStart"/>
      <w:r w:rsidRPr="00E90AF9">
        <w:t>OpenLink</w:t>
      </w:r>
      <w:proofErr w:type="spellEnd"/>
      <w:r w:rsidRPr="00E90AF9">
        <w:t xml:space="preserve"> Virtuoso. La infraestructura</w:t>
      </w:r>
      <w:r w:rsidR="00B5414F" w:rsidRPr="00E90AF9">
        <w:t xml:space="preserve"> de Virtuoso</w:t>
      </w:r>
      <w:r w:rsidR="00890CAF" w:rsidRPr="00E90AF9">
        <w:t xml:space="preserve"> permite el acceso a los datos RDF de </w:t>
      </w:r>
      <w:r w:rsidR="001F0915">
        <w:t>DBpedia</w:t>
      </w:r>
      <w:r w:rsidR="00890CAF" w:rsidRPr="00E90AF9">
        <w:t xml:space="preserve"> a través de SPARQL </w:t>
      </w:r>
      <w:proofErr w:type="spellStart"/>
      <w:r w:rsidR="00890CAF" w:rsidRPr="00E90AF9">
        <w:t>endpoint</w:t>
      </w:r>
      <w:proofErr w:type="spellEnd"/>
      <w:r w:rsidR="009D01EB" w:rsidRPr="00E90AF9">
        <w:t xml:space="preserve">, junto al soporte HTTP para </w:t>
      </w:r>
      <w:r w:rsidR="00144B53" w:rsidRPr="00E90AF9">
        <w:t xml:space="preserve">cualquier GET estándar de cliente Web para HTML o representación RDF de un recurso </w:t>
      </w:r>
      <w:r w:rsidR="001F0915">
        <w:t>DBpedia</w:t>
      </w:r>
      <w:r w:rsidR="00144B53" w:rsidRPr="00E90AF9">
        <w:t>.</w:t>
      </w:r>
      <w:sdt>
        <w:sdtPr>
          <w:id w:val="1647623921"/>
          <w:citation/>
        </w:sdtPr>
        <w:sdtContent>
          <w:r w:rsidR="00E873EB" w:rsidRPr="00E90AF9">
            <w:fldChar w:fldCharType="begin"/>
          </w:r>
          <w:r w:rsidR="00E873EB" w:rsidRPr="00E90AF9">
            <w:instrText xml:space="preserve"> CITATION Chr09 \l 12298 </w:instrText>
          </w:r>
          <w:r w:rsidR="00E873EB" w:rsidRPr="00E90AF9">
            <w:fldChar w:fldCharType="separate"/>
          </w:r>
          <w:r w:rsidR="0023518F">
            <w:rPr>
              <w:noProof/>
            </w:rPr>
            <w:t xml:space="preserve"> (Bizer, Dbpedia, 2009)</w:t>
          </w:r>
          <w:r w:rsidR="00E873EB" w:rsidRPr="00E90AF9">
            <w:fldChar w:fldCharType="end"/>
          </w:r>
        </w:sdtContent>
      </w:sdt>
      <w:r w:rsidR="00E873EB" w:rsidRPr="00E90AF9">
        <w:t>.</w:t>
      </w:r>
      <w:r w:rsidR="00144B53" w:rsidRPr="00E90AF9">
        <w:t xml:space="preserve"> </w:t>
      </w:r>
      <w:r w:rsidR="009D01EB" w:rsidRPr="00E90AF9">
        <w:tab/>
      </w:r>
    </w:p>
    <w:p w:rsidR="00144B53" w:rsidRPr="00E90AF9" w:rsidRDefault="000C3561" w:rsidP="00E90AF9">
      <w:pPr>
        <w:pStyle w:val="contenido"/>
        <w:keepNext/>
        <w:spacing w:after="0"/>
        <w:jc w:val="center"/>
      </w:pPr>
      <w:r w:rsidRPr="00E90AF9">
        <w:rPr>
          <w:noProof/>
          <w:lang w:eastAsia="es-EC"/>
        </w:rPr>
        <w:drawing>
          <wp:inline distT="0" distB="0" distL="0" distR="0" wp14:anchorId="6449A7C6" wp14:editId="78B644FF">
            <wp:extent cx="3266575" cy="2814452"/>
            <wp:effectExtent l="0" t="0" r="0" b="0"/>
            <wp:docPr id="4" name="Imagen 4" descr="C:\Users\fabricio\Desktop\tesis\Imagenes\virtuoso_linked_data_deplo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tesis\Imagenes\virtuoso_linked_data_deploymen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0058" cy="2826069"/>
                    </a:xfrm>
                    <a:prstGeom prst="rect">
                      <a:avLst/>
                    </a:prstGeom>
                    <a:noFill/>
                    <a:ln>
                      <a:noFill/>
                    </a:ln>
                  </pic:spPr>
                </pic:pic>
              </a:graphicData>
            </a:graphic>
          </wp:inline>
        </w:drawing>
      </w:r>
    </w:p>
    <w:p w:rsidR="00375B12" w:rsidRPr="008E2576" w:rsidRDefault="00144B53" w:rsidP="00173CC9">
      <w:pPr>
        <w:pStyle w:val="titulosTF"/>
        <w:spacing w:after="0" w:line="360" w:lineRule="auto"/>
        <w:ind w:left="1843" w:firstLine="2"/>
        <w:rPr>
          <w:noProof/>
          <w:szCs w:val="22"/>
        </w:rPr>
      </w:pPr>
      <w:bookmarkStart w:id="33" w:name="_Toc400365588"/>
      <w:r w:rsidRPr="008E2576">
        <w:rPr>
          <w:szCs w:val="22"/>
        </w:rPr>
        <w:t xml:space="preserve">Figura </w:t>
      </w:r>
      <w:r w:rsidR="00F15244" w:rsidRPr="008E2576">
        <w:rPr>
          <w:szCs w:val="22"/>
        </w:rPr>
        <w:fldChar w:fldCharType="begin"/>
      </w:r>
      <w:r w:rsidR="00F15244" w:rsidRPr="008E2576">
        <w:rPr>
          <w:szCs w:val="22"/>
        </w:rPr>
        <w:instrText xml:space="preserve"> SEQ Figura \* ARABIC </w:instrText>
      </w:r>
      <w:r w:rsidR="00F15244" w:rsidRPr="008E2576">
        <w:rPr>
          <w:szCs w:val="22"/>
        </w:rPr>
        <w:fldChar w:fldCharType="separate"/>
      </w:r>
      <w:r w:rsidR="00B711E6">
        <w:rPr>
          <w:noProof/>
          <w:szCs w:val="22"/>
        </w:rPr>
        <w:t>6</w:t>
      </w:r>
      <w:r w:rsidR="00F15244" w:rsidRPr="008E2576">
        <w:rPr>
          <w:noProof/>
          <w:szCs w:val="22"/>
        </w:rPr>
        <w:fldChar w:fldCharType="end"/>
      </w:r>
      <w:r w:rsidRPr="008E2576">
        <w:rPr>
          <w:szCs w:val="22"/>
        </w:rPr>
        <w:t>. Arquitectura</w:t>
      </w:r>
      <w:r w:rsidRPr="008E2576">
        <w:rPr>
          <w:noProof/>
          <w:szCs w:val="22"/>
        </w:rPr>
        <w:t xml:space="preserve"> de provisión de Datos de Dbpedai.</w:t>
      </w:r>
      <w:bookmarkEnd w:id="33"/>
      <w:r w:rsidRPr="008E2576">
        <w:rPr>
          <w:noProof/>
          <w:szCs w:val="22"/>
        </w:rPr>
        <w:t xml:space="preserve"> </w:t>
      </w:r>
    </w:p>
    <w:p w:rsidR="00FD29E3" w:rsidRPr="008E2576" w:rsidRDefault="00144B53" w:rsidP="00173CC9">
      <w:pPr>
        <w:pStyle w:val="titulosTF"/>
        <w:spacing w:line="360" w:lineRule="auto"/>
        <w:ind w:left="1843" w:firstLine="2"/>
        <w:rPr>
          <w:sz w:val="18"/>
          <w:szCs w:val="22"/>
        </w:rPr>
      </w:pPr>
      <w:r w:rsidRPr="008E2576">
        <w:rPr>
          <w:noProof/>
          <w:sz w:val="18"/>
          <w:szCs w:val="22"/>
        </w:rPr>
        <w:t>Fuente:</w:t>
      </w:r>
      <w:sdt>
        <w:sdtPr>
          <w:rPr>
            <w:noProof/>
            <w:sz w:val="18"/>
            <w:szCs w:val="22"/>
          </w:rPr>
          <w:id w:val="1273668844"/>
          <w:citation/>
        </w:sdtPr>
        <w:sdtContent>
          <w:r w:rsidR="00E873EB" w:rsidRPr="008E2576">
            <w:rPr>
              <w:noProof/>
              <w:sz w:val="18"/>
              <w:szCs w:val="22"/>
            </w:rPr>
            <w:fldChar w:fldCharType="begin"/>
          </w:r>
          <w:r w:rsidR="00E873EB" w:rsidRPr="008E2576">
            <w:rPr>
              <w:noProof/>
              <w:sz w:val="18"/>
              <w:szCs w:val="22"/>
            </w:rPr>
            <w:instrText xml:space="preserve"> CITATION Chr09 \l 12298 </w:instrText>
          </w:r>
          <w:r w:rsidR="00E873EB" w:rsidRPr="008E2576">
            <w:rPr>
              <w:noProof/>
              <w:sz w:val="18"/>
              <w:szCs w:val="22"/>
            </w:rPr>
            <w:fldChar w:fldCharType="separate"/>
          </w:r>
          <w:r w:rsidR="0023518F">
            <w:rPr>
              <w:noProof/>
              <w:sz w:val="18"/>
              <w:szCs w:val="22"/>
            </w:rPr>
            <w:t xml:space="preserve"> </w:t>
          </w:r>
          <w:r w:rsidR="0023518F" w:rsidRPr="0023518F">
            <w:rPr>
              <w:noProof/>
              <w:sz w:val="18"/>
              <w:szCs w:val="22"/>
            </w:rPr>
            <w:t>(Bizer, Dbpedia, 2009)</w:t>
          </w:r>
          <w:r w:rsidR="00E873EB" w:rsidRPr="008E2576">
            <w:rPr>
              <w:noProof/>
              <w:sz w:val="18"/>
              <w:szCs w:val="22"/>
            </w:rPr>
            <w:fldChar w:fldCharType="end"/>
          </w:r>
        </w:sdtContent>
      </w:sdt>
    </w:p>
    <w:p w:rsidR="000C3561" w:rsidRPr="00E90AF9" w:rsidRDefault="002F4622" w:rsidP="00E90AF9">
      <w:pPr>
        <w:pStyle w:val="contenido"/>
      </w:pPr>
      <w:r w:rsidRPr="00E90AF9">
        <w:t xml:space="preserve">Se expones dos formas para acceder a la a la </w:t>
      </w:r>
      <w:proofErr w:type="spellStart"/>
      <w:r w:rsidR="001F0915">
        <w:t>Dataset</w:t>
      </w:r>
      <w:proofErr w:type="spellEnd"/>
      <w:r w:rsidRPr="00E90AF9">
        <w:t xml:space="preserve"> de </w:t>
      </w:r>
      <w:r w:rsidR="001F0915">
        <w:t>DBpedia</w:t>
      </w:r>
      <w:r w:rsidRPr="00E90AF9">
        <w:t>:</w:t>
      </w:r>
    </w:p>
    <w:p w:rsidR="002F4622" w:rsidRPr="00E90AF9" w:rsidRDefault="002F4622" w:rsidP="00E90AF9">
      <w:pPr>
        <w:pStyle w:val="contenido"/>
        <w:numPr>
          <w:ilvl w:val="0"/>
          <w:numId w:val="4"/>
        </w:numPr>
      </w:pPr>
      <w:proofErr w:type="spellStart"/>
      <w:r w:rsidRPr="00E90AF9">
        <w:t>Querying</w:t>
      </w:r>
      <w:proofErr w:type="spellEnd"/>
      <w:r w:rsidRPr="00E90AF9">
        <w:t xml:space="preserve"> </w:t>
      </w:r>
      <w:r w:rsidR="001F0915">
        <w:t>DBpedia</w:t>
      </w:r>
      <w:r w:rsidRPr="00E90AF9">
        <w:t xml:space="preserve">: se puede accederé a través del SPARQL </w:t>
      </w:r>
      <w:proofErr w:type="spellStart"/>
      <w:r w:rsidRPr="00E90AF9">
        <w:t>endpoint</w:t>
      </w:r>
      <w:proofErr w:type="spellEnd"/>
      <w:r w:rsidRPr="00E90AF9">
        <w:t xml:space="preserve"> público</w:t>
      </w:r>
      <w:r w:rsidR="00E412D6" w:rsidRPr="00E90AF9">
        <w:t xml:space="preserve"> </w:t>
      </w:r>
      <w:r w:rsidR="00E412D6" w:rsidRPr="00E90AF9">
        <w:rPr>
          <w:shd w:val="clear" w:color="auto" w:fill="FFFFFF"/>
        </w:rPr>
        <w:t>http://</w:t>
      </w:r>
      <w:r w:rsidR="001F0915">
        <w:rPr>
          <w:shd w:val="clear" w:color="auto" w:fill="FFFFFF"/>
        </w:rPr>
        <w:t>DBpedia</w:t>
      </w:r>
      <w:r w:rsidR="00E412D6" w:rsidRPr="00E90AF9">
        <w:rPr>
          <w:shd w:val="clear" w:color="auto" w:fill="FFFFFF"/>
        </w:rPr>
        <w:t>.org/sparql</w:t>
      </w:r>
      <w:r w:rsidR="00E412D6" w:rsidRPr="00E90AF9">
        <w:t xml:space="preserve"> proporcionado por </w:t>
      </w:r>
      <w:proofErr w:type="spellStart"/>
      <w:r w:rsidR="00E412D6" w:rsidRPr="00E90AF9">
        <w:t>OpenLink</w:t>
      </w:r>
      <w:proofErr w:type="spellEnd"/>
      <w:r w:rsidR="00E412D6" w:rsidRPr="00E90AF9">
        <w:t xml:space="preserve"> Virtuoso. Por este método </w:t>
      </w:r>
      <w:r w:rsidR="00737E62" w:rsidRPr="00E90AF9">
        <w:t>se puede</w:t>
      </w:r>
      <w:r w:rsidR="00E412D6" w:rsidRPr="00E90AF9">
        <w:t xml:space="preserve"> acceder </w:t>
      </w:r>
      <w:r w:rsidR="004071EF" w:rsidRPr="00E90AF9">
        <w:t xml:space="preserve">enviando </w:t>
      </w:r>
      <w:proofErr w:type="spellStart"/>
      <w:r w:rsidR="004071EF" w:rsidRPr="00E90AF9">
        <w:t>query</w:t>
      </w:r>
      <w:proofErr w:type="spellEnd"/>
      <w:r w:rsidR="004071EF" w:rsidRPr="00E90AF9">
        <w:t xml:space="preserve"> </w:t>
      </w:r>
      <w:proofErr w:type="spellStart"/>
      <w:r w:rsidR="008C25CF" w:rsidRPr="00E90AF9">
        <w:t>Sqparl</w:t>
      </w:r>
      <w:proofErr w:type="spellEnd"/>
      <w:r w:rsidR="008C25CF" w:rsidRPr="00E90AF9">
        <w:t xml:space="preserve"> para hacer consultar sobre </w:t>
      </w:r>
      <w:proofErr w:type="spellStart"/>
      <w:r w:rsidR="001F0915">
        <w:t>Dataset</w:t>
      </w:r>
      <w:proofErr w:type="spellEnd"/>
      <w:r w:rsidR="008C25CF" w:rsidRPr="00E90AF9">
        <w:t>.</w:t>
      </w:r>
    </w:p>
    <w:p w:rsidR="00546047" w:rsidRPr="00E90AF9" w:rsidRDefault="002F4622" w:rsidP="00E90AF9">
      <w:pPr>
        <w:pStyle w:val="contenido"/>
        <w:numPr>
          <w:ilvl w:val="0"/>
          <w:numId w:val="4"/>
        </w:numPr>
      </w:pPr>
      <w:proofErr w:type="spellStart"/>
      <w:r w:rsidRPr="00E90AF9">
        <w:lastRenderedPageBreak/>
        <w:t>Linked</w:t>
      </w:r>
      <w:proofErr w:type="spellEnd"/>
      <w:r w:rsidRPr="00E90AF9">
        <w:t xml:space="preserve"> Data</w:t>
      </w:r>
      <w:r w:rsidR="002051EC" w:rsidRPr="00E90AF9">
        <w:t xml:space="preserve">: </w:t>
      </w:r>
      <w:r w:rsidR="00F50154" w:rsidRPr="00E90AF9">
        <w:t>se refiere a la aplicación de los principios de dato</w:t>
      </w:r>
      <w:r w:rsidR="00546047" w:rsidRPr="00E90AF9">
        <w:t xml:space="preserve">s enlazados revisados en 1.1.2. para nombrar y referenciar los recursos dentro de </w:t>
      </w:r>
      <w:proofErr w:type="spellStart"/>
      <w:r w:rsidR="001F0915">
        <w:t>Dataset</w:t>
      </w:r>
      <w:proofErr w:type="spellEnd"/>
      <w:r w:rsidR="00546047" w:rsidRPr="00E90AF9">
        <w:t xml:space="preserve"> de </w:t>
      </w:r>
      <w:r w:rsidR="001F0915">
        <w:t>DBpedia</w:t>
      </w:r>
      <w:r w:rsidR="00546047" w:rsidRPr="00E90AF9">
        <w:t xml:space="preserve"> como por ejemplo: http://</w:t>
      </w:r>
      <w:r w:rsidR="001F0915">
        <w:t>DBpedia</w:t>
      </w:r>
      <w:r w:rsidR="00546047" w:rsidRPr="00E90AF9">
        <w:t xml:space="preserve">.org/resource/The_Lord_of_the_Rings  </w:t>
      </w:r>
    </w:p>
    <w:p w:rsidR="00C44084" w:rsidRPr="00E90AF9" w:rsidRDefault="00E84652" w:rsidP="00E90AF9">
      <w:pPr>
        <w:pStyle w:val="contenido"/>
      </w:pPr>
      <w:r w:rsidRPr="00E90AF9">
        <w:t xml:space="preserve">Además de esta opciones </w:t>
      </w:r>
      <w:r w:rsidR="00737E62" w:rsidRPr="00E90AF9">
        <w:t>se puede</w:t>
      </w:r>
      <w:r w:rsidRPr="00E90AF9">
        <w:t xml:space="preserve"> descargar </w:t>
      </w:r>
      <w:r w:rsidR="00881555" w:rsidRPr="00E90AF9">
        <w:t xml:space="preserve">el </w:t>
      </w:r>
      <w:proofErr w:type="spellStart"/>
      <w:r w:rsidR="001F0915">
        <w:t>Dataset</w:t>
      </w:r>
      <w:proofErr w:type="spellEnd"/>
      <w:r w:rsidR="00881555" w:rsidRPr="00E90AF9">
        <w:t xml:space="preserve"> de </w:t>
      </w:r>
      <w:r w:rsidR="001F0915">
        <w:t>DBpedia</w:t>
      </w:r>
      <w:r w:rsidR="00881555" w:rsidRPr="00E90AF9">
        <w:t xml:space="preserve"> </w:t>
      </w:r>
      <w:r w:rsidRPr="00E90AF9">
        <w:t xml:space="preserve">en </w:t>
      </w:r>
      <w:r w:rsidR="00C44084" w:rsidRPr="00E90AF9">
        <w:t xml:space="preserve">diferentes idiomas teniendo en cuenta de que el número de </w:t>
      </w:r>
      <w:r w:rsidR="00600F80" w:rsidRPr="00E90AF9">
        <w:t>recursos</w:t>
      </w:r>
      <w:r w:rsidR="00C44084" w:rsidRPr="00E90AF9">
        <w:t xml:space="preserve"> puede cambiar de idioma a idioma puesto que no se trata de una traducción sino de una recopilación de información de Wikipedia la cual se encuentra más extendida en ingles que otros lenguas, </w:t>
      </w:r>
    </w:p>
    <w:p w:rsidR="005370D0" w:rsidRPr="00E90AF9" w:rsidRDefault="00FA3691" w:rsidP="005804D4">
      <w:pPr>
        <w:pStyle w:val="Nivel2"/>
      </w:pPr>
      <w:bookmarkStart w:id="34" w:name="_Toc403114463"/>
      <w:r w:rsidRPr="00E90AF9">
        <w:t>Procesamiento de Lenguaje Natural (PLN)</w:t>
      </w:r>
      <w:bookmarkEnd w:id="34"/>
    </w:p>
    <w:p w:rsidR="005370D0" w:rsidRPr="00E90AF9" w:rsidRDefault="00FA3691" w:rsidP="00D90010">
      <w:pPr>
        <w:pStyle w:val="Nivel3"/>
      </w:pPr>
      <w:bookmarkStart w:id="35" w:name="_Toc403114464"/>
      <w:r w:rsidRPr="00E90AF9">
        <w:t>Introducción</w:t>
      </w:r>
      <w:bookmarkEnd w:id="35"/>
    </w:p>
    <w:p w:rsidR="005370D0" w:rsidRPr="00E90AF9" w:rsidRDefault="00FA3691" w:rsidP="00E90AF9">
      <w:pPr>
        <w:pStyle w:val="contenido"/>
      </w:pPr>
      <w:r w:rsidRPr="00E90AF9">
        <w:t xml:space="preserve">El procesamiento de lenguaje natural se preocupara por entender el lenguaje humano, </w:t>
      </w:r>
      <w:r w:rsidR="00897F6E" w:rsidRPr="00E90AF9">
        <w:t xml:space="preserve">la comunicación </w:t>
      </w:r>
      <w:r w:rsidRPr="00E90AF9">
        <w:t>una tarea que para las personas e inclusive animales es tan natural y cotidiana</w:t>
      </w:r>
      <w:r w:rsidR="00897F6E" w:rsidRPr="00E90AF9">
        <w:t>,</w:t>
      </w:r>
      <w:r w:rsidRPr="00E90AF9">
        <w:t xml:space="preserve"> se vuelve un reto al tratar de interpretarlo mediante procesos computacionales a fin de comprenderlo y poder replicarlo.</w:t>
      </w:r>
    </w:p>
    <w:p w:rsidR="005370D0" w:rsidRPr="00E90AF9" w:rsidRDefault="00FA3691" w:rsidP="00E90AF9">
      <w:pPr>
        <w:pStyle w:val="contenido"/>
      </w:pPr>
      <w:r w:rsidRPr="00E90AF9">
        <w:t xml:space="preserve">La dificultada de la construcción  de una aplicación de la ingeniería lingüística variara de acuerdo a objetivo que se persiga, esto explicado por  (García, 2005) en donde ejemplifica: “un sistema de generación de cartas personalizado no precisa ningún tratamiento de comprensión, o un sistema de identificación de la lengua (o un detector de errores ortográficos) no necesitan generar lenguaje humano. La mayoría de las aplicaciones incluyen, sin embargo, alguna forma más o menos precisa de comprensión. Así, un sistema de consulta en lenguaje humano a una base de datos precisa un nivel muy alto de comprensión de las expresiones del interlocutor humano para que la respuesta del sistema sea de utilidad. En cambio, en un sistema de traducción o de resumen automáticos se pueden lograr niveles de corrección muy notables con niveles de comprensión bajos. Es decir, no es preciso comprender totalmente una oración para ser capaz de traducirla correctamente.” </w:t>
      </w:r>
    </w:p>
    <w:p w:rsidR="005370D0" w:rsidRPr="00E90AF9" w:rsidRDefault="00FA3691" w:rsidP="00D90010">
      <w:pPr>
        <w:pStyle w:val="Nivel3"/>
      </w:pPr>
      <w:bookmarkStart w:id="36" w:name="_Toc403114465"/>
      <w:r w:rsidRPr="00E90AF9">
        <w:rPr>
          <w:lang w:val="en-US"/>
        </w:rPr>
        <w:t xml:space="preserve">Part of </w:t>
      </w:r>
      <w:proofErr w:type="spellStart"/>
      <w:r w:rsidRPr="00E90AF9">
        <w:t>Speech</w:t>
      </w:r>
      <w:proofErr w:type="spellEnd"/>
      <w:r w:rsidRPr="00E90AF9">
        <w:rPr>
          <w:lang w:val="en-US"/>
        </w:rPr>
        <w:t xml:space="preserve"> Tagger</w:t>
      </w:r>
      <w:bookmarkEnd w:id="36"/>
    </w:p>
    <w:p w:rsidR="005370D0" w:rsidRPr="00E90AF9" w:rsidRDefault="00897F6E" w:rsidP="00E90AF9">
      <w:pPr>
        <w:pStyle w:val="contenido"/>
      </w:pPr>
      <w:r w:rsidRPr="00E90AF9">
        <w:t>P</w:t>
      </w:r>
      <w:r w:rsidR="00FA3691" w:rsidRPr="00E90AF9">
        <w:t xml:space="preserve">ermite distinguir la función de una palabra en </w:t>
      </w:r>
      <w:proofErr w:type="gramStart"/>
      <w:r w:rsidR="00FA3691" w:rsidRPr="00E90AF9">
        <w:t>un</w:t>
      </w:r>
      <w:proofErr w:type="gramEnd"/>
      <w:r w:rsidR="00FA3691" w:rsidRPr="00E90AF9">
        <w:t xml:space="preserve"> determinada contexto mediante la asignación de una etiqueta predefinida. “Una </w:t>
      </w:r>
      <w:proofErr w:type="spellStart"/>
      <w:r w:rsidR="00FA3691" w:rsidRPr="00E90AF9">
        <w:t>part</w:t>
      </w:r>
      <w:proofErr w:type="spellEnd"/>
      <w:r w:rsidR="00FA3691" w:rsidRPr="00E90AF9">
        <w:t xml:space="preserve"> of </w:t>
      </w:r>
      <w:proofErr w:type="spellStart"/>
      <w:r w:rsidR="00FA3691" w:rsidRPr="00E90AF9">
        <w:t>speech</w:t>
      </w:r>
      <w:proofErr w:type="spellEnd"/>
      <w:r w:rsidR="00FA3691" w:rsidRPr="00E90AF9">
        <w:t xml:space="preserve"> </w:t>
      </w:r>
      <w:proofErr w:type="spellStart"/>
      <w:r w:rsidR="00FA3691" w:rsidRPr="00E90AF9">
        <w:t>tagger</w:t>
      </w:r>
      <w:proofErr w:type="spellEnd"/>
      <w:r w:rsidR="00FA3691" w:rsidRPr="00E90AF9">
        <w:t xml:space="preserve"> es un sistema que usa el contexto para asignar part</w:t>
      </w:r>
      <w:r w:rsidR="00EE70D9" w:rsidRPr="00E90AF9">
        <w:t>e de un discurso a una palabra”, (</w:t>
      </w:r>
      <w:proofErr w:type="spellStart"/>
      <w:r w:rsidR="00EE70D9" w:rsidRPr="00E90AF9">
        <w:t>Cutting</w:t>
      </w:r>
      <w:proofErr w:type="spellEnd"/>
      <w:r w:rsidR="00EE70D9" w:rsidRPr="00E90AF9">
        <w:t xml:space="preserve">, D., </w:t>
      </w:r>
      <w:proofErr w:type="spellStart"/>
      <w:r w:rsidR="00EE70D9" w:rsidRPr="00E90AF9">
        <w:t>Kupiec</w:t>
      </w:r>
      <w:proofErr w:type="spellEnd"/>
      <w:r w:rsidR="00EE70D9" w:rsidRPr="00E90AF9">
        <w:t xml:space="preserve">, J., </w:t>
      </w:r>
      <w:proofErr w:type="spellStart"/>
      <w:r w:rsidR="00EE70D9" w:rsidRPr="00E90AF9">
        <w:t>Pedersen</w:t>
      </w:r>
      <w:proofErr w:type="spellEnd"/>
      <w:r w:rsidR="00EE70D9" w:rsidRPr="00E90AF9">
        <w:t xml:space="preserve">, J., &amp; </w:t>
      </w:r>
      <w:proofErr w:type="spellStart"/>
      <w:r w:rsidR="00EE70D9" w:rsidRPr="00E90AF9">
        <w:t>Sibun</w:t>
      </w:r>
      <w:proofErr w:type="spellEnd"/>
      <w:r w:rsidR="00EE70D9" w:rsidRPr="00E90AF9">
        <w:t>, P., 1992).</w:t>
      </w:r>
    </w:p>
    <w:p w:rsidR="005370D0" w:rsidRPr="00E90AF9" w:rsidRDefault="00FA3691" w:rsidP="00E90AF9">
      <w:pPr>
        <w:pStyle w:val="contenido"/>
      </w:pPr>
      <w:r w:rsidRPr="00E90AF9">
        <w:lastRenderedPageBreak/>
        <w:t xml:space="preserve">Es te etiquetado de palabra ya permite un primera </w:t>
      </w:r>
      <w:r w:rsidR="009B7C60" w:rsidRPr="00E90AF9">
        <w:t>desambiguación</w:t>
      </w:r>
      <w:r w:rsidRPr="00E90AF9">
        <w:t xml:space="preserve"> en cuanto a la función de la palabra en un sentencia o contexto. </w:t>
      </w:r>
      <w:r w:rsidR="008D01CD" w:rsidRPr="00E90AF9">
        <w:t>Así</w:t>
      </w:r>
      <w:r w:rsidRPr="00E90AF9">
        <w:t xml:space="preserve"> </w:t>
      </w:r>
      <w:r w:rsidR="00737E62" w:rsidRPr="00E90AF9">
        <w:t>se puede</w:t>
      </w:r>
      <w:r w:rsidRPr="00E90AF9">
        <w:t xml:space="preserve"> por ejemplo</w:t>
      </w:r>
      <w:r w:rsidR="00C14E78" w:rsidRPr="00E90AF9">
        <w:rPr>
          <w:rStyle w:val="Refdenotaalpie"/>
        </w:rPr>
        <w:footnoteReference w:id="22"/>
      </w:r>
      <w:r w:rsidRPr="00E90AF9">
        <w:t xml:space="preserve"> ver que la palabra </w:t>
      </w:r>
      <w:r w:rsidR="00C14E78" w:rsidRPr="00E90AF9">
        <w:t>“</w:t>
      </w:r>
      <w:r w:rsidRPr="00E90AF9">
        <w:rPr>
          <w:i/>
        </w:rPr>
        <w:t>dado</w:t>
      </w:r>
      <w:r w:rsidR="00C14E78" w:rsidRPr="00E90AF9">
        <w:rPr>
          <w:i/>
        </w:rPr>
        <w:t>”</w:t>
      </w:r>
      <w:r w:rsidRPr="00E90AF9">
        <w:t xml:space="preserve"> que si bien es nombre en singular</w:t>
      </w:r>
      <w:r w:rsidR="00C14E78" w:rsidRPr="00E90AF9">
        <w:t>,</w:t>
      </w:r>
      <w:r w:rsidRPr="00E90AF9">
        <w:t xml:space="preserve"> también puede ser una </w:t>
      </w:r>
      <w:r w:rsidR="008D01CD" w:rsidRPr="00E90AF9">
        <w:t>forma</w:t>
      </w:r>
      <w:r w:rsidRPr="00E90AF9">
        <w:t xml:space="preserve"> del verbo dar</w:t>
      </w:r>
      <w:r w:rsidR="00C14E78" w:rsidRPr="00E90AF9">
        <w:t>.</w:t>
      </w:r>
      <w:r w:rsidRPr="00E90AF9">
        <w:rPr>
          <w:vertAlign w:val="superscript"/>
        </w:rPr>
        <w:t xml:space="preserve"> </w:t>
      </w:r>
    </w:p>
    <w:p w:rsidR="005370D0" w:rsidRPr="00E90AF9" w:rsidRDefault="00FA3691" w:rsidP="00E90AF9">
      <w:pPr>
        <w:pStyle w:val="contenido"/>
      </w:pPr>
      <w:r w:rsidRPr="00E90AF9">
        <w:t xml:space="preserve">Pero antes de poder etiquetar una palabra por su función es </w:t>
      </w:r>
      <w:r w:rsidR="005931FD" w:rsidRPr="00E90AF9">
        <w:t>necesaria</w:t>
      </w:r>
      <w:r w:rsidRPr="00E90AF9">
        <w:t xml:space="preserve"> una </w:t>
      </w:r>
      <w:r w:rsidR="008D01CD" w:rsidRPr="00E90AF9">
        <w:t>Tokenización</w:t>
      </w:r>
      <w:r w:rsidRPr="00E90AF9">
        <w:t xml:space="preserve"> del texto que va </w:t>
      </w:r>
      <w:r w:rsidR="0012574B" w:rsidRPr="00E90AF9">
        <w:t>a</w:t>
      </w:r>
      <w:r w:rsidRPr="00E90AF9">
        <w:t xml:space="preserve"> analizar, que consiste en separarlo en palabras   individuales reconociendo un token para palabra o carácter extraído.</w:t>
      </w:r>
    </w:p>
    <w:p w:rsidR="005370D0" w:rsidRPr="00E90AF9" w:rsidRDefault="00FA3691" w:rsidP="00D90010">
      <w:pPr>
        <w:pStyle w:val="Nivel3"/>
      </w:pPr>
      <w:bookmarkStart w:id="37" w:name="_Toc403114466"/>
      <w:r w:rsidRPr="00E90AF9">
        <w:rPr>
          <w:lang w:val="en-US"/>
        </w:rPr>
        <w:t>Chunking</w:t>
      </w:r>
      <w:bookmarkEnd w:id="37"/>
    </w:p>
    <w:p w:rsidR="005370D0" w:rsidRPr="00E90AF9" w:rsidRDefault="00FA3691" w:rsidP="00E90AF9">
      <w:pPr>
        <w:pStyle w:val="contenido"/>
      </w:pPr>
      <w:r w:rsidRPr="00E90AF9">
        <w:rPr>
          <w:lang w:val="es-ES"/>
        </w:rPr>
        <w:t xml:space="preserve">Text </w:t>
      </w:r>
      <w:proofErr w:type="spellStart"/>
      <w:r w:rsidRPr="00E90AF9">
        <w:rPr>
          <w:lang w:val="es-ES"/>
        </w:rPr>
        <w:t>Chunking</w:t>
      </w:r>
      <w:proofErr w:type="spellEnd"/>
      <w:r w:rsidRPr="00E90AF9">
        <w:rPr>
          <w:lang w:val="es-ES"/>
        </w:rPr>
        <w:t xml:space="preserve"> consiste en dividir un texto en frases de tal manera que palabras sintácticamente relacionadas sean miembros de </w:t>
      </w:r>
      <w:r w:rsidR="00E506D8" w:rsidRPr="00E90AF9">
        <w:rPr>
          <w:lang w:val="es-ES"/>
        </w:rPr>
        <w:t>la misma clase</w:t>
      </w:r>
      <w:r w:rsidRPr="00E90AF9">
        <w:rPr>
          <w:lang w:val="es-ES"/>
        </w:rPr>
        <w:t xml:space="preserve">. Estas </w:t>
      </w:r>
      <w:r w:rsidR="009B7C60" w:rsidRPr="00E90AF9">
        <w:t>frases</w:t>
      </w:r>
      <w:r w:rsidRPr="00E90AF9">
        <w:rPr>
          <w:lang w:val="es-ES"/>
        </w:rPr>
        <w:t xml:space="preserve"> no se superponen es decir que una sola palabra </w:t>
      </w:r>
      <w:r w:rsidRPr="00E90AF9">
        <w:t xml:space="preserve">puede ser miembro </w:t>
      </w:r>
      <w:r w:rsidR="009B7C60" w:rsidRPr="00E90AF9">
        <w:t>d</w:t>
      </w:r>
      <w:r w:rsidRPr="00E90AF9">
        <w:t xml:space="preserve">e un </w:t>
      </w:r>
      <w:proofErr w:type="spellStart"/>
      <w:r w:rsidRPr="00E90AF9">
        <w:t>chunk</w:t>
      </w:r>
      <w:proofErr w:type="spellEnd"/>
      <w:r w:rsidRPr="00E90AF9">
        <w:t xml:space="preserve">. </w:t>
      </w:r>
      <w:sdt>
        <w:sdtPr>
          <w:id w:val="-1841769188"/>
          <w:citation/>
        </w:sdtPr>
        <w:sdtContent>
          <w:r w:rsidR="009B7C60" w:rsidRPr="00E90AF9">
            <w:fldChar w:fldCharType="begin"/>
          </w:r>
          <w:r w:rsidR="009B7C60" w:rsidRPr="00E90AF9">
            <w:instrText xml:space="preserve">CITATION Tjo \l 12298 </w:instrText>
          </w:r>
          <w:r w:rsidR="009B7C60" w:rsidRPr="00E90AF9">
            <w:fldChar w:fldCharType="separate"/>
          </w:r>
          <w:r w:rsidR="0023518F">
            <w:rPr>
              <w:noProof/>
            </w:rPr>
            <w:t>(Tjong Kim Sang, E. F., &amp; Buchholz, S., 2000)</w:t>
          </w:r>
          <w:r w:rsidR="009B7C60" w:rsidRPr="00E90AF9">
            <w:fldChar w:fldCharType="end"/>
          </w:r>
        </w:sdtContent>
      </w:sdt>
    </w:p>
    <w:p w:rsidR="005370D0" w:rsidRPr="00E90AF9" w:rsidRDefault="00FA3691" w:rsidP="00E90AF9">
      <w:pPr>
        <w:pStyle w:val="contenido"/>
        <w:rPr>
          <w:i/>
          <w:iCs/>
        </w:rPr>
      </w:pPr>
      <w:r w:rsidRPr="00E90AF9">
        <w:rPr>
          <w:lang w:val="es-ES"/>
        </w:rPr>
        <w:t xml:space="preserve">Este proceso es básico al momento de detectar entidades dentro de un texto, este proceso lo </w:t>
      </w:r>
      <w:r w:rsidR="00737E62" w:rsidRPr="00E90AF9">
        <w:rPr>
          <w:lang w:val="es-ES"/>
        </w:rPr>
        <w:t>se puede</w:t>
      </w:r>
      <w:r w:rsidRPr="00E90AF9">
        <w:rPr>
          <w:lang w:val="es-ES"/>
        </w:rPr>
        <w:t xml:space="preserve"> observar en la figura 1 en donde la sentencia, </w:t>
      </w:r>
      <w:proofErr w:type="spellStart"/>
      <w:r w:rsidRPr="00E90AF9">
        <w:rPr>
          <w:i/>
          <w:iCs/>
          <w:lang w:val="es-ES"/>
        </w:rPr>
        <w:t>We</w:t>
      </w:r>
      <w:proofErr w:type="spellEnd"/>
      <w:r w:rsidRPr="00E90AF9">
        <w:rPr>
          <w:i/>
          <w:iCs/>
          <w:lang w:val="es-ES"/>
        </w:rPr>
        <w:t xml:space="preserve"> </w:t>
      </w:r>
      <w:proofErr w:type="spellStart"/>
      <w:r w:rsidRPr="00E90AF9">
        <w:rPr>
          <w:i/>
          <w:iCs/>
          <w:lang w:val="es-ES"/>
        </w:rPr>
        <w:t>saw</w:t>
      </w:r>
      <w:proofErr w:type="spellEnd"/>
      <w:r w:rsidRPr="00E90AF9">
        <w:rPr>
          <w:i/>
          <w:iCs/>
          <w:lang w:val="es-ES"/>
        </w:rPr>
        <w:t xml:space="preserve"> </w:t>
      </w:r>
      <w:proofErr w:type="spellStart"/>
      <w:r w:rsidRPr="00E90AF9">
        <w:rPr>
          <w:i/>
          <w:iCs/>
          <w:lang w:val="es-ES"/>
        </w:rPr>
        <w:t>the</w:t>
      </w:r>
      <w:proofErr w:type="spellEnd"/>
      <w:r w:rsidRPr="00E90AF9">
        <w:rPr>
          <w:i/>
          <w:iCs/>
          <w:lang w:val="es-ES"/>
        </w:rPr>
        <w:t xml:space="preserve"> </w:t>
      </w:r>
      <w:proofErr w:type="spellStart"/>
      <w:r w:rsidRPr="00E90AF9">
        <w:rPr>
          <w:i/>
          <w:iCs/>
          <w:lang w:val="es-ES"/>
        </w:rPr>
        <w:t>yellow</w:t>
      </w:r>
      <w:proofErr w:type="spellEnd"/>
      <w:r w:rsidRPr="00E90AF9">
        <w:rPr>
          <w:i/>
          <w:iCs/>
          <w:lang w:val="es-ES"/>
        </w:rPr>
        <w:t xml:space="preserve"> </w:t>
      </w:r>
      <w:proofErr w:type="spellStart"/>
      <w:r w:rsidRPr="00E90AF9">
        <w:rPr>
          <w:i/>
          <w:iCs/>
          <w:lang w:val="es-ES"/>
        </w:rPr>
        <w:t>dog</w:t>
      </w:r>
      <w:proofErr w:type="spellEnd"/>
      <w:r w:rsidRPr="00E90AF9">
        <w:rPr>
          <w:lang w:val="es-ES"/>
        </w:rPr>
        <w:t xml:space="preserve">, </w:t>
      </w:r>
      <w:r w:rsidR="00053EF3" w:rsidRPr="00E90AF9">
        <w:rPr>
          <w:lang w:val="es-ES"/>
        </w:rPr>
        <w:t>está</w:t>
      </w:r>
      <w:r w:rsidRPr="00E90AF9">
        <w:rPr>
          <w:lang w:val="es-ES"/>
        </w:rPr>
        <w:t xml:space="preserve"> separada en cuadros en los </w:t>
      </w:r>
      <w:r w:rsidR="00053EF3" w:rsidRPr="00E90AF9">
        <w:rPr>
          <w:lang w:val="es-ES"/>
        </w:rPr>
        <w:t>más</w:t>
      </w:r>
      <w:r w:rsidRPr="00E90AF9">
        <w:rPr>
          <w:lang w:val="es-ES"/>
        </w:rPr>
        <w:t xml:space="preserve"> pequeños </w:t>
      </w:r>
      <w:r w:rsidR="00737E62" w:rsidRPr="00E90AF9">
        <w:rPr>
          <w:lang w:val="es-ES"/>
        </w:rPr>
        <w:t>se observa</w:t>
      </w:r>
      <w:r w:rsidRPr="00E90AF9">
        <w:rPr>
          <w:lang w:val="es-ES"/>
        </w:rPr>
        <w:t xml:space="preserve"> etiquetas de POS </w:t>
      </w:r>
      <w:proofErr w:type="spellStart"/>
      <w:r w:rsidRPr="00E90AF9">
        <w:rPr>
          <w:lang w:val="es-ES"/>
        </w:rPr>
        <w:t>Tag</w:t>
      </w:r>
      <w:proofErr w:type="spellEnd"/>
      <w:r w:rsidRPr="00E90AF9">
        <w:rPr>
          <w:lang w:val="es-ES"/>
        </w:rPr>
        <w:t xml:space="preserve"> y las </w:t>
      </w:r>
      <w:r w:rsidR="00053EF3" w:rsidRPr="00E90AF9">
        <w:rPr>
          <w:lang w:val="es-ES"/>
        </w:rPr>
        <w:t>más</w:t>
      </w:r>
      <w:r w:rsidRPr="00E90AF9">
        <w:rPr>
          <w:lang w:val="es-ES"/>
        </w:rPr>
        <w:t xml:space="preserve"> grades al nivel de </w:t>
      </w:r>
      <w:proofErr w:type="spellStart"/>
      <w:r w:rsidRPr="00E90AF9">
        <w:rPr>
          <w:lang w:val="es-ES"/>
        </w:rPr>
        <w:t>chunking</w:t>
      </w:r>
      <w:proofErr w:type="spellEnd"/>
      <w:r w:rsidRPr="00E90AF9">
        <w:rPr>
          <w:lang w:val="es-ES"/>
        </w:rPr>
        <w:t>.</w:t>
      </w:r>
      <w:r w:rsidRPr="00E90AF9">
        <w:rPr>
          <w:i/>
          <w:iCs/>
        </w:rPr>
        <w:t xml:space="preserve"> </w:t>
      </w:r>
      <w:r w:rsidRPr="00E90AF9">
        <w:rPr>
          <w:iCs/>
        </w:rPr>
        <w:t xml:space="preserve">Una vez la frase </w:t>
      </w:r>
      <w:r w:rsidR="00053EF3" w:rsidRPr="00E90AF9">
        <w:rPr>
          <w:iCs/>
        </w:rPr>
        <w:t>ha</w:t>
      </w:r>
      <w:r w:rsidRPr="00E90AF9">
        <w:rPr>
          <w:iCs/>
        </w:rPr>
        <w:t xml:space="preserve"> pasado por el proceso de </w:t>
      </w:r>
      <w:proofErr w:type="spellStart"/>
      <w:r w:rsidRPr="00E90AF9">
        <w:rPr>
          <w:iCs/>
        </w:rPr>
        <w:t>chunking</w:t>
      </w:r>
      <w:proofErr w:type="spellEnd"/>
      <w:r w:rsidRPr="00E90AF9">
        <w:rPr>
          <w:iCs/>
        </w:rPr>
        <w:t xml:space="preserve"> </w:t>
      </w:r>
      <w:r w:rsidR="00737E62" w:rsidRPr="00E90AF9">
        <w:rPr>
          <w:iCs/>
        </w:rPr>
        <w:t>se puede</w:t>
      </w:r>
      <w:r w:rsidRPr="00E90AF9">
        <w:rPr>
          <w:iCs/>
        </w:rPr>
        <w:t xml:space="preserve"> rescatar dos entidades dentro de la sentencia como </w:t>
      </w:r>
      <w:proofErr w:type="spellStart"/>
      <w:r w:rsidRPr="00E90AF9">
        <w:rPr>
          <w:i/>
          <w:iCs/>
        </w:rPr>
        <w:t>We</w:t>
      </w:r>
      <w:proofErr w:type="spellEnd"/>
      <w:r w:rsidRPr="00E90AF9">
        <w:rPr>
          <w:i/>
          <w:iCs/>
        </w:rPr>
        <w:t xml:space="preserve"> </w:t>
      </w:r>
      <w:r w:rsidRPr="00E90AF9">
        <w:t xml:space="preserve">y </w:t>
      </w:r>
      <w:proofErr w:type="spellStart"/>
      <w:r w:rsidRPr="00E90AF9">
        <w:rPr>
          <w:i/>
          <w:iCs/>
        </w:rPr>
        <w:t>the</w:t>
      </w:r>
      <w:proofErr w:type="spellEnd"/>
      <w:r w:rsidRPr="00E90AF9">
        <w:rPr>
          <w:i/>
          <w:iCs/>
        </w:rPr>
        <w:t xml:space="preserve"> </w:t>
      </w:r>
      <w:proofErr w:type="spellStart"/>
      <w:r w:rsidRPr="00E90AF9">
        <w:rPr>
          <w:i/>
          <w:iCs/>
        </w:rPr>
        <w:t>yellow</w:t>
      </w:r>
      <w:proofErr w:type="spellEnd"/>
      <w:r w:rsidRPr="00E90AF9">
        <w:rPr>
          <w:i/>
          <w:iCs/>
        </w:rPr>
        <w:t xml:space="preserve"> </w:t>
      </w:r>
      <w:proofErr w:type="spellStart"/>
      <w:r w:rsidRPr="00E90AF9">
        <w:rPr>
          <w:i/>
          <w:iCs/>
        </w:rPr>
        <w:t>dog</w:t>
      </w:r>
      <w:proofErr w:type="spellEnd"/>
      <w:r w:rsidRPr="00E90AF9">
        <w:rPr>
          <w:i/>
          <w:iCs/>
        </w:rPr>
        <w:t>.</w:t>
      </w:r>
    </w:p>
    <w:p w:rsidR="00ED7D3C" w:rsidRPr="00E90AF9" w:rsidRDefault="00ED7D3C" w:rsidP="00E90AF9">
      <w:pPr>
        <w:pStyle w:val="Prrafodelista"/>
        <w:tabs>
          <w:tab w:val="left" w:pos="2269"/>
        </w:tabs>
        <w:spacing w:line="360" w:lineRule="auto"/>
        <w:ind w:left="0"/>
        <w:jc w:val="both"/>
        <w:rPr>
          <w:rFonts w:ascii="Arial" w:hAnsi="Arial" w:cs="Arial"/>
        </w:rPr>
      </w:pPr>
    </w:p>
    <w:p w:rsidR="004B246A" w:rsidRPr="00E90AF9" w:rsidRDefault="00FA3691" w:rsidP="00674AB9">
      <w:pPr>
        <w:pStyle w:val="Prrafodelista"/>
        <w:keepNext/>
        <w:tabs>
          <w:tab w:val="left" w:pos="2269"/>
        </w:tabs>
        <w:spacing w:after="0" w:line="360" w:lineRule="auto"/>
        <w:ind w:left="0"/>
        <w:jc w:val="center"/>
        <w:rPr>
          <w:rFonts w:ascii="Arial" w:hAnsi="Arial" w:cs="Arial"/>
        </w:rPr>
      </w:pPr>
      <w:r w:rsidRPr="00E90AF9">
        <w:rPr>
          <w:rFonts w:ascii="Arial" w:hAnsi="Arial" w:cs="Arial"/>
          <w:noProof/>
          <w:lang w:eastAsia="es-EC"/>
        </w:rPr>
        <w:drawing>
          <wp:inline distT="0" distB="0" distL="0" distR="0" wp14:anchorId="0381E453" wp14:editId="2920F708">
            <wp:extent cx="4227366" cy="866899"/>
            <wp:effectExtent l="0" t="0" r="1905" b="952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60659" cy="873726"/>
                    </a:xfrm>
                    <a:prstGeom prst="rect">
                      <a:avLst/>
                    </a:prstGeom>
                    <a:noFill/>
                    <a:ln w="9525">
                      <a:noFill/>
                      <a:miter lim="800000"/>
                      <a:headEnd/>
                      <a:tailEnd/>
                    </a:ln>
                  </pic:spPr>
                </pic:pic>
              </a:graphicData>
            </a:graphic>
          </wp:inline>
        </w:drawing>
      </w:r>
    </w:p>
    <w:p w:rsidR="005370D0" w:rsidRPr="00D92EE9" w:rsidRDefault="00674AB9" w:rsidP="00674AB9">
      <w:pPr>
        <w:pStyle w:val="titulosTF"/>
        <w:spacing w:after="0" w:line="360" w:lineRule="auto"/>
        <w:rPr>
          <w:szCs w:val="22"/>
        </w:rPr>
      </w:pPr>
      <w:r w:rsidRPr="00D92EE9">
        <w:rPr>
          <w:szCs w:val="22"/>
        </w:rPr>
        <w:t xml:space="preserve"> </w:t>
      </w:r>
      <w:r w:rsidRPr="00D92EE9">
        <w:rPr>
          <w:szCs w:val="22"/>
        </w:rPr>
        <w:tab/>
        <w:t xml:space="preserve">      </w:t>
      </w:r>
      <w:bookmarkStart w:id="38" w:name="_Toc400365589"/>
      <w:r w:rsidR="004B246A" w:rsidRPr="00D92EE9">
        <w:rPr>
          <w:szCs w:val="22"/>
        </w:rPr>
        <w:t xml:space="preserve">Figura </w:t>
      </w:r>
      <w:r w:rsidR="00F15244" w:rsidRPr="00D92EE9">
        <w:rPr>
          <w:szCs w:val="22"/>
        </w:rPr>
        <w:fldChar w:fldCharType="begin"/>
      </w:r>
      <w:r w:rsidR="00F15244" w:rsidRPr="00D92EE9">
        <w:rPr>
          <w:szCs w:val="22"/>
        </w:rPr>
        <w:instrText xml:space="preserve"> SEQ Figura \* ARABIC </w:instrText>
      </w:r>
      <w:r w:rsidR="00F15244" w:rsidRPr="00D92EE9">
        <w:rPr>
          <w:szCs w:val="22"/>
        </w:rPr>
        <w:fldChar w:fldCharType="separate"/>
      </w:r>
      <w:r w:rsidR="00B711E6">
        <w:rPr>
          <w:noProof/>
          <w:szCs w:val="22"/>
        </w:rPr>
        <w:t>7</w:t>
      </w:r>
      <w:r w:rsidR="00F15244" w:rsidRPr="00D92EE9">
        <w:rPr>
          <w:noProof/>
          <w:szCs w:val="22"/>
        </w:rPr>
        <w:fldChar w:fldCharType="end"/>
      </w:r>
      <w:r w:rsidR="004B246A" w:rsidRPr="00D92EE9">
        <w:rPr>
          <w:szCs w:val="22"/>
        </w:rPr>
        <w:t xml:space="preserve">: Ejemplo POS </w:t>
      </w:r>
      <w:proofErr w:type="spellStart"/>
      <w:r w:rsidR="004B246A" w:rsidRPr="00D92EE9">
        <w:rPr>
          <w:szCs w:val="22"/>
        </w:rPr>
        <w:t>Tag</w:t>
      </w:r>
      <w:proofErr w:type="spellEnd"/>
      <w:r w:rsidR="004B246A" w:rsidRPr="00D92EE9">
        <w:rPr>
          <w:szCs w:val="22"/>
        </w:rPr>
        <w:t xml:space="preserve"> y </w:t>
      </w:r>
      <w:proofErr w:type="spellStart"/>
      <w:r w:rsidR="004B246A" w:rsidRPr="00D92EE9">
        <w:rPr>
          <w:szCs w:val="22"/>
        </w:rPr>
        <w:t>Chunking</w:t>
      </w:r>
      <w:bookmarkEnd w:id="38"/>
      <w:proofErr w:type="spellEnd"/>
    </w:p>
    <w:p w:rsidR="004B246A" w:rsidRDefault="004B246A" w:rsidP="00674AB9">
      <w:pPr>
        <w:pStyle w:val="titulosTF"/>
        <w:spacing w:line="360" w:lineRule="auto"/>
        <w:ind w:left="363" w:firstLine="708"/>
        <w:rPr>
          <w:sz w:val="18"/>
          <w:szCs w:val="22"/>
        </w:rPr>
      </w:pPr>
      <w:r w:rsidRPr="00D92EE9">
        <w:rPr>
          <w:sz w:val="18"/>
          <w:szCs w:val="22"/>
        </w:rPr>
        <w:t xml:space="preserve">Fuente: http://www.nltk.org/book/ch07.html </w:t>
      </w:r>
    </w:p>
    <w:p w:rsidR="00571A26" w:rsidRPr="00D92EE9" w:rsidRDefault="00571A26" w:rsidP="00571A26">
      <w:pPr>
        <w:pStyle w:val="contenido"/>
      </w:pPr>
      <w:r>
        <w:t xml:space="preserve">Las etiquetas utilizadas </w:t>
      </w:r>
      <w:r w:rsidR="00FA1A73">
        <w:t>el idioma</w:t>
      </w:r>
      <w:r>
        <w:t xml:space="preserve"> inglés se encuentran descritas</w:t>
      </w:r>
      <w:r w:rsidR="00FA1A73">
        <w:t xml:space="preserve"> en el anexo 10.</w:t>
      </w:r>
    </w:p>
    <w:p w:rsidR="005370D0" w:rsidRPr="00E90AF9" w:rsidRDefault="00FB31C3" w:rsidP="00D90010">
      <w:pPr>
        <w:pStyle w:val="Nivel3"/>
      </w:pPr>
      <w:bookmarkStart w:id="39" w:name="_Toc384986238"/>
      <w:bookmarkStart w:id="40" w:name="_Toc403114467"/>
      <w:bookmarkEnd w:id="39"/>
      <w:r w:rsidRPr="00E90AF9">
        <w:t>Desambiguación</w:t>
      </w:r>
      <w:bookmarkEnd w:id="40"/>
    </w:p>
    <w:p w:rsidR="005370D0" w:rsidRDefault="00B70131" w:rsidP="00E90AF9">
      <w:pPr>
        <w:pStyle w:val="contenido"/>
      </w:pPr>
      <w:r>
        <w:t xml:space="preserve">La </w:t>
      </w:r>
      <w:r w:rsidRPr="00E90AF9">
        <w:t xml:space="preserve">polisemia </w:t>
      </w:r>
      <w:r w:rsidR="00FA3691" w:rsidRPr="00E90AF9">
        <w:t>es un fenómeno muy común</w:t>
      </w:r>
      <w:r>
        <w:t>,</w:t>
      </w:r>
      <w:r w:rsidR="00FA3691" w:rsidRPr="00E90AF9">
        <w:t xml:space="preserve"> que se refiere a cuando una palabra tiene varios significados</w:t>
      </w:r>
      <w:r>
        <w:t>,</w:t>
      </w:r>
      <w:r w:rsidR="00FA3691" w:rsidRPr="00E90AF9">
        <w:t xml:space="preserve"> la desambiguación busca descifrar que significado</w:t>
      </w:r>
      <w:r>
        <w:t xml:space="preserve"> una palabra</w:t>
      </w:r>
      <w:r w:rsidR="00FA3691" w:rsidRPr="00E90AF9">
        <w:t xml:space="preserve"> </w:t>
      </w:r>
      <w:r>
        <w:t>está siendo utilizado de acuerdo a un contexto en específico,</w:t>
      </w:r>
      <w:r w:rsidR="00FA3691" w:rsidRPr="00E90AF9">
        <w:t xml:space="preserve"> se denomina </w:t>
      </w:r>
      <w:proofErr w:type="spellStart"/>
      <w:r>
        <w:t>Desambguacion</w:t>
      </w:r>
      <w:proofErr w:type="spellEnd"/>
      <w:r>
        <w:t xml:space="preserve"> del sentido de la palabra (</w:t>
      </w:r>
      <w:r w:rsidR="00FA3691" w:rsidRPr="00E90AF9">
        <w:t xml:space="preserve">Word </w:t>
      </w:r>
      <w:proofErr w:type="spellStart"/>
      <w:r w:rsidR="00FA3691" w:rsidRPr="00E90AF9">
        <w:t>Sense</w:t>
      </w:r>
      <w:proofErr w:type="spellEnd"/>
      <w:r w:rsidR="00FA3691" w:rsidRPr="00E90AF9">
        <w:t xml:space="preserve"> </w:t>
      </w:r>
      <w:proofErr w:type="spellStart"/>
      <w:r w:rsidR="00FA3691" w:rsidRPr="00E90AF9">
        <w:t>Disambiguation</w:t>
      </w:r>
      <w:proofErr w:type="spellEnd"/>
      <w:r w:rsidR="00FA3691" w:rsidRPr="00E90AF9">
        <w:t xml:space="preserve"> (WSD)</w:t>
      </w:r>
      <w:r>
        <w:t>, en inglés)</w:t>
      </w:r>
      <w:r w:rsidR="00FA3691" w:rsidRPr="00E90AF9">
        <w:t xml:space="preserve">, este </w:t>
      </w:r>
      <w:r>
        <w:t xml:space="preserve">es un </w:t>
      </w:r>
      <w:r w:rsidR="00FA3691" w:rsidRPr="00E90AF9">
        <w:lastRenderedPageBreak/>
        <w:t>problema propio del procesamiento de lenguaje natural (PLN). El descifrar estos distintos significados para los seres humanos es muy común, lo resolvemos de forma cotidiana y pasa casi desapercibida.</w:t>
      </w:r>
    </w:p>
    <w:p w:rsidR="00B70131" w:rsidRPr="00BE4318" w:rsidRDefault="00B70131" w:rsidP="00BE4318">
      <w:pPr>
        <w:pStyle w:val="contenido"/>
      </w:pPr>
      <w:r>
        <w:t xml:space="preserve">La desambiguación de recursos en </w:t>
      </w:r>
      <w:r w:rsidR="00BE4318">
        <w:t xml:space="preserve">contexto con </w:t>
      </w:r>
      <w:proofErr w:type="spellStart"/>
      <w:r w:rsidR="00BE4318">
        <w:t>Linked</w:t>
      </w:r>
      <w:proofErr w:type="spellEnd"/>
      <w:r w:rsidR="00BE4318">
        <w:t xml:space="preserve"> Open Data </w:t>
      </w:r>
      <w:proofErr w:type="spellStart"/>
      <w:r>
        <w:t>segun</w:t>
      </w:r>
      <w:proofErr w:type="spellEnd"/>
      <w:sdt>
        <w:sdtPr>
          <w:id w:val="1329788726"/>
          <w:citation/>
        </w:sdtPr>
        <w:sdtContent>
          <w:r w:rsidR="00BE4318">
            <w:fldChar w:fldCharType="begin"/>
          </w:r>
          <w:r w:rsidR="00BE4318">
            <w:instrText xml:space="preserve"> CITATION Pel12 \l 12298 </w:instrText>
          </w:r>
          <w:r w:rsidR="00BE4318">
            <w:fldChar w:fldCharType="separate"/>
          </w:r>
          <w:r w:rsidR="0023518F">
            <w:rPr>
              <w:noProof/>
            </w:rPr>
            <w:t xml:space="preserve"> (Peláez, Morocho, &amp; Malla, 2012)</w:t>
          </w:r>
          <w:r w:rsidR="00BE4318">
            <w:fldChar w:fldCharType="end"/>
          </w:r>
        </w:sdtContent>
      </w:sdt>
      <w:r w:rsidR="00BE4318">
        <w:t xml:space="preserve"> </w:t>
      </w:r>
      <w:r w:rsidR="00BE4318" w:rsidRPr="00BE4318">
        <w:t>encontramos “Al realizar la desambiguación estamos consiguiendo un paso clave en la recuperación de la información ya que numerosas palabras cambian de sentido según el contexto en el que nos encontremos trabajando y es sumamente necesario aclarar con el usuario cuál es el sentido que le otorga al término que está utilizando.”</w:t>
      </w:r>
    </w:p>
    <w:p w:rsidR="005370D0" w:rsidRPr="00E90AF9" w:rsidRDefault="00FA3691" w:rsidP="00D90010">
      <w:pPr>
        <w:pStyle w:val="Nivel4"/>
      </w:pPr>
      <w:bookmarkStart w:id="41" w:name="__RefHeading__1209_328609198"/>
      <w:bookmarkStart w:id="42" w:name="_Toc384986239"/>
      <w:bookmarkStart w:id="43" w:name="__RefHeading__1211_328609198"/>
      <w:bookmarkStart w:id="44" w:name="_Toc384986240"/>
      <w:bookmarkStart w:id="45" w:name="_Toc403114468"/>
      <w:bookmarkEnd w:id="41"/>
      <w:bookmarkEnd w:id="42"/>
      <w:bookmarkEnd w:id="43"/>
      <w:bookmarkEnd w:id="44"/>
      <w:r w:rsidRPr="00E90AF9">
        <w:t>Métodos basados en el conociendo</w:t>
      </w:r>
      <w:r w:rsidR="00FB31C3" w:rsidRPr="00E90AF9">
        <w:t>.</w:t>
      </w:r>
      <w:bookmarkEnd w:id="45"/>
    </w:p>
    <w:p w:rsidR="00DD69E2" w:rsidRPr="00DD69E2" w:rsidRDefault="00DD69E2" w:rsidP="00DD69E2">
      <w:pPr>
        <w:pStyle w:val="contenido"/>
      </w:pPr>
      <w:r>
        <w:t xml:space="preserve">Utilizan fuentes de léxicas estructuras existentes para resolver el significado de las palabras, </w:t>
      </w:r>
      <w:sdt>
        <w:sdtPr>
          <w:id w:val="70017314"/>
          <w:citation/>
        </w:sdtPr>
        <w:sdtContent>
          <w:r>
            <w:fldChar w:fldCharType="begin"/>
          </w:r>
          <w:r>
            <w:instrText xml:space="preserve"> CITATION Tel09 \l 12298 </w:instrText>
          </w:r>
          <w:r>
            <w:fldChar w:fldCharType="separate"/>
          </w:r>
          <w:r w:rsidR="0023518F">
            <w:rPr>
              <w:noProof/>
            </w:rPr>
            <w:t>(Tello Leal, 2009)</w:t>
          </w:r>
          <w:r>
            <w:fldChar w:fldCharType="end"/>
          </w:r>
        </w:sdtContent>
      </w:sdt>
      <w:r>
        <w:t xml:space="preserve"> lo define de la siguiente forma: “</w:t>
      </w:r>
      <w:r w:rsidR="00795B13" w:rsidRPr="00795B13">
        <w:t xml:space="preserve">Estos métodos utilizan un conocimiento lingüístico previamente adquirido. La idea básica consiste en utilizar recursos externos para desambiguar las palabras, tales como diccionarios, tesauros (vocabularios controlados que representan las relaciones semánticas con otros palabras y sus significados), textos sin ningún tipo de etiquetado e </w:t>
      </w:r>
      <w:r w:rsidR="00795B13" w:rsidRPr="00DD69E2">
        <w:t>incluso recursos de la Web</w:t>
      </w:r>
      <w:r>
        <w:t>”</w:t>
      </w:r>
      <w:r w:rsidR="00795B13" w:rsidRPr="00DD69E2">
        <w:t xml:space="preserve"> </w:t>
      </w:r>
    </w:p>
    <w:p w:rsidR="00DD69E2" w:rsidRPr="00DD69E2" w:rsidRDefault="00DD69E2" w:rsidP="00DD69E2">
      <w:pPr>
        <w:pStyle w:val="contenido"/>
      </w:pPr>
      <w:r w:rsidRPr="00DD69E2">
        <w:t>A</w:t>
      </w:r>
      <w:r>
        <w:t xml:space="preserve">lgunos </w:t>
      </w:r>
      <w:r w:rsidR="009C1808">
        <w:t xml:space="preserve">recursos lingüísticos </w:t>
      </w:r>
      <w:r>
        <w:t xml:space="preserve"> que se utilizan para la desambiguación de sentido de la palabra en PNL se describen a continuación.</w:t>
      </w:r>
    </w:p>
    <w:p w:rsidR="005370D0" w:rsidRPr="00E90AF9" w:rsidRDefault="00FA3691" w:rsidP="00DC0D68">
      <w:pPr>
        <w:pStyle w:val="Nivel5"/>
      </w:pPr>
      <w:proofErr w:type="spellStart"/>
      <w:r w:rsidRPr="00E90AF9">
        <w:t>WordNet</w:t>
      </w:r>
      <w:proofErr w:type="spellEnd"/>
      <w:r w:rsidRPr="00E90AF9">
        <w:t xml:space="preserve">: </w:t>
      </w:r>
    </w:p>
    <w:p w:rsidR="005370D0" w:rsidRPr="00501064" w:rsidRDefault="00501064" w:rsidP="00501064">
      <w:pPr>
        <w:pStyle w:val="contenido"/>
      </w:pPr>
      <w:r>
        <w:t>“</w:t>
      </w:r>
      <w:proofErr w:type="spellStart"/>
      <w:r w:rsidRPr="00501064">
        <w:t>WordNet</w:t>
      </w:r>
      <w:proofErr w:type="spellEnd"/>
      <w:r w:rsidRPr="00501064">
        <w:t xml:space="preserve"> es una base de datos léxico-conceptual del inglés</w:t>
      </w:r>
      <w:r>
        <w:t xml:space="preserve"> </w:t>
      </w:r>
      <w:r w:rsidRPr="00501064">
        <w:t>estructurada en forma de red semántica y construida manualmente. Es el lexicón relacional en formato electrónico más completo y extenso existente, comparable sólo con el diccionario bilingüe para el</w:t>
      </w:r>
      <w:r>
        <w:t xml:space="preserve"> </w:t>
      </w:r>
      <w:r w:rsidRPr="00501064">
        <w:t>japonés y el in</w:t>
      </w:r>
      <w:r>
        <w:t xml:space="preserve">glés EDR </w:t>
      </w:r>
      <w:proofErr w:type="spellStart"/>
      <w:r>
        <w:t>Electronic</w:t>
      </w:r>
      <w:proofErr w:type="spellEnd"/>
      <w:r>
        <w:t xml:space="preserve"> </w:t>
      </w:r>
      <w:proofErr w:type="spellStart"/>
      <w:r>
        <w:t>Dictionary</w:t>
      </w:r>
      <w:proofErr w:type="spellEnd"/>
      <w:r>
        <w:rPr>
          <w:rStyle w:val="Refdenotaalpie"/>
        </w:rPr>
        <w:footnoteReference w:id="23"/>
      </w:r>
      <w:r w:rsidRPr="00501064">
        <w:t xml:space="preserve">. La unidad básica en que se estructura </w:t>
      </w:r>
      <w:proofErr w:type="spellStart"/>
      <w:r w:rsidRPr="00501064">
        <w:t>WordNet</w:t>
      </w:r>
      <w:proofErr w:type="spellEnd"/>
      <w:r w:rsidRPr="00501064">
        <w:t xml:space="preserve"> es el</w:t>
      </w:r>
      <w:r>
        <w:t xml:space="preserve"> </w:t>
      </w:r>
      <w:proofErr w:type="spellStart"/>
      <w:r>
        <w:t>synset</w:t>
      </w:r>
      <w:proofErr w:type="spellEnd"/>
      <w:r>
        <w:rPr>
          <w:rStyle w:val="Refdenotaalpie"/>
        </w:rPr>
        <w:footnoteReference w:id="24"/>
      </w:r>
      <w:r w:rsidRPr="00501064">
        <w:t>, un conjunto de sinónimos representando un concepto</w:t>
      </w:r>
      <w:r>
        <w:t>.”</w:t>
      </w:r>
      <w:r w:rsidR="00923F7A">
        <w:t xml:space="preserve"> </w:t>
      </w:r>
      <w:sdt>
        <w:sdtPr>
          <w:id w:val="976801393"/>
          <w:citation/>
        </w:sdtPr>
        <w:sdtContent>
          <w:r w:rsidR="00923F7A">
            <w:fldChar w:fldCharType="begin"/>
          </w:r>
          <w:r w:rsidR="00923F7A">
            <w:instrText xml:space="preserve"> CITATION Iul04 \l 12298 </w:instrText>
          </w:r>
          <w:r w:rsidR="00923F7A">
            <w:fldChar w:fldCharType="separate"/>
          </w:r>
          <w:r w:rsidR="0023518F">
            <w:rPr>
              <w:noProof/>
            </w:rPr>
            <w:t>(Mihaela, 2004)</w:t>
          </w:r>
          <w:r w:rsidR="00923F7A">
            <w:fldChar w:fldCharType="end"/>
          </w:r>
        </w:sdtContent>
      </w:sdt>
    </w:p>
    <w:p w:rsidR="00501064" w:rsidRDefault="00501064" w:rsidP="00A80900">
      <w:pPr>
        <w:pStyle w:val="Nivel5"/>
        <w:ind w:left="2124" w:hanging="1698"/>
      </w:pPr>
      <w:proofErr w:type="spellStart"/>
      <w:r>
        <w:t>EuroWordNet</w:t>
      </w:r>
      <w:proofErr w:type="spellEnd"/>
      <w:r>
        <w:t xml:space="preserve"> </w:t>
      </w:r>
    </w:p>
    <w:p w:rsidR="00501064" w:rsidRDefault="00501064" w:rsidP="00501064">
      <w:pPr>
        <w:pStyle w:val="contenido"/>
      </w:pPr>
      <w:r>
        <w:t xml:space="preserve">“El propósito de </w:t>
      </w:r>
      <w:proofErr w:type="spellStart"/>
      <w:r>
        <w:t>EuroWordNet</w:t>
      </w:r>
      <w:proofErr w:type="spellEnd"/>
      <w:r>
        <w:t xml:space="preserve"> ha sido construir una base de datos léxica multilingüe para diferentes lenguas europeas, siguiendo la metodología de </w:t>
      </w:r>
      <w:proofErr w:type="spellStart"/>
      <w:r>
        <w:t>WordNet</w:t>
      </w:r>
      <w:proofErr w:type="spellEnd"/>
      <w:r>
        <w:t xml:space="preserve">. </w:t>
      </w:r>
      <w:proofErr w:type="spellStart"/>
      <w:r>
        <w:t>EuroWordNet</w:t>
      </w:r>
      <w:proofErr w:type="spellEnd"/>
      <w:r>
        <w:t xml:space="preserve"> es una base de datos multilingüe, con </w:t>
      </w:r>
      <w:proofErr w:type="spellStart"/>
      <w:r>
        <w:t>wordnets</w:t>
      </w:r>
      <w:proofErr w:type="spellEnd"/>
      <w:r>
        <w:t xml:space="preserve"> para varias lenguas (holandés, italiano, español, </w:t>
      </w:r>
      <w:r>
        <w:lastRenderedPageBreak/>
        <w:t xml:space="preserve">inglés, alemán, francés, </w:t>
      </w:r>
      <w:proofErr w:type="spellStart"/>
      <w:r>
        <w:t>estoniano</w:t>
      </w:r>
      <w:proofErr w:type="spellEnd"/>
      <w:r>
        <w:t xml:space="preserve"> y checo), compatibles entre sí en cobertura e interpretación de las relaciones.”</w:t>
      </w:r>
      <w:r w:rsidR="0044761B">
        <w:t xml:space="preserve"> </w:t>
      </w:r>
      <w:sdt>
        <w:sdtPr>
          <w:id w:val="-575508870"/>
          <w:citation/>
        </w:sdtPr>
        <w:sdtContent>
          <w:r w:rsidR="0044761B">
            <w:fldChar w:fldCharType="begin"/>
          </w:r>
          <w:r w:rsidR="0044761B">
            <w:instrText xml:space="preserve"> CITATION Iul04 \l 12298 </w:instrText>
          </w:r>
          <w:r w:rsidR="0044761B">
            <w:fldChar w:fldCharType="separate"/>
          </w:r>
          <w:r w:rsidR="0023518F">
            <w:rPr>
              <w:noProof/>
            </w:rPr>
            <w:t>(Mihaela, 2004)</w:t>
          </w:r>
          <w:r w:rsidR="0044761B">
            <w:fldChar w:fldCharType="end"/>
          </w:r>
        </w:sdtContent>
      </w:sdt>
    </w:p>
    <w:p w:rsidR="00923F7A" w:rsidRDefault="00923F7A" w:rsidP="00DC0D68">
      <w:pPr>
        <w:pStyle w:val="Nivel5"/>
      </w:pPr>
      <w:r w:rsidRPr="00923F7A">
        <w:t xml:space="preserve">Extended </w:t>
      </w:r>
      <w:proofErr w:type="spellStart"/>
      <w:r w:rsidRPr="00923F7A">
        <w:t>WordNet</w:t>
      </w:r>
      <w:proofErr w:type="spellEnd"/>
    </w:p>
    <w:p w:rsidR="00501064" w:rsidRDefault="00501064" w:rsidP="00501064">
      <w:pPr>
        <w:pStyle w:val="contenido"/>
      </w:pPr>
      <w:r>
        <w:t xml:space="preserve">“Debido a que </w:t>
      </w:r>
      <w:proofErr w:type="spellStart"/>
      <w:r>
        <w:t>WordNet</w:t>
      </w:r>
      <w:proofErr w:type="spellEnd"/>
      <w:r>
        <w:t xml:space="preserve"> ha sido construida como una base de datos léxica, hay limitaciones en su uso para ciertas aplicaciones del procesamiento del conocimiento; por ejemplo, no es posible extraer palabras relacionadas temáticamente. El propósito del proyecto Extended </w:t>
      </w:r>
      <w:proofErr w:type="spellStart"/>
      <w:r>
        <w:t>WordNet</w:t>
      </w:r>
      <w:proofErr w:type="spellEnd"/>
      <w:r>
        <w:t xml:space="preserve"> es transformar </w:t>
      </w:r>
      <w:proofErr w:type="spellStart"/>
      <w:r>
        <w:t>WordNet</w:t>
      </w:r>
      <w:proofErr w:type="spellEnd"/>
      <w:r>
        <w:t xml:space="preserve"> en un formato que permita la derivación de relaciones semánticas y lógicas adicionales.”</w:t>
      </w:r>
      <w:r w:rsidR="0044761B">
        <w:t xml:space="preserve"> </w:t>
      </w:r>
      <w:sdt>
        <w:sdtPr>
          <w:id w:val="-1951697129"/>
          <w:citation/>
        </w:sdtPr>
        <w:sdtContent>
          <w:r w:rsidR="0044761B">
            <w:fldChar w:fldCharType="begin"/>
          </w:r>
          <w:r w:rsidR="0044761B">
            <w:instrText xml:space="preserve"> CITATION Iul04 \l 12298 </w:instrText>
          </w:r>
          <w:r w:rsidR="0044761B">
            <w:fldChar w:fldCharType="separate"/>
          </w:r>
          <w:r w:rsidR="0023518F">
            <w:rPr>
              <w:noProof/>
            </w:rPr>
            <w:t>(Mihaela, 2004)</w:t>
          </w:r>
          <w:r w:rsidR="0044761B">
            <w:fldChar w:fldCharType="end"/>
          </w:r>
        </w:sdtContent>
      </w:sdt>
    </w:p>
    <w:p w:rsidR="00923F7A" w:rsidRDefault="00923F7A" w:rsidP="00DC0D68">
      <w:pPr>
        <w:pStyle w:val="Nivel5"/>
      </w:pPr>
      <w:proofErr w:type="spellStart"/>
      <w:r>
        <w:t>MindNet</w:t>
      </w:r>
      <w:proofErr w:type="spellEnd"/>
    </w:p>
    <w:p w:rsidR="00501064" w:rsidRDefault="00923F7A" w:rsidP="00923F7A">
      <w:pPr>
        <w:pStyle w:val="contenido"/>
      </w:pPr>
      <w:r>
        <w:t>“</w:t>
      </w:r>
      <w:proofErr w:type="spellStart"/>
      <w:r>
        <w:t>MindNet</w:t>
      </w:r>
      <w:proofErr w:type="spellEnd"/>
      <w:r>
        <w:t xml:space="preserve">. Una alternativa a </w:t>
      </w:r>
      <w:proofErr w:type="spellStart"/>
      <w:r>
        <w:t>WordNet</w:t>
      </w:r>
      <w:proofErr w:type="spellEnd"/>
      <w:r>
        <w:t xml:space="preserve"> y </w:t>
      </w:r>
      <w:proofErr w:type="spellStart"/>
      <w:r>
        <w:t>EuroWordNet</w:t>
      </w:r>
      <w:proofErr w:type="spellEnd"/>
      <w:r>
        <w:t xml:space="preserve"> es </w:t>
      </w:r>
      <w:proofErr w:type="spellStart"/>
      <w:r>
        <w:t>MindNet</w:t>
      </w:r>
      <w:proofErr w:type="spellEnd"/>
      <w:r>
        <w:t xml:space="preserve"> (</w:t>
      </w:r>
      <w:proofErr w:type="spellStart"/>
      <w:r>
        <w:t>Dolan</w:t>
      </w:r>
      <w:proofErr w:type="spellEnd"/>
      <w:r>
        <w:t xml:space="preserve"> et al., 2000). Aunque tiene un núcleo derivado a partir de diccionarios, la red se construye a base de oraciones nuevas de un corpus que, una vez analizadas, se incorporan a la red. En la visión de sus autores, la </w:t>
      </w:r>
      <w:proofErr w:type="spellStart"/>
      <w:r>
        <w:t>dinamicidad</w:t>
      </w:r>
      <w:proofErr w:type="spellEnd"/>
      <w:r>
        <w:t xml:space="preserve"> y la continua ampliación, permitirán a </w:t>
      </w:r>
      <w:proofErr w:type="spellStart"/>
      <w:r>
        <w:t>MindNet</w:t>
      </w:r>
      <w:proofErr w:type="spellEnd"/>
      <w:r>
        <w:t xml:space="preserve"> perfilarse como un sistema de amplia cobertura.”</w:t>
      </w:r>
      <w:r w:rsidR="0044761B">
        <w:t xml:space="preserve"> </w:t>
      </w:r>
      <w:sdt>
        <w:sdtPr>
          <w:id w:val="360248103"/>
          <w:citation/>
        </w:sdtPr>
        <w:sdtContent>
          <w:r w:rsidR="0044761B">
            <w:fldChar w:fldCharType="begin"/>
          </w:r>
          <w:r w:rsidR="0044761B">
            <w:instrText xml:space="preserve"> CITATION Iul04 \l 12298 </w:instrText>
          </w:r>
          <w:r w:rsidR="0044761B">
            <w:fldChar w:fldCharType="separate"/>
          </w:r>
          <w:r w:rsidR="0023518F">
            <w:rPr>
              <w:noProof/>
            </w:rPr>
            <w:t>(Mihaela, 2004)</w:t>
          </w:r>
          <w:r w:rsidR="0044761B">
            <w:fldChar w:fldCharType="end"/>
          </w:r>
        </w:sdtContent>
      </w:sdt>
    </w:p>
    <w:p w:rsidR="00B83D46" w:rsidRDefault="00B83D46" w:rsidP="00923F7A">
      <w:pPr>
        <w:pStyle w:val="contenido"/>
      </w:pPr>
      <w:r>
        <w:t xml:space="preserve">Algoritmo de </w:t>
      </w:r>
      <w:proofErr w:type="spellStart"/>
      <w:r>
        <w:t>Lesk</w:t>
      </w:r>
      <w:proofErr w:type="spellEnd"/>
    </w:p>
    <w:p w:rsidR="00B83D46" w:rsidRDefault="00B83D46" w:rsidP="00DD69E2">
      <w:pPr>
        <w:pStyle w:val="contenido"/>
      </w:pPr>
      <w:r>
        <w:t xml:space="preserve">Este algoritmo </w:t>
      </w:r>
      <w:r w:rsidR="009567E5">
        <w:t>se</w:t>
      </w:r>
      <w:r>
        <w:t xml:space="preserve"> bas</w:t>
      </w:r>
      <w:r w:rsidR="009567E5">
        <w:t>a</w:t>
      </w:r>
      <w:r>
        <w:t xml:space="preserve"> en diccionarios</w:t>
      </w:r>
      <w:r w:rsidR="009567E5">
        <w:t xml:space="preserve"> </w:t>
      </w:r>
      <w:r>
        <w:t>para res</w:t>
      </w:r>
      <w:r w:rsidR="009567E5">
        <w:t xml:space="preserve">olver la ambigüedad, en </w:t>
      </w:r>
      <w:sdt>
        <w:sdtPr>
          <w:id w:val="1896467186"/>
          <w:citation/>
        </w:sdtPr>
        <w:sdtContent>
          <w:r w:rsidR="009567E5">
            <w:fldChar w:fldCharType="begin"/>
          </w:r>
          <w:r w:rsidR="009567E5">
            <w:instrText xml:space="preserve"> CITATION Son09 \l 12298 </w:instrText>
          </w:r>
          <w:r w:rsidR="009567E5">
            <w:fldChar w:fldCharType="separate"/>
          </w:r>
          <w:r w:rsidR="0023518F">
            <w:rPr>
              <w:noProof/>
            </w:rPr>
            <w:t>(Pérez, 2009)</w:t>
          </w:r>
          <w:r w:rsidR="009567E5">
            <w:fldChar w:fldCharType="end"/>
          </w:r>
        </w:sdtContent>
      </w:sdt>
      <w:r w:rsidR="009567E5">
        <w:t xml:space="preserve"> u</w:t>
      </w:r>
      <w:r>
        <w:t xml:space="preserve">na descripción de la Algoritmo de </w:t>
      </w:r>
      <w:proofErr w:type="spellStart"/>
      <w:r>
        <w:t>Lesk</w:t>
      </w:r>
      <w:proofErr w:type="spellEnd"/>
      <w:r>
        <w:t xml:space="preserve"> 1986</w:t>
      </w:r>
      <w:r w:rsidR="009567E5">
        <w:t xml:space="preserve">, </w:t>
      </w:r>
      <w:r>
        <w:t>“es uno de los primeros algoritmo desarrollado para la desambiguación semántica de toda las palabras en cualquier texto. El único recurso requerido por el algoritmo es un conjunto de entradas en un diccionario, una por cada posible sentido y conocimiento sobre el contexto inmediato donde se desarrolla la desambiguación”</w:t>
      </w:r>
    </w:p>
    <w:p w:rsidR="00EF6546" w:rsidRPr="00E90AF9" w:rsidRDefault="00EF6546" w:rsidP="00D90010">
      <w:pPr>
        <w:pStyle w:val="Nivel3"/>
      </w:pPr>
      <w:bookmarkStart w:id="46" w:name="__RefHeading__1215_328609198"/>
      <w:bookmarkStart w:id="47" w:name="_Toc384986242"/>
      <w:bookmarkStart w:id="48" w:name="_Toc403114469"/>
      <w:bookmarkEnd w:id="46"/>
      <w:bookmarkEnd w:id="47"/>
      <w:r w:rsidRPr="00E90AF9">
        <w:t>Servicios Web</w:t>
      </w:r>
      <w:bookmarkEnd w:id="48"/>
    </w:p>
    <w:p w:rsidR="00EF6546" w:rsidRPr="00E90AF9" w:rsidRDefault="006303E4" w:rsidP="00D90010">
      <w:pPr>
        <w:pStyle w:val="Nivel4"/>
      </w:pPr>
      <w:bookmarkStart w:id="49" w:name="_Toc403114470"/>
      <w:r w:rsidRPr="00E90AF9">
        <w:t>Introducción</w:t>
      </w:r>
      <w:bookmarkEnd w:id="49"/>
      <w:r w:rsidRPr="00E90AF9">
        <w:t xml:space="preserve"> </w:t>
      </w:r>
    </w:p>
    <w:p w:rsidR="000D6F04" w:rsidRPr="00E90AF9" w:rsidRDefault="001854C1" w:rsidP="00E90AF9">
      <w:pPr>
        <w:pStyle w:val="contenido"/>
      </w:pPr>
      <w:r w:rsidRPr="00E90AF9">
        <w:t>La W3C</w:t>
      </w:r>
      <w:r w:rsidRPr="00E90AF9">
        <w:rPr>
          <w:rStyle w:val="Refdenotaalpie"/>
        </w:rPr>
        <w:footnoteReference w:id="25"/>
      </w:r>
      <w:r w:rsidRPr="00E90AF9">
        <w:t xml:space="preserve"> </w:t>
      </w:r>
      <w:r w:rsidR="00B17F43" w:rsidRPr="00E90AF9">
        <w:t>(</w:t>
      </w:r>
      <w:proofErr w:type="spellStart"/>
      <w:r w:rsidR="00B17F43" w:rsidRPr="00E90AF9">
        <w:rPr>
          <w:bCs/>
          <w:color w:val="222222"/>
        </w:rPr>
        <w:t>World</w:t>
      </w:r>
      <w:proofErr w:type="spellEnd"/>
      <w:r w:rsidR="00B17F43" w:rsidRPr="00E90AF9">
        <w:rPr>
          <w:bCs/>
          <w:color w:val="222222"/>
        </w:rPr>
        <w:t xml:space="preserve"> Wide Web </w:t>
      </w:r>
      <w:proofErr w:type="spellStart"/>
      <w:r w:rsidR="00B17F43" w:rsidRPr="00E90AF9">
        <w:rPr>
          <w:bCs/>
          <w:color w:val="222222"/>
        </w:rPr>
        <w:t>Consortium</w:t>
      </w:r>
      <w:proofErr w:type="spellEnd"/>
      <w:r w:rsidR="00B17F43" w:rsidRPr="00E90AF9">
        <w:t xml:space="preserve">) encarda de estandarización de las tecnologías en la web </w:t>
      </w:r>
      <w:r w:rsidRPr="00E90AF9">
        <w:t xml:space="preserve">aborda este tema de la siguiente forma: “Los servicios web proporcionan un medio estándar de interoperabilidad entre las distintas aplicaciones de </w:t>
      </w:r>
      <w:r w:rsidR="00EE5559" w:rsidRPr="00E90AF9">
        <w:t xml:space="preserve"> </w:t>
      </w:r>
      <w:r w:rsidR="00EE5559" w:rsidRPr="00E90AF9">
        <w:tab/>
      </w:r>
      <w:r w:rsidRPr="00E90AF9">
        <w:t>software, que se ejecuta en una variedad de plataformas y/o marcos de trabajo. Los servicios Web se caracterizan por su gran int</w:t>
      </w:r>
      <w:r w:rsidR="00BA6332" w:rsidRPr="00E90AF9">
        <w:t>eroperabilidad y extensibilidad.</w:t>
      </w:r>
      <w:r w:rsidRPr="00E90AF9">
        <w:t xml:space="preserve"> </w:t>
      </w:r>
      <w:r w:rsidR="00BA6332" w:rsidRPr="00E90AF9">
        <w:t>S</w:t>
      </w:r>
      <w:r w:rsidRPr="00E90AF9">
        <w:t xml:space="preserve">e pueden combinar en una forma de acoplamiento flexible con el fin de lograr operaciones complejas. Programas </w:t>
      </w:r>
      <w:r w:rsidRPr="00E90AF9">
        <w:lastRenderedPageBreak/>
        <w:t>que prestan servicios simples pueden interactuar entre sí con el fin de ofrecer servicios de valor añadido sofisticados.” Los servicios web permiten la colaboración entre aplicaciones independientemente de la plataforma en las que están desarrolladas, utiliza protocolos y normas estandarizadas en la web, además esto permite la reutilización de código</w:t>
      </w:r>
      <w:r w:rsidR="00BA6332" w:rsidRPr="00E90AF9">
        <w:t xml:space="preserve">, </w:t>
      </w:r>
      <w:r w:rsidR="00B17F43" w:rsidRPr="00E90AF9">
        <w:t>además de disminuir el coste de integración.</w:t>
      </w:r>
    </w:p>
    <w:p w:rsidR="009C0A32" w:rsidRPr="00E90AF9" w:rsidRDefault="009C0A32" w:rsidP="00D90010">
      <w:pPr>
        <w:pStyle w:val="Nivel4"/>
        <w:rPr>
          <w:color w:val="222222"/>
        </w:rPr>
      </w:pPr>
      <w:bookmarkStart w:id="50" w:name="_Toc403114471"/>
      <w:r w:rsidRPr="00E90AF9">
        <w:t xml:space="preserve">Tipos de </w:t>
      </w:r>
      <w:r w:rsidR="00177467">
        <w:t>servicios web</w:t>
      </w:r>
      <w:bookmarkEnd w:id="50"/>
    </w:p>
    <w:p w:rsidR="00811C49" w:rsidRPr="00E90AF9" w:rsidRDefault="00A225AB" w:rsidP="00E90AF9">
      <w:pPr>
        <w:pStyle w:val="contenido"/>
        <w:rPr>
          <w:rStyle w:val="contenidoCar"/>
        </w:rPr>
      </w:pPr>
      <w:r w:rsidRPr="00E90AF9">
        <w:rPr>
          <w:rStyle w:val="contenidoCar"/>
        </w:rPr>
        <w:t>D</w:t>
      </w:r>
      <w:r w:rsidR="006623B2" w:rsidRPr="00E90AF9">
        <w:rPr>
          <w:rStyle w:val="contenidoCar"/>
        </w:rPr>
        <w:t xml:space="preserve">os tipos de servicios web </w:t>
      </w:r>
      <w:r w:rsidRPr="00E90AF9">
        <w:rPr>
          <w:rStyle w:val="contenidoCar"/>
        </w:rPr>
        <w:t>se pueden encontrar de</w:t>
      </w:r>
      <w:r w:rsidR="006623B2" w:rsidRPr="00E90AF9">
        <w:rPr>
          <w:rStyle w:val="contenidoCar"/>
        </w:rPr>
        <w:t xml:space="preserve"> acuerdo con la forma en que se puede </w:t>
      </w:r>
      <w:r w:rsidR="002D49A2" w:rsidRPr="00E90AF9">
        <w:rPr>
          <w:rStyle w:val="contenidoCar"/>
        </w:rPr>
        <w:t xml:space="preserve">implementar </w:t>
      </w:r>
      <w:r w:rsidR="006623B2" w:rsidRPr="00E90AF9">
        <w:rPr>
          <w:rStyle w:val="contenidoCar"/>
        </w:rPr>
        <w:t>abarcado diferentes tecnologías</w:t>
      </w:r>
      <w:r w:rsidR="002D49A2" w:rsidRPr="00E90AF9">
        <w:rPr>
          <w:rStyle w:val="contenidoCar"/>
        </w:rPr>
        <w:t xml:space="preserve">: </w:t>
      </w:r>
      <w:proofErr w:type="spellStart"/>
      <w:r w:rsidR="002D49A2" w:rsidRPr="00E90AF9">
        <w:rPr>
          <w:rStyle w:val="contenidoCar"/>
          <w:i/>
        </w:rPr>
        <w:t>RESTful</w:t>
      </w:r>
      <w:proofErr w:type="spellEnd"/>
      <w:r w:rsidR="002D49A2" w:rsidRPr="00E90AF9">
        <w:rPr>
          <w:rStyle w:val="contenidoCar"/>
          <w:i/>
        </w:rPr>
        <w:t xml:space="preserve"> Web </w:t>
      </w:r>
      <w:proofErr w:type="spellStart"/>
      <w:r w:rsidR="002D49A2" w:rsidRPr="00E90AF9">
        <w:rPr>
          <w:rStyle w:val="contenidoCar"/>
          <w:i/>
        </w:rPr>
        <w:t>Services</w:t>
      </w:r>
      <w:proofErr w:type="spellEnd"/>
      <w:r w:rsidR="002D49A2" w:rsidRPr="00E90AF9">
        <w:rPr>
          <w:rStyle w:val="contenidoCar"/>
          <w:i/>
        </w:rPr>
        <w:t xml:space="preserve"> </w:t>
      </w:r>
      <w:r w:rsidR="002D49A2" w:rsidRPr="00E90AF9">
        <w:rPr>
          <w:rStyle w:val="contenidoCar"/>
        </w:rPr>
        <w:t>y</w:t>
      </w:r>
      <w:r w:rsidR="002D49A2" w:rsidRPr="00E90AF9">
        <w:rPr>
          <w:rStyle w:val="contenidoCar"/>
          <w:i/>
        </w:rPr>
        <w:t xml:space="preserve"> “Big”</w:t>
      </w:r>
      <w:r w:rsidR="001674CE" w:rsidRPr="00E90AF9">
        <w:rPr>
          <w:rStyle w:val="Refdenotaalpie"/>
          <w:i/>
        </w:rPr>
        <w:footnoteReference w:id="26"/>
      </w:r>
      <w:r w:rsidR="002D49A2" w:rsidRPr="00E90AF9">
        <w:rPr>
          <w:rStyle w:val="contenidoCar"/>
          <w:i/>
        </w:rPr>
        <w:t xml:space="preserve"> Web </w:t>
      </w:r>
      <w:proofErr w:type="spellStart"/>
      <w:r w:rsidR="002D49A2" w:rsidRPr="00E90AF9">
        <w:rPr>
          <w:rStyle w:val="contenidoCar"/>
          <w:i/>
        </w:rPr>
        <w:t>Services</w:t>
      </w:r>
      <w:proofErr w:type="spellEnd"/>
      <w:r w:rsidR="005953F7" w:rsidRPr="00E90AF9">
        <w:rPr>
          <w:rStyle w:val="contenidoCar"/>
          <w:i/>
        </w:rPr>
        <w:t xml:space="preserve"> </w:t>
      </w:r>
      <w:r w:rsidR="005953F7" w:rsidRPr="00E90AF9">
        <w:rPr>
          <w:rStyle w:val="contenidoCar"/>
        </w:rPr>
        <w:t>(o también</w:t>
      </w:r>
      <w:r w:rsidR="009C0A32" w:rsidRPr="00E90AF9">
        <w:rPr>
          <w:rStyle w:val="contenidoCar"/>
        </w:rPr>
        <w:t xml:space="preserve">, </w:t>
      </w:r>
      <w:proofErr w:type="spellStart"/>
      <w:r w:rsidR="009C0A32" w:rsidRPr="00E90AF9">
        <w:rPr>
          <w:rStyle w:val="contenidoCar"/>
        </w:rPr>
        <w:t>The</w:t>
      </w:r>
      <w:proofErr w:type="spellEnd"/>
      <w:r w:rsidR="009C0A32" w:rsidRPr="00E90AF9">
        <w:rPr>
          <w:rStyle w:val="contenidoCar"/>
        </w:rPr>
        <w:t xml:space="preserve"> “Big”</w:t>
      </w:r>
      <w:r w:rsidR="005953F7" w:rsidRPr="00E90AF9">
        <w:rPr>
          <w:rStyle w:val="contenidoCar"/>
        </w:rPr>
        <w:t xml:space="preserve"> Web </w:t>
      </w:r>
      <w:proofErr w:type="spellStart"/>
      <w:r w:rsidR="005953F7" w:rsidRPr="00E90AF9">
        <w:rPr>
          <w:rStyle w:val="contenidoCar"/>
        </w:rPr>
        <w:t>services</w:t>
      </w:r>
      <w:proofErr w:type="spellEnd"/>
      <w:r w:rsidR="005953F7" w:rsidRPr="00E90AF9">
        <w:rPr>
          <w:rStyle w:val="contenidoCar"/>
        </w:rPr>
        <w:t xml:space="preserve"> </w:t>
      </w:r>
      <w:proofErr w:type="spellStart"/>
      <w:r w:rsidR="005953F7" w:rsidRPr="00E90AF9">
        <w:rPr>
          <w:rStyle w:val="contenidoCar"/>
        </w:rPr>
        <w:t>technology</w:t>
      </w:r>
      <w:proofErr w:type="spellEnd"/>
      <w:r w:rsidR="005953F7" w:rsidRPr="00E90AF9">
        <w:rPr>
          <w:rStyle w:val="contenidoCar"/>
        </w:rPr>
        <w:t xml:space="preserve"> </w:t>
      </w:r>
      <w:proofErr w:type="spellStart"/>
      <w:r w:rsidR="005953F7" w:rsidRPr="00E90AF9">
        <w:rPr>
          <w:rStyle w:val="contenidoCar"/>
        </w:rPr>
        <w:t>stack</w:t>
      </w:r>
      <w:proofErr w:type="spellEnd"/>
      <w:r w:rsidR="005953F7" w:rsidRPr="00E90AF9">
        <w:rPr>
          <w:rStyle w:val="contenidoCar"/>
        </w:rPr>
        <w:t>, debido a la diversas tecnologías en las que se implementar como: SOAP, WSDL, WS-</w:t>
      </w:r>
      <w:proofErr w:type="spellStart"/>
      <w:r w:rsidR="005953F7" w:rsidRPr="00E90AF9">
        <w:rPr>
          <w:rStyle w:val="contenidoCar"/>
        </w:rPr>
        <w:t>Addressing</w:t>
      </w:r>
      <w:proofErr w:type="spellEnd"/>
      <w:r w:rsidR="005953F7" w:rsidRPr="00E90AF9">
        <w:rPr>
          <w:rStyle w:val="contenidoCar"/>
        </w:rPr>
        <w:t>, WS-</w:t>
      </w:r>
      <w:proofErr w:type="spellStart"/>
      <w:r w:rsidR="005953F7" w:rsidRPr="00E90AF9">
        <w:rPr>
          <w:rStyle w:val="contenidoCar"/>
        </w:rPr>
        <w:t>ReliableMessaging</w:t>
      </w:r>
      <w:proofErr w:type="spellEnd"/>
      <w:r w:rsidR="005953F7" w:rsidRPr="00E90AF9">
        <w:rPr>
          <w:rStyle w:val="contenidoCar"/>
        </w:rPr>
        <w:t xml:space="preserve">, </w:t>
      </w:r>
      <w:proofErr w:type="spellStart"/>
      <w:r w:rsidR="005953F7" w:rsidRPr="00E90AF9">
        <w:rPr>
          <w:rStyle w:val="contenidoCar"/>
        </w:rPr>
        <w:t>WSSecurity</w:t>
      </w:r>
      <w:proofErr w:type="spellEnd"/>
      <w:r w:rsidR="005953F7" w:rsidRPr="00E90AF9">
        <w:rPr>
          <w:rStyle w:val="contenidoCar"/>
        </w:rPr>
        <w:t xml:space="preserve">, </w:t>
      </w:r>
      <w:proofErr w:type="spellStart"/>
      <w:r w:rsidR="005953F7" w:rsidRPr="00E90AF9">
        <w:rPr>
          <w:rStyle w:val="contenidoCar"/>
        </w:rPr>
        <w:t>etc</w:t>
      </w:r>
      <w:proofErr w:type="spellEnd"/>
      <w:r w:rsidR="005953F7" w:rsidRPr="00E90AF9">
        <w:rPr>
          <w:rStyle w:val="contenidoCar"/>
        </w:rPr>
        <w:t>)</w:t>
      </w:r>
      <w:r w:rsidR="002D49A2" w:rsidRPr="00E90AF9">
        <w:rPr>
          <w:rStyle w:val="contenidoCar"/>
        </w:rPr>
        <w:t xml:space="preserve">, estos dos tipos son expuesto en </w:t>
      </w:r>
      <w:sdt>
        <w:sdtPr>
          <w:rPr>
            <w:rStyle w:val="contenidoCar"/>
          </w:rPr>
          <w:id w:val="981660106"/>
          <w:citation/>
        </w:sdtPr>
        <w:sdtContent>
          <w:r w:rsidR="002D49A2" w:rsidRPr="00E90AF9">
            <w:rPr>
              <w:rStyle w:val="contenidoCar"/>
            </w:rPr>
            <w:fldChar w:fldCharType="begin"/>
          </w:r>
          <w:r w:rsidR="002D49A2" w:rsidRPr="00E90AF9">
            <w:rPr>
              <w:rStyle w:val="contenidoCar"/>
            </w:rPr>
            <w:instrText xml:space="preserve">CITATION Ces08 \t  \l 12298 </w:instrText>
          </w:r>
          <w:r w:rsidR="002D49A2" w:rsidRPr="00E90AF9">
            <w:rPr>
              <w:rStyle w:val="contenidoCar"/>
            </w:rPr>
            <w:fldChar w:fldCharType="separate"/>
          </w:r>
          <w:r w:rsidR="0023518F">
            <w:rPr>
              <w:noProof/>
            </w:rPr>
            <w:t>(Pautasso, Zimmermann, &amp; Leymann, 2008)</w:t>
          </w:r>
          <w:r w:rsidR="002D49A2" w:rsidRPr="00E90AF9">
            <w:rPr>
              <w:rStyle w:val="contenidoCar"/>
            </w:rPr>
            <w:fldChar w:fldCharType="end"/>
          </w:r>
        </w:sdtContent>
      </w:sdt>
      <w:r w:rsidR="00440B3C" w:rsidRPr="00E90AF9">
        <w:rPr>
          <w:rStyle w:val="contenidoCar"/>
        </w:rPr>
        <w:t xml:space="preserve"> </w:t>
      </w:r>
    </w:p>
    <w:p w:rsidR="00440B3C" w:rsidRPr="00384DB9" w:rsidRDefault="00440B3C" w:rsidP="0085171E">
      <w:pPr>
        <w:pStyle w:val="Nivel5"/>
        <w:rPr>
          <w:lang w:val="en-US"/>
        </w:rPr>
      </w:pPr>
      <w:r w:rsidRPr="00384DB9">
        <w:rPr>
          <w:lang w:val="en-US"/>
        </w:rPr>
        <w:t>SOAP AND THE WS-* STACK</w:t>
      </w:r>
    </w:p>
    <w:p w:rsidR="002665D6" w:rsidRPr="00E90AF9" w:rsidRDefault="002665D6" w:rsidP="00E90AF9">
      <w:pPr>
        <w:pStyle w:val="contenido"/>
        <w:rPr>
          <w:rStyle w:val="contenidoCar"/>
        </w:rPr>
      </w:pPr>
      <w:r w:rsidRPr="00E90AF9">
        <w:t>Proporcionar interoperabilidad sin fisuras entre los heterogéneos pilas de tecnología de middleware y el fomento de la articulación flexible de servicio al consumidor (solicitante, cliente) y proveedor de servicios son los principales objetivos de diseño de arquitectura orientada a servicios (SOA) conceptos y tecnologías de servicios Web.</w:t>
      </w:r>
      <w:r w:rsidRPr="00E90AF9">
        <w:rPr>
          <w:rStyle w:val="contenidoCar"/>
        </w:rPr>
        <w:t xml:space="preserve"> </w:t>
      </w:r>
      <w:sdt>
        <w:sdtPr>
          <w:rPr>
            <w:rStyle w:val="contenidoCar"/>
          </w:rPr>
          <w:id w:val="581578354"/>
          <w:citation/>
        </w:sdt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23518F">
            <w:rPr>
              <w:noProof/>
            </w:rPr>
            <w:t>(Pautasso, Zimmermann, &amp; Leymann, 2008)</w:t>
          </w:r>
          <w:r w:rsidRPr="00E90AF9">
            <w:rPr>
              <w:rStyle w:val="contenidoCar"/>
            </w:rPr>
            <w:fldChar w:fldCharType="end"/>
          </w:r>
        </w:sdtContent>
      </w:sdt>
    </w:p>
    <w:p w:rsidR="00B1149A" w:rsidRPr="00E90AF9" w:rsidRDefault="00B1149A" w:rsidP="00E90AF9">
      <w:pPr>
        <w:pStyle w:val="contenido"/>
        <w:rPr>
          <w:rStyle w:val="contenidoCar"/>
        </w:rPr>
      </w:pPr>
      <w:r w:rsidRPr="00E90AF9">
        <w:t xml:space="preserve">En el plano conceptual, un servicio es un componente de software que se proporciona a través de un </w:t>
      </w:r>
      <w:proofErr w:type="spellStart"/>
      <w:r w:rsidRPr="00E90AF9">
        <w:t>endpoint</w:t>
      </w:r>
      <w:proofErr w:type="spellEnd"/>
      <w:r w:rsidRPr="00E90AF9">
        <w:rPr>
          <w:rStyle w:val="Refdenotaalpie"/>
        </w:rPr>
        <w:footnoteReference w:id="27"/>
      </w:r>
      <w:r w:rsidRPr="00E90AF9">
        <w:t xml:space="preserve"> accesible</w:t>
      </w:r>
      <w:r w:rsidR="007B4613" w:rsidRPr="00E90AF9">
        <w:t xml:space="preserve"> en la red</w:t>
      </w:r>
      <w:r w:rsidRPr="00E90AF9">
        <w:t xml:space="preserve">. </w:t>
      </w:r>
      <w:r w:rsidR="007B4613" w:rsidRPr="00E90AF9">
        <w:t>Consumidores de servicios y proveedores usan</w:t>
      </w:r>
      <w:r w:rsidRPr="00E90AF9">
        <w:t xml:space="preserve"> mensajes para intercambiar solicitud</w:t>
      </w:r>
      <w:r w:rsidR="00143032" w:rsidRPr="00E90AF9">
        <w:t>es</w:t>
      </w:r>
      <w:r w:rsidRPr="00E90AF9">
        <w:t xml:space="preserve"> </w:t>
      </w:r>
      <w:r w:rsidR="00143032" w:rsidRPr="00E90AF9">
        <w:t>e información de</w:t>
      </w:r>
      <w:r w:rsidRPr="00E90AF9">
        <w:t xml:space="preserve"> respuesta en forma de </w:t>
      </w:r>
      <w:r w:rsidRPr="00E90AF9">
        <w:rPr>
          <w:i/>
        </w:rPr>
        <w:t xml:space="preserve">documentos </w:t>
      </w:r>
      <w:proofErr w:type="spellStart"/>
      <w:r w:rsidR="00494C33" w:rsidRPr="00E90AF9">
        <w:rPr>
          <w:i/>
        </w:rPr>
        <w:t>self-containing</w:t>
      </w:r>
      <w:proofErr w:type="spellEnd"/>
      <w:r w:rsidR="007359EE" w:rsidRPr="00E90AF9">
        <w:rPr>
          <w:rStyle w:val="Refdenotaalpie"/>
          <w:i/>
        </w:rPr>
        <w:footnoteReference w:id="28"/>
      </w:r>
      <w:r w:rsidRPr="00E90AF9">
        <w:t xml:space="preserve"> que hacen muy pocas suposiciones sobre las capacidades tecnológicas del receptor. En particular, no hay noción de una referencia de objeto remoto que requeriría un corredor de objeto para gestionar un espacio distribuido dirección de memoria. En el nivel de la tecnología, SOAP es un lenguaje XML que define una arquitectura de mensajes y formatos de mensaje, por lo tanto, proporcionar un protocolo de procesamiento rudimentario. El documento SOAP define un elemento XML de nivel superior llamada sobre, que contiene un encabezado y un cuerpo. El encabezado SOAP es un contenedor de información de infraestructura extensible de capa de mensajes que se puede utilizar para fines de enrutamiento (por ejemplo, hacer frente) y Calidad de </w:t>
      </w:r>
      <w:r w:rsidRPr="00E90AF9">
        <w:lastRenderedPageBreak/>
        <w:t>Servicio (</w:t>
      </w:r>
      <w:proofErr w:type="spellStart"/>
      <w:r w:rsidRPr="00E90AF9">
        <w:t>QoS</w:t>
      </w:r>
      <w:proofErr w:type="spellEnd"/>
      <w:r w:rsidRPr="00E90AF9">
        <w:t xml:space="preserve">) de configuración (por ejemplo, las transacciones, la seguridad, la fiabilidad). El cuerpo contiene la carga útil del mensaje. Esquema XML se usa para describir la estructura del mensaje SOAP, por lo que los motores de jabón en los dos puntos finales pueden Marshall y Resolver referencia el contenido del mensaje y la ruta a la aplicación apropiada. </w:t>
      </w:r>
      <w:sdt>
        <w:sdtPr>
          <w:rPr>
            <w:rStyle w:val="contenidoCar"/>
          </w:rPr>
          <w:id w:val="-1768994067"/>
          <w:citation/>
        </w:sdt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23518F">
            <w:rPr>
              <w:noProof/>
            </w:rPr>
            <w:t>(Pautasso, Zimmermann, &amp; Leymann, 2008)</w:t>
          </w:r>
          <w:r w:rsidRPr="00E90AF9">
            <w:rPr>
              <w:rStyle w:val="contenidoCar"/>
            </w:rPr>
            <w:fldChar w:fldCharType="end"/>
          </w:r>
        </w:sdtContent>
      </w:sdt>
    </w:p>
    <w:p w:rsidR="00626810" w:rsidRPr="00E90AF9" w:rsidRDefault="001447C9" w:rsidP="0085171E">
      <w:pPr>
        <w:pStyle w:val="Nivel5"/>
        <w:rPr>
          <w:rStyle w:val="contenidoCar"/>
        </w:rPr>
      </w:pPr>
      <w:r w:rsidRPr="00E90AF9">
        <w:rPr>
          <w:rStyle w:val="contenidoCar"/>
        </w:rPr>
        <w:t>REST</w:t>
      </w:r>
    </w:p>
    <w:p w:rsidR="00626810" w:rsidRPr="00E90AF9" w:rsidRDefault="00626810" w:rsidP="00E90AF9">
      <w:pPr>
        <w:pStyle w:val="contenido"/>
        <w:rPr>
          <w:rStyle w:val="contenidoCar"/>
        </w:rPr>
      </w:pPr>
      <w:r w:rsidRPr="00E90AF9">
        <w:rPr>
          <w:rStyle w:val="contenidoCar"/>
        </w:rPr>
        <w:t xml:space="preserve">Transferencia de estado representacional (REST) ​​se introdujo originalmente como un estilo de arquitectura para la construcción de sistemas hipermedia distribuidos a gran escala. Este estilo arquitectónico es una entidad más abstracta, cuyos principios se han utilizado para explicar la excelente escalabilidad del protocolo HTTP 1.0 y también han limitado el diseño de su siguiente versión, HTTP 1.1. Por lo tanto, el término REST muy a menudo se utiliza junto con HTTP. </w:t>
      </w:r>
      <w:sdt>
        <w:sdtPr>
          <w:rPr>
            <w:rStyle w:val="contenidoCar"/>
          </w:rPr>
          <w:id w:val="410668287"/>
          <w:citation/>
        </w:sdt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23518F">
            <w:rPr>
              <w:noProof/>
            </w:rPr>
            <w:t>(Pautasso, Zimmermann, &amp; Leymann, 2008)</w:t>
          </w:r>
          <w:r w:rsidRPr="00E90AF9">
            <w:rPr>
              <w:rStyle w:val="contenidoCar"/>
            </w:rPr>
            <w:fldChar w:fldCharType="end"/>
          </w:r>
        </w:sdtContent>
      </w:sdt>
    </w:p>
    <w:p w:rsidR="00DE4585" w:rsidRPr="00E90AF9" w:rsidRDefault="00DE4585" w:rsidP="00E90AF9">
      <w:pPr>
        <w:pStyle w:val="contenido"/>
        <w:rPr>
          <w:rStyle w:val="contenidoCar"/>
        </w:rPr>
      </w:pPr>
      <w:r w:rsidRPr="00E90AF9">
        <w:rPr>
          <w:rStyle w:val="contenidoCar"/>
        </w:rPr>
        <w:t>El estilo arquitectónico REST se basa en cuatro principios:</w:t>
      </w:r>
    </w:p>
    <w:p w:rsidR="00DE4585" w:rsidRPr="00E90AF9" w:rsidRDefault="00DE4585" w:rsidP="00E90AF9">
      <w:pPr>
        <w:pStyle w:val="contenido"/>
        <w:rPr>
          <w:rStyle w:val="contenidoCar"/>
        </w:rPr>
      </w:pPr>
      <w:r w:rsidRPr="00E90AF9">
        <w:rPr>
          <w:rStyle w:val="contenidoCar"/>
          <w:i/>
        </w:rPr>
        <w:t>Identificación de recursos a través de URI</w:t>
      </w:r>
      <w:r w:rsidRPr="00E90AF9">
        <w:rPr>
          <w:rStyle w:val="contenidoCar"/>
        </w:rPr>
        <w:t xml:space="preserve">. Un servicio web </w:t>
      </w:r>
      <w:proofErr w:type="spellStart"/>
      <w:r w:rsidRPr="00E90AF9">
        <w:rPr>
          <w:rStyle w:val="contenidoCar"/>
        </w:rPr>
        <w:t>RESTful</w:t>
      </w:r>
      <w:proofErr w:type="spellEnd"/>
      <w:r w:rsidRPr="00E90AF9">
        <w:rPr>
          <w:rStyle w:val="contenidoCar"/>
        </w:rPr>
        <w:t xml:space="preserve"> expone un conjunto de recursos que identifican los objetivos de la interacción con sus clientes. Los recurs</w:t>
      </w:r>
      <w:r w:rsidR="00FF2893" w:rsidRPr="00E90AF9">
        <w:rPr>
          <w:rStyle w:val="contenidoCar"/>
        </w:rPr>
        <w:t>os son identificados por URI</w:t>
      </w:r>
      <w:r w:rsidRPr="00E90AF9">
        <w:rPr>
          <w:rStyle w:val="contenidoCar"/>
        </w:rPr>
        <w:t>, que proporcionan un espacio de direccionamiento global de los recursos y de descubrimiento de servicios.</w:t>
      </w:r>
    </w:p>
    <w:p w:rsidR="00DE4585" w:rsidRPr="00E90AF9" w:rsidRDefault="00DE4585" w:rsidP="00E90AF9">
      <w:pPr>
        <w:pStyle w:val="contenido"/>
        <w:rPr>
          <w:rStyle w:val="contenidoCar"/>
        </w:rPr>
      </w:pPr>
      <w:r w:rsidRPr="00E90AF9">
        <w:rPr>
          <w:rStyle w:val="contenidoCar"/>
          <w:i/>
        </w:rPr>
        <w:t>Interfaz uniforme</w:t>
      </w:r>
      <w:r w:rsidRPr="00E90AF9">
        <w:rPr>
          <w:rStyle w:val="contenidoCar"/>
        </w:rPr>
        <w:t>. Los recursos son manipulados utilizando un conjunto fijo de cuatro crear, leer, actualizar, eliminar operaciones: PUT, GET, POST y DELETE. PUT crea un nuevo recurso, que puede ser luego borrar con DELETE. GET recupera el estado actual de un recurso en alguna representación. POSTE transfiere un nuevo estado sobre un recurso.</w:t>
      </w:r>
    </w:p>
    <w:p w:rsidR="00DE4585" w:rsidRPr="00E90AF9" w:rsidRDefault="00DE4585" w:rsidP="00E90AF9">
      <w:pPr>
        <w:pStyle w:val="contenido"/>
        <w:rPr>
          <w:rStyle w:val="contenidoCar"/>
        </w:rPr>
      </w:pPr>
      <w:r w:rsidRPr="00E90AF9">
        <w:rPr>
          <w:rStyle w:val="contenidoCar"/>
          <w:i/>
        </w:rPr>
        <w:t>Mensajes de auto-descriptivo</w:t>
      </w:r>
      <w:r w:rsidRPr="00E90AF9">
        <w:rPr>
          <w:rStyle w:val="contenidoCar"/>
        </w:rPr>
        <w:t xml:space="preserve">. Recursos están desconectados de su representación para que su contenido se </w:t>
      </w:r>
      <w:proofErr w:type="gramStart"/>
      <w:r w:rsidRPr="00E90AF9">
        <w:rPr>
          <w:rStyle w:val="contenidoCar"/>
        </w:rPr>
        <w:t>puede</w:t>
      </w:r>
      <w:proofErr w:type="gramEnd"/>
      <w:r w:rsidRPr="00E90AF9">
        <w:rPr>
          <w:rStyle w:val="contenidoCar"/>
        </w:rPr>
        <w:t xml:space="preserve"> acceder en una variedad de formatos (por ejemplo, HTML, XML, texto plano, PDF, JPEG, etc.) Metadatos sobre el recurso está disponible y se utiliza, por ejemplo, para controlar el almacenamiento en caché, detectar errores de transmisión, negociar el formato de representación adecuada, y llevar a cabo la autenticación o controlar el acceso. Interacciones con estado a través de hipervínculos. Cada interacción con un recurso no tiene estado, es decir, los mensajes de solicitud son autónomos.</w:t>
      </w:r>
    </w:p>
    <w:p w:rsidR="00626810" w:rsidRPr="00E90AF9" w:rsidRDefault="00DE4585" w:rsidP="00E90AF9">
      <w:pPr>
        <w:pStyle w:val="contenido"/>
        <w:rPr>
          <w:rStyle w:val="contenidoCar"/>
        </w:rPr>
      </w:pPr>
      <w:r w:rsidRPr="00E90AF9">
        <w:rPr>
          <w:rStyle w:val="contenidoCar"/>
        </w:rPr>
        <w:t xml:space="preserve">Interacciones con estado se basan en el concepto de transferencia de estado explícito. Existen varias técnicas para el intercambio de estado, por ejemplo, la reescritura de URI, </w:t>
      </w:r>
      <w:r w:rsidRPr="00E90AF9">
        <w:rPr>
          <w:rStyle w:val="contenidoCar"/>
        </w:rPr>
        <w:lastRenderedPageBreak/>
        <w:t>cookies, y los campos de formulario ocultos. Estado puede ser embebido en los mensajes de respuesta para señalar válidos estados futuros de la interacción.</w:t>
      </w:r>
      <w:r w:rsidR="001447C9" w:rsidRPr="00E90AF9">
        <w:rPr>
          <w:rStyle w:val="contenidoCar"/>
        </w:rPr>
        <w:t xml:space="preserve"> </w:t>
      </w:r>
    </w:p>
    <w:p w:rsidR="005370D0" w:rsidRPr="00E90AF9" w:rsidRDefault="00FA3691" w:rsidP="00D90010">
      <w:pPr>
        <w:pStyle w:val="Nivel4"/>
      </w:pPr>
      <w:bookmarkStart w:id="51" w:name="__RefHeading__1199_328609198"/>
      <w:bookmarkStart w:id="52" w:name="_Toc384986229"/>
      <w:bookmarkStart w:id="53" w:name="__RefHeading__1201_328609198"/>
      <w:bookmarkStart w:id="54" w:name="_Toc384986230"/>
      <w:bookmarkStart w:id="55" w:name="_Toc403114472"/>
      <w:bookmarkEnd w:id="51"/>
      <w:bookmarkEnd w:id="52"/>
      <w:bookmarkEnd w:id="53"/>
      <w:bookmarkEnd w:id="54"/>
      <w:r w:rsidRPr="00E90AF9">
        <w:t>Recursos y  representaciones</w:t>
      </w:r>
      <w:bookmarkEnd w:id="55"/>
    </w:p>
    <w:p w:rsidR="005370D0" w:rsidRPr="00E90AF9" w:rsidRDefault="0053346A" w:rsidP="00E90AF9">
      <w:pPr>
        <w:pStyle w:val="contenido"/>
      </w:pPr>
      <w:sdt>
        <w:sdtPr>
          <w:id w:val="79804539"/>
          <w:citation/>
        </w:sdtPr>
        <w:sdtContent>
          <w:r w:rsidR="007B6C47">
            <w:fldChar w:fldCharType="begin"/>
          </w:r>
          <w:r w:rsidR="007B6C47">
            <w:instrText xml:space="preserve"> CITATION Leo131 \l 12298 </w:instrText>
          </w:r>
          <w:r w:rsidR="007B6C47">
            <w:fldChar w:fldCharType="separate"/>
          </w:r>
          <w:r w:rsidR="0023518F">
            <w:rPr>
              <w:noProof/>
            </w:rPr>
            <w:t>(Richardson &amp; Amundsen, RESTful Web APIs, 2013)</w:t>
          </w:r>
          <w:r w:rsidR="007B6C47">
            <w:fldChar w:fldCharType="end"/>
          </w:r>
        </w:sdtContent>
      </w:sdt>
      <w:r w:rsidR="007B6C47">
        <w:t xml:space="preserve"> </w:t>
      </w:r>
      <w:r w:rsidR="000320EA" w:rsidRPr="00E90AF9">
        <w:t xml:space="preserve"> </w:t>
      </w:r>
      <w:proofErr w:type="spellStart"/>
      <w:r w:rsidR="00FA3691" w:rsidRPr="00E90AF9">
        <w:t>Rest</w:t>
      </w:r>
      <w:proofErr w:type="spellEnd"/>
      <w:r w:rsidR="00FA3691" w:rsidRPr="00E90AF9">
        <w:t xml:space="preserve"> denomina recursos a los datos estructurados que son objetos de las interacciones entre métodos de HTTP, y  se dice que cualquier cosa que pueda ser almacenado de un computador puede ser un recurso, como documento electrónico, una fila de una base de datos o el resultado de un algoritmo</w:t>
      </w:r>
    </w:p>
    <w:p w:rsidR="005370D0" w:rsidRPr="00E90AF9" w:rsidRDefault="00FA3691" w:rsidP="00E90AF9">
      <w:pPr>
        <w:pStyle w:val="contenido"/>
      </w:pPr>
      <w:r w:rsidRPr="00E90AF9">
        <w:t>No solo las cosas almacenadas en un computador pueden ser llamados recursos también  pueden ser recursos artículos tangibles como frutas por ejemplos, y es posible representarlo como recursos a través de la web como por ejemplo como un artículo en de venta o una imagen binaria depende de la aplicación así que por eso decimos sobre las representaciones que  puede ser cualquier documento legible que contenga información acerca de un recurso.</w:t>
      </w:r>
    </w:p>
    <w:p w:rsidR="00FB31C3" w:rsidRPr="000E7AD6" w:rsidRDefault="00FB31C3" w:rsidP="00E90AF9">
      <w:pPr>
        <w:pStyle w:val="contenido"/>
      </w:pPr>
      <w:bookmarkStart w:id="56" w:name="__RefHeading__1203_328609198"/>
      <w:bookmarkStart w:id="57" w:name="_Toc384986231"/>
      <w:bookmarkEnd w:id="56"/>
      <w:bookmarkEnd w:id="57"/>
      <w:r w:rsidRPr="00E90AF9">
        <w:br w:type="page"/>
      </w: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A3691" w:rsidP="00E90AF9">
      <w:pPr>
        <w:pStyle w:val="Ttulo1"/>
        <w:spacing w:line="360" w:lineRule="auto"/>
        <w:rPr>
          <w:rFonts w:cs="Arial"/>
          <w:szCs w:val="22"/>
        </w:rPr>
      </w:pPr>
      <w:bookmarkStart w:id="58" w:name="_Toc403114473"/>
      <w:r w:rsidRPr="00E90AF9">
        <w:rPr>
          <w:rFonts w:cs="Arial"/>
          <w:szCs w:val="22"/>
        </w:rPr>
        <w:t xml:space="preserve">CAPITULO 2: </w:t>
      </w:r>
      <w:r w:rsidR="00302C41" w:rsidRPr="00E90AF9">
        <w:rPr>
          <w:rFonts w:cs="Arial"/>
          <w:szCs w:val="22"/>
        </w:rPr>
        <w:t>PROBLEMÁTICA</w:t>
      </w:r>
      <w:bookmarkEnd w:id="58"/>
    </w:p>
    <w:p w:rsidR="00FB31C3" w:rsidRPr="00E90AF9" w:rsidRDefault="00FB31C3" w:rsidP="00E90AF9">
      <w:pPr>
        <w:spacing w:line="360" w:lineRule="auto"/>
        <w:jc w:val="both"/>
        <w:rPr>
          <w:rFonts w:ascii="Arial" w:eastAsiaTheme="majorEastAsia" w:hAnsi="Arial" w:cs="Arial"/>
          <w:b/>
          <w:caps/>
          <w:spacing w:val="5"/>
          <w:kern w:val="28"/>
        </w:rPr>
      </w:pPr>
      <w:r w:rsidRPr="00E90AF9">
        <w:rPr>
          <w:rFonts w:ascii="Arial" w:hAnsi="Arial" w:cs="Arial"/>
        </w:rPr>
        <w:br w:type="page"/>
      </w:r>
    </w:p>
    <w:p w:rsidR="005370D0" w:rsidRPr="00E90AF9" w:rsidRDefault="00FA3691" w:rsidP="005804D4">
      <w:pPr>
        <w:pStyle w:val="Nivel2"/>
        <w:numPr>
          <w:ilvl w:val="0"/>
          <w:numId w:val="34"/>
        </w:numPr>
      </w:pPr>
      <w:bookmarkStart w:id="59" w:name="_Toc403114474"/>
      <w:r w:rsidRPr="00E90AF9">
        <w:lastRenderedPageBreak/>
        <w:t>Estado actual</w:t>
      </w:r>
      <w:bookmarkEnd w:id="59"/>
    </w:p>
    <w:p w:rsidR="00472444" w:rsidRDefault="00153473" w:rsidP="002C326C">
      <w:pPr>
        <w:pStyle w:val="contenido"/>
      </w:pPr>
      <w:r w:rsidRPr="00E90AF9">
        <w:t xml:space="preserve">La </w:t>
      </w:r>
      <w:r w:rsidR="00746A2E" w:rsidRPr="00E90AF9">
        <w:t xml:space="preserve">documentación dentro del desarrollo de trabajos educativos universitarios es indispensable </w:t>
      </w:r>
      <w:r w:rsidR="00A616DE" w:rsidRPr="00E90AF9">
        <w:t xml:space="preserve">para la </w:t>
      </w:r>
      <w:r w:rsidR="00495DA4" w:rsidRPr="00E90AF9">
        <w:t>difusión</w:t>
      </w:r>
      <w:r w:rsidR="00A616DE" w:rsidRPr="00E90AF9">
        <w:t xml:space="preserve"> de los avances </w:t>
      </w:r>
      <w:r w:rsidR="00C54599">
        <w:t xml:space="preserve">y resultados de investigaciones </w:t>
      </w:r>
      <w:r w:rsidR="00C54599" w:rsidRPr="00E90AF9">
        <w:t xml:space="preserve"> </w:t>
      </w:r>
      <w:r w:rsidR="00C54599">
        <w:t>y experimentos realizados en pro del desarrollo de las ciencias en sus distintas áreas</w:t>
      </w:r>
      <w:r w:rsidR="0089635A">
        <w:t xml:space="preserve">. </w:t>
      </w:r>
      <w:r w:rsidR="00472444">
        <w:t xml:space="preserve">El desarrollo de estos documentos es estructurado pero no deja de ser texto plano el cual se </w:t>
      </w:r>
      <w:r w:rsidR="00642E6C">
        <w:t>encuentra en algún formato digital.</w:t>
      </w:r>
    </w:p>
    <w:p w:rsidR="00642E6C" w:rsidRDefault="002C326C" w:rsidP="002C326C">
      <w:pPr>
        <w:pStyle w:val="contenido"/>
      </w:pPr>
      <w:r>
        <w:t>El procesamiento de estos documentos es un aspecto natural para los seres humanos, que son capaces de identifican los elementos que intervienen</w:t>
      </w:r>
      <w:r w:rsidR="00642E6C">
        <w:t>, pero se debe tener en cuenta que en la actualidad</w:t>
      </w:r>
      <w:r>
        <w:t xml:space="preserve">. </w:t>
      </w:r>
    </w:p>
    <w:p w:rsidR="00610910" w:rsidRDefault="002C326C" w:rsidP="002C326C">
      <w:pPr>
        <w:pStyle w:val="contenido"/>
      </w:pPr>
      <w:r>
        <w:t>En la web l</w:t>
      </w:r>
      <w:r w:rsidR="0089635A">
        <w:t xml:space="preserve">as publicaciones </w:t>
      </w:r>
      <w:r w:rsidR="00D07977">
        <w:t xml:space="preserve"> </w:t>
      </w:r>
      <w:r w:rsidR="0089635A">
        <w:t xml:space="preserve">son </w:t>
      </w:r>
      <w:r w:rsidR="0089635A" w:rsidRPr="00E90AF9">
        <w:t>a</w:t>
      </w:r>
      <w:r w:rsidR="0089635A">
        <w:t xml:space="preserve">lmacenadas y </w:t>
      </w:r>
      <w:r w:rsidR="00963B0C">
        <w:t>presentadas</w:t>
      </w:r>
      <w:r w:rsidR="00767A85">
        <w:t xml:space="preserve"> </w:t>
      </w:r>
      <w:r w:rsidR="0089635A" w:rsidRPr="00E90AF9">
        <w:t xml:space="preserve">de tal forma que </w:t>
      </w:r>
      <w:r w:rsidR="00767A85">
        <w:t>son</w:t>
      </w:r>
      <w:r w:rsidR="0089635A" w:rsidRPr="00E90AF9">
        <w:t xml:space="preserve"> alcanzados por motores de búsquedas</w:t>
      </w:r>
      <w:r w:rsidR="00767A85">
        <w:t xml:space="preserve"> (si es lo que </w:t>
      </w:r>
      <w:r w:rsidR="00EA3F03">
        <w:t>se desea),</w:t>
      </w:r>
      <w:r w:rsidR="00AD743C">
        <w:t xml:space="preserve"> que si bien realizan un procesamiento del texto esto no permite identificar </w:t>
      </w:r>
      <w:r w:rsidR="00642E6C">
        <w:t xml:space="preserve">de forma objetiva </w:t>
      </w:r>
      <w:r w:rsidR="00AD743C">
        <w:t>los principales elementos que intervi</w:t>
      </w:r>
      <w:r w:rsidR="00BF59F5">
        <w:t>enen</w:t>
      </w:r>
      <w:r w:rsidR="00642E6C">
        <w:t>, .</w:t>
      </w:r>
    </w:p>
    <w:p w:rsidR="00C24BAF" w:rsidRDefault="00C24BAF" w:rsidP="007611DC">
      <w:pPr>
        <w:pStyle w:val="contenido"/>
      </w:pPr>
      <w:r>
        <w:t xml:space="preserve">En este estado el contenido de los documentos no </w:t>
      </w:r>
      <w:r w:rsidR="00472444">
        <w:t>es explotado apropiadamente puesto que en la web e</w:t>
      </w:r>
      <w:r w:rsidR="002106A7">
        <w:t xml:space="preserve">xisten </w:t>
      </w:r>
      <w:r w:rsidR="002106A7">
        <w:t>recursos</w:t>
      </w:r>
      <w:r w:rsidR="007611DC">
        <w:t xml:space="preserve"> </w:t>
      </w:r>
      <w:r w:rsidR="002106A7">
        <w:t>que son representaciones de est</w:t>
      </w:r>
      <w:r w:rsidR="007611DC">
        <w:t>os</w:t>
      </w:r>
      <w:r w:rsidR="00F15116">
        <w:t xml:space="preserve"> elementos</w:t>
      </w:r>
      <w:r w:rsidR="007611DC">
        <w:t xml:space="preserve">, a los que se hace referencia en las publicaciones, </w:t>
      </w:r>
      <w:r w:rsidR="00642E6C">
        <w:t xml:space="preserve">lo cuales en primera instancia permiten ampliar la información sobre sí mismos y </w:t>
      </w:r>
      <w:r w:rsidR="007611DC">
        <w:t>abrir conexiones con otros recursos relacionados con el tema que se trata en la publicación, pero no son directamente referenci</w:t>
      </w:r>
      <w:r w:rsidR="00642E6C">
        <w:t>ados desde la misma.</w:t>
      </w:r>
    </w:p>
    <w:p w:rsidR="002106A7" w:rsidRPr="00E90AF9" w:rsidRDefault="007611DC" w:rsidP="007611DC">
      <w:pPr>
        <w:pStyle w:val="contenido"/>
      </w:pPr>
      <w:r>
        <w:t>L</w:t>
      </w:r>
      <w:r w:rsidR="0022651A" w:rsidRPr="00E90AF9">
        <w:t xml:space="preserve">as fuentes de datos </w:t>
      </w:r>
      <w:r w:rsidR="00BD56EF" w:rsidRPr="00E90AF9">
        <w:t xml:space="preserve">que contengan estos recursos “objetivos”, </w:t>
      </w:r>
      <w:r w:rsidR="00472444">
        <w:t>deben ser</w:t>
      </w:r>
      <w:r w:rsidR="00951B05" w:rsidRPr="00E90AF9">
        <w:t xml:space="preserve"> estructurada</w:t>
      </w:r>
      <w:r w:rsidR="0022651A" w:rsidRPr="00E90AF9">
        <w:t xml:space="preserve">s y </w:t>
      </w:r>
      <w:r w:rsidR="00BB4530" w:rsidRPr="00E90AF9">
        <w:t>publicadas</w:t>
      </w:r>
      <w:r w:rsidR="0022651A" w:rsidRPr="00E90AF9">
        <w:t xml:space="preserve"> de acuerdo con los principios de Datos Enlazad</w:t>
      </w:r>
      <w:r w:rsidR="00BD56EF" w:rsidRPr="00E90AF9">
        <w:t>os y permita acceder a</w:t>
      </w:r>
      <w:r w:rsidR="001575DD" w:rsidRPr="00E90AF9">
        <w:t xml:space="preserve"> </w:t>
      </w:r>
      <w:proofErr w:type="spellStart"/>
      <w:r w:rsidR="001575DD" w:rsidRPr="00E90AF9">
        <w:t>Linking</w:t>
      </w:r>
      <w:proofErr w:type="spellEnd"/>
      <w:r w:rsidR="001575DD" w:rsidRPr="00E90AF9">
        <w:t xml:space="preserve"> Open Data C</w:t>
      </w:r>
      <w:r w:rsidR="00BD56EF" w:rsidRPr="00E90AF9">
        <w:t>loud</w:t>
      </w:r>
      <w:r w:rsidR="0022651A" w:rsidRPr="00E90AF9">
        <w:t>.</w:t>
      </w:r>
    </w:p>
    <w:p w:rsidR="007073AE" w:rsidRPr="00E90AF9" w:rsidRDefault="007073AE" w:rsidP="005804D4">
      <w:pPr>
        <w:pStyle w:val="Nivel2"/>
      </w:pPr>
      <w:bookmarkStart w:id="60" w:name="_Toc403114475"/>
      <w:r w:rsidRPr="00E90AF9">
        <w:t>Justificación</w:t>
      </w:r>
      <w:bookmarkEnd w:id="60"/>
      <w:r w:rsidRPr="00E90AF9">
        <w:t xml:space="preserve"> </w:t>
      </w:r>
    </w:p>
    <w:p w:rsidR="00C74191" w:rsidRDefault="00C74191" w:rsidP="00E90AF9">
      <w:pPr>
        <w:pStyle w:val="contenido"/>
      </w:pPr>
      <w:r w:rsidRPr="00E90AF9">
        <w:t xml:space="preserve">Teniendo en cuanta la tendencia actual de web, la web semántica que se basa en los principios de datos enlazados, los datos toma un factor importante, por lo cual que estos se encuentren </w:t>
      </w:r>
      <w:r w:rsidR="00BD56EF" w:rsidRPr="00E90AF9">
        <w:t>“</w:t>
      </w:r>
      <w:r w:rsidRPr="00E90AF9">
        <w:t>ocultos</w:t>
      </w:r>
      <w:r w:rsidR="00BD56EF" w:rsidRPr="00E90AF9">
        <w:t>”</w:t>
      </w:r>
      <w:r w:rsidRPr="00E90AF9">
        <w:t xml:space="preserve"> dentro del texto no hace posible su enlace </w:t>
      </w:r>
      <w:r w:rsidR="00BD56EF" w:rsidRPr="00E90AF9">
        <w:t xml:space="preserve">e impide la </w:t>
      </w:r>
      <w:r w:rsidRPr="00E90AF9">
        <w:t>apertura hacia otras fuentes de información.</w:t>
      </w:r>
    </w:p>
    <w:p w:rsidR="00813F27" w:rsidRDefault="00813F27" w:rsidP="00E90AF9">
      <w:pPr>
        <w:pStyle w:val="contenido"/>
      </w:pPr>
      <w:r>
        <w:t xml:space="preserve">En el contexto educativo existen esfuerzos para la publicación de Datos Enlazados, uno de los problemas es las fuentes y sus estructura, como lo exponen </w:t>
      </w:r>
      <w:sdt>
        <w:sdtPr>
          <w:id w:val="-839083637"/>
          <w:citation/>
        </w:sdtPr>
        <w:sdtContent>
          <w:r>
            <w:fldChar w:fldCharType="begin"/>
          </w:r>
          <w:r>
            <w:instrText xml:space="preserve"> CITATION Mar12 \l 12298 </w:instrText>
          </w:r>
          <w:r>
            <w:fldChar w:fldCharType="separate"/>
          </w:r>
          <w:r w:rsidR="0023518F">
            <w:rPr>
              <w:noProof/>
            </w:rPr>
            <w:t>(Valverde, Morocho, &amp; Piedra, 2012)</w:t>
          </w:r>
          <w:r>
            <w:fldChar w:fldCharType="end"/>
          </w:r>
        </w:sdtContent>
      </w:sdt>
      <w:r>
        <w:t xml:space="preserve">, “La información que se posee no se encuentra en un formato estructurado, y la encontramos en documentos de tipo </w:t>
      </w:r>
      <w:proofErr w:type="spellStart"/>
      <w:r>
        <w:t>pdf</w:t>
      </w:r>
      <w:proofErr w:type="spellEnd"/>
      <w:r>
        <w:t xml:space="preserve">, hojas de </w:t>
      </w:r>
      <w:proofErr w:type="spellStart"/>
      <w:r>
        <w:t>excel</w:t>
      </w:r>
      <w:proofErr w:type="spellEnd"/>
      <w:r>
        <w:t xml:space="preserve">, </w:t>
      </w:r>
      <w:proofErr w:type="spellStart"/>
      <w:r>
        <w:t>word</w:t>
      </w:r>
      <w:proofErr w:type="spellEnd"/>
      <w:r>
        <w:t xml:space="preserve">, texto plano y medios </w:t>
      </w:r>
      <w:r>
        <w:lastRenderedPageBreak/>
        <w:t>digitales como DVD. Adicionalmente, se completó información faltante, a través de búsquedas manuales en páginas web de organismos de educación de cada país. Al contar con información en diversos formatos y no estructurada, se dificulta realizar una extracción automática de la información sobre el ámbito que nos interesa, la Legislación de Educación Superior.”</w:t>
      </w:r>
    </w:p>
    <w:p w:rsidR="00C74191" w:rsidRPr="00E90AF9" w:rsidRDefault="00C74191" w:rsidP="00E90AF9">
      <w:pPr>
        <w:pStyle w:val="contenido"/>
      </w:pPr>
      <w:r w:rsidRPr="00E90AF9">
        <w:t>Esto  hace necesario medios que permitan extraer y relacionar estos datos dentro de las publicaciones, de acuerdo a los principio de la web semántica que se encuentra en construcción y que iniciativas como esta ayudan a su expansión.</w:t>
      </w:r>
    </w:p>
    <w:p w:rsidR="009C2543" w:rsidRPr="00E90AF9" w:rsidRDefault="00B26BD2" w:rsidP="00E90AF9">
      <w:pPr>
        <w:pStyle w:val="contenido"/>
      </w:pPr>
      <w:r w:rsidRPr="00E90AF9">
        <w:t>La información escrita es de fácil compresión para las seres humanos, se puede entender palabras por palabra su significado, aun cuando este puede varias de acurdo al contexto en que se encuentre y a la vez modificando en significado de otras palabras.</w:t>
      </w:r>
    </w:p>
    <w:p w:rsidR="00AD69CB" w:rsidRPr="00E90AF9" w:rsidRDefault="00D2582F" w:rsidP="00E90AF9">
      <w:pPr>
        <w:pStyle w:val="contenido"/>
      </w:pPr>
      <w:r w:rsidRPr="00E90AF9">
        <w:t xml:space="preserve">Dentro de un texto existen palabras que son más representativas que otras al momento de dar sentido a toda una sentencia o frase, esto puede ocurrir debido a que </w:t>
      </w:r>
      <w:r w:rsidR="00920AC7" w:rsidRPr="00E90AF9">
        <w:t>una palabra o varias</w:t>
      </w:r>
      <w:r w:rsidRPr="00E90AF9">
        <w:t xml:space="preserve"> palabras</w:t>
      </w:r>
      <w:r w:rsidR="00920AC7" w:rsidRPr="00E90AF9">
        <w:t>,</w:t>
      </w:r>
      <w:r w:rsidRPr="00E90AF9">
        <w:t xml:space="preserve"> más </w:t>
      </w:r>
      <w:r w:rsidR="00384527" w:rsidRPr="00E90AF9">
        <w:t>allá</w:t>
      </w:r>
      <w:r w:rsidRPr="00E90AF9">
        <w:t xml:space="preserve"> de tener un sentido </w:t>
      </w:r>
      <w:r w:rsidR="00F33BF1" w:rsidRPr="00E90AF9">
        <w:t xml:space="preserve">pueden </w:t>
      </w:r>
      <w:r w:rsidRPr="00E90AF9">
        <w:t>ser representaciones que entidades existentes en mundo real, como: personas, lugares, eventos</w:t>
      </w:r>
      <w:r w:rsidR="00AD69CB" w:rsidRPr="00E90AF9">
        <w:t>,</w:t>
      </w:r>
      <w:r w:rsidR="007801E3" w:rsidRPr="00E90AF9">
        <w:t xml:space="preserve"> organizaciones</w:t>
      </w:r>
      <w:r w:rsidR="00AD69CB" w:rsidRPr="00E90AF9">
        <w:t xml:space="preserve"> etc.</w:t>
      </w:r>
      <w:r w:rsidR="007801E3" w:rsidRPr="00E90AF9">
        <w:t xml:space="preserve"> o representen entidades abstractas como la Web y diferentes tecnologías existentes</w:t>
      </w:r>
      <w:r w:rsidR="00AD69CB" w:rsidRPr="00E90AF9">
        <w:t xml:space="preserve">, en sí, un texto plano como tal pude estar relacionado con diferentes </w:t>
      </w:r>
      <w:r w:rsidR="00FD5A44" w:rsidRPr="00E90AF9">
        <w:t xml:space="preserve">representaciones de </w:t>
      </w:r>
      <w:r w:rsidR="00AD69CB" w:rsidRPr="00E90AF9">
        <w:t xml:space="preserve">entidades del mundo real </w:t>
      </w:r>
      <w:r w:rsidR="00FD5A44" w:rsidRPr="00E90AF9">
        <w:t xml:space="preserve">alojadas en la web </w:t>
      </w:r>
      <w:r w:rsidR="00AD69CB" w:rsidRPr="00E90AF9">
        <w:t>por pedio de las palabras.</w:t>
      </w:r>
    </w:p>
    <w:p w:rsidR="00F33BF1" w:rsidRDefault="00920AC7" w:rsidP="00E90AF9">
      <w:pPr>
        <w:pStyle w:val="contenido"/>
      </w:pPr>
      <w:r w:rsidRPr="00E90AF9">
        <w:t xml:space="preserve">Pero el sentido de una frase descansa </w:t>
      </w:r>
      <w:r w:rsidR="000320EA" w:rsidRPr="00E90AF9">
        <w:t xml:space="preserve">en </w:t>
      </w:r>
      <w:r w:rsidRPr="00E90AF9">
        <w:t xml:space="preserve">todas las palabras siendo unas </w:t>
      </w:r>
      <w:r w:rsidR="003C59BB" w:rsidRPr="00E90AF9">
        <w:t>más</w:t>
      </w:r>
      <w:r w:rsidRPr="00E90AF9">
        <w:t xml:space="preserve"> </w:t>
      </w:r>
      <w:r w:rsidR="003C59BB" w:rsidRPr="00E90AF9">
        <w:t>representativas</w:t>
      </w:r>
      <w:r w:rsidRPr="00E90AF9">
        <w:t xml:space="preserve"> que otras como ya </w:t>
      </w:r>
      <w:r w:rsidR="000320EA" w:rsidRPr="00E90AF9">
        <w:t>se ha</w:t>
      </w:r>
      <w:r w:rsidRPr="00E90AF9">
        <w:t xml:space="preserve"> visto</w:t>
      </w:r>
      <w:r w:rsidR="007801E3" w:rsidRPr="00E90AF9">
        <w:t>,</w:t>
      </w:r>
      <w:r w:rsidRPr="00E90AF9">
        <w:t xml:space="preserve"> aunque no nece</w:t>
      </w:r>
      <w:r w:rsidR="003C59BB" w:rsidRPr="00E90AF9">
        <w:t>sariamente es</w:t>
      </w:r>
      <w:r w:rsidR="00746A2E" w:rsidRPr="00E90AF9">
        <w:t>tas tengas representaciones</w:t>
      </w:r>
      <w:r w:rsidR="000320EA" w:rsidRPr="00E90AF9">
        <w:t xml:space="preserve"> en la web.</w:t>
      </w:r>
    </w:p>
    <w:p w:rsidR="00C24BAF" w:rsidRPr="00E90AF9" w:rsidRDefault="00C24BAF" w:rsidP="00E90AF9">
      <w:pPr>
        <w:pStyle w:val="contenido"/>
      </w:pPr>
      <w:r>
        <w:t xml:space="preserve">Las publicaciones pueden llegar a contener gran cantidad de texto, pero su estructura exige que posea un campo resumen (etiquetado como </w:t>
      </w:r>
      <w:proofErr w:type="spellStart"/>
      <w:r w:rsidRPr="006D452F">
        <w:rPr>
          <w:i/>
        </w:rPr>
        <w:t>abstract</w:t>
      </w:r>
      <w:proofErr w:type="spellEnd"/>
      <w:r>
        <w:t xml:space="preserve"> por su escritura en inglés) del trabajo que abarca la publicación, si bien es cierto el mismo no alcanza para redactar todos los esfuerzos realizados en la publicación pero si da una visión general del tema de la misma y nombra los principales “elementos” que han intervenido en trabajo realizado y que se repiten a lo largo del texto de la publicación.</w:t>
      </w:r>
    </w:p>
    <w:p w:rsidR="00F87DF6" w:rsidRPr="00E90AF9" w:rsidRDefault="00F87DF6" w:rsidP="005804D4">
      <w:pPr>
        <w:pStyle w:val="Nivel2"/>
      </w:pPr>
      <w:bookmarkStart w:id="61" w:name="_Toc403114476"/>
      <w:r w:rsidRPr="00E90AF9">
        <w:t>Objetivo General.</w:t>
      </w:r>
      <w:bookmarkEnd w:id="61"/>
    </w:p>
    <w:p w:rsidR="00F87DF6" w:rsidRPr="00E90AF9" w:rsidRDefault="00F87DF6" w:rsidP="00E90AF9">
      <w:pPr>
        <w:pStyle w:val="contenido"/>
      </w:pPr>
      <w:r w:rsidRPr="00E90AF9">
        <w:t>Implementar servicios web para descubrimiento, enlace y enriquecimiento de Datos Enlazados, aplicado a publicaciones universitarias que permitan el enlace con nuevos datos vinculados a LOD Cloud.</w:t>
      </w:r>
    </w:p>
    <w:p w:rsidR="00F87DF6" w:rsidRPr="00E90AF9" w:rsidRDefault="00F87DF6" w:rsidP="005804D4">
      <w:pPr>
        <w:pStyle w:val="Nivel2"/>
      </w:pPr>
      <w:bookmarkStart w:id="62" w:name="_Toc403114477"/>
      <w:r w:rsidRPr="00E90AF9">
        <w:lastRenderedPageBreak/>
        <w:t>Objetivos Específicos</w:t>
      </w:r>
      <w:bookmarkEnd w:id="62"/>
      <w:r w:rsidRPr="00E90AF9">
        <w:t xml:space="preserve">  </w:t>
      </w:r>
    </w:p>
    <w:p w:rsidR="00F87DF6" w:rsidRPr="00E90AF9" w:rsidRDefault="00F9148E" w:rsidP="00E90AF9">
      <w:pPr>
        <w:pStyle w:val="contenido"/>
        <w:numPr>
          <w:ilvl w:val="0"/>
          <w:numId w:val="5"/>
        </w:numPr>
      </w:pPr>
      <w:r>
        <w:t>Implementar</w:t>
      </w:r>
      <w:r w:rsidR="00F87DF6" w:rsidRPr="00E90AF9">
        <w:t xml:space="preserve"> Base de Conocimiento que sirva como fuente de información para el descubrimiento de datos.</w:t>
      </w:r>
    </w:p>
    <w:p w:rsidR="00F87DF6" w:rsidRPr="00E90AF9" w:rsidRDefault="00F87DF6" w:rsidP="00E90AF9">
      <w:pPr>
        <w:pStyle w:val="contenido"/>
        <w:numPr>
          <w:ilvl w:val="0"/>
          <w:numId w:val="5"/>
        </w:numPr>
      </w:pPr>
      <w:r w:rsidRPr="00E90AF9">
        <w:t>Desarrollar Servicios Web para Desambiguación, Enlace, Descubrimiento y Enriquecimiento Datos LOD-Cloud</w:t>
      </w:r>
    </w:p>
    <w:p w:rsidR="00F87DF6" w:rsidRPr="00E90AF9" w:rsidRDefault="00F87DF6" w:rsidP="00E90AF9">
      <w:pPr>
        <w:pStyle w:val="contenido"/>
        <w:numPr>
          <w:ilvl w:val="0"/>
          <w:numId w:val="5"/>
        </w:numPr>
      </w:pPr>
      <w:r w:rsidRPr="00E90AF9">
        <w:t>Implementar Frontal Piloto para Integración de Servicios Web.</w:t>
      </w:r>
    </w:p>
    <w:p w:rsidR="00043514" w:rsidRDefault="00043514">
      <w:pPr>
        <w:rPr>
          <w:rFonts w:ascii="Arial" w:eastAsia="DejaVu Sans" w:hAnsi="Arial" w:cs="Arial"/>
          <w:b/>
          <w:lang w:eastAsia="en-US"/>
        </w:rPr>
      </w:pPr>
      <w:r>
        <w:rPr>
          <w:rFonts w:ascii="Arial" w:hAnsi="Arial" w:cs="Arial"/>
          <w:b/>
        </w:rPr>
        <w:br w:type="page"/>
      </w: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contenido"/>
      </w:pPr>
    </w:p>
    <w:p w:rsidR="00796B9F" w:rsidRPr="00E90AF9" w:rsidRDefault="00796B9F" w:rsidP="00E90AF9">
      <w:pPr>
        <w:pStyle w:val="contenido"/>
      </w:pPr>
    </w:p>
    <w:p w:rsidR="00796B9F" w:rsidRPr="00E90AF9" w:rsidRDefault="00796B9F" w:rsidP="00E90AF9">
      <w:pPr>
        <w:pStyle w:val="contenido"/>
      </w:pPr>
    </w:p>
    <w:p w:rsidR="005370D0" w:rsidRPr="00E90AF9" w:rsidRDefault="00FA3691" w:rsidP="001F0915">
      <w:pPr>
        <w:pStyle w:val="Ttulo"/>
      </w:pPr>
      <w:bookmarkStart w:id="63" w:name="_Toc403114478"/>
      <w:r w:rsidRPr="001F0915">
        <w:t>CAPITULO</w:t>
      </w:r>
      <w:r w:rsidRPr="00E90AF9">
        <w:t xml:space="preserve"> 3</w:t>
      </w:r>
      <w:r w:rsidR="00796B9F" w:rsidRPr="00E90AF9">
        <w:t xml:space="preserve">: </w:t>
      </w:r>
      <w:r w:rsidRPr="00E90AF9">
        <w:t>Solución</w:t>
      </w:r>
      <w:bookmarkEnd w:id="63"/>
    </w:p>
    <w:p w:rsidR="00796B9F" w:rsidRPr="00E90AF9" w:rsidRDefault="00796B9F" w:rsidP="00E90AF9">
      <w:pPr>
        <w:spacing w:line="360" w:lineRule="auto"/>
        <w:rPr>
          <w:rFonts w:ascii="Arial" w:eastAsia="DejaVu Sans" w:hAnsi="Arial" w:cs="Arial"/>
          <w:lang w:eastAsia="en-US"/>
        </w:rPr>
      </w:pPr>
      <w:r w:rsidRPr="00E90AF9">
        <w:rPr>
          <w:rFonts w:ascii="Arial" w:hAnsi="Arial" w:cs="Arial"/>
        </w:rPr>
        <w:br w:type="page"/>
      </w:r>
    </w:p>
    <w:p w:rsidR="001F0915" w:rsidRPr="001F0915" w:rsidRDefault="001F0915" w:rsidP="001F0915">
      <w:pPr>
        <w:pStyle w:val="Prrafodelista"/>
        <w:keepNext/>
        <w:keepLines/>
        <w:numPr>
          <w:ilvl w:val="0"/>
          <w:numId w:val="15"/>
        </w:numPr>
        <w:suppressAutoHyphens w:val="0"/>
        <w:spacing w:before="240" w:after="240" w:line="360" w:lineRule="auto"/>
        <w:contextualSpacing w:val="0"/>
        <w:jc w:val="both"/>
        <w:outlineLvl w:val="0"/>
        <w:rPr>
          <w:rFonts w:ascii="Arial" w:eastAsiaTheme="majorEastAsia" w:hAnsi="Arial" w:cstheme="majorBidi"/>
          <w:b/>
          <w:bCs/>
          <w:vanish/>
          <w:szCs w:val="28"/>
          <w:lang w:eastAsia="es-EC"/>
        </w:rPr>
      </w:pPr>
      <w:bookmarkStart w:id="64" w:name="_Toc391288964"/>
      <w:bookmarkStart w:id="65" w:name="_Toc391399466"/>
      <w:bookmarkStart w:id="66" w:name="_Toc391677434"/>
      <w:bookmarkStart w:id="67" w:name="_Toc391685470"/>
      <w:bookmarkStart w:id="68" w:name="_Toc392493747"/>
      <w:bookmarkStart w:id="69" w:name="_Toc392493800"/>
      <w:bookmarkStart w:id="70" w:name="_Toc392581704"/>
      <w:bookmarkStart w:id="71" w:name="_Toc393116788"/>
      <w:bookmarkStart w:id="72" w:name="_Toc393116911"/>
      <w:bookmarkStart w:id="73" w:name="_Toc393116994"/>
      <w:bookmarkStart w:id="74" w:name="_Toc393117053"/>
      <w:bookmarkStart w:id="75" w:name="_Toc393117328"/>
      <w:bookmarkStart w:id="76" w:name="_Toc395165768"/>
      <w:bookmarkStart w:id="77" w:name="_Toc399864491"/>
      <w:bookmarkStart w:id="78" w:name="_Toc399864555"/>
      <w:bookmarkStart w:id="79" w:name="_Toc400125885"/>
      <w:bookmarkStart w:id="80" w:name="_Toc400125952"/>
      <w:bookmarkStart w:id="81" w:name="_Toc400366753"/>
      <w:bookmarkStart w:id="82" w:name="_Toc400366837"/>
      <w:bookmarkStart w:id="83" w:name="_Toc400372902"/>
      <w:bookmarkStart w:id="84" w:name="_Toc403042692"/>
      <w:bookmarkStart w:id="85" w:name="_Toc403114479"/>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5370D0" w:rsidRPr="00E90AF9" w:rsidRDefault="00FA3691" w:rsidP="005804D4">
      <w:pPr>
        <w:pStyle w:val="Nivel2"/>
        <w:numPr>
          <w:ilvl w:val="0"/>
          <w:numId w:val="35"/>
        </w:numPr>
      </w:pPr>
      <w:bookmarkStart w:id="86" w:name="_Toc403114480"/>
      <w:r w:rsidRPr="00F83B6C">
        <w:t>Propuesta</w:t>
      </w:r>
      <w:bookmarkEnd w:id="86"/>
    </w:p>
    <w:p w:rsidR="000320EA" w:rsidRPr="00E90AF9" w:rsidRDefault="00243E6C" w:rsidP="00E90AF9">
      <w:pPr>
        <w:pStyle w:val="contenido"/>
      </w:pPr>
      <w:r w:rsidRPr="00E90AF9">
        <w:t xml:space="preserve">Los datos que se encuentran dentro del texto tanto de las publicaciones como de fuentes en general, se encurtan relacionados con otros temas y fuentes de datos, </w:t>
      </w:r>
      <w:r w:rsidR="007F4076" w:rsidRPr="00E90AF9">
        <w:t>a lo</w:t>
      </w:r>
      <w:r w:rsidR="00143F59" w:rsidRPr="00E90AF9">
        <w:t>s</w:t>
      </w:r>
      <w:r w:rsidR="007F4076" w:rsidRPr="00E90AF9">
        <w:t xml:space="preserve"> que por medio este proyecto se tra</w:t>
      </w:r>
      <w:r w:rsidR="003A1082" w:rsidRPr="00E90AF9">
        <w:t>tara de acceder, extraer,</w:t>
      </w:r>
      <w:r w:rsidR="007F4076" w:rsidRPr="00E90AF9">
        <w:t xml:space="preserve"> relacionar</w:t>
      </w:r>
      <w:r w:rsidR="003A1082" w:rsidRPr="00E90AF9">
        <w:t xml:space="preserve"> y enlazar</w:t>
      </w:r>
      <w:r w:rsidR="007F4076" w:rsidRPr="00E90AF9">
        <w:t xml:space="preserve"> con fuentes de información abierta como</w:t>
      </w:r>
      <w:r w:rsidR="003A1082" w:rsidRPr="00E90AF9">
        <w:t xml:space="preserve"> </w:t>
      </w:r>
      <w:r w:rsidR="008E3B65" w:rsidRPr="00E90AF9">
        <w:t xml:space="preserve">lo </w:t>
      </w:r>
      <w:r w:rsidR="003A1082" w:rsidRPr="00E90AF9">
        <w:t xml:space="preserve">es </w:t>
      </w:r>
      <w:r w:rsidR="001F0915">
        <w:t>DBpedia</w:t>
      </w:r>
      <w:r w:rsidR="00A65A9F" w:rsidRPr="00E90AF9">
        <w:t xml:space="preserve"> (que se basa en los principios de los Datos Enlazados)</w:t>
      </w:r>
      <w:r w:rsidR="003A1082" w:rsidRPr="00E90AF9">
        <w:t xml:space="preserve">, esto permitirá el enriquecimiento </w:t>
      </w:r>
      <w:r w:rsidR="00A01E64" w:rsidRPr="00E90AF9">
        <w:t>del contenido</w:t>
      </w:r>
      <w:r w:rsidR="00143F59" w:rsidRPr="00E90AF9">
        <w:t>.</w:t>
      </w:r>
      <w:r w:rsidR="00A67313" w:rsidRPr="00E90AF9">
        <w:t xml:space="preserve"> </w:t>
      </w:r>
    </w:p>
    <w:p w:rsidR="00143F59" w:rsidRPr="00E90AF9" w:rsidRDefault="00A01E64" w:rsidP="00E90AF9">
      <w:pPr>
        <w:pStyle w:val="contenido"/>
      </w:pPr>
      <w:r w:rsidRPr="00E90AF9">
        <w:t xml:space="preserve">Esta propuesta </w:t>
      </w:r>
      <w:r w:rsidR="007C6BB8" w:rsidRPr="00E90AF9">
        <w:t xml:space="preserve">utiliza </w:t>
      </w:r>
      <w:r w:rsidR="00B17559" w:rsidRPr="00E90AF9">
        <w:t>Servicios W</w:t>
      </w:r>
      <w:r w:rsidRPr="00E90AF9">
        <w:t xml:space="preserve">eb </w:t>
      </w:r>
      <w:proofErr w:type="spellStart"/>
      <w:r w:rsidRPr="00E90AF9">
        <w:t>Rest</w:t>
      </w:r>
      <w:proofErr w:type="spellEnd"/>
      <w:r w:rsidRPr="00E90AF9">
        <w:t xml:space="preserve"> </w:t>
      </w:r>
      <w:r w:rsidR="00B17559" w:rsidRPr="00E90AF9">
        <w:t xml:space="preserve">lo </w:t>
      </w:r>
      <w:r w:rsidRPr="00E90AF9">
        <w:t xml:space="preserve">que </w:t>
      </w:r>
      <w:r w:rsidR="007C6BB8" w:rsidRPr="00E90AF9">
        <w:t>permite</w:t>
      </w:r>
      <w:r w:rsidRPr="00E90AF9">
        <w:t xml:space="preserve"> una independencia de </w:t>
      </w:r>
      <w:r w:rsidR="00B17559" w:rsidRPr="00E90AF9">
        <w:t>la fuente de origen de texto</w:t>
      </w:r>
      <w:r w:rsidR="00897231" w:rsidRPr="00E90AF9">
        <w:t xml:space="preserve"> a ser analizado</w:t>
      </w:r>
      <w:r w:rsidR="009745A6" w:rsidRPr="00E90AF9">
        <w:t>,</w:t>
      </w:r>
      <w:r w:rsidR="00897231" w:rsidRPr="00E90AF9">
        <w:t xml:space="preserve"> con la lógica de la aplicación propuesta</w:t>
      </w:r>
      <w:r w:rsidR="00807ED9" w:rsidRPr="00E90AF9">
        <w:t xml:space="preserve"> y esta </w:t>
      </w:r>
      <w:r w:rsidR="008E3B65" w:rsidRPr="00E90AF9">
        <w:t xml:space="preserve">a su vez </w:t>
      </w:r>
      <w:r w:rsidR="009745A6" w:rsidRPr="00E90AF9">
        <w:t>devuelve</w:t>
      </w:r>
      <w:r w:rsidR="007C6BB8" w:rsidRPr="00E90AF9">
        <w:t xml:space="preserve"> </w:t>
      </w:r>
      <w:r w:rsidR="00807ED9" w:rsidRPr="00E90AF9">
        <w:t xml:space="preserve">un resultado en </w:t>
      </w:r>
      <w:r w:rsidR="00DF4889" w:rsidRPr="00E90AF9">
        <w:t xml:space="preserve">que en este caso será </w:t>
      </w:r>
      <w:r w:rsidR="00807ED9" w:rsidRPr="00E90AF9">
        <w:t xml:space="preserve">formato </w:t>
      </w:r>
      <w:r w:rsidR="00A37F12" w:rsidRPr="00E90AF9">
        <w:t>JSON</w:t>
      </w:r>
      <w:r w:rsidR="00807ED9" w:rsidRPr="00E90AF9">
        <w:rPr>
          <w:rStyle w:val="Refdenotaalpie"/>
        </w:rPr>
        <w:footnoteReference w:id="29"/>
      </w:r>
      <w:r w:rsidR="00807ED9" w:rsidRPr="00E90AF9">
        <w:t xml:space="preserve"> (JavaScript </w:t>
      </w:r>
      <w:proofErr w:type="spellStart"/>
      <w:r w:rsidR="00807ED9" w:rsidRPr="00E90AF9">
        <w:t>Object</w:t>
      </w:r>
      <w:proofErr w:type="spellEnd"/>
      <w:r w:rsidR="00807ED9" w:rsidRPr="00E90AF9">
        <w:t xml:space="preserve"> </w:t>
      </w:r>
      <w:proofErr w:type="spellStart"/>
      <w:r w:rsidR="00807ED9" w:rsidRPr="00E90AF9">
        <w:t>Notation</w:t>
      </w:r>
      <w:proofErr w:type="spellEnd"/>
      <w:r w:rsidR="00807ED9" w:rsidRPr="00E90AF9">
        <w:t xml:space="preserve"> - Notación de Objetos de JavaScript) </w:t>
      </w:r>
      <w:r w:rsidR="007C6BB8" w:rsidRPr="00E90AF9">
        <w:t>que es ampliamente conocido y utiliza</w:t>
      </w:r>
      <w:r w:rsidR="009745A6" w:rsidRPr="00E90AF9">
        <w:t>do para el intercambio de datos, hacia el cliente que consume el servicio.</w:t>
      </w:r>
    </w:p>
    <w:p w:rsidR="003777D2" w:rsidRPr="00E90AF9" w:rsidRDefault="003777D2" w:rsidP="00E90AF9">
      <w:pPr>
        <w:pStyle w:val="contenido"/>
      </w:pPr>
      <w:r w:rsidRPr="00E90AF9">
        <w:t>La lógica que se pro</w:t>
      </w:r>
      <w:r w:rsidR="003131A5" w:rsidRPr="00E90AF9">
        <w:t xml:space="preserve">pone es explicada en la Figura </w:t>
      </w:r>
      <w:r w:rsidR="001B45B4">
        <w:t>10</w:t>
      </w:r>
      <w:r w:rsidRPr="00E90AF9">
        <w:t xml:space="preserve">, en donde las interacciones inician con el ingreso del texto a ser analizado, en el cual se aplican las diferentes tecnologías revisadas en </w:t>
      </w:r>
      <w:r w:rsidR="00E03A99" w:rsidRPr="00E90AF9">
        <w:t>c</w:t>
      </w:r>
      <w:r w:rsidRPr="00E90AF9">
        <w:t>apítulos 1 de este documento, para obtener como resultado entidades y keywords estructurados en formato JSON, que estarán desambiguadas y enlazadas, de existir un recurso al c</w:t>
      </w:r>
      <w:r w:rsidR="001F0915">
        <w:t xml:space="preserve">ual corresponda dentro del </w:t>
      </w:r>
      <w:proofErr w:type="spellStart"/>
      <w:r w:rsidR="001F0915">
        <w:t>Dataset</w:t>
      </w:r>
      <w:proofErr w:type="spellEnd"/>
      <w:r w:rsidRPr="00E90AF9">
        <w:t xml:space="preserve"> de </w:t>
      </w:r>
      <w:r w:rsidR="001F0915">
        <w:t>DBpedia</w:t>
      </w:r>
      <w:r w:rsidRPr="00E90AF9">
        <w:t xml:space="preserve">, es decir que no todos las entidades que </w:t>
      </w:r>
      <w:r w:rsidR="000320EA" w:rsidRPr="00E90AF9">
        <w:t>se encuentren</w:t>
      </w:r>
      <w:r w:rsidRPr="00E90AF9">
        <w:t xml:space="preserve"> dentro del texto de una p</w:t>
      </w:r>
      <w:r w:rsidR="00EF0D79" w:rsidRPr="00E90AF9">
        <w:t>ublicación es referenciado en</w:t>
      </w:r>
      <w:r w:rsidRPr="00E90AF9">
        <w:t xml:space="preserve"> </w:t>
      </w:r>
      <w:r w:rsidR="001F0915">
        <w:t>DBpedia</w:t>
      </w:r>
      <w:r w:rsidRPr="00E90AF9">
        <w:t xml:space="preserve">. </w:t>
      </w:r>
    </w:p>
    <w:p w:rsidR="003777D2" w:rsidRPr="00E90AF9" w:rsidRDefault="003777D2" w:rsidP="00E90AF9">
      <w:pPr>
        <w:pStyle w:val="contenido"/>
      </w:pPr>
      <w:r w:rsidRPr="00E90AF9">
        <w:t xml:space="preserve">Puesto que </w:t>
      </w:r>
      <w:r w:rsidR="000320EA" w:rsidRPr="00E90AF9">
        <w:t>los esfuerzos se concentraran</w:t>
      </w:r>
      <w:r w:rsidRPr="00E90AF9">
        <w:t xml:space="preserve"> en los </w:t>
      </w:r>
      <w:proofErr w:type="spellStart"/>
      <w:r w:rsidRPr="00E90AF9">
        <w:rPr>
          <w:i/>
        </w:rPr>
        <w:t>abstracts</w:t>
      </w:r>
      <w:proofErr w:type="spellEnd"/>
      <w:r w:rsidRPr="00E90AF9">
        <w:t xml:space="preserve"> de las publicaciones y que esto se redactados en idioma ingles a pesar de que se trate de una publicación en español, se limitara el desarrollo de la soluciona este idioma.</w:t>
      </w:r>
    </w:p>
    <w:p w:rsidR="003777D2" w:rsidRPr="00E90AF9" w:rsidRDefault="003777D2" w:rsidP="00E90AF9">
      <w:pPr>
        <w:pStyle w:val="contenido"/>
      </w:pPr>
      <w:r w:rsidRPr="00E90AF9">
        <w:t xml:space="preserve">Esta propuesta se surge como solución para el descubrimiento de datos en el texto de los </w:t>
      </w:r>
      <w:proofErr w:type="spellStart"/>
      <w:r w:rsidRPr="00E90AF9">
        <w:rPr>
          <w:i/>
        </w:rPr>
        <w:t>abstracts</w:t>
      </w:r>
      <w:proofErr w:type="spellEnd"/>
      <w:r w:rsidRPr="00E90AF9">
        <w:t xml:space="preserve"> de las publicaciones universitarias, pero debido a la gran cantidad de recursos de diversos temas que se encuentran actualmente disponibles en </w:t>
      </w:r>
      <w:r w:rsidR="001F0915">
        <w:t>DBpedia</w:t>
      </w:r>
      <w:r w:rsidRPr="00E90AF9">
        <w:t>, se puede aplicar a cualquier texto (en idioma ingles) para esto se implementa un interfaz gráfica web donde el usuario puede insertar su texto y ver el resultado.</w:t>
      </w:r>
    </w:p>
    <w:p w:rsidR="005370D0" w:rsidRPr="00E90AF9" w:rsidRDefault="00FA3691" w:rsidP="005804D4">
      <w:pPr>
        <w:pStyle w:val="Nivel2"/>
      </w:pPr>
      <w:bookmarkStart w:id="87" w:name="_Toc403114481"/>
      <w:r w:rsidRPr="00E90AF9">
        <w:t>Metodología</w:t>
      </w:r>
      <w:bookmarkEnd w:id="87"/>
    </w:p>
    <w:p w:rsidR="00177AB7" w:rsidRPr="00E90AF9" w:rsidRDefault="007963A6" w:rsidP="00E90AF9">
      <w:pPr>
        <w:pStyle w:val="contenido"/>
      </w:pPr>
      <w:r w:rsidRPr="00E90AF9">
        <w:t xml:space="preserve">Para el desarrollo del </w:t>
      </w:r>
      <w:r w:rsidR="00177AB7" w:rsidRPr="00E90AF9">
        <w:t>proyecto de software se propone</w:t>
      </w:r>
      <w:r w:rsidRPr="00E90AF9">
        <w:t xml:space="preserve"> una metodología de desarrollo en prototipos, </w:t>
      </w:r>
      <w:r w:rsidR="00F77067" w:rsidRPr="00E90AF9">
        <w:t xml:space="preserve">con el fin </w:t>
      </w:r>
      <w:r w:rsidR="00177AB7" w:rsidRPr="00E90AF9">
        <w:t xml:space="preserve">que en el desarrollo del producto de software </w:t>
      </w:r>
      <w:r w:rsidR="00F77067" w:rsidRPr="00E90AF9">
        <w:t xml:space="preserve">adicionar </w:t>
      </w:r>
      <w:r w:rsidR="00177AB7" w:rsidRPr="00E90AF9">
        <w:t xml:space="preserve"> </w:t>
      </w:r>
      <w:r w:rsidR="00177AB7" w:rsidRPr="00E90AF9">
        <w:lastRenderedPageBreak/>
        <w:t>funcionalidades</w:t>
      </w:r>
      <w:r w:rsidR="00F77067" w:rsidRPr="00E90AF9">
        <w:t xml:space="preserve"> al sistema de forma incremental</w:t>
      </w:r>
      <w:r w:rsidR="00FC2253" w:rsidRPr="00E90AF9">
        <w:t>, los cuales se dispondrán en forma de Servicios Web de acuerdo con los objetivos del proyecto.</w:t>
      </w:r>
    </w:p>
    <w:p w:rsidR="002C5406" w:rsidRPr="00E90AF9" w:rsidRDefault="000320EA" w:rsidP="00E90AF9">
      <w:pPr>
        <w:pStyle w:val="contenido"/>
      </w:pPr>
      <w:r w:rsidRPr="00E90AF9">
        <w:t>Por lo cual se decide por el</w:t>
      </w:r>
      <w:r w:rsidR="00FE53E0" w:rsidRPr="00E90AF9">
        <w:t xml:space="preserve"> “proceso” de desarrollo </w:t>
      </w:r>
      <w:r w:rsidR="00AF7AE4" w:rsidRPr="00E90AF9">
        <w:t>ICONIX</w:t>
      </w:r>
      <w:r w:rsidR="002C5406" w:rsidRPr="00E90AF9">
        <w:t>,</w:t>
      </w:r>
      <w:r w:rsidR="00AF7AE4" w:rsidRPr="00E90AF9">
        <w:t xml:space="preserve"> </w:t>
      </w:r>
      <w:r w:rsidRPr="00E90AF9">
        <w:t xml:space="preserve">que </w:t>
      </w:r>
      <w:r w:rsidR="002C5406" w:rsidRPr="00E90AF9">
        <w:t>está entre la complejidad de RUP (</w:t>
      </w:r>
      <w:proofErr w:type="spellStart"/>
      <w:r w:rsidR="002C5406" w:rsidRPr="00E90AF9">
        <w:t>Rational</w:t>
      </w:r>
      <w:proofErr w:type="spellEnd"/>
      <w:r w:rsidR="002C5406" w:rsidRPr="00E90AF9">
        <w:t xml:space="preserve"> </w:t>
      </w:r>
      <w:proofErr w:type="spellStart"/>
      <w:r w:rsidR="002C5406" w:rsidRPr="00E90AF9">
        <w:t>Unified</w:t>
      </w:r>
      <w:proofErr w:type="spellEnd"/>
      <w:r w:rsidR="002C5406" w:rsidRPr="00E90AF9">
        <w:t xml:space="preserve"> </w:t>
      </w:r>
      <w:proofErr w:type="spellStart"/>
      <w:r w:rsidR="002C5406" w:rsidRPr="00E90AF9">
        <w:t>Processes</w:t>
      </w:r>
      <w:proofErr w:type="spellEnd"/>
      <w:r w:rsidR="002C5406" w:rsidRPr="00E90AF9">
        <w:t xml:space="preserve">) y la simplicidad y pragmatismo de XP (Extreme </w:t>
      </w:r>
      <w:proofErr w:type="spellStart"/>
      <w:r w:rsidR="002C5406" w:rsidRPr="00E90AF9">
        <w:t>programming</w:t>
      </w:r>
      <w:proofErr w:type="spellEnd"/>
      <w:r w:rsidR="002C5406" w:rsidRPr="00E90AF9">
        <w:t xml:space="preserve">), sin eliminar las tareas de análisis y de diseño que XP no completa. </w:t>
      </w:r>
      <w:sdt>
        <w:sdtPr>
          <w:id w:val="-330528681"/>
          <w:citation/>
        </w:sdtPr>
        <w:sdtContent>
          <w:r w:rsidR="002C5406" w:rsidRPr="00E90AF9">
            <w:fldChar w:fldCharType="begin"/>
          </w:r>
          <w:r w:rsidR="002C5406" w:rsidRPr="00E90AF9">
            <w:instrText xml:space="preserve">CITATION Car14 \l 12298 </w:instrText>
          </w:r>
          <w:r w:rsidR="002C5406" w:rsidRPr="00E90AF9">
            <w:fldChar w:fldCharType="separate"/>
          </w:r>
          <w:r w:rsidR="0023518F">
            <w:rPr>
              <w:noProof/>
            </w:rPr>
            <w:t>(San Martin Oliva)</w:t>
          </w:r>
          <w:r w:rsidR="002C5406" w:rsidRPr="00E90AF9">
            <w:fldChar w:fldCharType="end"/>
          </w:r>
        </w:sdtContent>
      </w:sdt>
    </w:p>
    <w:p w:rsidR="00F8629E" w:rsidRPr="00E90AF9" w:rsidRDefault="00A251FA" w:rsidP="00D90010">
      <w:pPr>
        <w:pStyle w:val="Nivel3"/>
      </w:pPr>
      <w:r w:rsidRPr="00E90AF9">
        <w:t xml:space="preserve"> </w:t>
      </w:r>
      <w:bookmarkStart w:id="88" w:name="_Toc403114482"/>
      <w:r w:rsidR="00AF7AE4" w:rsidRPr="00E90AF9">
        <w:t>Fases de desarrollo</w:t>
      </w:r>
      <w:bookmarkEnd w:id="88"/>
      <w:r w:rsidR="00AF7AE4" w:rsidRPr="00E90AF9">
        <w:tab/>
      </w:r>
    </w:p>
    <w:p w:rsidR="00111BD4" w:rsidRPr="00E90AF9" w:rsidRDefault="00873861" w:rsidP="00E90AF9">
      <w:pPr>
        <w:pStyle w:val="contenido"/>
      </w:pPr>
      <w:r w:rsidRPr="00E90AF9">
        <w:t>Se establece las siguientes f</w:t>
      </w:r>
      <w:r w:rsidR="00A251FA" w:rsidRPr="00E90AF9">
        <w:t xml:space="preserve">ases de </w:t>
      </w:r>
      <w:r w:rsidR="00111BD4" w:rsidRPr="00E90AF9">
        <w:t>desarrollo</w:t>
      </w:r>
      <w:r w:rsidR="00FE53E0" w:rsidRPr="00E90AF9">
        <w:t xml:space="preserve"> </w:t>
      </w:r>
      <w:r w:rsidR="00111BD4" w:rsidRPr="00E90AF9">
        <w:t xml:space="preserve">de  acuerdo con </w:t>
      </w:r>
      <w:r w:rsidR="008563F6" w:rsidRPr="00E90AF9">
        <w:t xml:space="preserve">metodología </w:t>
      </w:r>
      <w:r w:rsidR="00111BD4" w:rsidRPr="00E90AF9">
        <w:t>ICONIX</w:t>
      </w:r>
      <w:r w:rsidR="008563F6" w:rsidRPr="00E90AF9">
        <w:t>, con las respectivas tareas y resultados esperados de las iteraciones de estas fases</w:t>
      </w:r>
      <w:r w:rsidR="00111BD4" w:rsidRPr="00E90AF9">
        <w:t>.</w:t>
      </w:r>
    </w:p>
    <w:p w:rsidR="00674AB9" w:rsidRDefault="00674AB9" w:rsidP="00674AB9">
      <w:pPr>
        <w:pStyle w:val="contenido"/>
        <w:spacing w:after="0"/>
        <w:ind w:firstLine="708"/>
      </w:pPr>
      <w:bookmarkStart w:id="89" w:name="_Toc400372958"/>
      <w:r>
        <w:t xml:space="preserve">Tabla </w:t>
      </w:r>
      <w:fldSimple w:instr=" SEQ Tabla \* ARABIC ">
        <w:r w:rsidR="00B711E6">
          <w:rPr>
            <w:noProof/>
          </w:rPr>
          <w:t>10</w:t>
        </w:r>
      </w:fldSimple>
      <w:r>
        <w:t>: Fases de desarrollo del proyecto</w:t>
      </w:r>
      <w:bookmarkEnd w:id="89"/>
    </w:p>
    <w:tbl>
      <w:tblPr>
        <w:tblStyle w:val="Sombreadomedio1"/>
        <w:tblW w:w="0" w:type="auto"/>
        <w:jc w:val="center"/>
        <w:tblLook w:val="04A0" w:firstRow="1" w:lastRow="0" w:firstColumn="1" w:lastColumn="0" w:noHBand="0" w:noVBand="1"/>
      </w:tblPr>
      <w:tblGrid>
        <w:gridCol w:w="1891"/>
        <w:gridCol w:w="3498"/>
        <w:gridCol w:w="2837"/>
      </w:tblGrid>
      <w:tr w:rsidR="004271FA" w:rsidRPr="00E90AF9" w:rsidTr="00674AB9">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E90AF9">
            <w:pPr>
              <w:pStyle w:val="contenido"/>
              <w:jc w:val="center"/>
            </w:pPr>
            <w:r w:rsidRPr="00E90AF9">
              <w:t>Fase</w:t>
            </w:r>
          </w:p>
        </w:tc>
        <w:tc>
          <w:tcPr>
            <w:tcW w:w="3498" w:type="dxa"/>
            <w:vAlign w:val="center"/>
          </w:tcPr>
          <w:p w:rsidR="004271FA" w:rsidRPr="00E90AF9" w:rsidRDefault="004271FA" w:rsidP="00E90AF9">
            <w:pPr>
              <w:pStyle w:val="contenido"/>
              <w:jc w:val="center"/>
              <w:cnfStyle w:val="100000000000" w:firstRow="1" w:lastRow="0" w:firstColumn="0" w:lastColumn="0" w:oddVBand="0" w:evenVBand="0" w:oddHBand="0" w:evenHBand="0" w:firstRowFirstColumn="0" w:firstRowLastColumn="0" w:lastRowFirstColumn="0" w:lastRowLastColumn="0"/>
            </w:pPr>
            <w:r w:rsidRPr="00E90AF9">
              <w:t>Tarea</w:t>
            </w:r>
          </w:p>
        </w:tc>
        <w:tc>
          <w:tcPr>
            <w:tcW w:w="2837" w:type="dxa"/>
            <w:vAlign w:val="center"/>
          </w:tcPr>
          <w:p w:rsidR="004271FA" w:rsidRPr="00E90AF9" w:rsidRDefault="004271FA" w:rsidP="00E90AF9">
            <w:pPr>
              <w:pStyle w:val="contenido"/>
              <w:jc w:val="center"/>
              <w:cnfStyle w:val="100000000000" w:firstRow="1" w:lastRow="0" w:firstColumn="0" w:lastColumn="0" w:oddVBand="0" w:evenVBand="0" w:oddHBand="0" w:evenHBand="0" w:firstRowFirstColumn="0" w:firstRowLastColumn="0" w:lastRowFirstColumn="0" w:lastRowLastColumn="0"/>
            </w:pPr>
            <w:r w:rsidRPr="00E90AF9">
              <w:t>Resultado</w:t>
            </w:r>
          </w:p>
        </w:tc>
      </w:tr>
      <w:tr w:rsidR="004271FA" w:rsidRPr="00E90AF9" w:rsidTr="00674AB9">
        <w:trPr>
          <w:cnfStyle w:val="000000100000" w:firstRow="0" w:lastRow="0" w:firstColumn="0" w:lastColumn="0" w:oddVBand="0" w:evenVBand="0" w:oddHBand="1" w:evenHBand="0" w:firstRowFirstColumn="0" w:firstRowLastColumn="0" w:lastRowFirstColumn="0" w:lastRowLastColumn="0"/>
          <w:trHeight w:val="2308"/>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506E2F" w:rsidP="00E90AF9">
            <w:pPr>
              <w:pStyle w:val="contenido"/>
              <w:jc w:val="left"/>
            </w:pPr>
            <w:r w:rsidRPr="00E90AF9">
              <w:t>Análisis</w:t>
            </w:r>
            <w:r w:rsidR="004271FA" w:rsidRPr="00E90AF9">
              <w:t xml:space="preserve"> de requerimientos</w:t>
            </w:r>
          </w:p>
        </w:tc>
        <w:tc>
          <w:tcPr>
            <w:tcW w:w="3498" w:type="dxa"/>
            <w:vAlign w:val="center"/>
          </w:tcPr>
          <w:p w:rsidR="004271FA" w:rsidRPr="00E90AF9" w:rsidRDefault="00506E2F"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Identificar objetos del mundo real que interviene en el proceso</w:t>
            </w:r>
          </w:p>
          <w:p w:rsidR="00506E2F" w:rsidRPr="00E90AF9" w:rsidRDefault="00506E2F"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Identificar actores involucrados</w:t>
            </w:r>
          </w:p>
          <w:p w:rsidR="00506E2F" w:rsidRPr="00E90AF9" w:rsidRDefault="00506E2F"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Identificar casos de uso del sistema en interacciones con actores identificados</w:t>
            </w:r>
          </w:p>
        </w:tc>
        <w:tc>
          <w:tcPr>
            <w:tcW w:w="2837" w:type="dxa"/>
            <w:vAlign w:val="center"/>
          </w:tcPr>
          <w:p w:rsidR="00952A2E" w:rsidRPr="00E90AF9" w:rsidRDefault="00952A2E"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Requerimientos</w:t>
            </w:r>
          </w:p>
          <w:p w:rsidR="004271FA" w:rsidRPr="00E90AF9" w:rsidRDefault="00506E2F"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Modelo de dominio</w:t>
            </w:r>
          </w:p>
          <w:p w:rsidR="00506E2F" w:rsidRPr="00E90AF9" w:rsidRDefault="00506E2F"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Modelo de caso de uso</w:t>
            </w:r>
          </w:p>
        </w:tc>
      </w:tr>
      <w:tr w:rsidR="004271FA" w:rsidRPr="00E90AF9" w:rsidTr="00674AB9">
        <w:trPr>
          <w:cnfStyle w:val="000000010000" w:firstRow="0" w:lastRow="0" w:firstColumn="0" w:lastColumn="0" w:oddVBand="0" w:evenVBand="0" w:oddHBand="0" w:evenHBand="1" w:firstRowFirstColumn="0" w:firstRowLastColumn="0" w:lastRowFirstColumn="0" w:lastRowLastColumn="0"/>
          <w:trHeight w:val="967"/>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E90AF9">
            <w:pPr>
              <w:pStyle w:val="contenido"/>
              <w:jc w:val="left"/>
            </w:pPr>
            <w:r w:rsidRPr="00E90AF9">
              <w:t>Diseño pre</w:t>
            </w:r>
            <w:r w:rsidR="00506E2F" w:rsidRPr="00E90AF9">
              <w:t>limi</w:t>
            </w:r>
            <w:r w:rsidRPr="00E90AF9">
              <w:t>nar</w:t>
            </w:r>
          </w:p>
        </w:tc>
        <w:tc>
          <w:tcPr>
            <w:tcW w:w="3498" w:type="dxa"/>
            <w:vAlign w:val="center"/>
          </w:tcPr>
          <w:p w:rsidR="004271FA" w:rsidRPr="00E90AF9" w:rsidRDefault="00E7106A" w:rsidP="00E90AF9">
            <w:pPr>
              <w:pStyle w:val="contenido"/>
              <w:numPr>
                <w:ilvl w:val="0"/>
                <w:numId w:val="8"/>
              </w:numPr>
              <w:jc w:val="left"/>
              <w:cnfStyle w:val="000000010000" w:firstRow="0" w:lastRow="0" w:firstColumn="0" w:lastColumn="0" w:oddVBand="0" w:evenVBand="0" w:oddHBand="0" w:evenHBand="1" w:firstRowFirstColumn="0" w:firstRowLastColumn="0" w:lastRowFirstColumn="0" w:lastRowLastColumn="0"/>
            </w:pPr>
            <w:r w:rsidRPr="00E90AF9">
              <w:t>Describir los casos de uso como un flujo de acciones</w:t>
            </w:r>
          </w:p>
          <w:p w:rsidR="00E7106A" w:rsidRPr="00E90AF9" w:rsidRDefault="00E7106A" w:rsidP="00E90AF9">
            <w:pPr>
              <w:pStyle w:val="contenido"/>
              <w:numPr>
                <w:ilvl w:val="0"/>
                <w:numId w:val="8"/>
              </w:numPr>
              <w:jc w:val="left"/>
              <w:cnfStyle w:val="000000010000" w:firstRow="0" w:lastRow="0" w:firstColumn="0" w:lastColumn="0" w:oddVBand="0" w:evenVBand="0" w:oddHBand="0" w:evenHBand="1" w:firstRowFirstColumn="0" w:firstRowLastColumn="0" w:lastRowFirstColumn="0" w:lastRowLastColumn="0"/>
            </w:pPr>
            <w:r w:rsidRPr="00E90AF9">
              <w:t>Verificar el diseño</w:t>
            </w:r>
          </w:p>
        </w:tc>
        <w:tc>
          <w:tcPr>
            <w:tcW w:w="2837" w:type="dxa"/>
            <w:vAlign w:val="center"/>
          </w:tcPr>
          <w:p w:rsidR="004271FA" w:rsidRPr="00E90AF9" w:rsidRDefault="00B92069" w:rsidP="00E90AF9">
            <w:pPr>
              <w:pStyle w:val="contenido"/>
              <w:numPr>
                <w:ilvl w:val="0"/>
                <w:numId w:val="8"/>
              </w:numPr>
              <w:jc w:val="left"/>
              <w:cnfStyle w:val="000000010000" w:firstRow="0" w:lastRow="0" w:firstColumn="0" w:lastColumn="0" w:oddVBand="0" w:evenVBand="0" w:oddHBand="0" w:evenHBand="1" w:firstRowFirstColumn="0" w:firstRowLastColumn="0" w:lastRowFirstColumn="0" w:lastRowLastColumn="0"/>
            </w:pPr>
            <w:r w:rsidRPr="00E90AF9">
              <w:t>Especificación de casos de uso</w:t>
            </w:r>
          </w:p>
        </w:tc>
      </w:tr>
      <w:tr w:rsidR="004271FA" w:rsidRPr="00E90AF9" w:rsidTr="00674AB9">
        <w:trPr>
          <w:cnfStyle w:val="000000100000" w:firstRow="0" w:lastRow="0" w:firstColumn="0" w:lastColumn="0" w:oddVBand="0" w:evenVBand="0" w:oddHBand="1" w:evenHBand="0" w:firstRowFirstColumn="0" w:firstRowLastColumn="0" w:lastRowFirstColumn="0" w:lastRowLastColumn="0"/>
          <w:trHeight w:val="1264"/>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506E2F" w:rsidP="00E90AF9">
            <w:pPr>
              <w:pStyle w:val="contenido"/>
              <w:jc w:val="left"/>
            </w:pPr>
            <w:r w:rsidRPr="00E90AF9">
              <w:t>Diseño</w:t>
            </w:r>
          </w:p>
        </w:tc>
        <w:tc>
          <w:tcPr>
            <w:tcW w:w="3498" w:type="dxa"/>
            <w:vAlign w:val="center"/>
          </w:tcPr>
          <w:p w:rsidR="004271FA" w:rsidRPr="00E90AF9" w:rsidRDefault="00E7106A"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Especificar comportamiento a través de diagrama de secuencias</w:t>
            </w:r>
          </w:p>
          <w:p w:rsidR="00E7106A" w:rsidRPr="00E90AF9" w:rsidRDefault="00E7106A"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Verificar el diseño</w:t>
            </w:r>
          </w:p>
        </w:tc>
        <w:tc>
          <w:tcPr>
            <w:tcW w:w="2837" w:type="dxa"/>
            <w:vAlign w:val="center"/>
          </w:tcPr>
          <w:p w:rsidR="004271FA" w:rsidRPr="00E90AF9" w:rsidRDefault="00B92069"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Diagrama de secuencias</w:t>
            </w:r>
          </w:p>
        </w:tc>
      </w:tr>
      <w:tr w:rsidR="004271FA" w:rsidRPr="00E90AF9" w:rsidTr="00674AB9">
        <w:trPr>
          <w:cnfStyle w:val="000000010000" w:firstRow="0" w:lastRow="0" w:firstColumn="0" w:lastColumn="0" w:oddVBand="0" w:evenVBand="0" w:oddHBand="0" w:evenHBand="1" w:firstRowFirstColumn="0" w:firstRowLastColumn="0" w:lastRowFirstColumn="0" w:lastRowLastColumn="0"/>
          <w:trHeight w:val="749"/>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E90AF9">
            <w:pPr>
              <w:pStyle w:val="contenido"/>
              <w:jc w:val="left"/>
            </w:pPr>
            <w:r w:rsidRPr="00E90AF9">
              <w:t>Implementación</w:t>
            </w:r>
          </w:p>
        </w:tc>
        <w:tc>
          <w:tcPr>
            <w:tcW w:w="3498" w:type="dxa"/>
            <w:vAlign w:val="center"/>
          </w:tcPr>
          <w:p w:rsidR="004271FA" w:rsidRPr="00E90AF9" w:rsidRDefault="00B92069" w:rsidP="00E90AF9">
            <w:pPr>
              <w:pStyle w:val="contenido"/>
              <w:numPr>
                <w:ilvl w:val="0"/>
                <w:numId w:val="8"/>
              </w:numPr>
              <w:jc w:val="left"/>
              <w:cnfStyle w:val="000000010000" w:firstRow="0" w:lastRow="0" w:firstColumn="0" w:lastColumn="0" w:oddVBand="0" w:evenVBand="0" w:oddHBand="0" w:evenHBand="1" w:firstRowFirstColumn="0" w:firstRowLastColumn="0" w:lastRowFirstColumn="0" w:lastRowLastColumn="0"/>
            </w:pPr>
            <w:r w:rsidRPr="00E90AF9">
              <w:t>Escribir código</w:t>
            </w:r>
          </w:p>
          <w:p w:rsidR="00B92069" w:rsidRPr="00E90AF9" w:rsidRDefault="00B92069" w:rsidP="00E90AF9">
            <w:pPr>
              <w:pStyle w:val="contenido"/>
              <w:numPr>
                <w:ilvl w:val="0"/>
                <w:numId w:val="8"/>
              </w:numPr>
              <w:jc w:val="left"/>
              <w:cnfStyle w:val="000000010000" w:firstRow="0" w:lastRow="0" w:firstColumn="0" w:lastColumn="0" w:oddVBand="0" w:evenVBand="0" w:oddHBand="0" w:evenHBand="1" w:firstRowFirstColumn="0" w:firstRowLastColumn="0" w:lastRowFirstColumn="0" w:lastRowLastColumn="0"/>
            </w:pPr>
            <w:r w:rsidRPr="00E90AF9">
              <w:t>Realizar pruebas</w:t>
            </w:r>
          </w:p>
        </w:tc>
        <w:tc>
          <w:tcPr>
            <w:tcW w:w="2837" w:type="dxa"/>
            <w:vAlign w:val="center"/>
          </w:tcPr>
          <w:p w:rsidR="004271FA" w:rsidRPr="00E90AF9" w:rsidRDefault="00B92069" w:rsidP="00E90AF9">
            <w:pPr>
              <w:pStyle w:val="contenido"/>
              <w:numPr>
                <w:ilvl w:val="0"/>
                <w:numId w:val="8"/>
              </w:numPr>
              <w:jc w:val="left"/>
              <w:cnfStyle w:val="000000010000" w:firstRow="0" w:lastRow="0" w:firstColumn="0" w:lastColumn="0" w:oddVBand="0" w:evenVBand="0" w:oddHBand="0" w:evenHBand="1" w:firstRowFirstColumn="0" w:firstRowLastColumn="0" w:lastRowFirstColumn="0" w:lastRowLastColumn="0"/>
            </w:pPr>
            <w:r w:rsidRPr="00E90AF9">
              <w:t>Código</w:t>
            </w:r>
          </w:p>
          <w:p w:rsidR="00B92069" w:rsidRPr="00E90AF9" w:rsidRDefault="00B92069" w:rsidP="00E90AF9">
            <w:pPr>
              <w:pStyle w:val="contenido"/>
              <w:numPr>
                <w:ilvl w:val="0"/>
                <w:numId w:val="8"/>
              </w:numPr>
              <w:jc w:val="left"/>
              <w:cnfStyle w:val="000000010000" w:firstRow="0" w:lastRow="0" w:firstColumn="0" w:lastColumn="0" w:oddVBand="0" w:evenVBand="0" w:oddHBand="0" w:evenHBand="1" w:firstRowFirstColumn="0" w:firstRowLastColumn="0" w:lastRowFirstColumn="0" w:lastRowLastColumn="0"/>
            </w:pPr>
            <w:r w:rsidRPr="00E90AF9">
              <w:t>P</w:t>
            </w:r>
            <w:r w:rsidR="00111BD4" w:rsidRPr="00E90AF9">
              <w:t>ruebas</w:t>
            </w:r>
          </w:p>
        </w:tc>
      </w:tr>
    </w:tbl>
    <w:p w:rsidR="00674AB9" w:rsidRDefault="00674AB9" w:rsidP="00674AB9">
      <w:pPr>
        <w:pStyle w:val="contenido"/>
        <w:ind w:firstLine="360"/>
      </w:pPr>
      <w:r>
        <w:t>Fuente (propio)</w:t>
      </w:r>
    </w:p>
    <w:p w:rsidR="004271FA" w:rsidRPr="00E90AF9" w:rsidRDefault="004271FA" w:rsidP="005804D4">
      <w:pPr>
        <w:pStyle w:val="Nivel2"/>
      </w:pPr>
      <w:bookmarkStart w:id="90" w:name="_Toc403114483"/>
      <w:r w:rsidRPr="00E90AF9">
        <w:lastRenderedPageBreak/>
        <w:t>Desarrollo</w:t>
      </w:r>
      <w:bookmarkEnd w:id="90"/>
    </w:p>
    <w:p w:rsidR="004271FA" w:rsidRPr="00F83B6C" w:rsidRDefault="002D703A" w:rsidP="00D90010">
      <w:pPr>
        <w:pStyle w:val="Nivel3"/>
      </w:pPr>
      <w:bookmarkStart w:id="91" w:name="_Toc403114484"/>
      <w:r w:rsidRPr="00F83B6C">
        <w:t>Análisis de requerimientos</w:t>
      </w:r>
      <w:bookmarkEnd w:id="91"/>
    </w:p>
    <w:p w:rsidR="000F4511" w:rsidRPr="00E90AF9" w:rsidRDefault="008563F6" w:rsidP="00F83B6C">
      <w:pPr>
        <w:pStyle w:val="contenido"/>
        <w:spacing w:after="0"/>
      </w:pPr>
      <w:r w:rsidRPr="00E90AF9">
        <w:t xml:space="preserve">A partir de las primeras reuniones se determina los requerimientos funcionales con los debe contar la propuesta de software a desarrollar y se inicia con </w:t>
      </w:r>
      <w:r w:rsidR="000F4511" w:rsidRPr="00E90AF9">
        <w:t xml:space="preserve">la </w:t>
      </w:r>
      <w:r w:rsidRPr="00E90AF9">
        <w:t xml:space="preserve">formalización de estos requerimientos </w:t>
      </w:r>
      <w:r w:rsidR="000F4511" w:rsidRPr="00E90AF9">
        <w:t>y luego con su necesario análisis.</w:t>
      </w:r>
    </w:p>
    <w:p w:rsidR="002D703A" w:rsidRPr="00E90AF9" w:rsidRDefault="002D703A" w:rsidP="00D90010">
      <w:pPr>
        <w:pStyle w:val="Nivel4"/>
      </w:pPr>
      <w:bookmarkStart w:id="92" w:name="_Toc403114485"/>
      <w:r w:rsidRPr="00E90AF9">
        <w:t>Requerimientos</w:t>
      </w:r>
      <w:bookmarkEnd w:id="92"/>
      <w:r w:rsidRPr="00E90AF9">
        <w:t xml:space="preserve"> </w:t>
      </w:r>
    </w:p>
    <w:p w:rsidR="002D703A" w:rsidRPr="00E90AF9" w:rsidRDefault="002D703A" w:rsidP="00E90AF9">
      <w:pPr>
        <w:pStyle w:val="contenido"/>
      </w:pPr>
      <w:r w:rsidRPr="00E90AF9">
        <w:t>Los requerimientos descritos a continuación definen el comportamiento del sistema</w:t>
      </w:r>
      <w:r w:rsidR="003074BC" w:rsidRPr="00E90AF9">
        <w:t xml:space="preserve"> para obtener los resultados esperados.</w:t>
      </w:r>
      <w:r w:rsidR="00D80E09" w:rsidRPr="00E90AF9">
        <w:rPr>
          <w:rStyle w:val="Refdenotaalpie"/>
        </w:rPr>
        <w:footnoteReference w:id="30"/>
      </w:r>
      <w:r w:rsidR="000F4511" w:rsidRPr="00E90AF9">
        <w:t xml:space="preserve"> Estos requerimientos forman la base del desarrollo y se complementa con requerimientos no funcionales que los cuales serán implementados con la finalidad de agregar calidad al producto frente al usuario que lo va a utilizar.</w:t>
      </w:r>
    </w:p>
    <w:p w:rsidR="00674AB9" w:rsidRPr="00674AB9" w:rsidRDefault="00674AB9" w:rsidP="00674AB9">
      <w:pPr>
        <w:pStyle w:val="contenido"/>
        <w:spacing w:after="0"/>
        <w:rPr>
          <w:sz w:val="20"/>
        </w:rPr>
      </w:pPr>
      <w:bookmarkStart w:id="93" w:name="_Toc400372959"/>
      <w:r w:rsidRPr="00674AB9">
        <w:rPr>
          <w:sz w:val="20"/>
        </w:rPr>
        <w:t xml:space="preserve">Tabla </w:t>
      </w:r>
      <w:r w:rsidRPr="00674AB9">
        <w:rPr>
          <w:sz w:val="20"/>
        </w:rPr>
        <w:fldChar w:fldCharType="begin"/>
      </w:r>
      <w:r w:rsidRPr="00674AB9">
        <w:rPr>
          <w:sz w:val="20"/>
        </w:rPr>
        <w:instrText xml:space="preserve"> SEQ Tabla \* ARABIC </w:instrText>
      </w:r>
      <w:r w:rsidRPr="00674AB9">
        <w:rPr>
          <w:sz w:val="20"/>
        </w:rPr>
        <w:fldChar w:fldCharType="separate"/>
      </w:r>
      <w:r w:rsidR="00B711E6">
        <w:rPr>
          <w:noProof/>
          <w:sz w:val="20"/>
        </w:rPr>
        <w:t>11</w:t>
      </w:r>
      <w:r w:rsidRPr="00674AB9">
        <w:rPr>
          <w:sz w:val="20"/>
        </w:rPr>
        <w:fldChar w:fldCharType="end"/>
      </w:r>
      <w:r w:rsidRPr="00674AB9">
        <w:rPr>
          <w:sz w:val="20"/>
        </w:rPr>
        <w:t>: Resumen de requerimientos funcionales</w:t>
      </w:r>
      <w:bookmarkEnd w:id="93"/>
    </w:p>
    <w:tbl>
      <w:tblPr>
        <w:tblStyle w:val="Listaclara"/>
        <w:tblW w:w="0" w:type="auto"/>
        <w:tblLook w:val="04A0" w:firstRow="1" w:lastRow="0" w:firstColumn="1" w:lastColumn="0" w:noHBand="0" w:noVBand="1"/>
      </w:tblPr>
      <w:tblGrid>
        <w:gridCol w:w="1472"/>
        <w:gridCol w:w="3008"/>
        <w:gridCol w:w="4182"/>
      </w:tblGrid>
      <w:tr w:rsidR="00893E13" w:rsidRPr="00E90AF9" w:rsidTr="000F4511">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472" w:type="dxa"/>
            <w:vAlign w:val="center"/>
          </w:tcPr>
          <w:p w:rsidR="00893E13" w:rsidRPr="00E90AF9" w:rsidRDefault="00893E13" w:rsidP="00E90AF9">
            <w:pPr>
              <w:pStyle w:val="contenido"/>
              <w:jc w:val="center"/>
            </w:pPr>
            <w:r w:rsidRPr="00E90AF9">
              <w:t>Código</w:t>
            </w:r>
          </w:p>
        </w:tc>
        <w:tc>
          <w:tcPr>
            <w:tcW w:w="3008" w:type="dxa"/>
            <w:vAlign w:val="center"/>
          </w:tcPr>
          <w:p w:rsidR="00893E13" w:rsidRPr="00E90AF9" w:rsidRDefault="00F933F1" w:rsidP="00E90AF9">
            <w:pPr>
              <w:pStyle w:val="contenido"/>
              <w:jc w:val="center"/>
              <w:cnfStyle w:val="100000000000" w:firstRow="1" w:lastRow="0" w:firstColumn="0" w:lastColumn="0" w:oddVBand="0" w:evenVBand="0" w:oddHBand="0" w:evenHBand="0" w:firstRowFirstColumn="0" w:firstRowLastColumn="0" w:lastRowFirstColumn="0" w:lastRowLastColumn="0"/>
            </w:pPr>
            <w:r w:rsidRPr="00E90AF9">
              <w:t>Requerimiento</w:t>
            </w:r>
          </w:p>
        </w:tc>
        <w:tc>
          <w:tcPr>
            <w:tcW w:w="4182" w:type="dxa"/>
            <w:vAlign w:val="center"/>
          </w:tcPr>
          <w:p w:rsidR="00F933F1" w:rsidRPr="00E90AF9" w:rsidRDefault="00F933F1" w:rsidP="00E90AF9">
            <w:pPr>
              <w:pStyle w:val="contenido"/>
              <w:jc w:val="center"/>
              <w:cnfStyle w:val="100000000000" w:firstRow="1" w:lastRow="0" w:firstColumn="0" w:lastColumn="0" w:oddVBand="0" w:evenVBand="0" w:oddHBand="0" w:evenHBand="0" w:firstRowFirstColumn="0" w:firstRowLastColumn="0" w:lastRowFirstColumn="0" w:lastRowLastColumn="0"/>
            </w:pPr>
            <w:r w:rsidRPr="00E90AF9">
              <w:t>Descripción</w:t>
            </w:r>
          </w:p>
        </w:tc>
      </w:tr>
      <w:tr w:rsidR="00893E13" w:rsidRPr="00E90AF9" w:rsidTr="000F4511">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tcPr>
          <w:p w:rsidR="00893E13" w:rsidRPr="00E90AF9" w:rsidRDefault="00AC18A1" w:rsidP="00E90AF9">
            <w:pPr>
              <w:pStyle w:val="contenido"/>
            </w:pPr>
            <w:r w:rsidRPr="00E90AF9">
              <w:t>REQ001</w:t>
            </w:r>
          </w:p>
        </w:tc>
        <w:tc>
          <w:tcPr>
            <w:tcW w:w="3008" w:type="dxa"/>
          </w:tcPr>
          <w:p w:rsidR="00893E13" w:rsidRPr="00E90AF9" w:rsidRDefault="002E35AF" w:rsidP="00E90AF9">
            <w:pPr>
              <w:pStyle w:val="contenido"/>
              <w:cnfStyle w:val="000000100000" w:firstRow="0" w:lastRow="0" w:firstColumn="0" w:lastColumn="0" w:oddVBand="0" w:evenVBand="0" w:oddHBand="1" w:evenHBand="0" w:firstRowFirstColumn="0" w:firstRowLastColumn="0" w:lastRowFirstColumn="0" w:lastRowLastColumn="0"/>
            </w:pPr>
            <w:r w:rsidRPr="00E90AF9">
              <w:t>Extraer entidades y palabra relevantes</w:t>
            </w:r>
          </w:p>
        </w:tc>
        <w:tc>
          <w:tcPr>
            <w:tcW w:w="4182" w:type="dxa"/>
          </w:tcPr>
          <w:p w:rsidR="00893E13" w:rsidRPr="00E90AF9" w:rsidRDefault="00BB469D" w:rsidP="00E90AF9">
            <w:pPr>
              <w:pStyle w:val="contenido"/>
              <w:cnfStyle w:val="000000100000" w:firstRow="0" w:lastRow="0" w:firstColumn="0" w:lastColumn="0" w:oddVBand="0" w:evenVBand="0" w:oddHBand="1" w:evenHBand="0" w:firstRowFirstColumn="0" w:firstRowLastColumn="0" w:lastRowFirstColumn="0" w:lastRowLastColumn="0"/>
            </w:pPr>
            <w:r w:rsidRPr="00E90AF9">
              <w:t>Descubrir datos relevantes en el texto, a quien se describe y las palabra relevantes que lo acompañan</w:t>
            </w:r>
          </w:p>
        </w:tc>
      </w:tr>
      <w:tr w:rsidR="002E35AF" w:rsidRPr="00E90AF9" w:rsidTr="000F4511">
        <w:trPr>
          <w:trHeight w:val="1129"/>
        </w:trPr>
        <w:tc>
          <w:tcPr>
            <w:cnfStyle w:val="001000000000" w:firstRow="0" w:lastRow="0" w:firstColumn="1" w:lastColumn="0" w:oddVBand="0" w:evenVBand="0" w:oddHBand="0" w:evenHBand="0" w:firstRowFirstColumn="0" w:firstRowLastColumn="0" w:lastRowFirstColumn="0" w:lastRowLastColumn="0"/>
            <w:tcW w:w="1472" w:type="dxa"/>
          </w:tcPr>
          <w:p w:rsidR="002E35AF" w:rsidRPr="00E90AF9" w:rsidRDefault="00AC18A1" w:rsidP="00E90AF9">
            <w:pPr>
              <w:pStyle w:val="contenido"/>
            </w:pPr>
            <w:r w:rsidRPr="00E90AF9">
              <w:t>REQ002</w:t>
            </w:r>
          </w:p>
        </w:tc>
        <w:tc>
          <w:tcPr>
            <w:tcW w:w="3008" w:type="dxa"/>
          </w:tcPr>
          <w:p w:rsidR="002E35AF" w:rsidRPr="00E90AF9" w:rsidRDefault="002E35AF" w:rsidP="00E90AF9">
            <w:pPr>
              <w:pStyle w:val="contenido"/>
              <w:cnfStyle w:val="000000000000" w:firstRow="0" w:lastRow="0" w:firstColumn="0" w:lastColumn="0" w:oddVBand="0" w:evenVBand="0" w:oddHBand="0" w:evenHBand="0" w:firstRowFirstColumn="0" w:firstRowLastColumn="0" w:lastRowFirstColumn="0" w:lastRowLastColumn="0"/>
            </w:pPr>
            <w:r w:rsidRPr="00E90AF9">
              <w:t>Enlazar entidades y palabra relevantes</w:t>
            </w:r>
            <w:r w:rsidR="00BB469D" w:rsidRPr="00E90AF9">
              <w:t xml:space="preserve"> con LOD Cloud</w:t>
            </w:r>
          </w:p>
        </w:tc>
        <w:tc>
          <w:tcPr>
            <w:tcW w:w="4182" w:type="dxa"/>
          </w:tcPr>
          <w:p w:rsidR="002E35AF" w:rsidRPr="00E90AF9" w:rsidRDefault="00BB469D" w:rsidP="00E90AF9">
            <w:pPr>
              <w:pStyle w:val="contenido"/>
              <w:cnfStyle w:val="000000000000" w:firstRow="0" w:lastRow="0" w:firstColumn="0" w:lastColumn="0" w:oddVBand="0" w:evenVBand="0" w:oddHBand="0" w:evenHBand="0" w:firstRowFirstColumn="0" w:firstRowLastColumn="0" w:lastRowFirstColumn="0" w:lastRowLastColumn="0"/>
            </w:pPr>
            <w:r w:rsidRPr="00E90AF9">
              <w:t>Se enlazara los términos encontrados en caso de que sea posible con la LOD Cloud</w:t>
            </w:r>
          </w:p>
        </w:tc>
      </w:tr>
      <w:tr w:rsidR="00AC18A1" w:rsidRPr="00E90AF9" w:rsidTr="000F4511">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tcPr>
          <w:p w:rsidR="00AC18A1" w:rsidRPr="00E90AF9" w:rsidRDefault="00AC18A1" w:rsidP="00E90AF9">
            <w:pPr>
              <w:pStyle w:val="contenido"/>
            </w:pPr>
            <w:r w:rsidRPr="00E90AF9">
              <w:t>REQ003</w:t>
            </w:r>
          </w:p>
        </w:tc>
        <w:tc>
          <w:tcPr>
            <w:tcW w:w="3008" w:type="dxa"/>
          </w:tcPr>
          <w:p w:rsidR="00AC18A1" w:rsidRPr="00E90AF9" w:rsidRDefault="00AC18A1"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Desambiguar entidades y palabra relevantes </w:t>
            </w:r>
          </w:p>
        </w:tc>
        <w:tc>
          <w:tcPr>
            <w:tcW w:w="4182" w:type="dxa"/>
          </w:tcPr>
          <w:p w:rsidR="00AC18A1" w:rsidRPr="00E90AF9" w:rsidRDefault="00AC18A1"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Se determinara el sentido con que las palabras estas siendo usadas en caso de que estas sean ambiguas. </w:t>
            </w:r>
          </w:p>
        </w:tc>
      </w:tr>
      <w:tr w:rsidR="002E35AF" w:rsidRPr="00E90AF9" w:rsidTr="000F4511">
        <w:trPr>
          <w:trHeight w:val="1144"/>
        </w:trPr>
        <w:tc>
          <w:tcPr>
            <w:cnfStyle w:val="001000000000" w:firstRow="0" w:lastRow="0" w:firstColumn="1" w:lastColumn="0" w:oddVBand="0" w:evenVBand="0" w:oddHBand="0" w:evenHBand="0" w:firstRowFirstColumn="0" w:firstRowLastColumn="0" w:lastRowFirstColumn="0" w:lastRowLastColumn="0"/>
            <w:tcW w:w="1472" w:type="dxa"/>
          </w:tcPr>
          <w:p w:rsidR="002E35AF" w:rsidRPr="00E90AF9" w:rsidRDefault="00AC18A1" w:rsidP="00E90AF9">
            <w:pPr>
              <w:pStyle w:val="contenido"/>
            </w:pPr>
            <w:r w:rsidRPr="00E90AF9">
              <w:t>REQ004</w:t>
            </w:r>
          </w:p>
        </w:tc>
        <w:tc>
          <w:tcPr>
            <w:tcW w:w="3008" w:type="dxa"/>
          </w:tcPr>
          <w:p w:rsidR="002E35AF" w:rsidRPr="00E90AF9" w:rsidRDefault="002E35AF" w:rsidP="00E90AF9">
            <w:pPr>
              <w:pStyle w:val="contenido"/>
              <w:cnfStyle w:val="000000000000" w:firstRow="0" w:lastRow="0" w:firstColumn="0" w:lastColumn="0" w:oddVBand="0" w:evenVBand="0" w:oddHBand="0" w:evenHBand="0" w:firstRowFirstColumn="0" w:firstRowLastColumn="0" w:lastRowFirstColumn="0" w:lastRowLastColumn="0"/>
            </w:pPr>
            <w:r w:rsidRPr="00E90AF9">
              <w:t xml:space="preserve">Levantar servicios REST separados para los procesos relevantes. </w:t>
            </w:r>
          </w:p>
        </w:tc>
        <w:tc>
          <w:tcPr>
            <w:tcW w:w="4182" w:type="dxa"/>
          </w:tcPr>
          <w:p w:rsidR="002E35AF" w:rsidRPr="00E90AF9" w:rsidRDefault="00AC18A1" w:rsidP="00E90AF9">
            <w:pPr>
              <w:pStyle w:val="contenido"/>
              <w:cnfStyle w:val="000000000000" w:firstRow="0" w:lastRow="0" w:firstColumn="0" w:lastColumn="0" w:oddVBand="0" w:evenVBand="0" w:oddHBand="0" w:evenHBand="0" w:firstRowFirstColumn="0" w:firstRowLastColumn="0" w:lastRowFirstColumn="0" w:lastRowLastColumn="0"/>
            </w:pPr>
            <w:r w:rsidRPr="00E90AF9">
              <w:t>P</w:t>
            </w:r>
            <w:r w:rsidR="00BB469D" w:rsidRPr="00E90AF9">
              <w:t xml:space="preserve">ara que los procesos relevantes dentro del sistema pueda ser </w:t>
            </w:r>
            <w:r w:rsidR="00F11C70" w:rsidRPr="00E90AF9">
              <w:t xml:space="preserve">consumidos de forma individual y así </w:t>
            </w:r>
            <w:r w:rsidR="00BB469D" w:rsidRPr="00E90AF9">
              <w:t xml:space="preserve">reutilizados se levantaran servicios </w:t>
            </w:r>
            <w:r w:rsidR="00F11C70" w:rsidRPr="00E90AF9">
              <w:t>separados</w:t>
            </w:r>
            <w:r w:rsidR="00BB469D" w:rsidRPr="00E90AF9">
              <w:t xml:space="preserve"> </w:t>
            </w:r>
          </w:p>
        </w:tc>
      </w:tr>
      <w:tr w:rsidR="00BB469D" w:rsidRPr="00E90AF9" w:rsidTr="000F4511">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72" w:type="dxa"/>
          </w:tcPr>
          <w:p w:rsidR="00BB469D" w:rsidRPr="00E90AF9" w:rsidRDefault="00AC18A1" w:rsidP="00E90AF9">
            <w:pPr>
              <w:pStyle w:val="contenido"/>
            </w:pPr>
            <w:r w:rsidRPr="00E90AF9">
              <w:t>REQ005</w:t>
            </w:r>
          </w:p>
        </w:tc>
        <w:tc>
          <w:tcPr>
            <w:tcW w:w="3008" w:type="dxa"/>
          </w:tcPr>
          <w:p w:rsidR="00BB469D" w:rsidRPr="00E90AF9" w:rsidRDefault="00BB469D" w:rsidP="00E90AF9">
            <w:pPr>
              <w:pStyle w:val="contenido"/>
              <w:cnfStyle w:val="000000100000" w:firstRow="0" w:lastRow="0" w:firstColumn="0" w:lastColumn="0" w:oddVBand="0" w:evenVBand="0" w:oddHBand="1" w:evenHBand="0" w:firstRowFirstColumn="0" w:firstRowLastColumn="0" w:lastRowFirstColumn="0" w:lastRowLastColumn="0"/>
            </w:pPr>
            <w:r w:rsidRPr="00E90AF9">
              <w:t>Frontal UI Web</w:t>
            </w:r>
          </w:p>
        </w:tc>
        <w:tc>
          <w:tcPr>
            <w:tcW w:w="4182" w:type="dxa"/>
          </w:tcPr>
          <w:p w:rsidR="00BB469D" w:rsidRPr="00E90AF9" w:rsidRDefault="00BB469D" w:rsidP="00E90AF9">
            <w:pPr>
              <w:pStyle w:val="contenido"/>
              <w:tabs>
                <w:tab w:val="left" w:pos="1155"/>
              </w:tabs>
              <w:cnfStyle w:val="000000100000" w:firstRow="0" w:lastRow="0" w:firstColumn="0" w:lastColumn="0" w:oddVBand="0" w:evenVBand="0" w:oddHBand="1" w:evenHBand="0" w:firstRowFirstColumn="0" w:firstRowLastColumn="0" w:lastRowFirstColumn="0" w:lastRowLastColumn="0"/>
            </w:pPr>
            <w:r w:rsidRPr="00E90AF9">
              <w:t xml:space="preserve">Construir una interfaz web </w:t>
            </w:r>
            <w:r w:rsidR="00DF2379" w:rsidRPr="00E90AF9">
              <w:t>que permita visualizar el comportamiento del sistema, es decir, la integración de los servicios y su funcionamiento individual</w:t>
            </w:r>
          </w:p>
        </w:tc>
      </w:tr>
    </w:tbl>
    <w:p w:rsidR="00D6247E" w:rsidRPr="00674AB9" w:rsidRDefault="00674AB9" w:rsidP="00674AB9">
      <w:pPr>
        <w:pStyle w:val="titulosTF"/>
        <w:rPr>
          <w:sz w:val="18"/>
        </w:rPr>
      </w:pPr>
      <w:r w:rsidRPr="00674AB9">
        <w:rPr>
          <w:sz w:val="18"/>
        </w:rPr>
        <w:lastRenderedPageBreak/>
        <w:t>Fuente: (propio)</w:t>
      </w:r>
    </w:p>
    <w:p w:rsidR="000F4511" w:rsidRPr="00E90AF9" w:rsidRDefault="00D6247E" w:rsidP="00E90AF9">
      <w:pPr>
        <w:pStyle w:val="contenido"/>
      </w:pPr>
      <w:r w:rsidRPr="00E90AF9">
        <w:t>Los requerimientos redactados establecen las tecnologías necesarias para el desarrollo del producto de software así como las áreas de conocimiento con las que esta ligados siendo el procesamiento de lenguaje natural (PLN) uno de los puntos más fuertes a resolver junto el levantamiento de servicios web y la construcción de un cliente web.</w:t>
      </w:r>
    </w:p>
    <w:p w:rsidR="00D80E09" w:rsidRPr="00E90AF9" w:rsidRDefault="00D80E09" w:rsidP="00D90010">
      <w:pPr>
        <w:pStyle w:val="Nivel4"/>
      </w:pPr>
      <w:bookmarkStart w:id="94" w:name="_Toc403114486"/>
      <w:r w:rsidRPr="00E90AF9">
        <w:t>Modelo de Dominio</w:t>
      </w:r>
      <w:bookmarkEnd w:id="94"/>
    </w:p>
    <w:p w:rsidR="00F11C70" w:rsidRPr="00E90AF9" w:rsidRDefault="00F0330A" w:rsidP="00E90AF9">
      <w:pPr>
        <w:pStyle w:val="contenido"/>
      </w:pPr>
      <w:r w:rsidRPr="00E90AF9">
        <w:t xml:space="preserve">Uno de los ámbitos más importantes a resolver para el desarrollo de este sistema es el </w:t>
      </w:r>
      <w:r w:rsidR="008F6DEF" w:rsidRPr="00E90AF9">
        <w:t>tratamiento</w:t>
      </w:r>
      <w:r w:rsidRPr="00E90AF9">
        <w:t xml:space="preserve"> de texto </w:t>
      </w:r>
      <w:r w:rsidR="00F11C70" w:rsidRPr="00E90AF9">
        <w:t xml:space="preserve">que es enviado por un usuario a través de un cliente, </w:t>
      </w:r>
      <w:r w:rsidRPr="00E90AF9">
        <w:t xml:space="preserve">que será la entrada </w:t>
      </w:r>
      <w:r w:rsidR="00D6247E" w:rsidRPr="00E90AF9">
        <w:t xml:space="preserve">y </w:t>
      </w:r>
      <w:r w:rsidRPr="00E90AF9">
        <w:t xml:space="preserve">base </w:t>
      </w:r>
      <w:r w:rsidR="00D6247E" w:rsidRPr="00E90AF9">
        <w:t>del</w:t>
      </w:r>
      <w:r w:rsidRPr="00E90AF9">
        <w:t xml:space="preserve"> procesamiento para descubrir datos relevantes dentro de este. </w:t>
      </w:r>
    </w:p>
    <w:p w:rsidR="002E43F8" w:rsidRPr="00E90AF9" w:rsidRDefault="00F11C70" w:rsidP="00E90AF9">
      <w:pPr>
        <w:pStyle w:val="contenido"/>
      </w:pPr>
      <w:r w:rsidRPr="00E90AF9">
        <w:t>Se ha procedido a separar en servicios web distintos los procesos de relevancia del producto de software, e</w:t>
      </w:r>
      <w:r w:rsidR="00F0330A" w:rsidRPr="00E90AF9">
        <w:t>n vista de que</w:t>
      </w:r>
      <w:r w:rsidRPr="00E90AF9">
        <w:t xml:space="preserve"> este</w:t>
      </w:r>
      <w:r w:rsidR="00F0330A" w:rsidRPr="00E90AF9">
        <w:t xml:space="preserve"> uno de los requerimientos </w:t>
      </w:r>
      <w:r w:rsidR="008F6DEF" w:rsidRPr="00E90AF9">
        <w:t>(REQ004)</w:t>
      </w:r>
      <w:r w:rsidRPr="00E90AF9">
        <w:t>,</w:t>
      </w:r>
      <w:r w:rsidR="008F6DEF" w:rsidRPr="00E90AF9">
        <w:t xml:space="preserve"> </w:t>
      </w:r>
      <w:r w:rsidR="00D54241" w:rsidRPr="00E90AF9">
        <w:t>los servicios web que serán levantados perteneces a</w:t>
      </w:r>
      <w:r w:rsidR="008F6DEF" w:rsidRPr="00E90AF9">
        <w:t xml:space="preserve"> fases importantes dentro de las técnicas de procesamiento de lenguaje natural </w:t>
      </w:r>
      <w:r w:rsidR="00D54241" w:rsidRPr="00E90AF9">
        <w:t xml:space="preserve">(PLN) </w:t>
      </w:r>
      <w:r w:rsidR="008F6DEF" w:rsidRPr="00E90AF9">
        <w:t xml:space="preserve">aplicadas al texto, así como funciones dadas por los requerimientos, lo cual se observa en la figura </w:t>
      </w:r>
      <w:r w:rsidR="009856D6">
        <w:t>8</w:t>
      </w:r>
      <w:r w:rsidR="008F6DEF" w:rsidRPr="00E90AF9">
        <w:t xml:space="preserve">. </w:t>
      </w:r>
    </w:p>
    <w:p w:rsidR="00674AB9" w:rsidRDefault="00115933" w:rsidP="00674AB9">
      <w:pPr>
        <w:pStyle w:val="contenido"/>
        <w:keepNext/>
        <w:spacing w:after="0"/>
        <w:jc w:val="center"/>
      </w:pPr>
      <w:r w:rsidRPr="00E90AF9">
        <w:object w:dxaOrig="11031" w:dyaOrig="7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6pt;height:273.75pt" o:ole="">
            <v:imagedata r:id="rId21" o:title=""/>
          </v:shape>
          <o:OLEObject Type="Embed" ProgID="Visio.Drawing.11" ShapeID="_x0000_i1025" DrawAspect="Content" ObjectID="_1487027636" r:id="rId22"/>
        </w:object>
      </w:r>
    </w:p>
    <w:p w:rsidR="00CE61B3" w:rsidRDefault="00674AB9" w:rsidP="00AC4808">
      <w:pPr>
        <w:pStyle w:val="titulosTF"/>
        <w:spacing w:after="0"/>
      </w:pPr>
      <w:bookmarkStart w:id="95" w:name="_Toc400365590"/>
      <w:r>
        <w:t xml:space="preserve">Figura </w:t>
      </w:r>
      <w:fldSimple w:instr=" SEQ Figura \* ARABIC ">
        <w:r w:rsidR="00B711E6">
          <w:rPr>
            <w:noProof/>
          </w:rPr>
          <w:t>8</w:t>
        </w:r>
      </w:fldSimple>
      <w:r>
        <w:t>: Modelo de dominio</w:t>
      </w:r>
      <w:bookmarkEnd w:id="95"/>
    </w:p>
    <w:p w:rsidR="00674AB9" w:rsidRPr="00AC4808" w:rsidRDefault="00AC4808" w:rsidP="00674AB9">
      <w:pPr>
        <w:pStyle w:val="titulosTF"/>
        <w:rPr>
          <w:sz w:val="18"/>
        </w:rPr>
      </w:pPr>
      <w:r w:rsidRPr="00AC4808">
        <w:rPr>
          <w:sz w:val="18"/>
        </w:rPr>
        <w:t>Fuente: (propio)</w:t>
      </w:r>
    </w:p>
    <w:p w:rsidR="00115933" w:rsidRDefault="00115933" w:rsidP="00115933">
      <w:pPr>
        <w:pStyle w:val="contenido"/>
      </w:pPr>
    </w:p>
    <w:p w:rsidR="00D80E09" w:rsidRPr="00E90AF9" w:rsidRDefault="00D80E09" w:rsidP="00D90010">
      <w:pPr>
        <w:pStyle w:val="Nivel4"/>
      </w:pPr>
      <w:bookmarkStart w:id="96" w:name="_Toc403114487"/>
      <w:r w:rsidRPr="00E90AF9">
        <w:lastRenderedPageBreak/>
        <w:t>Modelo de caso de Uso</w:t>
      </w:r>
      <w:bookmarkEnd w:id="96"/>
    </w:p>
    <w:p w:rsidR="00D54241" w:rsidRPr="00E90AF9" w:rsidRDefault="00D70B4F" w:rsidP="00E90AF9">
      <w:pPr>
        <w:pStyle w:val="contenido"/>
      </w:pPr>
      <w:r w:rsidRPr="00E90AF9">
        <w:t>El comportamiento de los objetos del mundo</w:t>
      </w:r>
      <w:r w:rsidR="00220026" w:rsidRPr="00E90AF9">
        <w:t xml:space="preserve"> real,</w:t>
      </w:r>
      <w:r w:rsidRPr="00E90AF9">
        <w:t xml:space="preserve"> los componentes del sistema a desarrollar</w:t>
      </w:r>
      <w:r w:rsidR="00220026" w:rsidRPr="00E90AF9">
        <w:t xml:space="preserve"> y las inte</w:t>
      </w:r>
      <w:r w:rsidRPr="00E90AF9">
        <w:t>raccion</w:t>
      </w:r>
      <w:r w:rsidR="00220026" w:rsidRPr="00E90AF9">
        <w:t>es</w:t>
      </w:r>
      <w:r w:rsidRPr="00E90AF9">
        <w:t xml:space="preserve"> </w:t>
      </w:r>
      <w:r w:rsidR="00220026" w:rsidRPr="00E90AF9">
        <w:t>que entre estos se puedes realizar</w:t>
      </w:r>
      <w:r w:rsidR="00D54241" w:rsidRPr="00E90AF9">
        <w:t xml:space="preserve"> son dados por los casos de uso aplicables al sistema dadas las funciones que incorporara basados en el análisis de los requisitos, estas interacciones son visualizados en figura </w:t>
      </w:r>
      <w:r w:rsidR="009856D6">
        <w:t>9.</w:t>
      </w:r>
      <w:r w:rsidR="00D54241" w:rsidRPr="00E90AF9">
        <w:t xml:space="preserve"> </w:t>
      </w:r>
    </w:p>
    <w:p w:rsidR="00AC4808" w:rsidRDefault="00D70B4F" w:rsidP="00006BE8">
      <w:pPr>
        <w:pStyle w:val="contenido"/>
        <w:keepNext/>
        <w:spacing w:after="0"/>
        <w:ind w:left="708" w:hanging="708"/>
        <w:jc w:val="center"/>
      </w:pPr>
      <w:r w:rsidRPr="00E90AF9">
        <w:object w:dxaOrig="9787" w:dyaOrig="9478">
          <v:shape id="_x0000_i1026" type="#_x0000_t75" style="width:349.95pt;height:338.25pt" o:ole="">
            <v:imagedata r:id="rId23" o:title=""/>
          </v:shape>
          <o:OLEObject Type="Embed" ProgID="Visio.Drawing.11" ShapeID="_x0000_i1026" DrawAspect="Content" ObjectID="_1487027637" r:id="rId24"/>
        </w:object>
      </w:r>
    </w:p>
    <w:p w:rsidR="00CE61B3" w:rsidRDefault="00AC4808" w:rsidP="00037983">
      <w:pPr>
        <w:pStyle w:val="titulosTF"/>
        <w:spacing w:after="0"/>
        <w:ind w:firstLine="363"/>
      </w:pPr>
      <w:r>
        <w:t xml:space="preserve">             </w:t>
      </w:r>
      <w:bookmarkStart w:id="97" w:name="_Toc400365591"/>
      <w:r>
        <w:t xml:space="preserve">Figura </w:t>
      </w:r>
      <w:fldSimple w:instr=" SEQ Figura \* ARABIC ">
        <w:r w:rsidR="00B711E6">
          <w:rPr>
            <w:noProof/>
          </w:rPr>
          <w:t>9</w:t>
        </w:r>
      </w:fldSimple>
      <w:r>
        <w:t>: Modelo de casos de uso</w:t>
      </w:r>
      <w:bookmarkEnd w:id="97"/>
    </w:p>
    <w:p w:rsidR="00AC4808" w:rsidRPr="00AC4808" w:rsidRDefault="00AC4808" w:rsidP="00AC4808">
      <w:pPr>
        <w:pStyle w:val="titulosTF"/>
        <w:ind w:left="363" w:firstLine="708"/>
      </w:pPr>
      <w:r>
        <w:t>Fuente: (propio)</w:t>
      </w:r>
    </w:p>
    <w:p w:rsidR="00D80E09" w:rsidRPr="00E90AF9" w:rsidRDefault="0023171D" w:rsidP="00D90010">
      <w:pPr>
        <w:pStyle w:val="Nivel3"/>
      </w:pPr>
      <w:bookmarkStart w:id="98" w:name="_Toc403114488"/>
      <w:r w:rsidRPr="00E90AF9">
        <w:t>Análisis y diseño preliminar</w:t>
      </w:r>
      <w:bookmarkEnd w:id="98"/>
    </w:p>
    <w:p w:rsidR="00DF2379" w:rsidRPr="00E90AF9" w:rsidRDefault="005B18D4" w:rsidP="00D90010">
      <w:pPr>
        <w:pStyle w:val="Nivel4"/>
      </w:pPr>
      <w:bookmarkStart w:id="99" w:name="_Toc403114489"/>
      <w:r w:rsidRPr="00E90AF9">
        <w:t>Especificación</w:t>
      </w:r>
      <w:r w:rsidR="00641D22" w:rsidRPr="00E90AF9">
        <w:t xml:space="preserve"> de casos de uso</w:t>
      </w:r>
      <w:bookmarkEnd w:id="99"/>
    </w:p>
    <w:p w:rsidR="005B18D4" w:rsidRPr="00E90AF9" w:rsidRDefault="005B18D4" w:rsidP="00E90AF9">
      <w:pPr>
        <w:pStyle w:val="contenido"/>
      </w:pPr>
      <w:r w:rsidRPr="00E90AF9">
        <w:t>Una vez determinadas los casos de uso que resolverá el software se presenta a continuación es especificaciones de cada uno.</w:t>
      </w:r>
    </w:p>
    <w:p w:rsidR="00641D22" w:rsidRPr="00E90AF9" w:rsidRDefault="00641D22" w:rsidP="0085171E">
      <w:pPr>
        <w:pStyle w:val="Nivel5"/>
      </w:pPr>
      <w:r w:rsidRPr="00E90AF9">
        <w:t>Tokenización en Sentencias</w:t>
      </w:r>
    </w:p>
    <w:p w:rsidR="00641D22" w:rsidRPr="00E90AF9" w:rsidRDefault="00641D22" w:rsidP="00E90AF9">
      <w:pPr>
        <w:pStyle w:val="contenido"/>
      </w:pPr>
    </w:p>
    <w:p w:rsidR="00037983" w:rsidRDefault="00037983" w:rsidP="00037983">
      <w:pPr>
        <w:pStyle w:val="titulosTF"/>
      </w:pPr>
      <w:bookmarkStart w:id="100" w:name="_Toc400372960"/>
      <w:r>
        <w:lastRenderedPageBreak/>
        <w:t xml:space="preserve">Tabla </w:t>
      </w:r>
      <w:fldSimple w:instr=" SEQ Tabla \* ARABIC ">
        <w:r w:rsidR="00B711E6">
          <w:rPr>
            <w:noProof/>
          </w:rPr>
          <w:t>12</w:t>
        </w:r>
      </w:fldSimple>
      <w:r>
        <w:t xml:space="preserve">: Requerimiento de </w:t>
      </w:r>
      <w:proofErr w:type="spellStart"/>
      <w:r>
        <w:t>tokenización</w:t>
      </w:r>
      <w:proofErr w:type="spellEnd"/>
      <w:r>
        <w:t xml:space="preserve"> de sentencias</w:t>
      </w:r>
      <w:bookmarkEnd w:id="100"/>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641D22" w:rsidRPr="00E90AF9" w:rsidTr="00641D22">
        <w:trPr>
          <w:cantSplit/>
        </w:trPr>
        <w:tc>
          <w:tcPr>
            <w:tcW w:w="2881" w:type="dxa"/>
            <w:tcBorders>
              <w:top w:val="single" w:sz="12"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641D22" w:rsidRPr="00E90AF9" w:rsidRDefault="00D72B9A" w:rsidP="00E90AF9">
            <w:pPr>
              <w:spacing w:after="0" w:line="360" w:lineRule="auto"/>
              <w:jc w:val="both"/>
              <w:rPr>
                <w:rFonts w:ascii="Arial" w:hAnsi="Arial" w:cs="Arial"/>
                <w:b/>
                <w:lang w:eastAsia="en-US"/>
              </w:rPr>
            </w:pPr>
            <w:r w:rsidRPr="00E90AF9">
              <w:rPr>
                <w:rFonts w:ascii="Arial" w:hAnsi="Arial" w:cs="Arial"/>
                <w:b/>
              </w:rPr>
              <w:t>ECS-</w:t>
            </w:r>
            <w:r w:rsidR="00641D22" w:rsidRPr="00E90AF9">
              <w:rPr>
                <w:rFonts w:ascii="Arial" w:hAnsi="Arial" w:cs="Arial"/>
                <w:b/>
              </w:rPr>
              <w:t>01</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Tokenización en Sentencias</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Usuario, Cliente</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Divide el texto de entrada en sentencias cortas separadas por un punto y parte, la salida es una lista de estas sentencias.</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641D22" w:rsidRPr="00E90AF9" w:rsidRDefault="00641D22"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ha sido validado y procesado</w:t>
            </w:r>
          </w:p>
          <w:p w:rsidR="00641D22" w:rsidRPr="00E90AF9" w:rsidRDefault="00641D22"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segmentado en sentencias</w:t>
            </w:r>
          </w:p>
        </w:tc>
      </w:tr>
      <w:tr w:rsidR="00641D22" w:rsidRPr="00E90AF9" w:rsidTr="00641D22">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Secuencia</w:t>
            </w:r>
          </w:p>
          <w:p w:rsidR="00641D22" w:rsidRPr="00E90AF9" w:rsidRDefault="00641D22" w:rsidP="00E90AF9">
            <w:pPr>
              <w:spacing w:after="0" w:line="360" w:lineRule="auto"/>
              <w:jc w:val="both"/>
              <w:rPr>
                <w:rFonts w:ascii="Arial" w:hAnsi="Arial" w:cs="Arial"/>
                <w:b/>
                <w:bCs/>
                <w:lang w:eastAsia="en-US"/>
              </w:rPr>
            </w:pPr>
            <w:r w:rsidRPr="00E90AF9">
              <w:rPr>
                <w:rFonts w:ascii="Arial" w:hAnsi="Arial" w:cs="Arial"/>
                <w:b/>
                <w:bCs/>
              </w:rPr>
              <w:t>Normal</w:t>
            </w:r>
          </w:p>
        </w:tc>
        <w:tc>
          <w:tcPr>
            <w:tcW w:w="789" w:type="dxa"/>
            <w:tcBorders>
              <w:top w:val="single" w:sz="4" w:space="0" w:color="auto"/>
              <w:left w:val="single" w:sz="4"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bCs/>
                <w:lang w:eastAsia="en-US"/>
              </w:rPr>
            </w:pPr>
            <w:r w:rsidRPr="00E90AF9">
              <w:rPr>
                <w:rFonts w:ascii="Arial" w:hAnsi="Arial" w:cs="Arial"/>
                <w:bCs/>
              </w:rPr>
              <w:t>Acción</w:t>
            </w:r>
          </w:p>
        </w:tc>
      </w:tr>
      <w:tr w:rsidR="00641D22" w:rsidRPr="00E90AF9" w:rsidTr="00641D22">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E90AF9">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641D22" w:rsidRPr="00E90AF9" w:rsidRDefault="00641D22" w:rsidP="00006BE8">
            <w:pPr>
              <w:spacing w:after="0" w:line="360" w:lineRule="auto"/>
              <w:jc w:val="center"/>
              <w:rPr>
                <w:rFonts w:ascii="Arial" w:hAnsi="Arial" w:cs="Arial"/>
                <w:lang w:eastAsia="en-US"/>
              </w:rPr>
            </w:pPr>
            <w:r w:rsidRPr="00E90AF9">
              <w:rPr>
                <w:rFonts w:ascii="Arial" w:hAnsi="Arial" w:cs="Arial"/>
              </w:rPr>
              <w:t>1</w:t>
            </w:r>
          </w:p>
        </w:tc>
        <w:tc>
          <w:tcPr>
            <w:tcW w:w="4974" w:type="dxa"/>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 xml:space="preserve">Entrada del texto validado, como parámetro para el servicio web. </w:t>
            </w:r>
            <w:r w:rsidRPr="00E90AF9">
              <w:rPr>
                <w:rFonts w:ascii="Arial" w:hAnsi="Arial" w:cs="Arial"/>
                <w:b/>
              </w:rPr>
              <w:t>SA1</w:t>
            </w:r>
          </w:p>
        </w:tc>
      </w:tr>
      <w:tr w:rsidR="00641D22" w:rsidRPr="00E90AF9" w:rsidTr="00641D22">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E90AF9">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641D22" w:rsidRPr="00E90AF9" w:rsidRDefault="00641D22" w:rsidP="00006BE8">
            <w:pPr>
              <w:spacing w:after="0" w:line="360" w:lineRule="auto"/>
              <w:jc w:val="center"/>
              <w:rPr>
                <w:rFonts w:ascii="Arial" w:hAnsi="Arial" w:cs="Arial"/>
                <w:lang w:eastAsia="en-US"/>
              </w:rPr>
            </w:pPr>
            <w:r w:rsidRPr="00E90AF9">
              <w:rPr>
                <w:rFonts w:ascii="Arial" w:hAnsi="Arial" w:cs="Arial"/>
              </w:rPr>
              <w:t>2</w:t>
            </w:r>
          </w:p>
        </w:tc>
        <w:tc>
          <w:tcPr>
            <w:tcW w:w="4974" w:type="dxa"/>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Verifica el número de sentencias que comenten al texto, que estén separadas por un punto seguido (.)</w:t>
            </w:r>
          </w:p>
        </w:tc>
      </w:tr>
      <w:tr w:rsidR="00641D22" w:rsidRPr="00E90AF9" w:rsidTr="00641D22">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E90AF9">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641D22" w:rsidRPr="00E90AF9" w:rsidRDefault="00641D22" w:rsidP="00006BE8">
            <w:pPr>
              <w:spacing w:after="0" w:line="360" w:lineRule="auto"/>
              <w:jc w:val="center"/>
              <w:rPr>
                <w:rFonts w:ascii="Arial" w:hAnsi="Arial" w:cs="Arial"/>
                <w:lang w:eastAsia="en-US"/>
              </w:rPr>
            </w:pPr>
            <w:r w:rsidRPr="00E90AF9">
              <w:rPr>
                <w:rFonts w:ascii="Arial" w:hAnsi="Arial" w:cs="Arial"/>
              </w:rPr>
              <w:t>3</w:t>
            </w:r>
          </w:p>
        </w:tc>
        <w:tc>
          <w:tcPr>
            <w:tcW w:w="4974" w:type="dxa"/>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Divide cada una teniendo en cuenta la terminación con punto (.) estructura las sentencias dentro de una lista.</w:t>
            </w:r>
            <w:r w:rsidRPr="00E90AF9">
              <w:rPr>
                <w:rFonts w:ascii="Arial" w:hAnsi="Arial" w:cs="Arial"/>
                <w:b/>
              </w:rPr>
              <w:t xml:space="preserve"> SA1</w:t>
            </w:r>
          </w:p>
        </w:tc>
      </w:tr>
      <w:tr w:rsidR="00641D22" w:rsidRPr="00E90AF9" w:rsidTr="00641D22">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E90AF9">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641D22" w:rsidRPr="00E90AF9" w:rsidRDefault="00641D22" w:rsidP="00006BE8">
            <w:pPr>
              <w:spacing w:after="0" w:line="360" w:lineRule="auto"/>
              <w:jc w:val="center"/>
              <w:rPr>
                <w:rFonts w:ascii="Arial" w:hAnsi="Arial" w:cs="Arial"/>
                <w:lang w:eastAsia="en-US"/>
              </w:rPr>
            </w:pPr>
            <w:r w:rsidRPr="00E90AF9">
              <w:rPr>
                <w:rFonts w:ascii="Arial" w:hAnsi="Arial" w:cs="Arial"/>
              </w:rPr>
              <w:t>4</w:t>
            </w:r>
          </w:p>
        </w:tc>
        <w:tc>
          <w:tcPr>
            <w:tcW w:w="4974" w:type="dxa"/>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Estructura la lista de elementos formato JSON.</w:t>
            </w:r>
          </w:p>
        </w:tc>
      </w:tr>
      <w:tr w:rsidR="00641D22" w:rsidRPr="00E90AF9" w:rsidTr="00641D22">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E90AF9">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641D22" w:rsidRPr="00E90AF9" w:rsidRDefault="00641D22" w:rsidP="00006BE8">
            <w:pPr>
              <w:spacing w:after="0" w:line="360" w:lineRule="auto"/>
              <w:jc w:val="center"/>
              <w:rPr>
                <w:rFonts w:ascii="Arial" w:hAnsi="Arial" w:cs="Arial"/>
                <w:lang w:eastAsia="en-US"/>
              </w:rPr>
            </w:pPr>
            <w:r w:rsidRPr="00E90AF9">
              <w:rPr>
                <w:rFonts w:ascii="Arial" w:hAnsi="Arial" w:cs="Arial"/>
              </w:rPr>
              <w:t>5</w:t>
            </w:r>
          </w:p>
        </w:tc>
        <w:tc>
          <w:tcPr>
            <w:tcW w:w="4974" w:type="dxa"/>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Devuelve el JSON resultante.</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bCs/>
                <w:lang w:eastAsia="en-US"/>
              </w:rPr>
            </w:pPr>
            <w:proofErr w:type="spellStart"/>
            <w:r w:rsidRPr="00E90AF9">
              <w:rPr>
                <w:rFonts w:ascii="Arial" w:hAnsi="Arial" w:cs="Arial"/>
                <w:b/>
                <w:bCs/>
              </w:rPr>
              <w:t>Poscondición</w:t>
            </w:r>
            <w:proofErr w:type="spellEnd"/>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pStyle w:val="Prrafodelista"/>
              <w:numPr>
                <w:ilvl w:val="0"/>
                <w:numId w:val="10"/>
              </w:numPr>
              <w:suppressAutoHyphens w:val="0"/>
              <w:spacing w:after="0" w:line="360" w:lineRule="auto"/>
              <w:jc w:val="both"/>
              <w:rPr>
                <w:rFonts w:ascii="Arial" w:hAnsi="Arial" w:cs="Arial"/>
              </w:rPr>
            </w:pPr>
            <w:r w:rsidRPr="00E90AF9">
              <w:rPr>
                <w:rFonts w:ascii="Arial" w:hAnsi="Arial" w:cs="Arial"/>
              </w:rPr>
              <w:t>El texto dividido en sentencias.</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SA1 el número de sentencias es 1</w:t>
            </w:r>
          </w:p>
          <w:p w:rsidR="00641D22" w:rsidRPr="00E90AF9" w:rsidRDefault="00641D22" w:rsidP="00E90AF9">
            <w:pPr>
              <w:tabs>
                <w:tab w:val="left" w:pos="1680"/>
              </w:tabs>
              <w:spacing w:after="0" w:line="360" w:lineRule="auto"/>
              <w:jc w:val="both"/>
              <w:rPr>
                <w:rFonts w:ascii="Arial" w:hAnsi="Arial" w:cs="Arial"/>
              </w:rPr>
            </w:pPr>
            <w:r w:rsidRPr="00E90AF9">
              <w:rPr>
                <w:rFonts w:ascii="Arial" w:hAnsi="Arial" w:cs="Arial"/>
              </w:rPr>
              <w:t>Se estructura una lista de un solo elemento con la sentencia.</w:t>
            </w:r>
          </w:p>
          <w:p w:rsidR="00641D22" w:rsidRPr="00E90AF9" w:rsidRDefault="00641D22" w:rsidP="00E90AF9">
            <w:pPr>
              <w:spacing w:after="0" w:line="360" w:lineRule="auto"/>
              <w:jc w:val="both"/>
              <w:rPr>
                <w:rFonts w:ascii="Arial" w:hAnsi="Arial" w:cs="Arial"/>
                <w:lang w:eastAsia="en-US"/>
              </w:rPr>
            </w:pP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Media</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641D22" w:rsidRPr="00E90AF9" w:rsidRDefault="00641D22" w:rsidP="00E90AF9">
            <w:pPr>
              <w:spacing w:after="0" w:line="360" w:lineRule="auto"/>
              <w:rPr>
                <w:rFonts w:ascii="Arial" w:hAnsi="Arial" w:cs="Arial"/>
                <w:lang w:eastAsia="en-US"/>
              </w:rPr>
            </w:pPr>
            <w:r w:rsidRPr="00E90AF9">
              <w:rPr>
                <w:rFonts w:ascii="Arial" w:hAnsi="Arial" w:cs="Arial"/>
                <w:lang w:eastAsia="en-US"/>
              </w:rPr>
              <w:t>Idioma de texto ingles</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rPr>
            </w:pPr>
            <w:r w:rsidRPr="00E90AF9">
              <w:rPr>
                <w:rFonts w:ascii="Arial" w:hAnsi="Arial" w:cs="Arial"/>
                <w:b/>
              </w:rPr>
              <w:t>Asunciones y</w:t>
            </w:r>
          </w:p>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641D22" w:rsidRPr="00E90AF9" w:rsidRDefault="00641D22" w:rsidP="00E90AF9">
            <w:pPr>
              <w:spacing w:after="0" w:line="360" w:lineRule="auto"/>
              <w:jc w:val="both"/>
              <w:rPr>
                <w:rFonts w:ascii="Arial" w:hAnsi="Arial" w:cs="Arial"/>
                <w:lang w:eastAsia="en-US"/>
              </w:rPr>
            </w:pPr>
          </w:p>
        </w:tc>
      </w:tr>
      <w:tr w:rsidR="00641D22" w:rsidRPr="00E90AF9" w:rsidTr="00641D22">
        <w:trPr>
          <w:cantSplit/>
        </w:trPr>
        <w:tc>
          <w:tcPr>
            <w:tcW w:w="2881" w:type="dxa"/>
            <w:tcBorders>
              <w:top w:val="single" w:sz="4" w:space="0" w:color="auto"/>
              <w:left w:val="single" w:sz="12" w:space="0" w:color="auto"/>
              <w:bottom w:val="single" w:sz="12" w:space="0" w:color="auto"/>
              <w:right w:val="single" w:sz="4" w:space="0" w:color="auto"/>
            </w:tcBorders>
            <w:hideMark/>
          </w:tcPr>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641D22" w:rsidRPr="00E90AF9" w:rsidRDefault="00641D22" w:rsidP="00E90AF9">
            <w:pPr>
              <w:spacing w:after="0" w:line="360" w:lineRule="auto"/>
              <w:jc w:val="both"/>
              <w:rPr>
                <w:rFonts w:ascii="Arial" w:hAnsi="Arial" w:cs="Arial"/>
                <w:lang w:eastAsia="en-US"/>
              </w:rPr>
            </w:pPr>
          </w:p>
        </w:tc>
      </w:tr>
    </w:tbl>
    <w:p w:rsidR="00641D22" w:rsidRPr="00037983" w:rsidRDefault="00037983" w:rsidP="00037983">
      <w:pPr>
        <w:pStyle w:val="titulosTF"/>
        <w:rPr>
          <w:sz w:val="18"/>
        </w:rPr>
      </w:pPr>
      <w:r w:rsidRPr="00037983">
        <w:rPr>
          <w:sz w:val="18"/>
        </w:rPr>
        <w:t>Fuente: (propio)</w:t>
      </w:r>
    </w:p>
    <w:p w:rsidR="00115933" w:rsidRDefault="00115933" w:rsidP="00115933">
      <w:pPr>
        <w:pStyle w:val="contenido"/>
      </w:pPr>
    </w:p>
    <w:p w:rsidR="00641D22" w:rsidRPr="00E90AF9" w:rsidRDefault="00D72B9A" w:rsidP="0085171E">
      <w:pPr>
        <w:pStyle w:val="Nivel5"/>
      </w:pPr>
      <w:r w:rsidRPr="00E90AF9">
        <w:lastRenderedPageBreak/>
        <w:t>Tokenización en palabras</w:t>
      </w:r>
    </w:p>
    <w:p w:rsidR="00D72B9A" w:rsidRPr="00E90AF9" w:rsidRDefault="00D72B9A" w:rsidP="00E90AF9">
      <w:pPr>
        <w:pStyle w:val="contenido"/>
      </w:pPr>
    </w:p>
    <w:p w:rsidR="00037983" w:rsidRDefault="00037983" w:rsidP="00037983">
      <w:pPr>
        <w:pStyle w:val="titulosTF"/>
      </w:pPr>
      <w:bookmarkStart w:id="101" w:name="_Toc400372961"/>
      <w:r>
        <w:t xml:space="preserve">Tabla </w:t>
      </w:r>
      <w:fldSimple w:instr=" SEQ Tabla \* ARABIC ">
        <w:r w:rsidR="00B711E6">
          <w:rPr>
            <w:noProof/>
          </w:rPr>
          <w:t>13</w:t>
        </w:r>
      </w:fldSimple>
      <w:r>
        <w:t xml:space="preserve">. Requerimiento de </w:t>
      </w:r>
      <w:proofErr w:type="spellStart"/>
      <w:r>
        <w:t>tokenización</w:t>
      </w:r>
      <w:proofErr w:type="spellEnd"/>
      <w:r>
        <w:t xml:space="preserve"> en palabras</w:t>
      </w:r>
      <w:bookmarkEnd w:id="101"/>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41D22" w:rsidRPr="00E90AF9" w:rsidTr="00BF5CD5">
        <w:trPr>
          <w:cantSplit/>
        </w:trPr>
        <w:tc>
          <w:tcPr>
            <w:tcW w:w="2881" w:type="dxa"/>
            <w:tcBorders>
              <w:top w:val="single" w:sz="12" w:space="0" w:color="auto"/>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Número</w:t>
            </w:r>
          </w:p>
        </w:tc>
        <w:tc>
          <w:tcPr>
            <w:tcW w:w="5763" w:type="dxa"/>
            <w:gridSpan w:val="2"/>
            <w:tcBorders>
              <w:top w:val="single" w:sz="12" w:space="0" w:color="auto"/>
              <w:right w:val="single" w:sz="12" w:space="0" w:color="auto"/>
            </w:tcBorders>
          </w:tcPr>
          <w:p w:rsidR="00641D22" w:rsidRPr="00E90AF9" w:rsidRDefault="00D72B9A" w:rsidP="00E90AF9">
            <w:pPr>
              <w:spacing w:after="0" w:line="360" w:lineRule="auto"/>
              <w:jc w:val="both"/>
              <w:rPr>
                <w:rFonts w:ascii="Arial" w:hAnsi="Arial" w:cs="Arial"/>
                <w:b/>
              </w:rPr>
            </w:pPr>
            <w:r w:rsidRPr="00E90AF9">
              <w:rPr>
                <w:rFonts w:ascii="Arial" w:hAnsi="Arial" w:cs="Arial"/>
                <w:b/>
              </w:rPr>
              <w:t>ECS-</w:t>
            </w:r>
            <w:r w:rsidR="00641D22" w:rsidRPr="00E90AF9">
              <w:rPr>
                <w:rFonts w:ascii="Arial" w:hAnsi="Arial" w:cs="Arial"/>
                <w:b/>
              </w:rPr>
              <w:t>02</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Nombre</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Tokenización en palabras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Actores</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Cliente, Servicio Web</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Descripción</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Divide cada sentencia en palabras validas, tokens.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Precondición</w:t>
            </w:r>
          </w:p>
        </w:tc>
        <w:tc>
          <w:tcPr>
            <w:tcW w:w="5763" w:type="dxa"/>
            <w:gridSpan w:val="2"/>
            <w:tcBorders>
              <w:right w:val="single" w:sz="12" w:space="0" w:color="auto"/>
            </w:tcBorders>
          </w:tcPr>
          <w:p w:rsidR="00641D22" w:rsidRPr="00E90AF9" w:rsidRDefault="00641D22" w:rsidP="00E90AF9">
            <w:pPr>
              <w:pStyle w:val="Prrafodelista"/>
              <w:numPr>
                <w:ilvl w:val="0"/>
                <w:numId w:val="11"/>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641D22" w:rsidRPr="00E90AF9" w:rsidRDefault="00641D22" w:rsidP="00E90AF9">
            <w:pPr>
              <w:pStyle w:val="Prrafodelista"/>
              <w:numPr>
                <w:ilvl w:val="0"/>
                <w:numId w:val="11"/>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641D22" w:rsidRPr="00E90AF9" w:rsidTr="00BF5CD5">
        <w:trPr>
          <w:cantSplit/>
        </w:trPr>
        <w:tc>
          <w:tcPr>
            <w:tcW w:w="2881" w:type="dxa"/>
            <w:vMerge w:val="restart"/>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Secuencia Normal</w:t>
            </w:r>
          </w:p>
        </w:tc>
        <w:tc>
          <w:tcPr>
            <w:tcW w:w="789" w:type="dxa"/>
            <w:tcBorders>
              <w:bottom w:val="single" w:sz="2" w:space="0" w:color="auto"/>
            </w:tcBorders>
          </w:tcPr>
          <w:p w:rsidR="00641D22" w:rsidRPr="00E90AF9" w:rsidRDefault="00641D22" w:rsidP="00E90AF9">
            <w:pPr>
              <w:spacing w:after="0" w:line="360" w:lineRule="auto"/>
              <w:jc w:val="both"/>
              <w:rPr>
                <w:rFonts w:ascii="Arial" w:hAnsi="Arial" w:cs="Arial"/>
                <w:bCs/>
              </w:rPr>
            </w:pPr>
            <w:r w:rsidRPr="00E90AF9">
              <w:rPr>
                <w:rFonts w:ascii="Arial" w:hAnsi="Arial" w:cs="Arial"/>
                <w:bCs/>
              </w:rPr>
              <w:t>Paso</w:t>
            </w:r>
          </w:p>
        </w:tc>
        <w:tc>
          <w:tcPr>
            <w:tcW w:w="4974" w:type="dxa"/>
            <w:tcBorders>
              <w:bottom w:val="single" w:sz="2" w:space="0" w:color="auto"/>
              <w:right w:val="single" w:sz="12" w:space="0" w:color="auto"/>
            </w:tcBorders>
          </w:tcPr>
          <w:p w:rsidR="00641D22" w:rsidRPr="00E90AF9" w:rsidRDefault="00641D22" w:rsidP="00E90AF9">
            <w:pPr>
              <w:spacing w:after="0" w:line="360" w:lineRule="auto"/>
              <w:jc w:val="both"/>
              <w:rPr>
                <w:rFonts w:ascii="Arial" w:hAnsi="Arial" w:cs="Arial"/>
                <w:bCs/>
              </w:rPr>
            </w:pPr>
            <w:r w:rsidRPr="00E90AF9">
              <w:rPr>
                <w:rFonts w:ascii="Arial" w:hAnsi="Arial" w:cs="Arial"/>
                <w:bCs/>
              </w:rPr>
              <w:t>Acción</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single" w:sz="2" w:space="0" w:color="auto"/>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 xml:space="preserve">Entrada del texto validado, como parámetro para el servicio web. </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2</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 xml:space="preserve">Segmentación del texto en sentencias. </w:t>
            </w:r>
            <w:r w:rsidRPr="00E90AF9">
              <w:rPr>
                <w:rFonts w:ascii="Arial" w:hAnsi="Arial" w:cs="Arial"/>
                <w:b/>
              </w:rPr>
              <w:t>ECS-01</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3</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recorre la lista de sentencias segmentadas.</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4</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divide palabra por palabra de la sentencia en una lista, se obtiene una lista de listas.</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5</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estructura en formato JSON</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single" w:sz="2" w:space="0" w:color="auto"/>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6</w:t>
            </w:r>
          </w:p>
        </w:tc>
        <w:tc>
          <w:tcPr>
            <w:tcW w:w="4974" w:type="dxa"/>
            <w:tcBorders>
              <w:top w:val="nil"/>
              <w:left w:val="single" w:sz="2" w:space="0" w:color="auto"/>
              <w:bottom w:val="single" w:sz="2" w:space="0" w:color="auto"/>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Retorna el JSON con las sentencias divididas en “tokens”</w:t>
            </w:r>
          </w:p>
        </w:tc>
      </w:tr>
      <w:tr w:rsidR="00641D22" w:rsidRPr="00E90AF9" w:rsidTr="00BF5CD5">
        <w:trPr>
          <w:cantSplit/>
        </w:trPr>
        <w:tc>
          <w:tcPr>
            <w:tcW w:w="2881" w:type="dxa"/>
            <w:tcBorders>
              <w:left w:val="single" w:sz="12" w:space="0" w:color="auto"/>
            </w:tcBorders>
          </w:tcPr>
          <w:p w:rsidR="00641D22" w:rsidRPr="00E90AF9" w:rsidRDefault="00641D22" w:rsidP="001F0915">
            <w:pPr>
              <w:spacing w:after="0" w:line="360" w:lineRule="auto"/>
              <w:jc w:val="both"/>
              <w:rPr>
                <w:rFonts w:ascii="Arial" w:hAnsi="Arial" w:cs="Arial"/>
                <w:b/>
                <w:bCs/>
              </w:rPr>
            </w:pPr>
            <w:proofErr w:type="spellStart"/>
            <w:r w:rsidRPr="00E90AF9">
              <w:rPr>
                <w:rFonts w:ascii="Arial" w:hAnsi="Arial" w:cs="Arial"/>
                <w:b/>
                <w:bCs/>
              </w:rPr>
              <w:t>Poscondición</w:t>
            </w:r>
            <w:proofErr w:type="spellEnd"/>
          </w:p>
        </w:tc>
        <w:tc>
          <w:tcPr>
            <w:tcW w:w="5763" w:type="dxa"/>
            <w:gridSpan w:val="2"/>
            <w:tcBorders>
              <w:right w:val="single" w:sz="12" w:space="0" w:color="auto"/>
            </w:tcBorders>
          </w:tcPr>
          <w:p w:rsidR="00641D22" w:rsidRPr="00E90AF9" w:rsidRDefault="00641D22" w:rsidP="00E90AF9">
            <w:pPr>
              <w:pStyle w:val="Prrafodelista"/>
              <w:numPr>
                <w:ilvl w:val="0"/>
                <w:numId w:val="12"/>
              </w:numPr>
              <w:suppressAutoHyphens w:val="0"/>
              <w:spacing w:after="0" w:line="360" w:lineRule="auto"/>
              <w:jc w:val="both"/>
              <w:rPr>
                <w:rFonts w:ascii="Arial" w:hAnsi="Arial" w:cs="Arial"/>
              </w:rPr>
            </w:pPr>
            <w:r w:rsidRPr="00E90AF9">
              <w:rPr>
                <w:rFonts w:ascii="Arial" w:hAnsi="Arial" w:cs="Arial"/>
              </w:rPr>
              <w:t>Texto tokenizado por sentencias y estos a la vez tokenizados en palabras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Secuencia alternativo</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Prioridad</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Baja</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Requerimientos Especiales</w:t>
            </w:r>
          </w:p>
        </w:tc>
        <w:tc>
          <w:tcPr>
            <w:tcW w:w="5763" w:type="dxa"/>
            <w:gridSpan w:val="2"/>
            <w:tcBorders>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Del funcionamiento del Servicio web de Tokenización en Sentencias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Asunciones y</w:t>
            </w:r>
          </w:p>
          <w:p w:rsidR="00641D22" w:rsidRPr="00E90AF9" w:rsidRDefault="00641D22" w:rsidP="00E90AF9">
            <w:pPr>
              <w:spacing w:after="0" w:line="360" w:lineRule="auto"/>
              <w:jc w:val="both"/>
              <w:rPr>
                <w:rFonts w:ascii="Arial" w:hAnsi="Arial" w:cs="Arial"/>
                <w:b/>
              </w:rPr>
            </w:pPr>
            <w:r w:rsidRPr="00E90AF9">
              <w:rPr>
                <w:rFonts w:ascii="Arial" w:hAnsi="Arial" w:cs="Arial"/>
                <w:b/>
              </w:rPr>
              <w:t>Dependencias</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p>
        </w:tc>
      </w:tr>
      <w:tr w:rsidR="00641D22" w:rsidRPr="00E90AF9" w:rsidTr="00BF5CD5">
        <w:trPr>
          <w:cantSplit/>
        </w:trPr>
        <w:tc>
          <w:tcPr>
            <w:tcW w:w="2881" w:type="dxa"/>
            <w:tcBorders>
              <w:left w:val="single" w:sz="12" w:space="0" w:color="auto"/>
              <w:bottom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Notas adicionales</w:t>
            </w:r>
          </w:p>
        </w:tc>
        <w:tc>
          <w:tcPr>
            <w:tcW w:w="5763" w:type="dxa"/>
            <w:gridSpan w:val="2"/>
            <w:tcBorders>
              <w:bottom w:val="single" w:sz="12" w:space="0" w:color="auto"/>
              <w:right w:val="single" w:sz="12" w:space="0" w:color="auto"/>
            </w:tcBorders>
          </w:tcPr>
          <w:p w:rsidR="00641D22" w:rsidRPr="00E90AF9" w:rsidRDefault="00641D22" w:rsidP="00E90AF9">
            <w:pPr>
              <w:spacing w:after="0" w:line="360" w:lineRule="auto"/>
              <w:jc w:val="both"/>
              <w:rPr>
                <w:rFonts w:ascii="Arial" w:hAnsi="Arial" w:cs="Arial"/>
              </w:rPr>
            </w:pPr>
          </w:p>
        </w:tc>
      </w:tr>
    </w:tbl>
    <w:p w:rsidR="00641D22" w:rsidRPr="00115933" w:rsidRDefault="00037983" w:rsidP="00E90AF9">
      <w:pPr>
        <w:pStyle w:val="contenido"/>
        <w:rPr>
          <w:sz w:val="18"/>
        </w:rPr>
      </w:pPr>
      <w:r w:rsidRPr="00115933">
        <w:rPr>
          <w:sz w:val="18"/>
        </w:rPr>
        <w:t>Fuente: (propio)</w:t>
      </w:r>
    </w:p>
    <w:p w:rsidR="00115933" w:rsidRDefault="00115933" w:rsidP="00115933">
      <w:pPr>
        <w:pStyle w:val="contenido"/>
      </w:pPr>
    </w:p>
    <w:p w:rsidR="00D72B9A" w:rsidRPr="00E90AF9" w:rsidRDefault="002C0454" w:rsidP="0085171E">
      <w:pPr>
        <w:pStyle w:val="Nivel5"/>
      </w:pPr>
      <w:r w:rsidRPr="00E90AF9">
        <w:lastRenderedPageBreak/>
        <w:t>Etiquetado</w:t>
      </w:r>
      <w:r w:rsidR="00037983">
        <w:t xml:space="preserve"> de palabra</w:t>
      </w:r>
    </w:p>
    <w:p w:rsidR="002C0454" w:rsidRPr="00E90AF9" w:rsidRDefault="002C0454" w:rsidP="00E90AF9">
      <w:pPr>
        <w:pStyle w:val="contenido"/>
      </w:pPr>
    </w:p>
    <w:p w:rsidR="00037983" w:rsidRDefault="00037983" w:rsidP="00037983">
      <w:pPr>
        <w:pStyle w:val="titulosTF"/>
      </w:pPr>
      <w:bookmarkStart w:id="102" w:name="_Toc400372962"/>
      <w:r>
        <w:t xml:space="preserve">Tabla </w:t>
      </w:r>
      <w:fldSimple w:instr=" SEQ Tabla \* ARABIC ">
        <w:r w:rsidR="00B711E6">
          <w:rPr>
            <w:noProof/>
          </w:rPr>
          <w:t>14</w:t>
        </w:r>
      </w:fldSimple>
      <w:r>
        <w:t>: Requerimiento de etiquetado</w:t>
      </w:r>
      <w:bookmarkEnd w:id="102"/>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RPr="00E90AF9" w:rsidTr="00D72B9A">
        <w:trPr>
          <w:cantSplit/>
        </w:trPr>
        <w:tc>
          <w:tcPr>
            <w:tcW w:w="2881" w:type="dxa"/>
            <w:tcBorders>
              <w:top w:val="single" w:sz="12"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ECS-03</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Etiquetado</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Cliente, Servicio Web</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 xml:space="preserve">Este servicio permite la </w:t>
            </w:r>
            <w:proofErr w:type="spellStart"/>
            <w:r w:rsidRPr="00E90AF9">
              <w:rPr>
                <w:rFonts w:ascii="Arial" w:hAnsi="Arial" w:cs="Arial"/>
              </w:rPr>
              <w:t>tokenización</w:t>
            </w:r>
            <w:proofErr w:type="spellEnd"/>
            <w:r w:rsidRPr="00E90AF9">
              <w:rPr>
                <w:rFonts w:ascii="Arial" w:hAnsi="Arial" w:cs="Arial"/>
              </w:rPr>
              <w:t xml:space="preserve"> de cada palabra y etiquetación de las mismas de acuerdo a la función que cumplen en el contexto que se encuentra, para hacerlo se apoya en el servicio web de </w:t>
            </w:r>
            <w:proofErr w:type="spellStart"/>
            <w:r w:rsidRPr="00E90AF9">
              <w:rPr>
                <w:rFonts w:ascii="Arial" w:hAnsi="Arial" w:cs="Arial"/>
              </w:rPr>
              <w:t>tokenización</w:t>
            </w:r>
            <w:proofErr w:type="spellEnd"/>
            <w:r w:rsidRPr="00E90AF9">
              <w:rPr>
                <w:rFonts w:ascii="Arial" w:hAnsi="Arial" w:cs="Arial"/>
              </w:rPr>
              <w:t xml:space="preserve"> en sentencias</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D72B9A">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2" w:space="0" w:color="auto"/>
              <w:right w:val="single" w:sz="12"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Acción</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single" w:sz="2" w:space="0" w:color="auto"/>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Entrada del texto validado, como parámetro para el servicio web. </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2</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3</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Recorrido de la lista de sentencias</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4</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Etiquetado de las palabras que conforman cada sentencia</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5</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Estructura y retorna data en JSON</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single" w:sz="2" w:space="0" w:color="auto"/>
              <w:right w:val="single" w:sz="2" w:space="0" w:color="auto"/>
            </w:tcBorders>
          </w:tcPr>
          <w:p w:rsidR="00D72B9A" w:rsidRPr="00E90AF9" w:rsidRDefault="00D72B9A" w:rsidP="00E90AF9">
            <w:pPr>
              <w:spacing w:line="360" w:lineRule="auto"/>
              <w:jc w:val="center"/>
              <w:rPr>
                <w:rFonts w:ascii="Arial" w:hAnsi="Arial" w:cs="Arial"/>
                <w:lang w:eastAsia="en-US"/>
              </w:rPr>
            </w:pPr>
          </w:p>
        </w:tc>
        <w:tc>
          <w:tcPr>
            <w:tcW w:w="4974" w:type="dxa"/>
            <w:tcBorders>
              <w:top w:val="nil"/>
              <w:left w:val="single" w:sz="2" w:space="0" w:color="auto"/>
              <w:bottom w:val="single" w:sz="2" w:space="0" w:color="auto"/>
              <w:right w:val="single" w:sz="12" w:space="0" w:color="auto"/>
            </w:tcBorders>
          </w:tcPr>
          <w:p w:rsidR="00D72B9A" w:rsidRPr="00E90AF9" w:rsidRDefault="00D72B9A" w:rsidP="00E90AF9">
            <w:pPr>
              <w:spacing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proofErr w:type="spellStart"/>
            <w:r w:rsidRPr="00E90AF9">
              <w:rPr>
                <w:rFonts w:ascii="Arial" w:hAnsi="Arial" w:cs="Arial"/>
                <w:b/>
                <w:bCs/>
              </w:rPr>
              <w:t>Poscondición</w:t>
            </w:r>
            <w:proofErr w:type="spellEnd"/>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pStyle w:val="Prrafodelista"/>
              <w:numPr>
                <w:ilvl w:val="0"/>
                <w:numId w:val="10"/>
              </w:numPr>
              <w:suppressAutoHyphens w:val="0"/>
              <w:spacing w:after="0" w:line="360" w:lineRule="auto"/>
              <w:jc w:val="both"/>
              <w:rPr>
                <w:rFonts w:ascii="Arial" w:hAnsi="Arial" w:cs="Arial"/>
              </w:rPr>
            </w:pPr>
            <w:r w:rsidRPr="00E90AF9">
              <w:rPr>
                <w:rFonts w:ascii="Arial" w:hAnsi="Arial" w:cs="Arial"/>
              </w:rPr>
              <w:t>Texto tokenizado a nivel de palabras y etiquetado.</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Alta</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rPr>
            </w:pPr>
            <w:r w:rsidRPr="00E90AF9">
              <w:rPr>
                <w:rFonts w:ascii="Arial" w:hAnsi="Arial" w:cs="Arial"/>
                <w:b/>
              </w:rPr>
              <w:t>Asunciones y</w:t>
            </w:r>
          </w:p>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12"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lastRenderedPageBreak/>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Depende del funcionamiento del servicio web de Etiquetado en Sentencias (ECS-01)</w:t>
            </w:r>
          </w:p>
        </w:tc>
      </w:tr>
    </w:tbl>
    <w:p w:rsidR="00D72B9A" w:rsidRPr="00037983" w:rsidRDefault="00D72B9A" w:rsidP="00037983">
      <w:pPr>
        <w:pStyle w:val="titulosTF"/>
        <w:rPr>
          <w:sz w:val="18"/>
        </w:rPr>
      </w:pPr>
      <w:r w:rsidRPr="00037983">
        <w:rPr>
          <w:sz w:val="18"/>
        </w:rPr>
        <w:t xml:space="preserve"> </w:t>
      </w:r>
      <w:r w:rsidR="00037983" w:rsidRPr="00037983">
        <w:rPr>
          <w:sz w:val="18"/>
        </w:rPr>
        <w:t>Fuente:(propio)</w:t>
      </w:r>
    </w:p>
    <w:p w:rsidR="00037983" w:rsidRDefault="00037983" w:rsidP="00037983">
      <w:pPr>
        <w:pStyle w:val="contenido"/>
      </w:pPr>
    </w:p>
    <w:p w:rsidR="00D72B9A" w:rsidRPr="00E90AF9" w:rsidRDefault="00D72B9A" w:rsidP="0085171E">
      <w:pPr>
        <w:pStyle w:val="Nivel5"/>
      </w:pPr>
      <w:r w:rsidRPr="00E90AF9">
        <w:t>Extracción de Entidades</w:t>
      </w:r>
    </w:p>
    <w:p w:rsidR="00D72B9A" w:rsidRPr="00E90AF9" w:rsidRDefault="00D72B9A" w:rsidP="00E90AF9">
      <w:pPr>
        <w:pStyle w:val="contenido"/>
      </w:pPr>
    </w:p>
    <w:p w:rsidR="00037983" w:rsidRDefault="00037983" w:rsidP="00037983">
      <w:pPr>
        <w:pStyle w:val="contenido"/>
      </w:pPr>
      <w:bookmarkStart w:id="103" w:name="_Toc400372963"/>
      <w:r>
        <w:t xml:space="preserve">Tabla </w:t>
      </w:r>
      <w:fldSimple w:instr=" SEQ Tabla \* ARABIC ">
        <w:r w:rsidR="00B711E6">
          <w:rPr>
            <w:noProof/>
          </w:rPr>
          <w:t>15</w:t>
        </w:r>
      </w:fldSimple>
      <w:r>
        <w:t>. Requerimiento de extracción de entidades.</w:t>
      </w:r>
      <w:bookmarkEnd w:id="103"/>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RPr="00E90AF9" w:rsidTr="00D72B9A">
        <w:trPr>
          <w:cantSplit/>
        </w:trPr>
        <w:tc>
          <w:tcPr>
            <w:tcW w:w="2881" w:type="dxa"/>
            <w:tcBorders>
              <w:top w:val="single" w:sz="12"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ECS-04</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Extracción de Entidades</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Cliente, Servicio Web</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Permite reconocer y extraer, las entidades y palabras</w:t>
            </w:r>
            <w:r w:rsidR="00CD1F1D" w:rsidRPr="00E90AF9">
              <w:rPr>
                <w:rFonts w:ascii="Arial" w:hAnsi="Arial" w:cs="Arial"/>
              </w:rPr>
              <w:t xml:space="preserve">  relevantes o </w:t>
            </w:r>
            <w:r w:rsidRPr="00E90AF9">
              <w:rPr>
                <w:rFonts w:ascii="Arial" w:hAnsi="Arial" w:cs="Arial"/>
              </w:rPr>
              <w:t xml:space="preserve"> claves (keywords) que se encuentran dentro del texto, para lograr se apoya en el servicio web de Etiquetado (y en los que este a su vez </w:t>
            </w:r>
            <w:r w:rsidR="00A02A32" w:rsidRPr="00E90AF9">
              <w:rPr>
                <w:rFonts w:ascii="Arial" w:hAnsi="Arial" w:cs="Arial"/>
              </w:rPr>
              <w:t xml:space="preserve">, servicio web de </w:t>
            </w:r>
            <w:proofErr w:type="spellStart"/>
            <w:r w:rsidR="00A02A32" w:rsidRPr="00E90AF9">
              <w:rPr>
                <w:rFonts w:ascii="Arial" w:hAnsi="Arial" w:cs="Arial"/>
              </w:rPr>
              <w:t>tokenización</w:t>
            </w:r>
            <w:proofErr w:type="spellEnd"/>
            <w:r w:rsidR="00A02A32" w:rsidRPr="00E90AF9">
              <w:rPr>
                <w:rFonts w:ascii="Arial" w:hAnsi="Arial" w:cs="Arial"/>
              </w:rPr>
              <w:t xml:space="preserve"> en</w:t>
            </w:r>
            <w:r w:rsidRPr="00E90AF9">
              <w:rPr>
                <w:rFonts w:ascii="Arial" w:hAnsi="Arial" w:cs="Arial"/>
              </w:rPr>
              <w:t xml:space="preserve"> sentencias)</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D72B9A">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2" w:space="0" w:color="auto"/>
              <w:right w:val="single" w:sz="12"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Acción</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single" w:sz="2" w:space="0" w:color="auto"/>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Entrada del texto validado, como parámetro para el servicio web. </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2</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3</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Tokenización y Etiquetado de palabra </w:t>
            </w:r>
            <w:r w:rsidRPr="00E90AF9">
              <w:rPr>
                <w:rFonts w:ascii="Arial" w:hAnsi="Arial" w:cs="Arial"/>
                <w:b/>
              </w:rPr>
              <w:t>ECS-03</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4</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Reconocimiento de estructuras de Entidades y Keywords</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5</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Extracción de Entidades y Keywords</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single" w:sz="2" w:space="0" w:color="auto"/>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6</w:t>
            </w:r>
          </w:p>
        </w:tc>
        <w:tc>
          <w:tcPr>
            <w:tcW w:w="4974" w:type="dxa"/>
            <w:tcBorders>
              <w:top w:val="nil"/>
              <w:left w:val="single" w:sz="2" w:space="0" w:color="auto"/>
              <w:bottom w:val="single" w:sz="2" w:space="0" w:color="auto"/>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Estructuración de retorno de resultado en formato JSON</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proofErr w:type="spellStart"/>
            <w:r w:rsidRPr="00E90AF9">
              <w:rPr>
                <w:rFonts w:ascii="Arial" w:hAnsi="Arial" w:cs="Arial"/>
                <w:b/>
                <w:bCs/>
              </w:rPr>
              <w:t>Poscondición</w:t>
            </w:r>
            <w:proofErr w:type="spellEnd"/>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pStyle w:val="Prrafodelista"/>
              <w:numPr>
                <w:ilvl w:val="0"/>
                <w:numId w:val="10"/>
              </w:numPr>
              <w:suppressAutoHyphens w:val="0"/>
              <w:spacing w:after="0" w:line="360" w:lineRule="auto"/>
              <w:jc w:val="both"/>
              <w:rPr>
                <w:rFonts w:ascii="Arial" w:hAnsi="Arial" w:cs="Arial"/>
              </w:rPr>
            </w:pPr>
            <w:r w:rsidRPr="00E90AF9">
              <w:rPr>
                <w:rFonts w:ascii="Arial" w:hAnsi="Arial" w:cs="Arial"/>
              </w:rPr>
              <w:t>Entidades y palabra importantes que las acompañan reconocidos y extraídos</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lastRenderedPageBreak/>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Alta</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rPr>
            </w:pPr>
            <w:r w:rsidRPr="00E90AF9">
              <w:rPr>
                <w:rFonts w:ascii="Arial" w:hAnsi="Arial" w:cs="Arial"/>
                <w:b/>
              </w:rPr>
              <w:t>Asunciones y</w:t>
            </w:r>
          </w:p>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12"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Este servicio depende del funcionamiento del servicio web de Tokenización en Entidades (ECS-01) y Servicio web de Etiquetado (ECS-03)</w:t>
            </w:r>
          </w:p>
        </w:tc>
      </w:tr>
    </w:tbl>
    <w:p w:rsidR="000E7AD6" w:rsidRDefault="002B3123" w:rsidP="002B3123">
      <w:pPr>
        <w:pStyle w:val="titulosTF"/>
        <w:rPr>
          <w:sz w:val="18"/>
        </w:rPr>
      </w:pPr>
      <w:r w:rsidRPr="002B3123">
        <w:rPr>
          <w:sz w:val="18"/>
        </w:rPr>
        <w:t>Fuente: (propio)</w:t>
      </w:r>
    </w:p>
    <w:p w:rsidR="002B3123" w:rsidRPr="002B3123" w:rsidRDefault="002B3123" w:rsidP="002B3123">
      <w:pPr>
        <w:pStyle w:val="contenido"/>
      </w:pPr>
    </w:p>
    <w:p w:rsidR="00D72B9A" w:rsidRPr="00E90AF9" w:rsidRDefault="00D72B9A" w:rsidP="0085171E">
      <w:pPr>
        <w:pStyle w:val="Nivel5"/>
      </w:pPr>
      <w:r w:rsidRPr="00E90AF9">
        <w:t>Desambiguación y Enlace</w:t>
      </w:r>
    </w:p>
    <w:p w:rsidR="00D72B9A" w:rsidRPr="00E90AF9" w:rsidRDefault="00D72B9A" w:rsidP="00E90AF9">
      <w:pPr>
        <w:pStyle w:val="contenido"/>
      </w:pPr>
    </w:p>
    <w:p w:rsidR="002B3123" w:rsidRDefault="002B3123" w:rsidP="002B3123">
      <w:pPr>
        <w:pStyle w:val="titulosTF"/>
      </w:pPr>
      <w:bookmarkStart w:id="104" w:name="_Toc400372964"/>
      <w:r>
        <w:t xml:space="preserve">Tabla </w:t>
      </w:r>
      <w:fldSimple w:instr=" SEQ Tabla \* ARABIC ">
        <w:r w:rsidR="00B711E6">
          <w:rPr>
            <w:noProof/>
          </w:rPr>
          <w:t>16</w:t>
        </w:r>
      </w:fldSimple>
      <w:r>
        <w:t>. Especificación del requerimiento de desambiguación y enlace</w:t>
      </w:r>
      <w:bookmarkEnd w:id="104"/>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2B9A" w:rsidRPr="00E90AF9" w:rsidTr="00BF5CD5">
        <w:trPr>
          <w:cantSplit/>
          <w:trHeight w:val="337"/>
        </w:trPr>
        <w:tc>
          <w:tcPr>
            <w:tcW w:w="2881" w:type="dxa"/>
            <w:tcBorders>
              <w:top w:val="single" w:sz="12" w:space="0" w:color="auto"/>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Número</w:t>
            </w:r>
          </w:p>
        </w:tc>
        <w:tc>
          <w:tcPr>
            <w:tcW w:w="5763" w:type="dxa"/>
            <w:gridSpan w:val="2"/>
            <w:tcBorders>
              <w:top w:val="single" w:sz="12" w:space="0" w:color="auto"/>
              <w:righ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ECS-05</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Nombre</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Desambiguación y Enlace</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Actores</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Cliente, Servicio Web</w:t>
            </w:r>
          </w:p>
        </w:tc>
      </w:tr>
      <w:tr w:rsidR="00D72B9A" w:rsidRPr="00E90AF9" w:rsidTr="00BF5CD5">
        <w:trPr>
          <w:cantSplit/>
          <w:trHeight w:val="1646"/>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Descripción</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 xml:space="preserve">Enlaza las entidades y palabras relevantes (keywords) hacia LOD Cloud, más específicamente  </w:t>
            </w:r>
            <w:r w:rsidR="001F0915">
              <w:rPr>
                <w:rFonts w:ascii="Arial" w:hAnsi="Arial" w:cs="Arial"/>
              </w:rPr>
              <w:t>DBpedia</w:t>
            </w:r>
            <w:r w:rsidRPr="00E90AF9">
              <w:rPr>
                <w:rFonts w:ascii="Arial" w:hAnsi="Arial" w:cs="Arial"/>
              </w:rPr>
              <w:t>, esto de existir un recurso al cual vincular, en caso de que una entidad o keyword tuviese más de uno posible recurso al cual enlazar, se realizara un proceso de desambiguación y luego de enlace.</w:t>
            </w:r>
          </w:p>
        </w:tc>
      </w:tr>
      <w:tr w:rsidR="00D72B9A" w:rsidRPr="00E90AF9" w:rsidTr="00BF5CD5">
        <w:trPr>
          <w:cantSplit/>
          <w:trHeight w:val="648"/>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Precondición</w:t>
            </w:r>
          </w:p>
        </w:tc>
        <w:tc>
          <w:tcPr>
            <w:tcW w:w="5763" w:type="dxa"/>
            <w:gridSpan w:val="2"/>
            <w:tcBorders>
              <w:right w:val="single" w:sz="12" w:space="0" w:color="auto"/>
            </w:tcBorders>
          </w:tcPr>
          <w:p w:rsidR="00D72B9A" w:rsidRPr="00E90AF9" w:rsidRDefault="00D72B9A" w:rsidP="00E90AF9">
            <w:pPr>
              <w:pStyle w:val="Prrafodelista"/>
              <w:numPr>
                <w:ilvl w:val="0"/>
                <w:numId w:val="11"/>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E90AF9">
            <w:pPr>
              <w:pStyle w:val="Prrafodelista"/>
              <w:numPr>
                <w:ilvl w:val="0"/>
                <w:numId w:val="11"/>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BF5CD5">
        <w:trPr>
          <w:cantSplit/>
          <w:trHeight w:val="337"/>
        </w:trPr>
        <w:tc>
          <w:tcPr>
            <w:tcW w:w="2881" w:type="dxa"/>
            <w:vMerge w:val="restart"/>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Secuencia Normal</w:t>
            </w:r>
          </w:p>
        </w:tc>
        <w:tc>
          <w:tcPr>
            <w:tcW w:w="789" w:type="dxa"/>
            <w:tcBorders>
              <w:bottom w:val="single" w:sz="2" w:space="0" w:color="auto"/>
            </w:tcBorders>
          </w:tcPr>
          <w:p w:rsidR="00D72B9A" w:rsidRPr="00E90AF9" w:rsidRDefault="00D72B9A" w:rsidP="00E90AF9">
            <w:pPr>
              <w:spacing w:after="0" w:line="360" w:lineRule="auto"/>
              <w:jc w:val="both"/>
              <w:rPr>
                <w:rFonts w:ascii="Arial" w:hAnsi="Arial" w:cs="Arial"/>
                <w:bCs/>
              </w:rPr>
            </w:pPr>
            <w:r w:rsidRPr="00E90AF9">
              <w:rPr>
                <w:rFonts w:ascii="Arial" w:hAnsi="Arial" w:cs="Arial"/>
                <w:bCs/>
              </w:rPr>
              <w:t>Paso</w:t>
            </w:r>
          </w:p>
        </w:tc>
        <w:tc>
          <w:tcPr>
            <w:tcW w:w="4974" w:type="dxa"/>
            <w:tcBorders>
              <w:bottom w:val="single" w:sz="2" w:space="0" w:color="auto"/>
              <w:right w:val="single" w:sz="12" w:space="0" w:color="auto"/>
            </w:tcBorders>
          </w:tcPr>
          <w:p w:rsidR="00D72B9A" w:rsidRPr="00E90AF9" w:rsidRDefault="00D72B9A" w:rsidP="00E90AF9">
            <w:pPr>
              <w:spacing w:after="0" w:line="360" w:lineRule="auto"/>
              <w:jc w:val="both"/>
              <w:rPr>
                <w:rFonts w:ascii="Arial" w:hAnsi="Arial" w:cs="Arial"/>
                <w:bCs/>
              </w:rPr>
            </w:pPr>
            <w:r w:rsidRPr="00E90AF9">
              <w:rPr>
                <w:rFonts w:ascii="Arial" w:hAnsi="Arial" w:cs="Arial"/>
                <w:bCs/>
              </w:rPr>
              <w:t>Acción</w:t>
            </w:r>
          </w:p>
        </w:tc>
      </w:tr>
      <w:tr w:rsidR="00D72B9A" w:rsidRPr="00E90AF9" w:rsidTr="00BF5CD5">
        <w:trPr>
          <w:cantSplit/>
          <w:trHeight w:val="700"/>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single" w:sz="2" w:space="0" w:color="auto"/>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Entrada del texto validado, como parámetro para el servicio web. </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2</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3</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Tokenización y Etiquetado de palabra. </w:t>
            </w:r>
            <w:r w:rsidRPr="00E90AF9">
              <w:rPr>
                <w:rFonts w:ascii="Arial" w:hAnsi="Arial" w:cs="Arial"/>
                <w:b/>
              </w:rPr>
              <w:t>ECS-03</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4</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Extracción de Entidades y keywords. </w:t>
            </w:r>
            <w:r w:rsidRPr="00E90AF9">
              <w:rPr>
                <w:rFonts w:ascii="Arial" w:hAnsi="Arial" w:cs="Arial"/>
                <w:b/>
              </w:rPr>
              <w:t>ECS-04</w:t>
            </w:r>
          </w:p>
        </w:tc>
      </w:tr>
      <w:tr w:rsidR="00D72B9A" w:rsidRPr="00E90AF9" w:rsidTr="00BF5CD5">
        <w:trPr>
          <w:cantSplit/>
          <w:trHeight w:val="518"/>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5</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Consulta de recursos a </w:t>
            </w:r>
            <w:r w:rsidR="001F0915">
              <w:rPr>
                <w:rFonts w:ascii="Arial" w:hAnsi="Arial" w:cs="Arial"/>
              </w:rPr>
              <w:t>DBpedia</w:t>
            </w:r>
            <w:r w:rsidRPr="00E90AF9">
              <w:rPr>
                <w:rFonts w:ascii="Arial" w:hAnsi="Arial" w:cs="Arial"/>
              </w:rPr>
              <w:t>.</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6</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Consulta de “</w:t>
            </w:r>
            <w:proofErr w:type="spellStart"/>
            <w:r w:rsidRPr="00E90AF9">
              <w:rPr>
                <w:rFonts w:ascii="Arial" w:hAnsi="Arial" w:cs="Arial"/>
              </w:rPr>
              <w:t>Abstract</w:t>
            </w:r>
            <w:proofErr w:type="spellEnd"/>
            <w:r w:rsidRPr="00E90AF9">
              <w:rPr>
                <w:rFonts w:ascii="Arial" w:hAnsi="Arial" w:cs="Arial"/>
              </w:rPr>
              <w:t xml:space="preserve">” de recurso a </w:t>
            </w:r>
            <w:r w:rsidR="001F0915">
              <w:rPr>
                <w:rFonts w:ascii="Arial" w:hAnsi="Arial" w:cs="Arial"/>
              </w:rPr>
              <w:t>DBpedia</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7</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Verificar si existen Entidades o keywords ambiguas</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8</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Desambiguar Entidades y keywords ambiguos. </w:t>
            </w:r>
            <w:r w:rsidRPr="00E90AF9">
              <w:rPr>
                <w:rFonts w:ascii="Arial" w:hAnsi="Arial" w:cs="Arial"/>
                <w:b/>
              </w:rPr>
              <w:t>SA1</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9</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Estructurara resultado</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10</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Retornar resultado</w:t>
            </w:r>
          </w:p>
        </w:tc>
      </w:tr>
      <w:tr w:rsidR="00D72B9A" w:rsidRPr="00E90AF9" w:rsidTr="00BF5CD5">
        <w:trPr>
          <w:cantSplit/>
          <w:trHeight w:val="492"/>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proofErr w:type="spellStart"/>
            <w:r w:rsidRPr="00E90AF9">
              <w:rPr>
                <w:rFonts w:ascii="Arial" w:hAnsi="Arial" w:cs="Arial"/>
                <w:b/>
                <w:bCs/>
              </w:rPr>
              <w:t>Poscondición</w:t>
            </w:r>
            <w:proofErr w:type="spellEnd"/>
          </w:p>
        </w:tc>
        <w:tc>
          <w:tcPr>
            <w:tcW w:w="5763" w:type="dxa"/>
            <w:gridSpan w:val="2"/>
            <w:tcBorders>
              <w:right w:val="single" w:sz="12" w:space="0" w:color="auto"/>
            </w:tcBorders>
          </w:tcPr>
          <w:p w:rsidR="00D72B9A" w:rsidRPr="00E90AF9" w:rsidRDefault="00D72B9A" w:rsidP="00E90AF9">
            <w:pPr>
              <w:pStyle w:val="Prrafodelista"/>
              <w:numPr>
                <w:ilvl w:val="0"/>
                <w:numId w:val="12"/>
              </w:numPr>
              <w:suppressAutoHyphens w:val="0"/>
              <w:spacing w:after="0" w:line="360" w:lineRule="auto"/>
              <w:jc w:val="both"/>
              <w:rPr>
                <w:rFonts w:ascii="Arial" w:hAnsi="Arial" w:cs="Arial"/>
              </w:rPr>
            </w:pPr>
            <w:r w:rsidRPr="00E90AF9">
              <w:rPr>
                <w:rFonts w:ascii="Arial" w:hAnsi="Arial" w:cs="Arial"/>
              </w:rPr>
              <w:t>Entidades y palabra importantes que las acompañan reconocidos y extraídos</w:t>
            </w:r>
          </w:p>
        </w:tc>
      </w:tr>
      <w:tr w:rsidR="00D72B9A" w:rsidRPr="00E90AF9" w:rsidTr="00BF5CD5">
        <w:trPr>
          <w:cantSplit/>
          <w:trHeight w:val="752"/>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Secuencia alternativo</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SA1 Entidades y keywords no ambiguos</w:t>
            </w:r>
          </w:p>
          <w:p w:rsidR="00D72B9A" w:rsidRPr="00E90AF9" w:rsidRDefault="00D72B9A" w:rsidP="00E90AF9">
            <w:pPr>
              <w:spacing w:after="0" w:line="360" w:lineRule="auto"/>
              <w:jc w:val="both"/>
              <w:rPr>
                <w:rFonts w:ascii="Arial" w:hAnsi="Arial" w:cs="Arial"/>
              </w:rPr>
            </w:pPr>
            <w:r w:rsidRPr="00E90AF9">
              <w:rPr>
                <w:rFonts w:ascii="Arial" w:hAnsi="Arial" w:cs="Arial"/>
              </w:rPr>
              <w:t>Se enlaza con los recursos únicos encontrados a las entidades y keywords del texto.</w:t>
            </w:r>
          </w:p>
        </w:tc>
      </w:tr>
      <w:tr w:rsidR="00D72B9A" w:rsidRPr="00E90AF9" w:rsidTr="00BF5CD5">
        <w:trPr>
          <w:cantSplit/>
          <w:trHeight w:val="337"/>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Prioridad</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Alta</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Requerimientos Especiales</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p>
        </w:tc>
      </w:tr>
      <w:tr w:rsidR="00D72B9A" w:rsidRPr="00E90AF9" w:rsidTr="00BF5CD5">
        <w:trPr>
          <w:cantSplit/>
          <w:trHeight w:val="985"/>
        </w:trPr>
        <w:tc>
          <w:tcPr>
            <w:tcW w:w="2881" w:type="dxa"/>
            <w:tcBorders>
              <w:left w:val="single" w:sz="12" w:space="0" w:color="auto"/>
              <w:bottom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Notas adicionales</w:t>
            </w:r>
          </w:p>
        </w:tc>
        <w:tc>
          <w:tcPr>
            <w:tcW w:w="5763" w:type="dxa"/>
            <w:gridSpan w:val="2"/>
            <w:tcBorders>
              <w:bottom w:val="single" w:sz="12" w:space="0" w:color="auto"/>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 xml:space="preserve">Este servicio depende de los servicios web de </w:t>
            </w:r>
            <w:proofErr w:type="spellStart"/>
            <w:r w:rsidRPr="00E90AF9">
              <w:rPr>
                <w:rFonts w:ascii="Arial" w:hAnsi="Arial" w:cs="Arial"/>
              </w:rPr>
              <w:t>tokenización</w:t>
            </w:r>
            <w:proofErr w:type="spellEnd"/>
            <w:r w:rsidRPr="00E90AF9">
              <w:rPr>
                <w:rFonts w:ascii="Arial" w:hAnsi="Arial" w:cs="Arial"/>
              </w:rPr>
              <w:t xml:space="preserve"> en sentencias (ECS-01), etiquetado (ECS-03), extracción de entidades (ECS-04). </w:t>
            </w:r>
          </w:p>
        </w:tc>
      </w:tr>
    </w:tbl>
    <w:p w:rsidR="00D72B9A" w:rsidRPr="002B3123" w:rsidRDefault="002B3123" w:rsidP="002B3123">
      <w:pPr>
        <w:pStyle w:val="titulosTF"/>
        <w:rPr>
          <w:sz w:val="18"/>
        </w:rPr>
      </w:pPr>
      <w:r w:rsidRPr="002B3123">
        <w:rPr>
          <w:sz w:val="18"/>
        </w:rPr>
        <w:t>Fuente: (propio)</w:t>
      </w:r>
    </w:p>
    <w:p w:rsidR="000E7AD6" w:rsidRDefault="000E7AD6" w:rsidP="000E7AD6">
      <w:pPr>
        <w:pStyle w:val="contenido"/>
      </w:pPr>
    </w:p>
    <w:p w:rsidR="00CD1F1D" w:rsidRPr="00E90AF9" w:rsidRDefault="003131A5" w:rsidP="00D90010">
      <w:pPr>
        <w:pStyle w:val="Nivel3"/>
      </w:pPr>
      <w:bookmarkStart w:id="105" w:name="_Toc403114490"/>
      <w:r w:rsidRPr="00E90AF9">
        <w:t>Diseño</w:t>
      </w:r>
      <w:bookmarkEnd w:id="105"/>
    </w:p>
    <w:p w:rsidR="003131A5" w:rsidRPr="00E90AF9" w:rsidRDefault="003131A5" w:rsidP="00D90010">
      <w:pPr>
        <w:pStyle w:val="Nivel4"/>
      </w:pPr>
      <w:bookmarkStart w:id="106" w:name="_Toc403114491"/>
      <w:r w:rsidRPr="00E90AF9">
        <w:t>Arquitectura</w:t>
      </w:r>
      <w:bookmarkEnd w:id="106"/>
    </w:p>
    <w:p w:rsidR="003131A5" w:rsidRPr="00E90AF9" w:rsidRDefault="003131A5" w:rsidP="00E90AF9">
      <w:pPr>
        <w:pStyle w:val="contenido"/>
      </w:pPr>
      <w:r w:rsidRPr="00E90AF9">
        <w:t xml:space="preserve">Después de haber realizado el análisis y posterior investigación sobre los puntos </w:t>
      </w:r>
      <w:r w:rsidR="00BF5CD5" w:rsidRPr="00E90AF9">
        <w:t>más</w:t>
      </w:r>
      <w:r w:rsidRPr="00E90AF9">
        <w:t xml:space="preserve"> </w:t>
      </w:r>
      <w:r w:rsidR="00BF5CD5" w:rsidRPr="00E90AF9">
        <w:t>relevantes</w:t>
      </w:r>
      <w:r w:rsidRPr="00E90AF9">
        <w:t xml:space="preserve"> dentro del desarrollo</w:t>
      </w:r>
      <w:r w:rsidR="00BF5CD5" w:rsidRPr="00E90AF9">
        <w:t>,</w:t>
      </w:r>
      <w:r w:rsidRPr="00E90AF9">
        <w:t xml:space="preserve"> se propone la siguiente propuesta lógica para el funcionamiento de los </w:t>
      </w:r>
      <w:r w:rsidR="00BF5CD5" w:rsidRPr="00E90AF9">
        <w:t>componentes a desarrollar y en base a los</w:t>
      </w:r>
      <w:r w:rsidRPr="00E90AF9">
        <w:t xml:space="preserve"> </w:t>
      </w:r>
      <w:r w:rsidR="00BF5CD5" w:rsidRPr="00E90AF9">
        <w:t>requerimientos</w:t>
      </w:r>
      <w:r w:rsidRPr="00E90AF9">
        <w:t xml:space="preserve"> funcionales</w:t>
      </w:r>
      <w:r w:rsidR="00BF5CD5" w:rsidRPr="00E90AF9">
        <w:t>, casos uso a los que va a responder el software</w:t>
      </w:r>
      <w:r w:rsidRPr="00E90AF9">
        <w:t xml:space="preserve"> y tecnologías disponibles</w:t>
      </w:r>
      <w:r w:rsidR="00BF5CD5" w:rsidRPr="00E90AF9">
        <w:t xml:space="preserve"> que se pueden implementar </w:t>
      </w:r>
      <w:r w:rsidRPr="00E90AF9">
        <w:t xml:space="preserve">para la resolución de la problemática </w:t>
      </w:r>
      <w:r w:rsidR="00BF5CD5" w:rsidRPr="00E90AF9">
        <w:t>planteada</w:t>
      </w:r>
      <w:r w:rsidRPr="00E90AF9">
        <w:t>.</w:t>
      </w:r>
    </w:p>
    <w:p w:rsidR="003131A5" w:rsidRPr="00E90AF9" w:rsidRDefault="003131A5" w:rsidP="002B3123">
      <w:pPr>
        <w:pStyle w:val="contenido"/>
        <w:keepNext/>
        <w:spacing w:after="0" w:line="240" w:lineRule="auto"/>
        <w:jc w:val="center"/>
      </w:pPr>
      <w:r w:rsidRPr="00E90AF9">
        <w:object w:dxaOrig="13676" w:dyaOrig="3615">
          <v:shape id="_x0000_i1027" type="#_x0000_t75" style="width:441.2pt;height:115.55pt" o:ole="">
            <v:imagedata r:id="rId25" o:title=""/>
          </v:shape>
          <o:OLEObject Type="Embed" ProgID="Visio.Drawing.11" ShapeID="_x0000_i1027" DrawAspect="Content" ObjectID="_1487027638" r:id="rId26"/>
        </w:object>
      </w:r>
    </w:p>
    <w:p w:rsidR="003131A5" w:rsidRPr="002B3123" w:rsidRDefault="003131A5" w:rsidP="002B3123">
      <w:pPr>
        <w:pStyle w:val="titulosTF"/>
        <w:spacing w:after="0"/>
      </w:pPr>
      <w:bookmarkStart w:id="107" w:name="_Toc400365592"/>
      <w:r w:rsidRPr="002B3123">
        <w:t xml:space="preserve">Figura </w:t>
      </w:r>
      <w:fldSimple w:instr=" SEQ Figura \* ARABIC ">
        <w:r w:rsidR="00B711E6">
          <w:rPr>
            <w:noProof/>
          </w:rPr>
          <w:t>10</w:t>
        </w:r>
      </w:fldSimple>
      <w:r w:rsidRPr="002B3123">
        <w:t>. Lógica propuesta para la Aplicación</w:t>
      </w:r>
      <w:bookmarkEnd w:id="107"/>
    </w:p>
    <w:p w:rsidR="003131A5" w:rsidRPr="002B3123" w:rsidRDefault="003131A5" w:rsidP="002B3123">
      <w:pPr>
        <w:pStyle w:val="titulosTF"/>
      </w:pPr>
      <w:r w:rsidRPr="002B3123">
        <w:t>Fuente: (Propio)</w:t>
      </w:r>
    </w:p>
    <w:p w:rsidR="00A740D8" w:rsidRPr="00E90AF9" w:rsidRDefault="00BF5CD5" w:rsidP="00E90AF9">
      <w:pPr>
        <w:pStyle w:val="contenido"/>
      </w:pPr>
      <w:r w:rsidRPr="00E90AF9">
        <w:t>La distribución de los compones implementad</w:t>
      </w:r>
      <w:r w:rsidR="00A740D8" w:rsidRPr="00E90AF9">
        <w:t xml:space="preserve">os se resume en la gráfica </w:t>
      </w:r>
      <w:r w:rsidR="009856D6">
        <w:t>10</w:t>
      </w:r>
      <w:r w:rsidR="00FB7ACA" w:rsidRPr="00E90AF9">
        <w:t>,</w:t>
      </w:r>
      <w:r w:rsidR="00A740D8" w:rsidRPr="00E90AF9">
        <w:t xml:space="preserve"> haciendo un</w:t>
      </w:r>
      <w:r w:rsidR="005B18D4" w:rsidRPr="00E90AF9">
        <w:t>a</w:t>
      </w:r>
      <w:r w:rsidR="00A740D8" w:rsidRPr="00E90AF9">
        <w:t xml:space="preserve"> división de los componentes de la aplicación</w:t>
      </w:r>
      <w:r w:rsidR="00FB7ACA" w:rsidRPr="00E90AF9">
        <w:t xml:space="preserve"> que</w:t>
      </w:r>
      <w:r w:rsidR="00A740D8" w:rsidRPr="00E90AF9">
        <w:t xml:space="preserve"> interactúan para dar solució</w:t>
      </w:r>
      <w:r w:rsidR="005B18D4" w:rsidRPr="00E90AF9">
        <w:t xml:space="preserve">n a la problemática. </w:t>
      </w:r>
      <w:r w:rsidR="00A740D8" w:rsidRPr="00E90AF9">
        <w:t>Las capas que componen la arquitectura de aplicación se detallan a continuación.</w:t>
      </w:r>
    </w:p>
    <w:p w:rsidR="00A740D8" w:rsidRPr="00E90AF9" w:rsidRDefault="00A740D8" w:rsidP="00E90AF9">
      <w:pPr>
        <w:pStyle w:val="contenido"/>
        <w:keepNext/>
        <w:spacing w:after="0"/>
        <w:jc w:val="center"/>
      </w:pPr>
      <w:r w:rsidRPr="00E90AF9">
        <w:rPr>
          <w:noProof/>
          <w:lang w:eastAsia="es-EC"/>
        </w:rPr>
        <w:drawing>
          <wp:inline distT="0" distB="0" distL="0" distR="0" wp14:anchorId="70B1AE31" wp14:editId="6B748828">
            <wp:extent cx="5267325" cy="30175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017552"/>
                    </a:xfrm>
                    <a:prstGeom prst="rect">
                      <a:avLst/>
                    </a:prstGeom>
                    <a:noFill/>
                    <a:ln>
                      <a:noFill/>
                    </a:ln>
                  </pic:spPr>
                </pic:pic>
              </a:graphicData>
            </a:graphic>
          </wp:inline>
        </w:drawing>
      </w:r>
    </w:p>
    <w:p w:rsidR="00A740D8" w:rsidRPr="002B3123" w:rsidRDefault="00A740D8" w:rsidP="002B3123">
      <w:pPr>
        <w:pStyle w:val="titulosTF"/>
        <w:spacing w:after="0"/>
      </w:pPr>
      <w:bookmarkStart w:id="108" w:name="_Toc400365593"/>
      <w:r w:rsidRPr="002B3123">
        <w:t xml:space="preserve">Figura </w:t>
      </w:r>
      <w:fldSimple w:instr=" SEQ Figura \* ARABIC ">
        <w:r w:rsidR="00B711E6">
          <w:rPr>
            <w:noProof/>
          </w:rPr>
          <w:t>11</w:t>
        </w:r>
      </w:fldSimple>
      <w:r w:rsidRPr="002B3123">
        <w:t>. Arquitectura.</w:t>
      </w:r>
      <w:bookmarkEnd w:id="108"/>
      <w:r w:rsidRPr="002B3123">
        <w:t xml:space="preserve"> </w:t>
      </w:r>
    </w:p>
    <w:p w:rsidR="003131A5" w:rsidRPr="002B3123" w:rsidRDefault="00A740D8" w:rsidP="002B3123">
      <w:pPr>
        <w:pStyle w:val="titulosTF"/>
        <w:rPr>
          <w:sz w:val="18"/>
        </w:rPr>
      </w:pPr>
      <w:r w:rsidRPr="002B3123">
        <w:rPr>
          <w:sz w:val="18"/>
        </w:rPr>
        <w:t>Fuente: (Propio)</w:t>
      </w:r>
    </w:p>
    <w:p w:rsidR="00C55DA5" w:rsidRPr="00E90AF9" w:rsidRDefault="00A8389B" w:rsidP="00D90010">
      <w:pPr>
        <w:pStyle w:val="Nivel4"/>
      </w:pPr>
      <w:bookmarkStart w:id="109" w:name="_Toc403114492"/>
      <w:r w:rsidRPr="00E90AF9">
        <w:t>Componentes</w:t>
      </w:r>
      <w:bookmarkEnd w:id="109"/>
      <w:r w:rsidRPr="00E90AF9">
        <w:t xml:space="preserve"> </w:t>
      </w:r>
    </w:p>
    <w:p w:rsidR="00A740D8" w:rsidRPr="00E90AF9" w:rsidRDefault="00A740D8" w:rsidP="0085171E">
      <w:pPr>
        <w:pStyle w:val="Nivel5"/>
      </w:pPr>
      <w:r w:rsidRPr="00E90AF9">
        <w:t>Servidor</w:t>
      </w:r>
    </w:p>
    <w:p w:rsidR="00A8389B" w:rsidRPr="00E90AF9" w:rsidRDefault="00835A80" w:rsidP="00E90AF9">
      <w:pPr>
        <w:pStyle w:val="contenido"/>
      </w:pPr>
      <w:r w:rsidRPr="00E90AF9">
        <w:t>L</w:t>
      </w:r>
      <w:r w:rsidR="00A8389B" w:rsidRPr="00E90AF9">
        <w:t>a lógica de la aplicaciones se la desarrollará en el Lenguaje de alto nivel Python versión</w:t>
      </w:r>
      <w:r w:rsidRPr="00E90AF9">
        <w:t xml:space="preserve"> </w:t>
      </w:r>
      <w:r w:rsidR="00A8389B" w:rsidRPr="00E90AF9">
        <w:t xml:space="preserve">2.7 </w:t>
      </w:r>
      <w:r w:rsidRPr="00E90AF9">
        <w:t xml:space="preserve">la elección se ha basado en las familiaridad con la librería, </w:t>
      </w:r>
      <w:r w:rsidRPr="00E90AF9">
        <w:rPr>
          <w:i/>
        </w:rPr>
        <w:t xml:space="preserve">Natural </w:t>
      </w:r>
      <w:proofErr w:type="spellStart"/>
      <w:r w:rsidRPr="00E90AF9">
        <w:rPr>
          <w:i/>
        </w:rPr>
        <w:t>Language</w:t>
      </w:r>
      <w:proofErr w:type="spellEnd"/>
      <w:r w:rsidRPr="00E90AF9">
        <w:rPr>
          <w:i/>
        </w:rPr>
        <w:t xml:space="preserve"> </w:t>
      </w:r>
      <w:proofErr w:type="spellStart"/>
      <w:r w:rsidRPr="00E90AF9">
        <w:rPr>
          <w:i/>
        </w:rPr>
        <w:t>Toolkit</w:t>
      </w:r>
      <w:proofErr w:type="spellEnd"/>
      <w:r w:rsidRPr="00E90AF9">
        <w:t xml:space="preserve"> (NLTK), que permite realizar procesamiento de leguaje natural (PNL) que es una parte fundamental a resolver</w:t>
      </w:r>
      <w:r w:rsidR="002447F9" w:rsidRPr="00E90AF9">
        <w:t xml:space="preserve"> y de igual forma cuenta con las librerías para satisfacer los </w:t>
      </w:r>
      <w:r w:rsidR="002447F9" w:rsidRPr="00E90AF9">
        <w:lastRenderedPageBreak/>
        <w:t>requerimientos con los que debe cumplir el software</w:t>
      </w:r>
      <w:r w:rsidRPr="00E90AF9">
        <w:t>.</w:t>
      </w:r>
      <w:r w:rsidR="00FC0F0E" w:rsidRPr="00E90AF9">
        <w:t xml:space="preserve"> Las funcionalidades destacada</w:t>
      </w:r>
      <w:r w:rsidR="003B05CE" w:rsidRPr="00E90AF9">
        <w:t xml:space="preserve">s dentro del desarrollo se </w:t>
      </w:r>
      <w:r w:rsidR="003514D8" w:rsidRPr="00E90AF9">
        <w:t>resumen</w:t>
      </w:r>
      <w:r w:rsidR="003B05CE" w:rsidRPr="00E90AF9">
        <w:t xml:space="preserve"> a continuación.</w:t>
      </w:r>
    </w:p>
    <w:p w:rsidR="00A740D8" w:rsidRPr="00E90AF9" w:rsidRDefault="00A740D8" w:rsidP="00E90AF9">
      <w:pPr>
        <w:pStyle w:val="contenido"/>
        <w:rPr>
          <w:b/>
        </w:rPr>
      </w:pPr>
      <w:r w:rsidRPr="00E90AF9">
        <w:rPr>
          <w:b/>
        </w:rPr>
        <w:t>Validar texto</w:t>
      </w:r>
    </w:p>
    <w:p w:rsidR="00A740D8" w:rsidRPr="00E90AF9" w:rsidRDefault="00A740D8" w:rsidP="00E90AF9">
      <w:pPr>
        <w:pStyle w:val="contenido"/>
      </w:pPr>
      <w:r w:rsidRPr="00E90AF9">
        <w:t>Que el texto sea legible para el sistema en funciones siguientes a fin de evitar errores. Comprobar que el texto contenga caracteres a fin de evitar trabajar sobre texto vacío.</w:t>
      </w:r>
      <w:r w:rsidR="00EA3AF3" w:rsidRPr="00E90AF9">
        <w:t xml:space="preserve"> Es origen obligatorio por el cual los todos los módulos deben pasar para la comprobación de los requisitos del texto que ingresa como parámetro para ser procesado.</w:t>
      </w:r>
    </w:p>
    <w:p w:rsidR="00DA2FD8" w:rsidRPr="00E90AF9" w:rsidRDefault="00DA2FD8" w:rsidP="00E90AF9">
      <w:pPr>
        <w:pStyle w:val="contenido"/>
        <w:rPr>
          <w:b/>
        </w:rPr>
      </w:pPr>
      <w:r w:rsidRPr="00E90AF9">
        <w:rPr>
          <w:b/>
        </w:rPr>
        <w:t>Tokenización en sentencias</w:t>
      </w:r>
    </w:p>
    <w:p w:rsidR="00DA2FD8" w:rsidRPr="00E90AF9" w:rsidRDefault="00DA2FD8" w:rsidP="00E90AF9">
      <w:pPr>
        <w:pStyle w:val="contenido"/>
      </w:pPr>
      <w:r w:rsidRPr="00E90AF9">
        <w:t>Dividir el texto ingresado en sentencias u oraciones, generalmente separados por un punto (.) significando el final de esta.</w:t>
      </w:r>
      <w:r w:rsidR="002C20A3" w:rsidRPr="00E90AF9">
        <w:t xml:space="preserve"> Este componente forma parte de los procesos relevantes dentro de procesamiento de lenguaje natural</w:t>
      </w:r>
      <w:r w:rsidR="00EA3AF3" w:rsidRPr="00E90AF9">
        <w:t xml:space="preserve"> siendo el inicio de estos procesos</w:t>
      </w:r>
      <w:r w:rsidR="002C20A3" w:rsidRPr="00E90AF9">
        <w:t>.</w:t>
      </w:r>
      <w:r w:rsidR="00EA3AF3" w:rsidRPr="00E90AF9">
        <w:t xml:space="preserve"> </w:t>
      </w:r>
    </w:p>
    <w:p w:rsidR="00DA2FD8" w:rsidRPr="00E90AF9" w:rsidRDefault="00DA2FD8" w:rsidP="00E90AF9">
      <w:pPr>
        <w:pStyle w:val="contenido"/>
        <w:rPr>
          <w:b/>
        </w:rPr>
      </w:pPr>
      <w:r w:rsidRPr="00E90AF9">
        <w:rPr>
          <w:b/>
        </w:rPr>
        <w:t>Tokenización en palabras</w:t>
      </w:r>
    </w:p>
    <w:p w:rsidR="00DA2FD8" w:rsidRPr="00E90AF9" w:rsidRDefault="00DA2FD8" w:rsidP="00E90AF9">
      <w:pPr>
        <w:pStyle w:val="contenido"/>
      </w:pPr>
      <w:r w:rsidRPr="00E90AF9">
        <w:t xml:space="preserve">Una vez divididos el texto en sentencias, se realiza en mismo proceso para las palabras que lo conforman </w:t>
      </w:r>
      <w:r w:rsidR="002C20A3" w:rsidRPr="00E90AF9">
        <w:t>así como los signos de computación</w:t>
      </w:r>
      <w:r w:rsidR="00952A2E" w:rsidRPr="00E90AF9">
        <w:t xml:space="preserve">, obteniendo un “token” por cada palabra o </w:t>
      </w:r>
      <w:r w:rsidR="00FB7ACA" w:rsidRPr="00E90AF9">
        <w:t>carácter</w:t>
      </w:r>
      <w:r w:rsidR="00952A2E" w:rsidRPr="00E90AF9">
        <w:t xml:space="preserve"> reconocido</w:t>
      </w:r>
      <w:r w:rsidR="002C20A3" w:rsidRPr="00E90AF9">
        <w:t>. Parte del procesamiento de lenguaje natural.</w:t>
      </w:r>
    </w:p>
    <w:p w:rsidR="00DA2FD8" w:rsidRPr="00E90AF9" w:rsidRDefault="00DA2FD8" w:rsidP="00E90AF9">
      <w:pPr>
        <w:pStyle w:val="contenido"/>
        <w:rPr>
          <w:b/>
        </w:rPr>
      </w:pPr>
      <w:r w:rsidRPr="00E90AF9">
        <w:rPr>
          <w:b/>
        </w:rPr>
        <w:t>Etiquetado</w:t>
      </w:r>
    </w:p>
    <w:p w:rsidR="002C20A3" w:rsidRPr="00E90AF9" w:rsidRDefault="002C20A3" w:rsidP="00E90AF9">
      <w:pPr>
        <w:pStyle w:val="contenido"/>
      </w:pPr>
      <w:r w:rsidRPr="00E90AF9">
        <w:t xml:space="preserve">Este componente realiza etiquetado de las palabras, de acuerdo al contexto dentro de la sentencia en la que se encuentra, tomando una función específica como verbo, sustantivo, etc. </w:t>
      </w:r>
      <w:r w:rsidR="00BA40B2" w:rsidRPr="00E90AF9">
        <w:t>la e</w:t>
      </w:r>
      <w:r w:rsidR="00AE0AC7" w:rsidRPr="00E90AF9">
        <w:t>tiquetación de palabras (</w:t>
      </w:r>
      <w:proofErr w:type="spellStart"/>
      <w:r w:rsidR="00AE0AC7" w:rsidRPr="00E90AF9">
        <w:t>Part</w:t>
      </w:r>
      <w:proofErr w:type="spellEnd"/>
      <w:r w:rsidR="00AE0AC7" w:rsidRPr="00E90AF9">
        <w:t xml:space="preserve"> of</w:t>
      </w:r>
      <w:r w:rsidR="00BA40B2" w:rsidRPr="00E90AF9">
        <w:t xml:space="preserve"> </w:t>
      </w:r>
      <w:proofErr w:type="spellStart"/>
      <w:r w:rsidR="00BA40B2" w:rsidRPr="00E90AF9">
        <w:t>Speech</w:t>
      </w:r>
      <w:proofErr w:type="spellEnd"/>
      <w:r w:rsidR="00BA40B2" w:rsidRPr="00E90AF9">
        <w:t>, por su nombre en inglés) forma parte del procesamiento de lenguaje natural.</w:t>
      </w:r>
    </w:p>
    <w:p w:rsidR="002C20A3" w:rsidRPr="00E90AF9" w:rsidRDefault="00DA2FD8" w:rsidP="00E90AF9">
      <w:pPr>
        <w:pStyle w:val="contenido"/>
        <w:rPr>
          <w:b/>
        </w:rPr>
      </w:pPr>
      <w:r w:rsidRPr="00E90AF9">
        <w:rPr>
          <w:b/>
        </w:rPr>
        <w:t>Extracción</w:t>
      </w:r>
      <w:r w:rsidR="00E6095F" w:rsidRPr="00E90AF9">
        <w:rPr>
          <w:b/>
        </w:rPr>
        <w:t xml:space="preserve"> de entidades y palabras claves</w:t>
      </w:r>
    </w:p>
    <w:p w:rsidR="00E6095F" w:rsidRPr="00E90AF9" w:rsidRDefault="002C20A3" w:rsidP="00E90AF9">
      <w:pPr>
        <w:pStyle w:val="contenido"/>
      </w:pPr>
      <w:r w:rsidRPr="00E90AF9">
        <w:t>Permite el reconociendo y extracción de entidades y palabra claves dentro del contexto de una oración</w:t>
      </w:r>
      <w:r w:rsidR="00F941B3" w:rsidRPr="00E90AF9">
        <w:t>,</w:t>
      </w:r>
      <w:r w:rsidR="00BA40B2" w:rsidRPr="00E90AF9">
        <w:t xml:space="preserve"> para lo cual realiza un reconocimiento de los etiquetas de las palabras y un análisis de su estructura para determinar que palabra es una entidad o una palabra relevante, este análisis puede extraer una palabra o un conjunto de estas formando una entidad o palabras claves.</w:t>
      </w:r>
      <w:r w:rsidRPr="00E90AF9">
        <w:t xml:space="preserve"> </w:t>
      </w:r>
      <w:r w:rsidR="00BA40B2" w:rsidRPr="00E90AF9">
        <w:t>S</w:t>
      </w:r>
      <w:r w:rsidRPr="00E90AF9">
        <w:t xml:space="preserve">e basa en componentes posteriores </w:t>
      </w:r>
      <w:r w:rsidR="00F941B3" w:rsidRPr="00E90AF9">
        <w:t xml:space="preserve">para poder realizar sus operaciones, es decir, necesita de un texto que haya sido tokenizado y etiquetado. </w:t>
      </w:r>
      <w:r w:rsidRPr="00E90AF9">
        <w:t xml:space="preserve"> </w:t>
      </w:r>
    </w:p>
    <w:p w:rsidR="00DA2FD8" w:rsidRPr="00E90AF9" w:rsidRDefault="00DA2FD8" w:rsidP="00E90AF9">
      <w:pPr>
        <w:pStyle w:val="contenido"/>
        <w:rPr>
          <w:b/>
        </w:rPr>
      </w:pPr>
      <w:r w:rsidRPr="00E90AF9">
        <w:rPr>
          <w:b/>
        </w:rPr>
        <w:t xml:space="preserve">Extracción recursos </w:t>
      </w:r>
      <w:r w:rsidR="001F0915">
        <w:rPr>
          <w:b/>
        </w:rPr>
        <w:t>DBpedia</w:t>
      </w:r>
    </w:p>
    <w:p w:rsidR="00F941B3" w:rsidRPr="00E90AF9" w:rsidRDefault="00F941B3" w:rsidP="00E90AF9">
      <w:pPr>
        <w:pStyle w:val="contenido"/>
      </w:pPr>
      <w:r w:rsidRPr="00E90AF9">
        <w:lastRenderedPageBreak/>
        <w:t xml:space="preserve">Una vez que los entidades y palabra claves hayan sido extraídos de las sentencias. Se realizan consultas con estos términos hacia el servidor local de </w:t>
      </w:r>
      <w:r w:rsidR="001F0915">
        <w:t>DBpedia</w:t>
      </w:r>
      <w:r w:rsidRPr="00E90AF9">
        <w:t>, para encontrar los recursos que se denominen igual que estos términos, así como las descripciones rápidas de estos recursos.</w:t>
      </w:r>
    </w:p>
    <w:p w:rsidR="00DA2FD8" w:rsidRPr="00E90AF9" w:rsidRDefault="00DA2FD8" w:rsidP="00E90AF9">
      <w:pPr>
        <w:pStyle w:val="contenido"/>
        <w:rPr>
          <w:b/>
        </w:rPr>
      </w:pPr>
      <w:r w:rsidRPr="00E90AF9">
        <w:rPr>
          <w:b/>
        </w:rPr>
        <w:t>Desambiguación de recursos</w:t>
      </w:r>
    </w:p>
    <w:p w:rsidR="00EA3AF3" w:rsidRPr="00E90AF9" w:rsidRDefault="00EA3AF3" w:rsidP="00E90AF9">
      <w:pPr>
        <w:pStyle w:val="contenido"/>
      </w:pPr>
      <w:r w:rsidRPr="00E90AF9">
        <w:t xml:space="preserve">A través del algoritmo de </w:t>
      </w:r>
      <w:proofErr w:type="spellStart"/>
      <w:r w:rsidRPr="00E90AF9">
        <w:rPr>
          <w:b/>
        </w:rPr>
        <w:t>Lesk</w:t>
      </w:r>
      <w:proofErr w:type="spellEnd"/>
      <w:r w:rsidRPr="00E90AF9">
        <w:t xml:space="preserve"> se analiza el contexto del término y las descripciones de los recursos de </w:t>
      </w:r>
      <w:r w:rsidR="001F0915">
        <w:t>DBpedia</w:t>
      </w:r>
      <w:r w:rsidRPr="00E90AF9">
        <w:t>, para determinar que cual de estos concuerda mejor con el uso que se le está dando al término en la sentencia.</w:t>
      </w:r>
    </w:p>
    <w:p w:rsidR="00F941B3" w:rsidRPr="00E90AF9" w:rsidRDefault="00F941B3" w:rsidP="00E90AF9">
      <w:pPr>
        <w:pStyle w:val="contenido"/>
        <w:rPr>
          <w:b/>
        </w:rPr>
      </w:pPr>
      <w:r w:rsidRPr="00E90AF9">
        <w:rPr>
          <w:b/>
        </w:rPr>
        <w:t>Servicios web</w:t>
      </w:r>
    </w:p>
    <w:p w:rsidR="00EA3AF3" w:rsidRPr="00E90AF9" w:rsidRDefault="003B05CE" w:rsidP="00E90AF9">
      <w:pPr>
        <w:pStyle w:val="contenido"/>
      </w:pPr>
      <w:r w:rsidRPr="00E90AF9">
        <w:t xml:space="preserve">De conformidad con los requerimientos funcionales se levantan servicios diferentes para algunos de los </w:t>
      </w:r>
      <w:r w:rsidR="00EA3AF3" w:rsidRPr="00E90AF9">
        <w:t>proceso</w:t>
      </w:r>
      <w:r w:rsidRPr="00E90AF9">
        <w:t xml:space="preserve"> relevantes, permitiendo que puedan ser </w:t>
      </w:r>
      <w:r w:rsidR="00EA3AF3" w:rsidRPr="00E90AF9">
        <w:t>consumidos y analizados de forma individual.</w:t>
      </w:r>
      <w:r w:rsidRPr="00E90AF9">
        <w:t xml:space="preserve"> Los servicios levantados serán:</w:t>
      </w:r>
    </w:p>
    <w:p w:rsidR="00EA3AF3" w:rsidRPr="00E90AF9" w:rsidRDefault="00EA3AF3" w:rsidP="00E90AF9">
      <w:pPr>
        <w:pStyle w:val="contenido"/>
        <w:numPr>
          <w:ilvl w:val="0"/>
          <w:numId w:val="13"/>
        </w:numPr>
      </w:pPr>
      <w:r w:rsidRPr="00E90AF9">
        <w:t>Tokenización en sentencias</w:t>
      </w:r>
    </w:p>
    <w:p w:rsidR="00EA3AF3" w:rsidRPr="00E90AF9" w:rsidRDefault="00EA3AF3" w:rsidP="00E90AF9">
      <w:pPr>
        <w:pStyle w:val="contenido"/>
        <w:numPr>
          <w:ilvl w:val="0"/>
          <w:numId w:val="13"/>
        </w:numPr>
      </w:pPr>
      <w:r w:rsidRPr="00E90AF9">
        <w:t>T</w:t>
      </w:r>
      <w:r w:rsidR="000C4A70" w:rsidRPr="00E90AF9">
        <w:t>okenizació</w:t>
      </w:r>
      <w:r w:rsidRPr="00E90AF9">
        <w:t>n en palabras</w:t>
      </w:r>
    </w:p>
    <w:p w:rsidR="000C4A70" w:rsidRPr="00E90AF9" w:rsidRDefault="000C4A70" w:rsidP="00E90AF9">
      <w:pPr>
        <w:pStyle w:val="contenido"/>
        <w:numPr>
          <w:ilvl w:val="0"/>
          <w:numId w:val="13"/>
        </w:numPr>
      </w:pPr>
      <w:r w:rsidRPr="00E90AF9">
        <w:t xml:space="preserve">Etiquetado </w:t>
      </w:r>
    </w:p>
    <w:p w:rsidR="00EA3AF3" w:rsidRPr="00E90AF9" w:rsidRDefault="000C4A70" w:rsidP="00E90AF9">
      <w:pPr>
        <w:pStyle w:val="contenido"/>
        <w:numPr>
          <w:ilvl w:val="0"/>
          <w:numId w:val="13"/>
        </w:numPr>
      </w:pPr>
      <w:r w:rsidRPr="00E90AF9">
        <w:t>Extracción</w:t>
      </w:r>
      <w:r w:rsidR="00EA3AF3" w:rsidRPr="00E90AF9">
        <w:t xml:space="preserve"> de entidades</w:t>
      </w:r>
    </w:p>
    <w:p w:rsidR="00EA3AF3" w:rsidRPr="00E90AF9" w:rsidRDefault="000C4A70" w:rsidP="00E90AF9">
      <w:pPr>
        <w:pStyle w:val="contenido"/>
        <w:numPr>
          <w:ilvl w:val="0"/>
          <w:numId w:val="13"/>
        </w:numPr>
      </w:pPr>
      <w:r w:rsidRPr="00E90AF9">
        <w:t>Desambiguación</w:t>
      </w:r>
      <w:r w:rsidR="00EA3AF3" w:rsidRPr="00E90AF9">
        <w:t xml:space="preserve"> y enlace</w:t>
      </w:r>
    </w:p>
    <w:p w:rsidR="00F941B3" w:rsidRPr="00E90AF9" w:rsidRDefault="00EE70D9" w:rsidP="00E90AF9">
      <w:pPr>
        <w:pStyle w:val="contenido"/>
      </w:pPr>
      <w:r w:rsidRPr="00E90AF9">
        <w:t>Existe una fuerte dependencia entre los servicios,</w:t>
      </w:r>
      <w:r w:rsidR="003514D8" w:rsidRPr="00E90AF9">
        <w:t xml:space="preserve"> puesto que la salida de </w:t>
      </w:r>
      <w:r w:rsidR="00AD0BCB" w:rsidRPr="00E90AF9">
        <w:t>unos se</w:t>
      </w:r>
      <w:r w:rsidR="003514D8" w:rsidRPr="00E90AF9">
        <w:t xml:space="preserve"> convierte en la entrada de otros</w:t>
      </w:r>
      <w:r w:rsidR="00AD0BCB" w:rsidRPr="00E90AF9">
        <w:t xml:space="preserve"> en forma de secuencia a través de</w:t>
      </w:r>
      <w:r w:rsidR="001145E5" w:rsidRPr="00E90AF9">
        <w:softHyphen/>
      </w:r>
      <w:r w:rsidR="001145E5" w:rsidRPr="00E90AF9">
        <w:softHyphen/>
      </w:r>
      <w:r w:rsidR="001145E5" w:rsidRPr="00E90AF9">
        <w:softHyphen/>
      </w:r>
      <w:r w:rsidR="001145E5" w:rsidRPr="00E90AF9">
        <w:softHyphen/>
      </w:r>
      <w:r w:rsidR="001145E5" w:rsidRPr="00E90AF9">
        <w:softHyphen/>
      </w:r>
      <w:r w:rsidR="001145E5" w:rsidRPr="00E90AF9">
        <w:softHyphen/>
      </w:r>
      <w:r w:rsidR="001145E5" w:rsidRPr="00E90AF9">
        <w:softHyphen/>
      </w:r>
      <w:r w:rsidR="00AD0BCB" w:rsidRPr="00E90AF9">
        <w:t xml:space="preserve"> los servicios</w:t>
      </w:r>
      <w:r w:rsidR="003514D8" w:rsidRPr="00E90AF9">
        <w:t xml:space="preserve">, el servicio de </w:t>
      </w:r>
      <w:r w:rsidR="00A02A32" w:rsidRPr="00E90AF9">
        <w:t>Tokenización en sentencias</w:t>
      </w:r>
      <w:r w:rsidR="00AD0BCB" w:rsidRPr="00E90AF9">
        <w:t>,</w:t>
      </w:r>
      <w:r w:rsidRPr="00E90AF9">
        <w:t xml:space="preserve"> </w:t>
      </w:r>
      <w:r w:rsidR="00AD0BCB" w:rsidRPr="00E90AF9">
        <w:t>después de  proceso de validación, es el primeo en trabajas sobre el texto hasta llegar al servicios de Desambiguación y enlace. L</w:t>
      </w:r>
      <w:r w:rsidRPr="00E90AF9">
        <w:t xml:space="preserve">a gráfica </w:t>
      </w:r>
      <w:r w:rsidR="009856D6">
        <w:t xml:space="preserve">12, </w:t>
      </w:r>
      <w:r w:rsidRPr="00E90AF9">
        <w:t xml:space="preserve"> </w:t>
      </w:r>
      <w:r w:rsidR="00A37F12" w:rsidRPr="00E90AF9">
        <w:t>presenta la forma en que los servicios se relacionan e interactúan entre sí.</w:t>
      </w:r>
    </w:p>
    <w:p w:rsidR="002B3123" w:rsidRDefault="00024638" w:rsidP="002B3123">
      <w:pPr>
        <w:pStyle w:val="contenido"/>
        <w:keepNext/>
        <w:jc w:val="center"/>
      </w:pPr>
      <w:r w:rsidRPr="00E90AF9">
        <w:object w:dxaOrig="4098" w:dyaOrig="4761">
          <v:shape id="_x0000_i1028" type="#_x0000_t75" style="width:168.3pt;height:198.4pt" o:ole="">
            <v:imagedata r:id="rId28" o:title=""/>
          </v:shape>
          <o:OLEObject Type="Embed" ProgID="Visio.Drawing.11" ShapeID="_x0000_i1028" DrawAspect="Content" ObjectID="_1487027639" r:id="rId29"/>
        </w:object>
      </w:r>
    </w:p>
    <w:p w:rsidR="00024638" w:rsidRDefault="002B3123" w:rsidP="002B3123">
      <w:pPr>
        <w:pStyle w:val="titulosTF"/>
        <w:spacing w:after="0"/>
      </w:pPr>
      <w:bookmarkStart w:id="110" w:name="_Toc400365594"/>
      <w:r>
        <w:t xml:space="preserve">Figura </w:t>
      </w:r>
      <w:fldSimple w:instr=" SEQ Figura \* ARABIC ">
        <w:r w:rsidR="00B711E6">
          <w:rPr>
            <w:noProof/>
          </w:rPr>
          <w:t>12</w:t>
        </w:r>
      </w:fldSimple>
      <w:r>
        <w:t>. Dependencia de servicios web</w:t>
      </w:r>
      <w:bookmarkEnd w:id="110"/>
    </w:p>
    <w:p w:rsidR="002B3123" w:rsidRPr="002B3123" w:rsidRDefault="002B3123" w:rsidP="002B3123">
      <w:pPr>
        <w:pStyle w:val="titulosTF"/>
      </w:pPr>
      <w:r>
        <w:t>Fuente: (propio)</w:t>
      </w:r>
    </w:p>
    <w:p w:rsidR="00A740D8" w:rsidRPr="00E90AF9" w:rsidRDefault="00AE0AC7" w:rsidP="0085171E">
      <w:pPr>
        <w:pStyle w:val="Nivel5"/>
      </w:pPr>
      <w:r w:rsidRPr="00E90AF9">
        <w:t xml:space="preserve">Servidor </w:t>
      </w:r>
      <w:proofErr w:type="spellStart"/>
      <w:r w:rsidR="001F0915">
        <w:t>Dataset</w:t>
      </w:r>
      <w:proofErr w:type="spellEnd"/>
      <w:r w:rsidRPr="00E90AF9">
        <w:t xml:space="preserve"> </w:t>
      </w:r>
      <w:r w:rsidR="001F0915">
        <w:t>DBpedia</w:t>
      </w:r>
      <w:r w:rsidR="00A740D8" w:rsidRPr="00E90AF9">
        <w:t xml:space="preserve"> Local (SPARQL </w:t>
      </w:r>
      <w:proofErr w:type="spellStart"/>
      <w:r w:rsidRPr="00E90AF9">
        <w:t>endpoint</w:t>
      </w:r>
      <w:proofErr w:type="spellEnd"/>
      <w:r w:rsidR="00A740D8" w:rsidRPr="00E90AF9">
        <w:t>)</w:t>
      </w:r>
    </w:p>
    <w:p w:rsidR="0082366F" w:rsidRPr="00E90AF9" w:rsidRDefault="00EF0D79" w:rsidP="00E90AF9">
      <w:pPr>
        <w:pStyle w:val="contenido"/>
      </w:pPr>
      <w:r w:rsidRPr="00E90AF9">
        <w:t xml:space="preserve">Parte  de la propuesta consiste en </w:t>
      </w:r>
      <w:r w:rsidR="000C4A70" w:rsidRPr="00E90AF9">
        <w:t>acc</w:t>
      </w:r>
      <w:r w:rsidRPr="00E90AF9">
        <w:t>eder a los recursos de</w:t>
      </w:r>
      <w:r w:rsidR="000C4A70" w:rsidRPr="00E90AF9">
        <w:t xml:space="preserve"> </w:t>
      </w:r>
      <w:r w:rsidR="001F0915">
        <w:t>DBpedia</w:t>
      </w:r>
      <w:r w:rsidR="000C4A70" w:rsidRPr="00E90AF9">
        <w:t xml:space="preserve"> </w:t>
      </w:r>
      <w:r w:rsidR="003240A4" w:rsidRPr="00E90AF9">
        <w:t>por lo cual se implementará un servidor local</w:t>
      </w:r>
      <w:r w:rsidR="0082366F" w:rsidRPr="00E90AF9">
        <w:t xml:space="preserve"> con los</w:t>
      </w:r>
      <w:r w:rsidR="003240A4" w:rsidRPr="00E90AF9">
        <w:t xml:space="preserve"> datos</w:t>
      </w:r>
      <w:r w:rsidR="0082366F" w:rsidRPr="00E90AF9">
        <w:t>,</w:t>
      </w:r>
      <w:r w:rsidR="003240A4" w:rsidRPr="00E90AF9">
        <w:t xml:space="preserve"> </w:t>
      </w:r>
      <w:r w:rsidR="0082366F" w:rsidRPr="00E90AF9">
        <w:t xml:space="preserve">de estos recursos, </w:t>
      </w:r>
      <w:r w:rsidR="003240A4" w:rsidRPr="00E90AF9">
        <w:t>necesarios</w:t>
      </w:r>
      <w:r w:rsidR="0082366F" w:rsidRPr="00E90AF9">
        <w:t xml:space="preserve"> para desarrollar la propuesta y así evitar cualquier fallo por problemas de conexión recurrentes al tratar de consultar directamente con su servidor,</w:t>
      </w:r>
      <w:r w:rsidR="00AE0AC7" w:rsidRPr="00E90AF9">
        <w:t xml:space="preserve"> esto es posible gracias a que </w:t>
      </w:r>
      <w:r w:rsidR="001F0915">
        <w:t>DBpedia</w:t>
      </w:r>
      <w:r w:rsidR="0082366F" w:rsidRPr="00E90AF9">
        <w:t xml:space="preserve"> misma proporciona los medios para descargar sus recursos. </w:t>
      </w:r>
    </w:p>
    <w:p w:rsidR="00A740D8" w:rsidRPr="00E90AF9" w:rsidRDefault="00A740D8" w:rsidP="0085171E">
      <w:pPr>
        <w:pStyle w:val="Nivel5"/>
      </w:pPr>
      <w:r w:rsidRPr="00E90AF9">
        <w:t>Cliente</w:t>
      </w:r>
    </w:p>
    <w:p w:rsidR="000C4A70" w:rsidRPr="00E90AF9" w:rsidRDefault="000C4A70" w:rsidP="00E90AF9">
      <w:pPr>
        <w:pStyle w:val="contenido"/>
      </w:pPr>
      <w:r w:rsidRPr="00E90AF9">
        <w:t>La vista es un Interfaz Web que permite al usuario la facilidad de la comunicación entre la aplicación y el usuario. Instruye al usuario sobre el uso de la herramienta, identificando con facilidad los parámetros necesarios y en especial la facilidad de la presentación de los resultados. Permite la integración de los compontes del sistema en un entorno amigable para el usuario.</w:t>
      </w:r>
    </w:p>
    <w:p w:rsidR="00952A2E" w:rsidRPr="00E90AF9" w:rsidRDefault="000C4A70" w:rsidP="00E90AF9">
      <w:pPr>
        <w:pStyle w:val="contenido"/>
      </w:pPr>
      <w:r w:rsidRPr="00E90AF9">
        <w:t>Prototipo de interfaz</w:t>
      </w:r>
    </w:p>
    <w:p w:rsidR="003632E5" w:rsidRPr="00E90AF9" w:rsidRDefault="00952A2E" w:rsidP="00D90010">
      <w:pPr>
        <w:pStyle w:val="Nivel4"/>
      </w:pPr>
      <w:bookmarkStart w:id="111" w:name="_Toc403114493"/>
      <w:r w:rsidRPr="00E90AF9">
        <w:t>Diagrama</w:t>
      </w:r>
      <w:r w:rsidR="003632E5" w:rsidRPr="00E90AF9">
        <w:t xml:space="preserve"> de secuencia</w:t>
      </w:r>
      <w:bookmarkEnd w:id="111"/>
    </w:p>
    <w:p w:rsidR="007C03B5" w:rsidRPr="00E90AF9" w:rsidRDefault="007C03B5" w:rsidP="00E90AF9">
      <w:pPr>
        <w:pStyle w:val="contenido"/>
      </w:pPr>
      <w:r w:rsidRPr="00E90AF9">
        <w:t>Al observar e</w:t>
      </w:r>
      <w:r w:rsidR="00231CEB" w:rsidRPr="00E90AF9">
        <w:t>l modelado de las interacciones entre los componentes del sistema</w:t>
      </w:r>
      <w:r w:rsidRPr="00E90AF9">
        <w:t xml:space="preserve"> se evidencia una clara dependencia e interoperabilidad entre los </w:t>
      </w:r>
      <w:r w:rsidR="008563F6" w:rsidRPr="00E90AF9">
        <w:t>estos</w:t>
      </w:r>
      <w:r w:rsidRPr="00E90AF9">
        <w:t>, iniciando siempre</w:t>
      </w:r>
      <w:r w:rsidR="00FB7ACA" w:rsidRPr="00E90AF9">
        <w:t xml:space="preserve"> con el módulo </w:t>
      </w:r>
      <w:r w:rsidRPr="00E90AF9">
        <w:t xml:space="preserve">validación del texto a </w:t>
      </w:r>
      <w:r w:rsidR="00BA40B2" w:rsidRPr="00E90AF9">
        <w:t xml:space="preserve">ser </w:t>
      </w:r>
      <w:r w:rsidRPr="00E90AF9">
        <w:t>procesa</w:t>
      </w:r>
      <w:r w:rsidR="00BA40B2" w:rsidRPr="00E90AF9">
        <w:t>do</w:t>
      </w:r>
      <w:r w:rsidRPr="00E90AF9">
        <w:t>.</w:t>
      </w:r>
      <w:r w:rsidR="008563F6" w:rsidRPr="00E90AF9">
        <w:t xml:space="preserve"> </w:t>
      </w:r>
    </w:p>
    <w:p w:rsidR="00DD3FBF" w:rsidRDefault="00115933" w:rsidP="00DD3FBF">
      <w:pPr>
        <w:pStyle w:val="contenido"/>
        <w:keepNext/>
        <w:jc w:val="center"/>
      </w:pPr>
      <w:r w:rsidRPr="00E90AF9">
        <w:object w:dxaOrig="10183" w:dyaOrig="7516">
          <v:shape id="_x0000_i1029" type="#_x0000_t75" style="width:309.75pt;height:226.05pt" o:ole="">
            <v:imagedata r:id="rId30" o:title=""/>
          </v:shape>
          <o:OLEObject Type="Embed" ProgID="Visio.Drawing.11" ShapeID="_x0000_i1029" DrawAspect="Content" ObjectID="_1487027640" r:id="rId31"/>
        </w:object>
      </w:r>
    </w:p>
    <w:p w:rsidR="00952A2E" w:rsidRDefault="00DD3FBF" w:rsidP="00DD3FBF">
      <w:pPr>
        <w:pStyle w:val="titulosTF"/>
        <w:spacing w:after="0"/>
      </w:pPr>
      <w:bookmarkStart w:id="112" w:name="_Toc400365595"/>
      <w:r>
        <w:t xml:space="preserve">Figura </w:t>
      </w:r>
      <w:fldSimple w:instr=" SEQ Figura \* ARABIC ">
        <w:r w:rsidR="00B711E6">
          <w:rPr>
            <w:noProof/>
          </w:rPr>
          <w:t>13</w:t>
        </w:r>
      </w:fldSimple>
      <w:r>
        <w:t xml:space="preserve">. </w:t>
      </w:r>
      <w:proofErr w:type="spellStart"/>
      <w:proofErr w:type="gramStart"/>
      <w:r>
        <w:t>diangrama</w:t>
      </w:r>
      <w:proofErr w:type="spellEnd"/>
      <w:proofErr w:type="gramEnd"/>
      <w:r>
        <w:t xml:space="preserve"> de secuencias de </w:t>
      </w:r>
      <w:proofErr w:type="spellStart"/>
      <w:r>
        <w:t>tokenización</w:t>
      </w:r>
      <w:proofErr w:type="spellEnd"/>
      <w:r>
        <w:t xml:space="preserve"> de sentencias</w:t>
      </w:r>
      <w:bookmarkEnd w:id="112"/>
    </w:p>
    <w:p w:rsidR="00DD3FBF" w:rsidRDefault="00DD3FBF" w:rsidP="00DD3FBF">
      <w:pPr>
        <w:pStyle w:val="titulosTF"/>
        <w:rPr>
          <w:sz w:val="18"/>
        </w:rPr>
      </w:pPr>
      <w:r w:rsidRPr="00DD3FBF">
        <w:rPr>
          <w:sz w:val="18"/>
        </w:rPr>
        <w:t>Fuente: (propio)</w:t>
      </w:r>
    </w:p>
    <w:p w:rsidR="003312ED" w:rsidRPr="00DD3FBF" w:rsidRDefault="003312ED" w:rsidP="003312ED">
      <w:pPr>
        <w:pStyle w:val="contenido"/>
      </w:pPr>
    </w:p>
    <w:p w:rsidR="00DD3FBF" w:rsidRPr="00DD3FBF" w:rsidRDefault="003312ED" w:rsidP="00527079">
      <w:pPr>
        <w:spacing w:after="0"/>
      </w:pPr>
      <w:r w:rsidRPr="00E90AF9">
        <w:object w:dxaOrig="10970" w:dyaOrig="7630">
          <v:shape id="_x0000_i1030" type="#_x0000_t75" style="width:400.2pt;height:278.8pt" o:ole="">
            <v:imagedata r:id="rId32" o:title=""/>
          </v:shape>
          <o:OLEObject Type="Embed" ProgID="Visio.Drawing.11" ShapeID="_x0000_i1030" DrawAspect="Content" ObjectID="_1487027641" r:id="rId33"/>
        </w:object>
      </w:r>
    </w:p>
    <w:p w:rsidR="007C03B5" w:rsidRDefault="008F054A" w:rsidP="008F054A">
      <w:pPr>
        <w:pStyle w:val="titulosTF"/>
        <w:spacing w:after="0"/>
      </w:pPr>
      <w:bookmarkStart w:id="113" w:name="_Toc400365596"/>
      <w:r>
        <w:t xml:space="preserve">Figura </w:t>
      </w:r>
      <w:fldSimple w:instr=" SEQ Figura \* ARABIC ">
        <w:r w:rsidR="00B711E6">
          <w:rPr>
            <w:noProof/>
          </w:rPr>
          <w:t>14</w:t>
        </w:r>
      </w:fldSimple>
      <w:r>
        <w:t xml:space="preserve">. Diagrama de secuencias de </w:t>
      </w:r>
      <w:proofErr w:type="spellStart"/>
      <w:r>
        <w:t>tokenización</w:t>
      </w:r>
      <w:proofErr w:type="spellEnd"/>
      <w:r>
        <w:t xml:space="preserve"> en palabras</w:t>
      </w:r>
      <w:bookmarkEnd w:id="113"/>
    </w:p>
    <w:p w:rsidR="008F054A" w:rsidRDefault="008F054A" w:rsidP="008F054A">
      <w:pPr>
        <w:pStyle w:val="titulosTF"/>
      </w:pPr>
      <w:r>
        <w:t>Fuente: (propio)</w:t>
      </w:r>
    </w:p>
    <w:p w:rsidR="003312ED" w:rsidRPr="00E90AF9" w:rsidRDefault="003312ED" w:rsidP="003312ED">
      <w:pPr>
        <w:pStyle w:val="contenido"/>
      </w:pPr>
    </w:p>
    <w:p w:rsidR="008F054A" w:rsidRDefault="007C03B5" w:rsidP="00527079">
      <w:pPr>
        <w:pStyle w:val="contenido"/>
        <w:keepNext/>
        <w:spacing w:after="0"/>
      </w:pPr>
      <w:r w:rsidRPr="00E90AF9">
        <w:object w:dxaOrig="11784" w:dyaOrig="7516">
          <v:shape id="_x0000_i1031" type="#_x0000_t75" style="width:412.75pt;height:264.55pt" o:ole="">
            <v:imagedata r:id="rId34" o:title=""/>
          </v:shape>
          <o:OLEObject Type="Embed" ProgID="Visio.Drawing.11" ShapeID="_x0000_i1031" DrawAspect="Content" ObjectID="_1487027642" r:id="rId35"/>
        </w:object>
      </w:r>
    </w:p>
    <w:p w:rsidR="007C03B5" w:rsidRDefault="008F054A" w:rsidP="00AD051F">
      <w:pPr>
        <w:pStyle w:val="titulosTF"/>
        <w:spacing w:after="0"/>
      </w:pPr>
      <w:bookmarkStart w:id="114" w:name="_Toc400365597"/>
      <w:r>
        <w:t xml:space="preserve">Figura </w:t>
      </w:r>
      <w:fldSimple w:instr=" SEQ Figura \* ARABIC ">
        <w:r w:rsidR="00B711E6">
          <w:rPr>
            <w:noProof/>
          </w:rPr>
          <w:t>15</w:t>
        </w:r>
      </w:fldSimple>
      <w:r>
        <w:t>. Diagrama de secuencias de etiquetado de palabra</w:t>
      </w:r>
      <w:bookmarkEnd w:id="114"/>
    </w:p>
    <w:p w:rsidR="008A118B" w:rsidRPr="00E90AF9" w:rsidRDefault="008A118B" w:rsidP="008F054A">
      <w:pPr>
        <w:pStyle w:val="titulosTF"/>
      </w:pPr>
      <w:r>
        <w:t>Fuente: (propio)</w:t>
      </w:r>
    </w:p>
    <w:p w:rsidR="008A118B" w:rsidRDefault="008A118B" w:rsidP="008A118B">
      <w:pPr>
        <w:pStyle w:val="contenido"/>
        <w:keepNext/>
        <w:spacing w:after="0" w:line="276" w:lineRule="auto"/>
        <w:rPr>
          <w:vertAlign w:val="superscript"/>
        </w:rPr>
      </w:pPr>
    </w:p>
    <w:p w:rsidR="008A118B" w:rsidRDefault="008A118B" w:rsidP="008A118B">
      <w:pPr>
        <w:pStyle w:val="contenido"/>
        <w:keepNext/>
        <w:spacing w:after="0" w:line="276" w:lineRule="auto"/>
        <w:rPr>
          <w:vertAlign w:val="superscript"/>
        </w:rPr>
      </w:pPr>
    </w:p>
    <w:p w:rsidR="00AD051F" w:rsidRDefault="00AD051F" w:rsidP="008A118B">
      <w:pPr>
        <w:pStyle w:val="contenido"/>
        <w:keepNext/>
        <w:spacing w:after="0" w:line="276" w:lineRule="auto"/>
        <w:rPr>
          <w:vertAlign w:val="superscript"/>
        </w:rPr>
      </w:pPr>
      <w:r w:rsidRPr="008A118B">
        <w:rPr>
          <w:vertAlign w:val="superscript"/>
        </w:rPr>
        <w:object w:dxaOrig="13464" w:dyaOrig="8858">
          <v:shape id="_x0000_i1032" type="#_x0000_t75" style="width:403.55pt;height:265.4pt" o:ole="">
            <v:imagedata r:id="rId36" o:title=""/>
          </v:shape>
          <o:OLEObject Type="Embed" ProgID="Visio.Drawing.11" ShapeID="_x0000_i1032" DrawAspect="Content" ObjectID="_1487027643" r:id="rId37"/>
        </w:object>
      </w:r>
    </w:p>
    <w:p w:rsidR="007C03B5" w:rsidRDefault="008A118B" w:rsidP="008A118B">
      <w:pPr>
        <w:pStyle w:val="contenido"/>
        <w:keepNext/>
        <w:spacing w:after="0" w:line="276" w:lineRule="auto"/>
      </w:pPr>
      <w:bookmarkStart w:id="115" w:name="_Toc400365598"/>
      <w:r>
        <w:t xml:space="preserve">Figura </w:t>
      </w:r>
      <w:fldSimple w:instr=" SEQ Figura \* ARABIC ">
        <w:r w:rsidR="00B711E6">
          <w:rPr>
            <w:noProof/>
          </w:rPr>
          <w:t>16</w:t>
        </w:r>
      </w:fldSimple>
      <w:r>
        <w:t>. Diagrama de secuencias de extracción</w:t>
      </w:r>
      <w:bookmarkEnd w:id="115"/>
    </w:p>
    <w:p w:rsidR="008A118B" w:rsidRPr="008A118B" w:rsidRDefault="008A118B" w:rsidP="008A118B">
      <w:pPr>
        <w:pStyle w:val="titulosTF"/>
        <w:rPr>
          <w:sz w:val="18"/>
        </w:rPr>
      </w:pPr>
      <w:r w:rsidRPr="008A118B">
        <w:rPr>
          <w:sz w:val="18"/>
        </w:rPr>
        <w:t>Fuente: (propio)</w:t>
      </w:r>
    </w:p>
    <w:p w:rsidR="008A118B" w:rsidRPr="008A118B" w:rsidRDefault="008A118B" w:rsidP="008A118B"/>
    <w:p w:rsidR="00AD051F" w:rsidRDefault="00AD051F" w:rsidP="00AD051F">
      <w:pPr>
        <w:pStyle w:val="contenido"/>
        <w:keepNext/>
        <w:spacing w:after="0" w:line="240" w:lineRule="auto"/>
        <w:ind w:left="708" w:hanging="708"/>
      </w:pPr>
      <w:r w:rsidRPr="00E90AF9">
        <w:object w:dxaOrig="15561" w:dyaOrig="8858">
          <v:shape id="_x0000_i1033" type="#_x0000_t75" style="width:397.65pt;height:225.2pt" o:ole="">
            <v:imagedata r:id="rId38" o:title=""/>
          </v:shape>
          <o:OLEObject Type="Embed" ProgID="Visio.Drawing.11" ShapeID="_x0000_i1033" DrawAspect="Content" ObjectID="_1487027644" r:id="rId39"/>
        </w:object>
      </w:r>
    </w:p>
    <w:p w:rsidR="007C03B5" w:rsidRPr="008A118B" w:rsidRDefault="008A118B" w:rsidP="00AD051F">
      <w:pPr>
        <w:pStyle w:val="contenido"/>
        <w:keepNext/>
        <w:spacing w:after="0" w:line="240" w:lineRule="auto"/>
        <w:ind w:left="708" w:hanging="708"/>
      </w:pPr>
      <w:bookmarkStart w:id="116" w:name="_Toc400365599"/>
      <w:r w:rsidRPr="008A118B">
        <w:t xml:space="preserve">Figura </w:t>
      </w:r>
      <w:fldSimple w:instr=" SEQ Figura \* ARABIC ">
        <w:r w:rsidR="00B711E6">
          <w:rPr>
            <w:noProof/>
          </w:rPr>
          <w:t>17</w:t>
        </w:r>
      </w:fldSimple>
      <w:r w:rsidRPr="008A118B">
        <w:t>. Diagrama de secuencia de desambiguación y enlace</w:t>
      </w:r>
      <w:bookmarkEnd w:id="116"/>
    </w:p>
    <w:p w:rsidR="008A118B" w:rsidRDefault="008A118B" w:rsidP="008A118B">
      <w:pPr>
        <w:pStyle w:val="titulosTF"/>
        <w:rPr>
          <w:sz w:val="18"/>
        </w:rPr>
      </w:pPr>
      <w:r w:rsidRPr="008A118B">
        <w:rPr>
          <w:sz w:val="18"/>
        </w:rPr>
        <w:t>Fuente: (propio)</w:t>
      </w:r>
    </w:p>
    <w:p w:rsidR="00AD051F" w:rsidRPr="008A118B" w:rsidRDefault="00AD051F" w:rsidP="00AD051F">
      <w:pPr>
        <w:pStyle w:val="contenido"/>
      </w:pPr>
    </w:p>
    <w:p w:rsidR="005370D0" w:rsidRPr="00E90AF9" w:rsidRDefault="007C03B5" w:rsidP="00D90010">
      <w:pPr>
        <w:pStyle w:val="Nivel3"/>
      </w:pPr>
      <w:bookmarkStart w:id="117" w:name="_Toc403114494"/>
      <w:r w:rsidRPr="00E90AF9">
        <w:t>I</w:t>
      </w:r>
      <w:r w:rsidR="00FA3691" w:rsidRPr="00E90AF9">
        <w:t>mplementación</w:t>
      </w:r>
      <w:bookmarkEnd w:id="117"/>
    </w:p>
    <w:p w:rsidR="008E2D79" w:rsidRPr="00E90AF9" w:rsidRDefault="00520575" w:rsidP="00D90010">
      <w:pPr>
        <w:pStyle w:val="Nivel4"/>
      </w:pPr>
      <w:bookmarkStart w:id="118" w:name="_Toc403114495"/>
      <w:r w:rsidRPr="00E90AF9">
        <w:t>Servidor</w:t>
      </w:r>
      <w:bookmarkEnd w:id="118"/>
    </w:p>
    <w:p w:rsidR="00061E68" w:rsidRDefault="006062C8" w:rsidP="00E90AF9">
      <w:pPr>
        <w:pStyle w:val="contenido"/>
      </w:pPr>
      <w:r w:rsidRPr="00E90AF9">
        <w:t>Producto del análisis realizado en el diseño de</w:t>
      </w:r>
      <w:r w:rsidR="00862AA5" w:rsidRPr="00E90AF9">
        <w:t xml:space="preserve"> </w:t>
      </w:r>
      <w:r w:rsidRPr="00E90AF9">
        <w:t>l</w:t>
      </w:r>
      <w:r w:rsidR="00862AA5" w:rsidRPr="00E90AF9">
        <w:t>a</w:t>
      </w:r>
      <w:r w:rsidRPr="00E90AF9">
        <w:t xml:space="preserve"> </w:t>
      </w:r>
      <w:r w:rsidR="00C772DC" w:rsidRPr="00E90AF9">
        <w:t>software,</w:t>
      </w:r>
      <w:r w:rsidR="00862AA5" w:rsidRPr="00E90AF9">
        <w:t xml:space="preserve"> Python es el lenguaje de programación en el que se desarroll</w:t>
      </w:r>
      <w:r w:rsidR="00897F6E" w:rsidRPr="00E90AF9">
        <w:t xml:space="preserve">an los componentes de la lógica </w:t>
      </w:r>
      <w:r w:rsidR="00C772DC" w:rsidRPr="00E90AF9">
        <w:t xml:space="preserve">de la aplicación, gracias a las </w:t>
      </w:r>
      <w:r w:rsidR="009D5A5C" w:rsidRPr="00E90AF9">
        <w:t>facilidades</w:t>
      </w:r>
      <w:r w:rsidR="00C772DC" w:rsidRPr="00E90AF9">
        <w:t xml:space="preserve"> que proporciona la librería  NLTK en el procesamiento del lenguaje natural, </w:t>
      </w:r>
      <w:r w:rsidR="009D5A5C" w:rsidRPr="00E90AF9">
        <w:t xml:space="preserve">pero debido a que esta herramienta presenta </w:t>
      </w:r>
      <w:r w:rsidR="00061E68" w:rsidRPr="00E90AF9">
        <w:t>limitaciones</w:t>
      </w:r>
      <w:r w:rsidR="009D5A5C" w:rsidRPr="00E90AF9">
        <w:t xml:space="preserve"> </w:t>
      </w:r>
      <w:r w:rsidR="00061E68" w:rsidRPr="00E90AF9">
        <w:t>a</w:t>
      </w:r>
      <w:r w:rsidR="009D5A5C" w:rsidRPr="00E90AF9">
        <w:t>l trabajar con idiomas distinto al inglés, las tares relacionada con POS-</w:t>
      </w:r>
      <w:proofErr w:type="spellStart"/>
      <w:r w:rsidR="009D5A5C" w:rsidRPr="00E90AF9">
        <w:t>Tagging</w:t>
      </w:r>
      <w:proofErr w:type="spellEnd"/>
      <w:r w:rsidR="009D5A5C" w:rsidRPr="00E90AF9">
        <w:t xml:space="preserve"> se las re</w:t>
      </w:r>
      <w:r w:rsidR="00061E68" w:rsidRPr="00E90AF9">
        <w:t>a</w:t>
      </w:r>
      <w:r w:rsidR="009D5A5C" w:rsidRPr="00E90AF9">
        <w:t xml:space="preserve">liza con </w:t>
      </w:r>
      <w:proofErr w:type="spellStart"/>
      <w:r w:rsidR="009D5A5C" w:rsidRPr="00E90AF9">
        <w:t>TreeTa</w:t>
      </w:r>
      <w:r w:rsidR="00061E68" w:rsidRPr="00E90AF9">
        <w:t>g</w:t>
      </w:r>
      <w:r w:rsidR="009D5A5C" w:rsidRPr="00E90AF9">
        <w:t>ger</w:t>
      </w:r>
      <w:proofErr w:type="spellEnd"/>
      <w:r w:rsidR="00061E68" w:rsidRPr="00E90AF9">
        <w:t xml:space="preserve"> permitiendo la posibilidad de trabajos futuros relacionados con otros idiomas distintos a inglés. </w:t>
      </w:r>
    </w:p>
    <w:p w:rsidR="004811D3" w:rsidRPr="00E90AF9" w:rsidRDefault="004811D3" w:rsidP="00E90AF9">
      <w:pPr>
        <w:pStyle w:val="contenido"/>
      </w:pPr>
      <w:r>
        <w:t>El código generado para el desarrollo del servidor del producto de software se encuentra en anexos.</w:t>
      </w:r>
    </w:p>
    <w:p w:rsidR="00A8389B" w:rsidRPr="00E90AF9" w:rsidRDefault="00705CA2" w:rsidP="00E90AF9">
      <w:pPr>
        <w:pStyle w:val="contenido"/>
      </w:pPr>
      <w:r w:rsidRPr="00E90AF9">
        <w:t>Para extraer  todos los recurso</w:t>
      </w:r>
      <w:r w:rsidR="00AB0EE1" w:rsidRPr="00E90AF9">
        <w:t xml:space="preserve">s de </w:t>
      </w:r>
      <w:r w:rsidR="001F0915">
        <w:t>DBpedia</w:t>
      </w:r>
      <w:r w:rsidRPr="00E90AF9">
        <w:t xml:space="preserve"> que a través de uso de sus atributos sea referenciado como el término que se ha </w:t>
      </w:r>
      <w:r w:rsidR="00AB0EE1" w:rsidRPr="00E90AF9">
        <w:t>encontrado</w:t>
      </w:r>
      <w:r w:rsidRPr="00E90AF9">
        <w:t xml:space="preserve"> del texto se realiza la </w:t>
      </w:r>
      <w:r w:rsidR="00AB0EE1" w:rsidRPr="00E90AF9">
        <w:t>consulta SPARQL capturada</w:t>
      </w:r>
      <w:r w:rsidR="00287F2E" w:rsidRPr="00E90AF9">
        <w:t xml:space="preserve"> en la</w:t>
      </w:r>
      <w:r w:rsidR="00AB0EE1" w:rsidRPr="00E90AF9">
        <w:t xml:space="preserve"> figura </w:t>
      </w:r>
      <w:r w:rsidR="009856D6">
        <w:t>18</w:t>
      </w:r>
      <w:r w:rsidR="00AB0EE1" w:rsidRPr="00E90AF9">
        <w:t xml:space="preserve">. </w:t>
      </w:r>
    </w:p>
    <w:p w:rsidR="00AD051F" w:rsidRDefault="00705CA2" w:rsidP="00AD051F">
      <w:pPr>
        <w:pStyle w:val="contenido"/>
        <w:keepNext/>
        <w:spacing w:after="0"/>
      </w:pPr>
      <w:r w:rsidRPr="00E90AF9">
        <w:rPr>
          <w:noProof/>
          <w:lang w:eastAsia="es-EC"/>
        </w:rPr>
        <w:lastRenderedPageBreak/>
        <w:drawing>
          <wp:inline distT="0" distB="0" distL="0" distR="0" wp14:anchorId="70985832" wp14:editId="1F7C6523">
            <wp:extent cx="4595495" cy="9975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5495" cy="997585"/>
                    </a:xfrm>
                    <a:prstGeom prst="rect">
                      <a:avLst/>
                    </a:prstGeom>
                    <a:noFill/>
                    <a:ln>
                      <a:noFill/>
                    </a:ln>
                  </pic:spPr>
                </pic:pic>
              </a:graphicData>
            </a:graphic>
          </wp:inline>
        </w:drawing>
      </w:r>
    </w:p>
    <w:p w:rsidR="00705CA2" w:rsidRDefault="00AD051F" w:rsidP="00AD051F">
      <w:pPr>
        <w:pStyle w:val="titulosTF"/>
        <w:spacing w:after="0"/>
      </w:pPr>
      <w:bookmarkStart w:id="119" w:name="_Toc400365600"/>
      <w:r>
        <w:t xml:space="preserve">Figura </w:t>
      </w:r>
      <w:fldSimple w:instr=" SEQ Figura \* ARABIC ">
        <w:r w:rsidR="00B711E6">
          <w:rPr>
            <w:noProof/>
          </w:rPr>
          <w:t>18</w:t>
        </w:r>
      </w:fldSimple>
      <w:r>
        <w:t>. Captura de consulta de recursos de DBpedia</w:t>
      </w:r>
      <w:bookmarkEnd w:id="119"/>
    </w:p>
    <w:p w:rsidR="00AD051F" w:rsidRPr="00AD051F" w:rsidRDefault="00AD051F" w:rsidP="00AD051F">
      <w:pPr>
        <w:pStyle w:val="titulosTF"/>
        <w:rPr>
          <w:sz w:val="18"/>
        </w:rPr>
      </w:pPr>
      <w:r w:rsidRPr="00AD051F">
        <w:rPr>
          <w:sz w:val="18"/>
        </w:rPr>
        <w:t>Fuente: (propio)</w:t>
      </w:r>
    </w:p>
    <w:p w:rsidR="00AC7AE7" w:rsidRPr="00E90AF9" w:rsidRDefault="00061E68" w:rsidP="00E90AF9">
      <w:pPr>
        <w:pStyle w:val="contenido"/>
      </w:pPr>
      <w:r w:rsidRPr="00E90AF9">
        <w:t xml:space="preserve">De los recursos de </w:t>
      </w:r>
      <w:r w:rsidR="001F0915">
        <w:t>DBpedia</w:t>
      </w:r>
      <w:r w:rsidRPr="00E90AF9">
        <w:t xml:space="preserve"> resultantes</w:t>
      </w:r>
      <w:r w:rsidR="00AC7AE7" w:rsidRPr="00E90AF9">
        <w:t xml:space="preserve">, se requiere descripciones de estos para los procesos de desambiguación, para esto a todos los recursos se les realiza la consulta de </w:t>
      </w:r>
      <w:r w:rsidR="00AD051F">
        <w:t>l</w:t>
      </w:r>
      <w:r w:rsidR="00AC7AE7" w:rsidRPr="00E90AF9">
        <w:t xml:space="preserve">a figura </w:t>
      </w:r>
      <w:r w:rsidR="009856D6">
        <w:t>19</w:t>
      </w:r>
      <w:r w:rsidR="00AC7AE7" w:rsidRPr="00E90AF9">
        <w:t>.</w:t>
      </w:r>
    </w:p>
    <w:p w:rsidR="00AD051F" w:rsidRDefault="00446D81" w:rsidP="00AD051F">
      <w:pPr>
        <w:pStyle w:val="contenido"/>
        <w:keepNext/>
        <w:spacing w:after="0"/>
      </w:pPr>
      <w:r w:rsidRPr="00E90AF9">
        <w:rPr>
          <w:noProof/>
          <w:lang w:eastAsia="es-EC"/>
        </w:rPr>
        <w:drawing>
          <wp:inline distT="0" distB="0" distL="0" distR="0" wp14:anchorId="0240A3A5" wp14:editId="04D29FB3">
            <wp:extent cx="5248910" cy="1021080"/>
            <wp:effectExtent l="0" t="0" r="889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910" cy="1021080"/>
                    </a:xfrm>
                    <a:prstGeom prst="rect">
                      <a:avLst/>
                    </a:prstGeom>
                    <a:noFill/>
                    <a:ln>
                      <a:noFill/>
                    </a:ln>
                  </pic:spPr>
                </pic:pic>
              </a:graphicData>
            </a:graphic>
          </wp:inline>
        </w:drawing>
      </w:r>
    </w:p>
    <w:p w:rsidR="00AD051F" w:rsidRPr="00AD051F" w:rsidRDefault="00AD051F" w:rsidP="00AD051F">
      <w:pPr>
        <w:pStyle w:val="titulosTF"/>
        <w:spacing w:after="0"/>
      </w:pPr>
      <w:bookmarkStart w:id="120" w:name="_Toc400365601"/>
      <w:r w:rsidRPr="00AD051F">
        <w:t xml:space="preserve">Figura </w:t>
      </w:r>
      <w:fldSimple w:instr=" SEQ Figura \* ARABIC ">
        <w:r w:rsidR="00B711E6">
          <w:rPr>
            <w:noProof/>
          </w:rPr>
          <w:t>19</w:t>
        </w:r>
      </w:fldSimple>
      <w:r w:rsidRPr="00AD051F">
        <w:t xml:space="preserve">. Consulta de </w:t>
      </w:r>
      <w:proofErr w:type="spellStart"/>
      <w:r w:rsidRPr="00AD051F">
        <w:t>abstracts</w:t>
      </w:r>
      <w:proofErr w:type="spellEnd"/>
      <w:r w:rsidRPr="00AD051F">
        <w:t xml:space="preserve"> de recursos de DBpedia</w:t>
      </w:r>
      <w:bookmarkEnd w:id="120"/>
    </w:p>
    <w:p w:rsidR="00AD051F" w:rsidRPr="00AD051F" w:rsidRDefault="00AD051F" w:rsidP="00AD051F">
      <w:pPr>
        <w:pStyle w:val="titulosTF"/>
        <w:rPr>
          <w:sz w:val="18"/>
        </w:rPr>
      </w:pPr>
      <w:r w:rsidRPr="00AD051F">
        <w:rPr>
          <w:sz w:val="18"/>
        </w:rPr>
        <w:t>Fuente: (propio)</w:t>
      </w:r>
    </w:p>
    <w:p w:rsidR="00AB0EE1" w:rsidRPr="00E90AF9" w:rsidRDefault="00AD051F" w:rsidP="00E90AF9">
      <w:pPr>
        <w:pStyle w:val="contenido"/>
      </w:pPr>
      <w:r>
        <w:t xml:space="preserve">Para determinar el tipo de recurso según la ontología de DBpedia que se ha encontrado se realiza </w:t>
      </w:r>
      <w:proofErr w:type="gramStart"/>
      <w:r>
        <w:t>el</w:t>
      </w:r>
      <w:proofErr w:type="gramEnd"/>
      <w:r>
        <w:t xml:space="preserve"> siguiente consulta:</w:t>
      </w:r>
      <w:r w:rsidR="002B33B0" w:rsidRPr="00E90AF9">
        <w:t xml:space="preserve"> </w:t>
      </w:r>
    </w:p>
    <w:p w:rsidR="007E44C1" w:rsidRPr="00E90AF9" w:rsidRDefault="007E44C1" w:rsidP="00E90AF9">
      <w:pPr>
        <w:pStyle w:val="contenido"/>
      </w:pPr>
    </w:p>
    <w:p w:rsidR="00AD051F" w:rsidRDefault="007E44C1" w:rsidP="00AD051F">
      <w:pPr>
        <w:pStyle w:val="contenido"/>
        <w:keepNext/>
        <w:spacing w:after="0"/>
      </w:pPr>
      <w:r w:rsidRPr="00E90AF9">
        <w:rPr>
          <w:noProof/>
          <w:lang w:eastAsia="es-EC"/>
        </w:rPr>
        <w:drawing>
          <wp:inline distT="0" distB="0" distL="0" distR="0" wp14:anchorId="1F4556B2" wp14:editId="421BABC5">
            <wp:extent cx="3420110" cy="72453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0110" cy="724535"/>
                    </a:xfrm>
                    <a:prstGeom prst="rect">
                      <a:avLst/>
                    </a:prstGeom>
                    <a:noFill/>
                    <a:ln>
                      <a:noFill/>
                    </a:ln>
                  </pic:spPr>
                </pic:pic>
              </a:graphicData>
            </a:graphic>
          </wp:inline>
        </w:drawing>
      </w:r>
    </w:p>
    <w:p w:rsidR="007E44C1" w:rsidRPr="00AD051F" w:rsidRDefault="00AD051F" w:rsidP="00AD051F">
      <w:pPr>
        <w:pStyle w:val="titulosTF"/>
        <w:spacing w:after="0"/>
      </w:pPr>
      <w:bookmarkStart w:id="121" w:name="_Toc400365602"/>
      <w:r w:rsidRPr="00AD051F">
        <w:t xml:space="preserve">Figura </w:t>
      </w:r>
      <w:fldSimple w:instr=" SEQ Figura \* ARABIC ">
        <w:r w:rsidR="00B711E6">
          <w:rPr>
            <w:noProof/>
          </w:rPr>
          <w:t>20</w:t>
        </w:r>
      </w:fldSimple>
      <w:r w:rsidRPr="00AD051F">
        <w:t>. Consulta para extraer el tipo de recurso</w:t>
      </w:r>
      <w:bookmarkEnd w:id="121"/>
    </w:p>
    <w:p w:rsidR="00AD051F" w:rsidRPr="00AD051F" w:rsidRDefault="00AD051F" w:rsidP="00AD051F">
      <w:pPr>
        <w:pStyle w:val="titulosTF"/>
        <w:rPr>
          <w:sz w:val="18"/>
        </w:rPr>
      </w:pPr>
      <w:r w:rsidRPr="00AD051F">
        <w:rPr>
          <w:sz w:val="18"/>
        </w:rPr>
        <w:t>Fuente: (propio)</w:t>
      </w:r>
    </w:p>
    <w:p w:rsidR="00A6170E" w:rsidRPr="00E90AF9" w:rsidRDefault="00A6170E" w:rsidP="0085171E">
      <w:pPr>
        <w:pStyle w:val="Nivel5"/>
      </w:pPr>
      <w:r w:rsidRPr="00E90AF9">
        <w:t xml:space="preserve">Servicios </w:t>
      </w:r>
    </w:p>
    <w:p w:rsidR="00C62C1F" w:rsidRPr="00E90AF9" w:rsidRDefault="00C62C1F" w:rsidP="00E90AF9">
      <w:pPr>
        <w:pStyle w:val="contenido"/>
      </w:pPr>
      <w:r w:rsidRPr="00E90AF9">
        <w:t>Los servicios levantados</w:t>
      </w:r>
      <w:r w:rsidR="00D322D2" w:rsidRPr="00E90AF9">
        <w:t xml:space="preserve"> en base a los requerimientos funcionales del producto de software</w:t>
      </w:r>
      <w:r w:rsidRPr="00E90AF9">
        <w:t>,  corresponden a las funcionalidades</w:t>
      </w:r>
      <w:r w:rsidR="00800108" w:rsidRPr="00E90AF9">
        <w:t xml:space="preserve"> del sistema disponibles por separado</w:t>
      </w:r>
      <w:r w:rsidR="00D322D2" w:rsidRPr="00E90AF9">
        <w:t xml:space="preserve"> pero integrados entre sí para satisfacer las solicitudes por parte del usuario, quien va a poder elegir a que servicio quiere acceder.</w:t>
      </w:r>
    </w:p>
    <w:p w:rsidR="00D322D2" w:rsidRPr="00E90AF9" w:rsidRDefault="00D322D2" w:rsidP="00E90AF9">
      <w:pPr>
        <w:pStyle w:val="contenido"/>
      </w:pPr>
      <w:r w:rsidRPr="00E90AF9">
        <w:t>Para la construcción de los servicios web se siguieron los principios de arquitectura R</w:t>
      </w:r>
      <w:r w:rsidR="002B02D7" w:rsidRPr="00E90AF9">
        <w:t xml:space="preserve">EST, separando de esta forma las operaciones </w:t>
      </w:r>
      <w:r w:rsidRPr="00E90AF9">
        <w:t>del servido</w:t>
      </w:r>
      <w:r w:rsidR="002B02D7" w:rsidRPr="00E90AF9">
        <w:t>r</w:t>
      </w:r>
      <w:r w:rsidRPr="00E90AF9">
        <w:t xml:space="preserve"> con la</w:t>
      </w:r>
      <w:r w:rsidR="002B02D7" w:rsidRPr="00E90AF9">
        <w:t>s</w:t>
      </w:r>
      <w:r w:rsidRPr="00E90AF9">
        <w:t xml:space="preserve"> del cliente</w:t>
      </w:r>
      <w:r w:rsidR="006062C8" w:rsidRPr="00E90AF9">
        <w:t>,</w:t>
      </w:r>
      <w:r w:rsidRPr="00E90AF9">
        <w:t xml:space="preserve"> </w:t>
      </w:r>
      <w:r w:rsidR="006062C8" w:rsidRPr="00E90AF9">
        <w:t>los cuales</w:t>
      </w:r>
      <w:r w:rsidRPr="00E90AF9">
        <w:t xml:space="preserve"> se podría</w:t>
      </w:r>
      <w:r w:rsidR="006062C8" w:rsidRPr="00E90AF9">
        <w:t>n</w:t>
      </w:r>
      <w:r w:rsidRPr="00E90AF9">
        <w:t xml:space="preserve"> construir </w:t>
      </w:r>
      <w:r w:rsidR="002B02D7" w:rsidRPr="00E90AF9">
        <w:t>u</w:t>
      </w:r>
      <w:r w:rsidR="006062C8" w:rsidRPr="00E90AF9">
        <w:t>tilizando tecnologías distintas.</w:t>
      </w:r>
    </w:p>
    <w:p w:rsidR="007272C9" w:rsidRPr="00E90AF9" w:rsidRDefault="00796CAB" w:rsidP="00E90AF9">
      <w:pPr>
        <w:pStyle w:val="contenido"/>
      </w:pPr>
      <w:r w:rsidRPr="00E90AF9">
        <w:lastRenderedPageBreak/>
        <w:t xml:space="preserve">La </w:t>
      </w:r>
      <w:r w:rsidR="00BB2102" w:rsidRPr="00E90AF9">
        <w:t>respuesta de los servicios</w:t>
      </w:r>
      <w:r w:rsidRPr="00E90AF9">
        <w:t xml:space="preserve"> </w:t>
      </w:r>
      <w:r w:rsidR="00BB2102" w:rsidRPr="00E90AF9">
        <w:t xml:space="preserve">se encuentra en formato JSON, </w:t>
      </w:r>
      <w:r w:rsidR="00ED656C" w:rsidRPr="00E90AF9">
        <w:t xml:space="preserve">la estructura del objeto cambia </w:t>
      </w:r>
      <w:r w:rsidR="00024638" w:rsidRPr="00E90AF9">
        <w:t xml:space="preserve">de acuerdo al servicio llamado, </w:t>
      </w:r>
      <w:r w:rsidR="002A1E28" w:rsidRPr="00E90AF9">
        <w:t xml:space="preserve">mediante un ejemplo </w:t>
      </w:r>
      <w:r w:rsidR="00024638" w:rsidRPr="00E90AF9">
        <w:t xml:space="preserve">en la figura </w:t>
      </w:r>
      <w:r w:rsidR="009856D6">
        <w:t>21</w:t>
      </w:r>
      <w:r w:rsidR="00024638" w:rsidRPr="00E90AF9">
        <w:t xml:space="preserve"> se muestra </w:t>
      </w:r>
      <w:r w:rsidR="009C60D9" w:rsidRPr="00E90AF9">
        <w:t xml:space="preserve">el resultado del servicio </w:t>
      </w:r>
      <w:r w:rsidR="003514D8" w:rsidRPr="00E90AF9">
        <w:rPr>
          <w:b/>
          <w:i/>
        </w:rPr>
        <w:t xml:space="preserve">Tokenización </w:t>
      </w:r>
      <w:r w:rsidR="009C60D9" w:rsidRPr="00E90AF9">
        <w:rPr>
          <w:b/>
          <w:i/>
        </w:rPr>
        <w:t>en Sentencias</w:t>
      </w:r>
      <w:r w:rsidR="009C60D9" w:rsidRPr="00E90AF9">
        <w:t xml:space="preserve"> mientras que le figura </w:t>
      </w:r>
      <w:r w:rsidR="009856D6">
        <w:t>22</w:t>
      </w:r>
      <w:r w:rsidR="009C60D9" w:rsidRPr="00E90AF9">
        <w:t xml:space="preserve">, el resultado de servicio </w:t>
      </w:r>
      <w:r w:rsidR="009C60D9" w:rsidRPr="00E90AF9">
        <w:rPr>
          <w:b/>
          <w:i/>
        </w:rPr>
        <w:t>Desambiguación y Enlace,</w:t>
      </w:r>
      <w:r w:rsidR="009C60D9" w:rsidRPr="00E90AF9">
        <w:t xml:space="preserve"> </w:t>
      </w:r>
      <w:r w:rsidR="002A1E28" w:rsidRPr="00E90AF9">
        <w:t>en</w:t>
      </w:r>
      <w:r w:rsidR="009C60D9" w:rsidRPr="00E90AF9">
        <w:t xml:space="preserve"> la figura </w:t>
      </w:r>
      <w:r w:rsidR="00DE7ABE">
        <w:t>12</w:t>
      </w:r>
      <w:r w:rsidR="009C60D9" w:rsidRPr="00E90AF9">
        <w:t xml:space="preserve"> </w:t>
      </w:r>
      <w:r w:rsidR="00AC2A6E" w:rsidRPr="00E90AF9">
        <w:t>se da una idea clara por qué la estructura del objeto JSON aumenta notablemente conforme los servicios que intervienen para dar respuesta a la solicitud del usuario.</w:t>
      </w:r>
    </w:p>
    <w:p w:rsidR="00D50B68" w:rsidRDefault="00BB2102" w:rsidP="00D50B68">
      <w:pPr>
        <w:pStyle w:val="contenido"/>
        <w:keepNext/>
        <w:spacing w:after="0"/>
        <w:jc w:val="center"/>
      </w:pPr>
      <w:r w:rsidRPr="00E90AF9">
        <w:rPr>
          <w:noProof/>
          <w:lang w:eastAsia="es-EC"/>
        </w:rPr>
        <w:drawing>
          <wp:inline distT="0" distB="0" distL="0" distR="0" wp14:anchorId="3A99693D" wp14:editId="2A672207">
            <wp:extent cx="3248025" cy="1138574"/>
            <wp:effectExtent l="190500" t="190500" r="180975" b="1949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8025" cy="1138574"/>
                    </a:xfrm>
                    <a:prstGeom prst="rect">
                      <a:avLst/>
                    </a:prstGeom>
                    <a:ln>
                      <a:noFill/>
                    </a:ln>
                    <a:effectLst>
                      <a:outerShdw blurRad="190500" algn="tl" rotWithShape="0">
                        <a:srgbClr val="000000">
                          <a:alpha val="70000"/>
                        </a:srgbClr>
                      </a:outerShdw>
                    </a:effectLst>
                  </pic:spPr>
                </pic:pic>
              </a:graphicData>
            </a:graphic>
          </wp:inline>
        </w:drawing>
      </w:r>
    </w:p>
    <w:p w:rsidR="00D50B68" w:rsidRDefault="00D50B68" w:rsidP="00D50B68">
      <w:pPr>
        <w:pStyle w:val="contenido"/>
        <w:keepNext/>
        <w:spacing w:after="0" w:line="276" w:lineRule="auto"/>
        <w:ind w:left="1276"/>
        <w:jc w:val="left"/>
      </w:pPr>
      <w:bookmarkStart w:id="122" w:name="_Toc400365603"/>
      <w:r>
        <w:t xml:space="preserve">Figura </w:t>
      </w:r>
      <w:fldSimple w:instr=" SEQ Figura \* ARABIC ">
        <w:r w:rsidR="00B711E6">
          <w:rPr>
            <w:noProof/>
          </w:rPr>
          <w:t>21</w:t>
        </w:r>
      </w:fldSimple>
      <w:r>
        <w:t xml:space="preserve">. Resultado de servicio de </w:t>
      </w:r>
      <w:proofErr w:type="spellStart"/>
      <w:r>
        <w:t>tokenizacion</w:t>
      </w:r>
      <w:proofErr w:type="spellEnd"/>
      <w:r>
        <w:t xml:space="preserve"> en sentencias</w:t>
      </w:r>
      <w:bookmarkEnd w:id="122"/>
    </w:p>
    <w:p w:rsidR="00D50B68" w:rsidRPr="00D50B68" w:rsidRDefault="00D50B68" w:rsidP="00D50B68">
      <w:pPr>
        <w:pStyle w:val="titulosTF"/>
        <w:ind w:left="1276"/>
        <w:rPr>
          <w:sz w:val="18"/>
        </w:rPr>
      </w:pPr>
      <w:r w:rsidRPr="00D50B68">
        <w:rPr>
          <w:sz w:val="18"/>
        </w:rPr>
        <w:t>Fuente: (propio)</w:t>
      </w:r>
    </w:p>
    <w:p w:rsidR="00D50B68" w:rsidRDefault="007272C9" w:rsidP="00D50B68">
      <w:pPr>
        <w:pStyle w:val="contenido"/>
        <w:keepNext/>
        <w:jc w:val="center"/>
      </w:pPr>
      <w:r w:rsidRPr="00E90AF9">
        <w:rPr>
          <w:noProof/>
          <w:lang w:eastAsia="es-EC"/>
        </w:rPr>
        <w:drawing>
          <wp:inline distT="0" distB="0" distL="0" distR="0" wp14:anchorId="51912A5A" wp14:editId="4912A74C">
            <wp:extent cx="3039487" cy="3057525"/>
            <wp:effectExtent l="190500" t="190500" r="199390" b="1809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9487" cy="3057525"/>
                    </a:xfrm>
                    <a:prstGeom prst="rect">
                      <a:avLst/>
                    </a:prstGeom>
                    <a:ln>
                      <a:noFill/>
                    </a:ln>
                    <a:effectLst>
                      <a:outerShdw blurRad="190500" algn="tl" rotWithShape="0">
                        <a:srgbClr val="000000">
                          <a:alpha val="70000"/>
                        </a:srgbClr>
                      </a:outerShdw>
                    </a:effectLst>
                  </pic:spPr>
                </pic:pic>
              </a:graphicData>
            </a:graphic>
          </wp:inline>
        </w:drawing>
      </w:r>
    </w:p>
    <w:p w:rsidR="007F4C76" w:rsidRDefault="00D50B68" w:rsidP="00D50B68">
      <w:pPr>
        <w:pStyle w:val="contenido"/>
        <w:keepNext/>
        <w:spacing w:after="0" w:line="276" w:lineRule="auto"/>
        <w:ind w:left="1276"/>
        <w:jc w:val="left"/>
      </w:pPr>
      <w:bookmarkStart w:id="123" w:name="_Toc400365604"/>
      <w:r>
        <w:t xml:space="preserve">Figura </w:t>
      </w:r>
      <w:fldSimple w:instr=" SEQ Figura \* ARABIC ">
        <w:r w:rsidR="00B711E6">
          <w:rPr>
            <w:noProof/>
          </w:rPr>
          <w:t>22</w:t>
        </w:r>
      </w:fldSimple>
      <w:r>
        <w:t>. Resultado del servicio web de desambiguación y enlace</w:t>
      </w:r>
      <w:bookmarkEnd w:id="123"/>
    </w:p>
    <w:p w:rsidR="00D50B68" w:rsidRPr="00D50B68" w:rsidRDefault="00D50B68" w:rsidP="00D50B68">
      <w:pPr>
        <w:pStyle w:val="contenido"/>
        <w:keepNext/>
        <w:spacing w:line="276" w:lineRule="auto"/>
        <w:ind w:left="1276"/>
        <w:jc w:val="left"/>
        <w:rPr>
          <w:sz w:val="20"/>
        </w:rPr>
      </w:pPr>
      <w:r w:rsidRPr="00D50B68">
        <w:rPr>
          <w:sz w:val="20"/>
        </w:rPr>
        <w:t>Fuente: (propio)</w:t>
      </w:r>
    </w:p>
    <w:p w:rsidR="007F4C76" w:rsidRPr="00E90AF9" w:rsidRDefault="00172402" w:rsidP="00E90AF9">
      <w:pPr>
        <w:pStyle w:val="contenido"/>
      </w:pPr>
      <w:r w:rsidRPr="00E90AF9">
        <w:t>Cada servicio adiciona una nueva propiedad al resultado</w:t>
      </w:r>
      <w:r w:rsidR="00FC62CF" w:rsidRPr="00E90AF9">
        <w:t xml:space="preserve">, en la tabla </w:t>
      </w:r>
      <w:r w:rsidR="00DE7ABE">
        <w:t>17</w:t>
      </w:r>
      <w:r w:rsidR="00FC62CF" w:rsidRPr="00E90AF9">
        <w:t xml:space="preserve"> se presenta </w:t>
      </w:r>
      <w:r w:rsidR="00AE0AC7" w:rsidRPr="00E90AF9">
        <w:t>una</w:t>
      </w:r>
      <w:r w:rsidR="00FC62CF" w:rsidRPr="00E90AF9">
        <w:t xml:space="preserve"> descripción de las propiedades que cada servicio suma al JSON resultante.</w:t>
      </w:r>
    </w:p>
    <w:p w:rsidR="00D50B68" w:rsidRDefault="00D50B68" w:rsidP="00D50B68">
      <w:pPr>
        <w:pStyle w:val="titulosTF"/>
      </w:pPr>
      <w:bookmarkStart w:id="124" w:name="_Toc400372965"/>
      <w:r>
        <w:lastRenderedPageBreak/>
        <w:t xml:space="preserve">Tabla </w:t>
      </w:r>
      <w:fldSimple w:instr=" SEQ Tabla \* ARABIC ">
        <w:r w:rsidR="00B711E6">
          <w:rPr>
            <w:noProof/>
          </w:rPr>
          <w:t>17</w:t>
        </w:r>
      </w:fldSimple>
      <w:r>
        <w:t xml:space="preserve">. Propiedades del JSON </w:t>
      </w:r>
      <w:r>
        <w:rPr>
          <w:noProof/>
        </w:rPr>
        <w:t xml:space="preserve"> resultado de los servicios web</w:t>
      </w:r>
      <w:bookmarkEnd w:id="124"/>
    </w:p>
    <w:tbl>
      <w:tblPr>
        <w:tblStyle w:val="Cuadrculaclara"/>
        <w:tblW w:w="0" w:type="auto"/>
        <w:tblLook w:val="04A0" w:firstRow="1" w:lastRow="0" w:firstColumn="1" w:lastColumn="0" w:noHBand="0" w:noVBand="1"/>
      </w:tblPr>
      <w:tblGrid>
        <w:gridCol w:w="2266"/>
        <w:gridCol w:w="3406"/>
        <w:gridCol w:w="3332"/>
      </w:tblGrid>
      <w:tr w:rsidR="00215C85" w:rsidRPr="00E90AF9" w:rsidTr="00D50B68">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266" w:type="dxa"/>
            <w:vAlign w:val="center"/>
          </w:tcPr>
          <w:p w:rsidR="00E17C74" w:rsidRPr="00E90AF9" w:rsidRDefault="00215C85" w:rsidP="00E90AF9">
            <w:pPr>
              <w:spacing w:line="360" w:lineRule="auto"/>
              <w:rPr>
                <w:rFonts w:ascii="Arial" w:hAnsi="Arial" w:cs="Arial"/>
              </w:rPr>
            </w:pPr>
            <w:r w:rsidRPr="00E90AF9">
              <w:rPr>
                <w:rFonts w:ascii="Arial" w:hAnsi="Arial" w:cs="Arial"/>
              </w:rPr>
              <w:t>Servicios Web</w:t>
            </w:r>
          </w:p>
        </w:tc>
        <w:tc>
          <w:tcPr>
            <w:tcW w:w="3406" w:type="dxa"/>
            <w:vAlign w:val="center"/>
          </w:tcPr>
          <w:p w:rsidR="00E17C74" w:rsidRPr="00E90AF9" w:rsidRDefault="00215C85" w:rsidP="00E90AF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E90AF9">
              <w:rPr>
                <w:rFonts w:ascii="Arial" w:hAnsi="Arial" w:cs="Arial"/>
              </w:rPr>
              <w:t xml:space="preserve">Propiedad </w:t>
            </w:r>
            <w:r w:rsidR="00172402" w:rsidRPr="00E90AF9">
              <w:rPr>
                <w:rFonts w:ascii="Arial" w:hAnsi="Arial" w:cs="Arial"/>
              </w:rPr>
              <w:t>adicionada</w:t>
            </w:r>
          </w:p>
        </w:tc>
        <w:tc>
          <w:tcPr>
            <w:tcW w:w="3332" w:type="dxa"/>
            <w:vAlign w:val="center"/>
          </w:tcPr>
          <w:p w:rsidR="00E17C74" w:rsidRPr="00E90AF9" w:rsidRDefault="00215C85" w:rsidP="00E90AF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E90AF9">
              <w:rPr>
                <w:rFonts w:ascii="Arial" w:hAnsi="Arial" w:cs="Arial"/>
              </w:rPr>
              <w:t>Descripción propiedad</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D9D9D9" w:themeFill="background1" w:themeFillShade="D9"/>
            <w:vAlign w:val="center"/>
          </w:tcPr>
          <w:p w:rsidR="00E17C74" w:rsidRPr="00E90AF9" w:rsidRDefault="003514D8" w:rsidP="00E90AF9">
            <w:pPr>
              <w:spacing w:line="360" w:lineRule="auto"/>
              <w:rPr>
                <w:rFonts w:ascii="Arial" w:hAnsi="Arial" w:cs="Arial"/>
                <w:b w:val="0"/>
                <w:bCs w:val="0"/>
              </w:rPr>
            </w:pPr>
            <w:r w:rsidRPr="00E90AF9">
              <w:rPr>
                <w:rFonts w:ascii="Arial" w:hAnsi="Arial" w:cs="Arial"/>
                <w:b w:val="0"/>
                <w:bCs w:val="0"/>
              </w:rPr>
              <w:t xml:space="preserve">Tokenización </w:t>
            </w:r>
            <w:r w:rsidR="00E17C74" w:rsidRPr="00E90AF9">
              <w:rPr>
                <w:rFonts w:ascii="Arial" w:hAnsi="Arial" w:cs="Arial"/>
                <w:b w:val="0"/>
                <w:bCs w:val="0"/>
              </w:rPr>
              <w:t>en Sentencias</w:t>
            </w:r>
          </w:p>
        </w:tc>
        <w:tc>
          <w:tcPr>
            <w:tcW w:w="3406" w:type="dxa"/>
            <w:shd w:val="clear" w:color="auto" w:fill="D9D9D9" w:themeFill="background1" w:themeFillShade="D9"/>
            <w:vAlign w:val="center"/>
          </w:tcPr>
          <w:p w:rsidR="00E17C74" w:rsidRPr="00E90AF9" w:rsidRDefault="00E17C74"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w:t>
            </w:r>
            <w:proofErr w:type="spellStart"/>
            <w:r w:rsidRPr="00E90AF9">
              <w:rPr>
                <w:rFonts w:ascii="Arial" w:hAnsi="Arial" w:cs="Arial"/>
                <w:bCs/>
              </w:rPr>
              <w:t>TokensSentencias</w:t>
            </w:r>
            <w:proofErr w:type="spellEnd"/>
            <w:r w:rsidRPr="00E90AF9">
              <w:rPr>
                <w:rFonts w:ascii="Arial" w:hAnsi="Arial" w:cs="Arial"/>
                <w:bCs/>
              </w:rPr>
              <w:t>"</w:t>
            </w:r>
          </w:p>
        </w:tc>
        <w:tc>
          <w:tcPr>
            <w:tcW w:w="3332" w:type="dxa"/>
            <w:shd w:val="clear" w:color="auto" w:fill="D9D9D9" w:themeFill="background1" w:themeFillShade="D9"/>
            <w:vAlign w:val="center"/>
          </w:tcPr>
          <w:p w:rsidR="00E17C74"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Contiene</w:t>
            </w:r>
            <w:r w:rsidR="00FC62CF" w:rsidRPr="00E90AF9">
              <w:rPr>
                <w:rFonts w:ascii="Arial" w:hAnsi="Arial" w:cs="Arial"/>
                <w:bCs/>
              </w:rPr>
              <w:t xml:space="preserve"> en una lista las sentencias en las que divide en texto.</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D9D9D9" w:themeFill="background1" w:themeFillShade="D9"/>
            <w:vAlign w:val="center"/>
          </w:tcPr>
          <w:p w:rsidR="00E17C74" w:rsidRPr="00E90AF9" w:rsidRDefault="00E17C74" w:rsidP="00E90AF9">
            <w:pPr>
              <w:spacing w:line="360" w:lineRule="auto"/>
              <w:rPr>
                <w:rFonts w:ascii="Arial" w:hAnsi="Arial" w:cs="Arial"/>
                <w:b w:val="0"/>
                <w:bCs w:val="0"/>
              </w:rPr>
            </w:pPr>
          </w:p>
        </w:tc>
        <w:tc>
          <w:tcPr>
            <w:tcW w:w="3406" w:type="dxa"/>
            <w:shd w:val="clear" w:color="auto" w:fill="D9D9D9" w:themeFill="background1" w:themeFillShade="D9"/>
            <w:vAlign w:val="center"/>
          </w:tcPr>
          <w:p w:rsidR="00E17C74" w:rsidRPr="00E90AF9" w:rsidRDefault="00E17C74"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w:t>
            </w:r>
            <w:proofErr w:type="spellStart"/>
            <w:r w:rsidRPr="00E90AF9">
              <w:rPr>
                <w:rFonts w:ascii="Arial" w:hAnsi="Arial" w:cs="Arial"/>
                <w:bCs/>
              </w:rPr>
              <w:t>NumSentencias</w:t>
            </w:r>
            <w:proofErr w:type="spellEnd"/>
            <w:r w:rsidRPr="00E90AF9">
              <w:rPr>
                <w:rFonts w:ascii="Arial" w:hAnsi="Arial" w:cs="Arial"/>
                <w:bCs/>
              </w:rPr>
              <w:t>"</w:t>
            </w:r>
          </w:p>
        </w:tc>
        <w:tc>
          <w:tcPr>
            <w:tcW w:w="3332" w:type="dxa"/>
            <w:shd w:val="clear" w:color="auto" w:fill="D9D9D9" w:themeFill="background1" w:themeFillShade="D9"/>
            <w:vAlign w:val="center"/>
          </w:tcPr>
          <w:p w:rsidR="00E17C74"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 número de sentencias encontradas</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auto"/>
            <w:vAlign w:val="center"/>
          </w:tcPr>
          <w:p w:rsidR="00215C85" w:rsidRPr="00E90AF9" w:rsidRDefault="003514D8" w:rsidP="00E90AF9">
            <w:pPr>
              <w:spacing w:line="360" w:lineRule="auto"/>
              <w:rPr>
                <w:rFonts w:ascii="Arial" w:hAnsi="Arial" w:cs="Arial"/>
                <w:b w:val="0"/>
                <w:bCs w:val="0"/>
              </w:rPr>
            </w:pPr>
            <w:r w:rsidRPr="00E90AF9">
              <w:rPr>
                <w:rFonts w:ascii="Arial" w:hAnsi="Arial" w:cs="Arial"/>
                <w:b w:val="0"/>
                <w:bCs w:val="0"/>
              </w:rPr>
              <w:t xml:space="preserve">Tokenización </w:t>
            </w:r>
            <w:r w:rsidR="00E17C74" w:rsidRPr="00E90AF9">
              <w:rPr>
                <w:rFonts w:ascii="Arial" w:hAnsi="Arial" w:cs="Arial"/>
                <w:b w:val="0"/>
                <w:bCs w:val="0"/>
              </w:rPr>
              <w:t>en</w:t>
            </w:r>
          </w:p>
          <w:p w:rsidR="00E17C74" w:rsidRPr="00E90AF9" w:rsidRDefault="00E17C74" w:rsidP="00E90AF9">
            <w:pPr>
              <w:spacing w:line="360" w:lineRule="auto"/>
              <w:rPr>
                <w:rFonts w:ascii="Arial" w:hAnsi="Arial" w:cs="Arial"/>
                <w:b w:val="0"/>
                <w:bCs w:val="0"/>
              </w:rPr>
            </w:pPr>
            <w:r w:rsidRPr="00E90AF9">
              <w:rPr>
                <w:rFonts w:ascii="Arial" w:hAnsi="Arial" w:cs="Arial"/>
                <w:b w:val="0"/>
                <w:bCs w:val="0"/>
              </w:rPr>
              <w:t>Palabras</w:t>
            </w:r>
          </w:p>
        </w:tc>
        <w:tc>
          <w:tcPr>
            <w:tcW w:w="3406" w:type="dxa"/>
            <w:shd w:val="clear" w:color="auto" w:fill="auto"/>
            <w:vAlign w:val="center"/>
          </w:tcPr>
          <w:p w:rsidR="00E17C74" w:rsidRPr="00E90AF9" w:rsidRDefault="00E17C74"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w:t>
            </w:r>
            <w:proofErr w:type="spellStart"/>
            <w:r w:rsidRPr="00E90AF9">
              <w:rPr>
                <w:rFonts w:ascii="Arial" w:hAnsi="Arial" w:cs="Arial"/>
                <w:bCs/>
              </w:rPr>
              <w:t>TokensPalabras</w:t>
            </w:r>
            <w:proofErr w:type="spellEnd"/>
            <w:r w:rsidRPr="00E90AF9">
              <w:rPr>
                <w:rFonts w:ascii="Arial" w:hAnsi="Arial" w:cs="Arial"/>
                <w:bCs/>
              </w:rPr>
              <w:t>"</w:t>
            </w:r>
          </w:p>
        </w:tc>
        <w:tc>
          <w:tcPr>
            <w:tcW w:w="3332" w:type="dxa"/>
            <w:shd w:val="clear" w:color="auto" w:fill="auto"/>
            <w:vAlign w:val="center"/>
          </w:tcPr>
          <w:p w:rsidR="00E17C74"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Las palabras</w:t>
            </w:r>
            <w:r w:rsidR="00391218" w:rsidRPr="00E90AF9">
              <w:rPr>
                <w:rFonts w:ascii="Arial" w:hAnsi="Arial" w:cs="Arial"/>
                <w:bCs/>
              </w:rPr>
              <w:t xml:space="preserve"> y signos de puntuación que compones en texto, </w:t>
            </w:r>
            <w:r w:rsidRPr="00E90AF9">
              <w:rPr>
                <w:rFonts w:ascii="Arial" w:hAnsi="Arial" w:cs="Arial"/>
                <w:bCs/>
              </w:rPr>
              <w:t>denominado tokens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E17C74" w:rsidRPr="00E90AF9" w:rsidRDefault="00E17C74" w:rsidP="00E90AF9">
            <w:pPr>
              <w:spacing w:line="360" w:lineRule="auto"/>
              <w:rPr>
                <w:rFonts w:ascii="Arial" w:hAnsi="Arial" w:cs="Arial"/>
                <w:b w:val="0"/>
                <w:bCs w:val="0"/>
              </w:rPr>
            </w:pPr>
          </w:p>
        </w:tc>
        <w:tc>
          <w:tcPr>
            <w:tcW w:w="3406" w:type="dxa"/>
            <w:shd w:val="clear" w:color="auto" w:fill="auto"/>
            <w:vAlign w:val="center"/>
          </w:tcPr>
          <w:p w:rsidR="00E17C74" w:rsidRPr="00E90AF9" w:rsidRDefault="00E17C74"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w:t>
            </w:r>
            <w:proofErr w:type="spellStart"/>
            <w:r w:rsidRPr="00E90AF9">
              <w:rPr>
                <w:rFonts w:ascii="Arial" w:hAnsi="Arial" w:cs="Arial"/>
                <w:bCs/>
              </w:rPr>
              <w:t>NumTokensPalabras</w:t>
            </w:r>
            <w:proofErr w:type="spellEnd"/>
            <w:r w:rsidRPr="00E90AF9">
              <w:rPr>
                <w:rFonts w:ascii="Arial" w:hAnsi="Arial" w:cs="Arial"/>
                <w:bCs/>
              </w:rPr>
              <w:t>"</w:t>
            </w:r>
          </w:p>
        </w:tc>
        <w:tc>
          <w:tcPr>
            <w:tcW w:w="3332" w:type="dxa"/>
            <w:shd w:val="clear" w:color="auto" w:fill="auto"/>
            <w:vAlign w:val="center"/>
          </w:tcPr>
          <w:p w:rsidR="00E17C74"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La cantidad de tokens encontradas</w:t>
            </w:r>
          </w:p>
        </w:tc>
      </w:tr>
      <w:tr w:rsidR="00215C85" w:rsidRPr="00E90AF9" w:rsidTr="00D50B6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6" w:type="dxa"/>
            <w:vAlign w:val="center"/>
          </w:tcPr>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Etiquetado</w:t>
            </w:r>
          </w:p>
        </w:tc>
        <w:tc>
          <w:tcPr>
            <w:tcW w:w="3406" w:type="dxa"/>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w:t>
            </w:r>
            <w:proofErr w:type="spellStart"/>
            <w:r w:rsidRPr="00E90AF9">
              <w:rPr>
                <w:rFonts w:ascii="Arial" w:hAnsi="Arial" w:cs="Arial"/>
                <w:bCs/>
              </w:rPr>
              <w:t>EtiquetadoPalabras</w:t>
            </w:r>
            <w:proofErr w:type="spellEnd"/>
            <w:r w:rsidRPr="00E90AF9">
              <w:rPr>
                <w:rFonts w:ascii="Arial" w:hAnsi="Arial" w:cs="Arial"/>
                <w:bCs/>
              </w:rPr>
              <w:t>"</w:t>
            </w:r>
          </w:p>
        </w:tc>
        <w:tc>
          <w:tcPr>
            <w:tcW w:w="3332" w:type="dxa"/>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Los token con las etiquetas de acuerdo a la función que realizan en la sentencias, del mismo número de “</w:t>
            </w:r>
            <w:proofErr w:type="spellStart"/>
            <w:r w:rsidRPr="00E90AF9">
              <w:rPr>
                <w:rFonts w:ascii="Arial" w:hAnsi="Arial" w:cs="Arial"/>
                <w:bCs/>
              </w:rPr>
              <w:t>NumTokensPalabras</w:t>
            </w:r>
            <w:proofErr w:type="spellEnd"/>
            <w:r w:rsidRPr="00E90AF9">
              <w:rPr>
                <w:rFonts w:ascii="Arial" w:hAnsi="Arial" w:cs="Arial"/>
                <w:bCs/>
              </w:rPr>
              <w:t>”</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auto"/>
            <w:vAlign w:val="center"/>
          </w:tcPr>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Extracción</w:t>
            </w: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w:t>
            </w:r>
            <w:proofErr w:type="spellStart"/>
            <w:r w:rsidRPr="00E90AF9">
              <w:rPr>
                <w:rFonts w:ascii="Arial" w:hAnsi="Arial" w:cs="Arial"/>
                <w:bCs/>
              </w:rPr>
              <w:t>NumKeywordsSimples</w:t>
            </w:r>
            <w:proofErr w:type="spellEnd"/>
            <w:r w:rsidRPr="00E90AF9">
              <w:rPr>
                <w:rFonts w:ascii="Arial" w:hAnsi="Arial" w:cs="Arial"/>
                <w:bCs/>
              </w:rPr>
              <w:t>"</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 xml:space="preserve">La cantidad de palabras claves </w:t>
            </w:r>
            <w:r w:rsidR="00215C85" w:rsidRPr="00E90AF9">
              <w:rPr>
                <w:rFonts w:ascii="Arial" w:hAnsi="Arial" w:cs="Arial"/>
                <w:bCs/>
              </w:rPr>
              <w:t>extraídas</w:t>
            </w:r>
            <w:r w:rsidRPr="00E90AF9">
              <w:rPr>
                <w:rFonts w:ascii="Arial" w:hAnsi="Arial" w:cs="Arial"/>
                <w:bCs/>
              </w:rPr>
              <w:t xml:space="preserve"> del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w:t>
            </w:r>
            <w:proofErr w:type="spellStart"/>
            <w:r w:rsidRPr="00E90AF9">
              <w:rPr>
                <w:rFonts w:ascii="Arial" w:hAnsi="Arial" w:cs="Arial"/>
                <w:bCs/>
              </w:rPr>
              <w:t>NumKeywordsCompuestas</w:t>
            </w:r>
            <w:proofErr w:type="spellEnd"/>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El número de palabras compuestas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w:t>
            </w:r>
            <w:proofErr w:type="spellStart"/>
            <w:r w:rsidRPr="00E90AF9">
              <w:rPr>
                <w:rFonts w:ascii="Arial" w:hAnsi="Arial" w:cs="Arial"/>
                <w:bCs/>
              </w:rPr>
              <w:t>KeywordsCompuestas</w:t>
            </w:r>
            <w:proofErr w:type="spellEnd"/>
            <w:r w:rsidRPr="00E90AF9">
              <w:rPr>
                <w:rFonts w:ascii="Arial" w:hAnsi="Arial" w:cs="Arial"/>
                <w:bCs/>
              </w:rPr>
              <w:t>"</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Contiene las palabras claves que se descubrieron en 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w:t>
            </w:r>
            <w:proofErr w:type="spellStart"/>
            <w:r w:rsidRPr="00E90AF9">
              <w:rPr>
                <w:rFonts w:ascii="Arial" w:hAnsi="Arial" w:cs="Arial"/>
                <w:bCs/>
              </w:rPr>
              <w:t>KeywordsSimples</w:t>
            </w:r>
            <w:proofErr w:type="spellEnd"/>
            <w:r w:rsidRPr="00E90AF9">
              <w:rPr>
                <w:rFonts w:ascii="Arial" w:hAnsi="Arial" w:cs="Arial"/>
                <w:bCs/>
              </w:rPr>
              <w:t>"</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Las palabras claves simples del texto.</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"Entidades"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Las entidades extraídas del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w:t>
            </w:r>
            <w:proofErr w:type="spellStart"/>
            <w:r w:rsidRPr="00E90AF9">
              <w:rPr>
                <w:rFonts w:ascii="Arial" w:hAnsi="Arial" w:cs="Arial"/>
                <w:bCs/>
              </w:rPr>
              <w:t>NumEntidades</w:t>
            </w:r>
            <w:proofErr w:type="spellEnd"/>
            <w:r w:rsidRPr="00E90AF9">
              <w:rPr>
                <w:rFonts w:ascii="Arial" w:hAnsi="Arial" w:cs="Arial"/>
                <w:bCs/>
              </w:rPr>
              <w:t>"</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 xml:space="preserve">La cantidad de entidades </w:t>
            </w:r>
            <w:r w:rsidR="00215C85" w:rsidRPr="00E90AF9">
              <w:rPr>
                <w:rFonts w:ascii="Arial" w:hAnsi="Arial" w:cs="Arial"/>
                <w:bCs/>
              </w:rPr>
              <w:t>extraídas</w:t>
            </w:r>
            <w:r w:rsidRPr="00E90AF9">
              <w:rPr>
                <w:rFonts w:ascii="Arial" w:hAnsi="Arial" w:cs="Arial"/>
                <w:bCs/>
              </w:rPr>
              <w:t>.</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D9D9D9" w:themeFill="background1" w:themeFillShade="D9"/>
            <w:vAlign w:val="center"/>
          </w:tcPr>
          <w:p w:rsidR="00215C85" w:rsidRPr="00E90AF9" w:rsidRDefault="00C0583A" w:rsidP="00E90AF9">
            <w:pPr>
              <w:spacing w:line="360" w:lineRule="auto"/>
              <w:rPr>
                <w:rFonts w:ascii="Arial" w:hAnsi="Arial" w:cs="Arial"/>
                <w:b w:val="0"/>
                <w:bCs w:val="0"/>
              </w:rPr>
            </w:pPr>
            <w:r w:rsidRPr="00E90AF9">
              <w:rPr>
                <w:rFonts w:ascii="Arial" w:hAnsi="Arial" w:cs="Arial"/>
                <w:b w:val="0"/>
                <w:bCs w:val="0"/>
              </w:rPr>
              <w:t>Desambiguación y</w:t>
            </w:r>
          </w:p>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Enlace</w:t>
            </w:r>
          </w:p>
        </w:tc>
        <w:tc>
          <w:tcPr>
            <w:tcW w:w="3406" w:type="dxa"/>
            <w:shd w:val="clear" w:color="auto" w:fill="D9D9D9" w:themeFill="background1" w:themeFillShade="D9"/>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w:t>
            </w:r>
            <w:proofErr w:type="spellStart"/>
            <w:r w:rsidRPr="00E90AF9">
              <w:rPr>
                <w:rFonts w:ascii="Arial" w:hAnsi="Arial" w:cs="Arial"/>
                <w:bCs/>
              </w:rPr>
              <w:t>EntidadesDesambiguadas</w:t>
            </w:r>
            <w:proofErr w:type="spellEnd"/>
            <w:r w:rsidRPr="00E90AF9">
              <w:rPr>
                <w:rFonts w:ascii="Arial" w:hAnsi="Arial" w:cs="Arial"/>
                <w:bCs/>
              </w:rPr>
              <w:t>"</w:t>
            </w:r>
          </w:p>
        </w:tc>
        <w:tc>
          <w:tcPr>
            <w:tcW w:w="3332" w:type="dxa"/>
            <w:shd w:val="clear" w:color="auto" w:fill="D9D9D9" w:themeFill="background1" w:themeFillShade="D9"/>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 xml:space="preserve">Los términos </w:t>
            </w:r>
            <w:r w:rsidR="00215C85" w:rsidRPr="00E90AF9">
              <w:rPr>
                <w:rFonts w:ascii="Arial" w:hAnsi="Arial" w:cs="Arial"/>
                <w:bCs/>
              </w:rPr>
              <w:t xml:space="preserve">enlazados a </w:t>
            </w:r>
            <w:r w:rsidR="001F0915">
              <w:rPr>
                <w:rFonts w:ascii="Arial" w:hAnsi="Arial" w:cs="Arial"/>
                <w:bCs/>
              </w:rPr>
              <w:t>DBpedia</w:t>
            </w:r>
          </w:p>
        </w:tc>
      </w:tr>
      <w:tr w:rsidR="00215C85" w:rsidRPr="00E90AF9" w:rsidTr="00D50B68">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D9D9D9" w:themeFill="background1" w:themeFillShade="D9"/>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D9D9D9" w:themeFill="background1" w:themeFillShade="D9"/>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w:t>
            </w:r>
            <w:proofErr w:type="spellStart"/>
            <w:r w:rsidRPr="00E90AF9">
              <w:rPr>
                <w:rFonts w:ascii="Arial" w:hAnsi="Arial" w:cs="Arial"/>
                <w:bCs/>
              </w:rPr>
              <w:t>NumEntidadesDesambiguadas</w:t>
            </w:r>
            <w:proofErr w:type="spellEnd"/>
            <w:r w:rsidRPr="00E90AF9">
              <w:rPr>
                <w:rFonts w:ascii="Arial" w:hAnsi="Arial" w:cs="Arial"/>
                <w:bCs/>
              </w:rPr>
              <w:t>"</w:t>
            </w:r>
          </w:p>
        </w:tc>
        <w:tc>
          <w:tcPr>
            <w:tcW w:w="3332" w:type="dxa"/>
            <w:shd w:val="clear" w:color="auto" w:fill="D9D9D9" w:themeFill="background1" w:themeFillShade="D9"/>
            <w:vAlign w:val="center"/>
          </w:tcPr>
          <w:p w:rsidR="00C0583A" w:rsidRPr="00E90AF9" w:rsidRDefault="00215C85"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Numero de términos Enlazados</w:t>
            </w:r>
          </w:p>
        </w:tc>
      </w:tr>
    </w:tbl>
    <w:p w:rsidR="002A1E28" w:rsidRPr="00D50B68" w:rsidRDefault="00D50B68" w:rsidP="00D50B68">
      <w:pPr>
        <w:pStyle w:val="titulosTF"/>
        <w:rPr>
          <w:sz w:val="18"/>
        </w:rPr>
      </w:pPr>
      <w:r w:rsidRPr="00D50B68">
        <w:rPr>
          <w:sz w:val="18"/>
        </w:rPr>
        <w:lastRenderedPageBreak/>
        <w:t>Fuente: (Propio)</w:t>
      </w:r>
    </w:p>
    <w:p w:rsidR="00520575" w:rsidRDefault="00520575" w:rsidP="00D90010">
      <w:pPr>
        <w:pStyle w:val="Nivel4"/>
      </w:pPr>
      <w:bookmarkStart w:id="125" w:name="_Toc403114496"/>
      <w:r w:rsidRPr="00E90AF9">
        <w:t xml:space="preserve">Servidor </w:t>
      </w:r>
      <w:proofErr w:type="spellStart"/>
      <w:r w:rsidR="001F0915">
        <w:t>Dataset</w:t>
      </w:r>
      <w:proofErr w:type="spellEnd"/>
      <w:r w:rsidRPr="00E90AF9">
        <w:t xml:space="preserve"> </w:t>
      </w:r>
      <w:r w:rsidR="001F0915">
        <w:t>DBpedia</w:t>
      </w:r>
      <w:r w:rsidRPr="00E90AF9">
        <w:t xml:space="preserve"> Local</w:t>
      </w:r>
      <w:bookmarkEnd w:id="125"/>
    </w:p>
    <w:p w:rsidR="004811D3" w:rsidRPr="00E90AF9" w:rsidRDefault="004811D3" w:rsidP="004811D3">
      <w:pPr>
        <w:pStyle w:val="contenido"/>
      </w:pPr>
      <w:r w:rsidRPr="00E90AF9">
        <w:t xml:space="preserve">Archivos necesarios </w:t>
      </w:r>
      <w:r>
        <w:t xml:space="preserve">para la implantación de un repositorio local de recursos DBpedia para funcionalidad de desambiguación y enlace. </w:t>
      </w:r>
    </w:p>
    <w:p w:rsidR="004811D3" w:rsidRPr="00E90AF9" w:rsidRDefault="004811D3" w:rsidP="004811D3">
      <w:pPr>
        <w:pStyle w:val="contenido"/>
        <w:numPr>
          <w:ilvl w:val="0"/>
          <w:numId w:val="5"/>
        </w:numPr>
      </w:pPr>
      <w:proofErr w:type="spellStart"/>
      <w:r w:rsidRPr="00E90AF9">
        <w:t>Label</w:t>
      </w:r>
      <w:proofErr w:type="spellEnd"/>
      <w:r w:rsidRPr="00E90AF9">
        <w:t xml:space="preserve"> de recursos: </w:t>
      </w:r>
    </w:p>
    <w:p w:rsidR="004811D3" w:rsidRPr="00E90AF9" w:rsidRDefault="004811D3" w:rsidP="004811D3">
      <w:pPr>
        <w:pStyle w:val="contenido"/>
        <w:numPr>
          <w:ilvl w:val="1"/>
          <w:numId w:val="5"/>
        </w:numPr>
      </w:pPr>
      <w:r w:rsidRPr="00E90AF9">
        <w:t xml:space="preserve">labels_en.nt.bz2 </w:t>
      </w:r>
    </w:p>
    <w:p w:rsidR="004811D3" w:rsidRPr="00E90AF9" w:rsidRDefault="004811D3" w:rsidP="004811D3">
      <w:pPr>
        <w:pStyle w:val="contenido"/>
        <w:numPr>
          <w:ilvl w:val="0"/>
          <w:numId w:val="5"/>
        </w:numPr>
      </w:pPr>
      <w:r w:rsidRPr="00E90AF9">
        <w:t>Datos personales de los recursos tipos Persona:</w:t>
      </w:r>
    </w:p>
    <w:p w:rsidR="004811D3" w:rsidRPr="00E90AF9" w:rsidRDefault="004811D3" w:rsidP="004811D3">
      <w:pPr>
        <w:pStyle w:val="contenido"/>
        <w:numPr>
          <w:ilvl w:val="1"/>
          <w:numId w:val="5"/>
        </w:numPr>
      </w:pPr>
      <w:r w:rsidRPr="00E90AF9">
        <w:t>persondata_en.nt.bz2</w:t>
      </w:r>
    </w:p>
    <w:p w:rsidR="004811D3" w:rsidRPr="00E90AF9" w:rsidRDefault="004811D3" w:rsidP="004811D3">
      <w:pPr>
        <w:pStyle w:val="contenido"/>
        <w:numPr>
          <w:ilvl w:val="0"/>
          <w:numId w:val="5"/>
        </w:numPr>
      </w:pPr>
      <w:r w:rsidRPr="00E90AF9">
        <w:t>Resúmenes Corto de los recursos</w:t>
      </w:r>
    </w:p>
    <w:p w:rsidR="004811D3" w:rsidRPr="00E90AF9" w:rsidRDefault="004811D3" w:rsidP="004811D3">
      <w:pPr>
        <w:pStyle w:val="contenido"/>
        <w:numPr>
          <w:ilvl w:val="1"/>
          <w:numId w:val="5"/>
        </w:numPr>
        <w:rPr>
          <w:lang w:val="en-US"/>
        </w:rPr>
      </w:pPr>
      <w:r w:rsidRPr="00E90AF9">
        <w:rPr>
          <w:lang w:val="en-US"/>
        </w:rPr>
        <w:t>short_abstracts_en.nt.bz2</w:t>
      </w:r>
    </w:p>
    <w:p w:rsidR="004811D3" w:rsidRPr="00E90AF9" w:rsidRDefault="004811D3" w:rsidP="004811D3">
      <w:pPr>
        <w:pStyle w:val="contenido"/>
        <w:numPr>
          <w:ilvl w:val="0"/>
          <w:numId w:val="5"/>
        </w:numPr>
      </w:pPr>
      <w:r w:rsidRPr="00E90AF9">
        <w:t>Links de Desambiguación de Wikipedia</w:t>
      </w:r>
    </w:p>
    <w:p w:rsidR="004811D3" w:rsidRPr="00E90AF9" w:rsidRDefault="004811D3" w:rsidP="004811D3">
      <w:pPr>
        <w:pStyle w:val="contenido"/>
        <w:numPr>
          <w:ilvl w:val="1"/>
          <w:numId w:val="5"/>
        </w:numPr>
      </w:pPr>
      <w:r w:rsidRPr="00E90AF9">
        <w:t>disambiguations_en.nt.bz2</w:t>
      </w:r>
    </w:p>
    <w:p w:rsidR="004811D3" w:rsidRPr="00E90AF9" w:rsidRDefault="004811D3" w:rsidP="004811D3">
      <w:pPr>
        <w:pStyle w:val="contenido"/>
        <w:numPr>
          <w:ilvl w:val="0"/>
          <w:numId w:val="5"/>
        </w:numPr>
      </w:pPr>
      <w:r w:rsidRPr="00E90AF9">
        <w:t>Redirecciones entre Recursos</w:t>
      </w:r>
    </w:p>
    <w:p w:rsidR="004811D3" w:rsidRPr="00E90AF9" w:rsidRDefault="004811D3" w:rsidP="004811D3">
      <w:pPr>
        <w:pStyle w:val="contenido"/>
        <w:numPr>
          <w:ilvl w:val="1"/>
          <w:numId w:val="5"/>
        </w:numPr>
      </w:pPr>
      <w:r w:rsidRPr="00E90AF9">
        <w:t>redirects_en.nt.bz2</w:t>
      </w:r>
    </w:p>
    <w:p w:rsidR="004811D3" w:rsidRPr="00E90AF9" w:rsidRDefault="004811D3" w:rsidP="004811D3">
      <w:pPr>
        <w:pStyle w:val="contenido"/>
      </w:pPr>
      <w:r w:rsidRPr="00E90AF9">
        <w:t xml:space="preserve">El tamaño total de las importaciones es </w:t>
      </w:r>
      <w:r w:rsidR="00FA1A73">
        <w:t>de 3.8 GB, de espacio en disco.</w:t>
      </w:r>
    </w:p>
    <w:p w:rsidR="00520575" w:rsidRPr="00E90AF9" w:rsidRDefault="00520575" w:rsidP="00D90010">
      <w:pPr>
        <w:pStyle w:val="Nivel4"/>
      </w:pPr>
      <w:bookmarkStart w:id="126" w:name="_Toc403114497"/>
      <w:r w:rsidRPr="00E90AF9">
        <w:t xml:space="preserve">Cliente </w:t>
      </w:r>
      <w:r w:rsidR="00105CE6" w:rsidRPr="00E90AF9">
        <w:t>web</w:t>
      </w:r>
      <w:bookmarkEnd w:id="126"/>
    </w:p>
    <w:p w:rsidR="00105CE6" w:rsidRPr="00E90AF9" w:rsidRDefault="006E4C20" w:rsidP="00E90AF9">
      <w:pPr>
        <w:pStyle w:val="contenido"/>
      </w:pPr>
      <w:r w:rsidRPr="00E90AF9">
        <w:t>Presenta el resultado transparente para el usuario, cumple con el requerimiento de integrar los servicios levantados,</w:t>
      </w:r>
      <w:r w:rsidR="00105CE6" w:rsidRPr="00E90AF9">
        <w:t xml:space="preserve"> además permite la selección de los servicios a los que </w:t>
      </w:r>
      <w:r w:rsidR="000320EA" w:rsidRPr="00E90AF9">
        <w:t>se desea</w:t>
      </w:r>
      <w:r w:rsidR="00105CE6" w:rsidRPr="00E90AF9">
        <w:t xml:space="preserve"> acceder de forma individual, respetando las dependencias que establecidas entre ellos para su funcionamiento.</w:t>
      </w:r>
    </w:p>
    <w:p w:rsidR="00A176B5" w:rsidRPr="00E90AF9" w:rsidRDefault="00105CE6" w:rsidP="00E90AF9">
      <w:pPr>
        <w:pStyle w:val="contenido"/>
      </w:pPr>
      <w:r w:rsidRPr="00E90AF9">
        <w:t>Desarrollado</w:t>
      </w:r>
      <w:r w:rsidR="00243B9A" w:rsidRPr="00E90AF9">
        <w:t xml:space="preserve"> en HTML, JavaScript y CSS</w:t>
      </w:r>
      <w:r w:rsidR="006E4C20" w:rsidRPr="00E90AF9">
        <w:t xml:space="preserve"> </w:t>
      </w:r>
      <w:r w:rsidRPr="00E90AF9">
        <w:t xml:space="preserve">interpreta el </w:t>
      </w:r>
      <w:r w:rsidR="00A37F12" w:rsidRPr="00E90AF9">
        <w:t>JSON</w:t>
      </w:r>
      <w:r w:rsidRPr="00E90AF9">
        <w:t xml:space="preserve"> recibido por parte de los servicios </w:t>
      </w:r>
      <w:r w:rsidR="00653485" w:rsidRPr="00E90AF9">
        <w:t xml:space="preserve">o el servicio invocado y procesa para que sea agradable al usuario además permite visualizar el </w:t>
      </w:r>
      <w:r w:rsidR="00A37F12" w:rsidRPr="00E90AF9">
        <w:t>JSON</w:t>
      </w:r>
      <w:r w:rsidR="00653485" w:rsidRPr="00E90AF9">
        <w:t xml:space="preserve"> tal como se lo recibe desde el servicio</w:t>
      </w:r>
      <w:r w:rsidR="00EE4496" w:rsidRPr="00E90AF9">
        <w:t>, esto para usuarios interesados puedan analizar el resultado</w:t>
      </w:r>
      <w:r w:rsidR="00653485" w:rsidRPr="00E90AF9">
        <w:t>.</w:t>
      </w:r>
      <w:r w:rsidR="00DA7117" w:rsidRPr="00E90AF9">
        <w:t xml:space="preserve"> </w:t>
      </w:r>
      <w:r w:rsidR="00A176B5" w:rsidRPr="00E90AF9">
        <w:t>Para introducir el texto a</w:t>
      </w:r>
      <w:r w:rsidR="00DA7117" w:rsidRPr="00E90AF9">
        <w:t xml:space="preserve"> ser</w:t>
      </w:r>
      <w:r w:rsidR="00A176B5" w:rsidRPr="00E90AF9">
        <w:t xml:space="preserve"> </w:t>
      </w:r>
      <w:r w:rsidR="00DA7117" w:rsidRPr="00E90AF9">
        <w:t>procesado</w:t>
      </w:r>
      <w:r w:rsidR="00A176B5" w:rsidRPr="00E90AF9">
        <w:t xml:space="preserve"> se dispone a de un área </w:t>
      </w:r>
      <w:r w:rsidR="00DA7117" w:rsidRPr="00E90AF9">
        <w:t>donde colocarlo visible  y amigable para el usuario.</w:t>
      </w:r>
    </w:p>
    <w:p w:rsidR="0083621D" w:rsidRPr="00E90AF9" w:rsidRDefault="00EE4496" w:rsidP="00E90AF9">
      <w:pPr>
        <w:pStyle w:val="contenido"/>
        <w:rPr>
          <w:noProof/>
          <w:lang w:eastAsia="es-EC"/>
        </w:rPr>
      </w:pPr>
      <w:r w:rsidRPr="00E90AF9">
        <w:rPr>
          <w:noProof/>
          <w:lang w:eastAsia="es-EC"/>
        </w:rPr>
        <w:lastRenderedPageBreak/>
        <w:t>Para seleccionar el servicio al que</w:t>
      </w:r>
      <w:r w:rsidR="005A2402" w:rsidRPr="00E90AF9">
        <w:rPr>
          <w:noProof/>
          <w:lang w:eastAsia="es-EC"/>
        </w:rPr>
        <w:t xml:space="preserve"> </w:t>
      </w:r>
      <w:r w:rsidR="000320EA" w:rsidRPr="00E90AF9">
        <w:rPr>
          <w:noProof/>
          <w:lang w:eastAsia="es-EC"/>
        </w:rPr>
        <w:t>se requiere</w:t>
      </w:r>
      <w:r w:rsidR="005A2402" w:rsidRPr="00E90AF9">
        <w:rPr>
          <w:noProof/>
          <w:lang w:eastAsia="es-EC"/>
        </w:rPr>
        <w:t xml:space="preserve"> acceder existe un menú</w:t>
      </w:r>
      <w:r w:rsidRPr="00E90AF9">
        <w:rPr>
          <w:noProof/>
          <w:lang w:eastAsia="es-EC"/>
        </w:rPr>
        <w:t xml:space="preserve"> que los expone como fucnionalidades de</w:t>
      </w:r>
      <w:r w:rsidR="0083621D" w:rsidRPr="00E90AF9">
        <w:rPr>
          <w:noProof/>
          <w:lang w:eastAsia="es-EC"/>
        </w:rPr>
        <w:t>l</w:t>
      </w:r>
      <w:r w:rsidRPr="00E90AF9">
        <w:rPr>
          <w:noProof/>
          <w:lang w:eastAsia="es-EC"/>
        </w:rPr>
        <w:t xml:space="preserve"> sistema,</w:t>
      </w:r>
      <w:r w:rsidR="0083621D" w:rsidRPr="00E90AF9">
        <w:rPr>
          <w:noProof/>
          <w:lang w:eastAsia="es-EC"/>
        </w:rPr>
        <w:t xml:space="preserve"> en</w:t>
      </w:r>
      <w:r w:rsidR="00A225AB" w:rsidRPr="00E90AF9">
        <w:rPr>
          <w:noProof/>
          <w:lang w:eastAsia="es-EC"/>
        </w:rPr>
        <w:t xml:space="preserve"> es</w:t>
      </w:r>
      <w:r w:rsidR="0083621D" w:rsidRPr="00E90AF9">
        <w:rPr>
          <w:noProof/>
          <w:lang w:eastAsia="es-EC"/>
        </w:rPr>
        <w:t>te</w:t>
      </w:r>
      <w:r w:rsidR="005A2402" w:rsidRPr="00E90AF9">
        <w:rPr>
          <w:noProof/>
          <w:lang w:eastAsia="es-EC"/>
        </w:rPr>
        <w:t xml:space="preserve"> menú </w:t>
      </w:r>
      <w:r w:rsidR="00A225AB" w:rsidRPr="00E90AF9">
        <w:rPr>
          <w:noProof/>
          <w:lang w:eastAsia="es-EC"/>
        </w:rPr>
        <w:t>se encuntran</w:t>
      </w:r>
      <w:r w:rsidR="0083621D" w:rsidRPr="00E90AF9">
        <w:rPr>
          <w:noProof/>
          <w:lang w:eastAsia="es-EC"/>
        </w:rPr>
        <w:t>:</w:t>
      </w:r>
    </w:p>
    <w:p w:rsidR="0083621D" w:rsidRPr="00E90AF9" w:rsidRDefault="0083621D" w:rsidP="00E90AF9">
      <w:pPr>
        <w:pStyle w:val="contenido"/>
        <w:numPr>
          <w:ilvl w:val="0"/>
          <w:numId w:val="14"/>
        </w:numPr>
        <w:rPr>
          <w:noProof/>
          <w:lang w:eastAsia="es-EC"/>
        </w:rPr>
      </w:pPr>
      <w:r w:rsidRPr="00E90AF9">
        <w:rPr>
          <w:noProof/>
          <w:lang w:eastAsia="es-EC"/>
        </w:rPr>
        <w:t>Segementación en sentencias</w:t>
      </w:r>
    </w:p>
    <w:p w:rsidR="0083621D" w:rsidRPr="00E90AF9" w:rsidRDefault="0083621D" w:rsidP="00E90AF9">
      <w:pPr>
        <w:pStyle w:val="contenido"/>
        <w:numPr>
          <w:ilvl w:val="0"/>
          <w:numId w:val="14"/>
        </w:numPr>
        <w:rPr>
          <w:noProof/>
          <w:lang w:eastAsia="es-EC"/>
        </w:rPr>
      </w:pPr>
      <w:r w:rsidRPr="00E90AF9">
        <w:rPr>
          <w:noProof/>
          <w:lang w:eastAsia="es-EC"/>
        </w:rPr>
        <w:t>Tokenización</w:t>
      </w:r>
    </w:p>
    <w:p w:rsidR="0083621D" w:rsidRPr="00E90AF9" w:rsidRDefault="0083621D" w:rsidP="00E90AF9">
      <w:pPr>
        <w:pStyle w:val="contenido"/>
        <w:numPr>
          <w:ilvl w:val="0"/>
          <w:numId w:val="14"/>
        </w:numPr>
        <w:rPr>
          <w:noProof/>
          <w:lang w:eastAsia="es-EC"/>
        </w:rPr>
      </w:pPr>
      <w:r w:rsidRPr="00E90AF9">
        <w:rPr>
          <w:noProof/>
          <w:lang w:eastAsia="es-EC"/>
        </w:rPr>
        <w:t>Etiquetado</w:t>
      </w:r>
    </w:p>
    <w:p w:rsidR="0083621D" w:rsidRPr="00E90AF9" w:rsidRDefault="0083621D" w:rsidP="00E90AF9">
      <w:pPr>
        <w:pStyle w:val="contenido"/>
        <w:numPr>
          <w:ilvl w:val="0"/>
          <w:numId w:val="14"/>
        </w:numPr>
        <w:rPr>
          <w:noProof/>
          <w:lang w:eastAsia="es-EC"/>
        </w:rPr>
      </w:pPr>
      <w:r w:rsidRPr="00E90AF9">
        <w:rPr>
          <w:noProof/>
          <w:lang w:eastAsia="es-EC"/>
        </w:rPr>
        <w:t>E</w:t>
      </w:r>
      <w:r w:rsidR="005A2402" w:rsidRPr="00E90AF9">
        <w:rPr>
          <w:noProof/>
          <w:lang w:eastAsia="es-EC"/>
        </w:rPr>
        <w:t>xtració</w:t>
      </w:r>
      <w:r w:rsidRPr="00E90AF9">
        <w:rPr>
          <w:noProof/>
          <w:lang w:eastAsia="es-EC"/>
        </w:rPr>
        <w:t>n de Etidades</w:t>
      </w:r>
    </w:p>
    <w:p w:rsidR="0083621D" w:rsidRPr="00E90AF9" w:rsidRDefault="0083621D" w:rsidP="00E90AF9">
      <w:pPr>
        <w:pStyle w:val="contenido"/>
        <w:numPr>
          <w:ilvl w:val="0"/>
          <w:numId w:val="14"/>
        </w:numPr>
        <w:rPr>
          <w:noProof/>
          <w:lang w:eastAsia="es-EC"/>
        </w:rPr>
      </w:pPr>
      <w:r w:rsidRPr="00E90AF9">
        <w:rPr>
          <w:noProof/>
          <w:lang w:eastAsia="es-EC"/>
        </w:rPr>
        <w:t>Desambiguación y Enlace</w:t>
      </w:r>
    </w:p>
    <w:p w:rsidR="0083621D" w:rsidRPr="00E90AF9" w:rsidRDefault="0083621D" w:rsidP="00E90AF9">
      <w:pPr>
        <w:pStyle w:val="contenido"/>
        <w:rPr>
          <w:noProof/>
          <w:lang w:eastAsia="es-EC"/>
        </w:rPr>
      </w:pPr>
      <w:r w:rsidRPr="00E90AF9">
        <w:rPr>
          <w:noProof/>
          <w:lang w:eastAsia="es-EC"/>
        </w:rPr>
        <w:t>Las cuales puede ser seleccionados o deseleccionados por el usuario</w:t>
      </w:r>
      <w:r w:rsidR="00DA7117" w:rsidRPr="00E90AF9">
        <w:rPr>
          <w:noProof/>
          <w:lang w:eastAsia="es-EC"/>
        </w:rPr>
        <w:t>,</w:t>
      </w:r>
      <w:r w:rsidR="007B6942" w:rsidRPr="00E90AF9">
        <w:rPr>
          <w:noProof/>
          <w:lang w:eastAsia="es-EC"/>
        </w:rPr>
        <w:t xml:space="preserve"> una captura de la interfaz</w:t>
      </w:r>
      <w:r w:rsidR="00EE4496" w:rsidRPr="00E90AF9">
        <w:rPr>
          <w:noProof/>
          <w:lang w:eastAsia="es-EC"/>
        </w:rPr>
        <w:t xml:space="preserve"> </w:t>
      </w:r>
      <w:r w:rsidR="00737E62" w:rsidRPr="00E90AF9">
        <w:rPr>
          <w:noProof/>
          <w:lang w:eastAsia="es-EC"/>
        </w:rPr>
        <w:t>se puede</w:t>
      </w:r>
      <w:r w:rsidR="00EE4496" w:rsidRPr="00E90AF9">
        <w:rPr>
          <w:noProof/>
          <w:lang w:eastAsia="es-EC"/>
        </w:rPr>
        <w:t xml:space="preserve"> visualizar en la figura</w:t>
      </w:r>
      <w:r w:rsidR="00DE7ABE">
        <w:rPr>
          <w:noProof/>
          <w:lang w:eastAsia="es-EC"/>
        </w:rPr>
        <w:t xml:space="preserve"> 23.</w:t>
      </w:r>
    </w:p>
    <w:p w:rsidR="00D50B68" w:rsidRDefault="00520575" w:rsidP="00D50B68">
      <w:pPr>
        <w:pStyle w:val="contenido"/>
        <w:keepNext/>
        <w:spacing w:after="0"/>
      </w:pPr>
      <w:r w:rsidRPr="00E90AF9">
        <w:rPr>
          <w:noProof/>
          <w:lang w:eastAsia="es-EC"/>
        </w:rPr>
        <w:drawing>
          <wp:inline distT="0" distB="0" distL="0" distR="0" wp14:anchorId="6BA8D7F6" wp14:editId="4771F1E7">
            <wp:extent cx="5229225" cy="1823133"/>
            <wp:effectExtent l="190500" t="190500" r="180975" b="1962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r="18638" b="49546"/>
                    <a:stretch/>
                  </pic:blipFill>
                  <pic:spPr bwMode="auto">
                    <a:xfrm>
                      <a:off x="0" y="0"/>
                      <a:ext cx="5233437" cy="18246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20575" w:rsidRDefault="00D50B68" w:rsidP="00FC3E8A">
      <w:pPr>
        <w:pStyle w:val="titulosTF"/>
        <w:spacing w:after="0"/>
        <w:ind w:left="284"/>
      </w:pPr>
      <w:bookmarkStart w:id="127" w:name="_Toc400365605"/>
      <w:r>
        <w:t xml:space="preserve">Figura </w:t>
      </w:r>
      <w:fldSimple w:instr=" SEQ Figura \* ARABIC ">
        <w:r w:rsidR="00B711E6">
          <w:rPr>
            <w:noProof/>
          </w:rPr>
          <w:t>23</w:t>
        </w:r>
      </w:fldSimple>
      <w:r>
        <w:t>. Captura de la interfaz es su estado inicial.</w:t>
      </w:r>
      <w:bookmarkEnd w:id="127"/>
    </w:p>
    <w:p w:rsidR="00D50B68" w:rsidRDefault="00D50B68" w:rsidP="00FC3E8A">
      <w:pPr>
        <w:pStyle w:val="titulosTF"/>
        <w:ind w:left="284"/>
      </w:pPr>
      <w:r>
        <w:t>Fuente: (propio)</w:t>
      </w:r>
    </w:p>
    <w:p w:rsidR="00FC3E8A" w:rsidRDefault="00EE4496" w:rsidP="00FC3E8A">
      <w:pPr>
        <w:pStyle w:val="contenido"/>
      </w:pPr>
      <w:r w:rsidRPr="00E90AF9">
        <w:t xml:space="preserve">Cada </w:t>
      </w:r>
      <w:r w:rsidR="005779D7" w:rsidRPr="00E90AF9">
        <w:t xml:space="preserve">uno de los ítems del menú de </w:t>
      </w:r>
      <w:r w:rsidRPr="00E90AF9">
        <w:t>funcionalidad accede a un servicio diferente</w:t>
      </w:r>
      <w:r w:rsidR="005779D7" w:rsidRPr="00E90AF9">
        <w:t>,</w:t>
      </w:r>
      <w:r w:rsidRPr="00E90AF9">
        <w:t xml:space="preserve"> pero en vista de que los servicios </w:t>
      </w:r>
      <w:r w:rsidR="005779D7" w:rsidRPr="00E90AF9">
        <w:t>dependen</w:t>
      </w:r>
      <w:r w:rsidRPr="00E90AF9">
        <w:t xml:space="preserve"> entre ellos para su funcionamiento, </w:t>
      </w:r>
      <w:r w:rsidR="005779D7" w:rsidRPr="00E90AF9">
        <w:t xml:space="preserve">cuando un usuario seleccionara un servicio se seleccionaran automáticamente las funcionalidad que acceden a los servicios de los cuales depende para realizar su funcionamiento, por ejemplo, en determinado momento todos las funcionalidades deseleccionadas </w:t>
      </w:r>
      <w:r w:rsidR="00CD7A2F" w:rsidRPr="00E90AF9">
        <w:t xml:space="preserve">y el usuario decide seleccionar la funcionalidad de </w:t>
      </w:r>
      <w:r w:rsidR="00CD7A2F" w:rsidRPr="00E90AF9">
        <w:rPr>
          <w:b/>
          <w:i/>
        </w:rPr>
        <w:t>Etiquetado</w:t>
      </w:r>
      <w:r w:rsidR="00CD7A2F" w:rsidRPr="00E90AF9">
        <w:t xml:space="preserve"> </w:t>
      </w:r>
      <w:r w:rsidR="0083621D" w:rsidRPr="00E90AF9">
        <w:t>(</w:t>
      </w:r>
      <w:r w:rsidR="00CD7A2F" w:rsidRPr="00E90AF9">
        <w:t xml:space="preserve">este caso esta capturado en la figura </w:t>
      </w:r>
      <w:r w:rsidR="00DE7ABE">
        <w:t>24</w:t>
      </w:r>
      <w:r w:rsidR="0083621D" w:rsidRPr="00E90AF9">
        <w:t>),</w:t>
      </w:r>
      <w:r w:rsidR="00CD7A2F" w:rsidRPr="00E90AF9">
        <w:t xml:space="preserve"> e</w:t>
      </w:r>
      <w:r w:rsidR="0083621D" w:rsidRPr="00E90AF9">
        <w:t>n</w:t>
      </w:r>
      <w:r w:rsidR="00CD7A2F" w:rsidRPr="00E90AF9">
        <w:t xml:space="preserve"> </w:t>
      </w:r>
      <w:r w:rsidR="0083621D" w:rsidRPr="00E90AF9">
        <w:t>es</w:t>
      </w:r>
      <w:r w:rsidR="00CD7A2F" w:rsidRPr="00E90AF9">
        <w:t xml:space="preserve">te caso de forma automática se seleccionará las funciones de </w:t>
      </w:r>
      <w:r w:rsidR="00CD7A2F" w:rsidRPr="00E90AF9">
        <w:rPr>
          <w:b/>
          <w:i/>
        </w:rPr>
        <w:t xml:space="preserve">Segmentación en Sentencias </w:t>
      </w:r>
      <w:r w:rsidR="00CD7A2F" w:rsidRPr="00E90AF9">
        <w:t>y</w:t>
      </w:r>
      <w:r w:rsidR="00CD7A2F" w:rsidRPr="00E90AF9">
        <w:rPr>
          <w:b/>
          <w:i/>
        </w:rPr>
        <w:t xml:space="preserve"> </w:t>
      </w:r>
      <w:r w:rsidR="0083621D" w:rsidRPr="00E90AF9">
        <w:rPr>
          <w:b/>
          <w:i/>
        </w:rPr>
        <w:t>T</w:t>
      </w:r>
      <w:r w:rsidR="00CD7A2F" w:rsidRPr="00E90AF9">
        <w:rPr>
          <w:b/>
          <w:i/>
        </w:rPr>
        <w:t>okenización</w:t>
      </w:r>
      <w:r w:rsidR="00CD7A2F" w:rsidRPr="00E90AF9">
        <w:t xml:space="preserve"> que acceden a los servicios necesario para poder realizar al etiquetado</w:t>
      </w:r>
      <w:r w:rsidR="0083621D" w:rsidRPr="00E90AF9">
        <w:t xml:space="preserve"> (el resultado de esta interacción se presenta en la figura </w:t>
      </w:r>
      <w:r w:rsidR="00DE7ABE">
        <w:t>25</w:t>
      </w:r>
      <w:r w:rsidR="0083621D" w:rsidRPr="00E90AF9">
        <w:t>).</w:t>
      </w:r>
      <w:r w:rsidR="00FC3E8A" w:rsidRPr="00FC3E8A">
        <w:t xml:space="preserve"> </w:t>
      </w:r>
    </w:p>
    <w:p w:rsidR="00FC3E8A" w:rsidRDefault="00FC3E8A" w:rsidP="00FC3E8A">
      <w:pPr>
        <w:pStyle w:val="contenido"/>
        <w:spacing w:after="0"/>
      </w:pPr>
      <w:r w:rsidRPr="00E90AF9">
        <w:rPr>
          <w:noProof/>
          <w:lang w:eastAsia="es-EC"/>
        </w:rPr>
        <w:lastRenderedPageBreak/>
        <w:drawing>
          <wp:inline distT="0" distB="0" distL="0" distR="0" wp14:anchorId="7959F65E" wp14:editId="0B4D70FC">
            <wp:extent cx="2152650" cy="1304925"/>
            <wp:effectExtent l="0" t="0" r="0" b="9525"/>
            <wp:docPr id="18" name="Imagen 18" descr="C:\Users\fabricio\Desktop\men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fabricio\Desktop\menu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FC3E8A" w:rsidRDefault="00FC3E8A" w:rsidP="00FC3E8A">
      <w:pPr>
        <w:pStyle w:val="contenido"/>
        <w:spacing w:after="0"/>
      </w:pPr>
      <w:bookmarkStart w:id="128" w:name="_Toc400365606"/>
      <w:r>
        <w:t xml:space="preserve">Figura </w:t>
      </w:r>
      <w:fldSimple w:instr=" SEQ Figura \* ARABIC ">
        <w:r w:rsidR="00B711E6">
          <w:rPr>
            <w:noProof/>
          </w:rPr>
          <w:t>24</w:t>
        </w:r>
      </w:fldSimple>
      <w:r>
        <w:t>. Momento previo a la selección de la funcionalidad de etiquetado</w:t>
      </w:r>
      <w:bookmarkEnd w:id="128"/>
    </w:p>
    <w:p w:rsidR="00FC3E8A" w:rsidRPr="00FC3E8A" w:rsidRDefault="00FC3E8A" w:rsidP="00FC3E8A">
      <w:pPr>
        <w:pStyle w:val="contenido"/>
      </w:pPr>
      <w:r>
        <w:t>Fuente: (propio)</w:t>
      </w:r>
    </w:p>
    <w:p w:rsidR="00FC3E8A" w:rsidRDefault="009A713D" w:rsidP="00FC3E8A">
      <w:pPr>
        <w:pStyle w:val="contenido"/>
        <w:keepNext/>
        <w:spacing w:after="0"/>
      </w:pPr>
      <w:r w:rsidRPr="00E90AF9">
        <w:rPr>
          <w:noProof/>
          <w:lang w:eastAsia="es-EC"/>
        </w:rPr>
        <w:drawing>
          <wp:inline distT="0" distB="0" distL="0" distR="0" wp14:anchorId="34F41856" wp14:editId="13567C34">
            <wp:extent cx="2152650" cy="13049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A713D" w:rsidRDefault="00FC3E8A" w:rsidP="00FC3E8A">
      <w:pPr>
        <w:pStyle w:val="titulosTF"/>
        <w:spacing w:after="0"/>
      </w:pPr>
      <w:bookmarkStart w:id="129" w:name="_Toc400365607"/>
      <w:r>
        <w:t xml:space="preserve">Figura </w:t>
      </w:r>
      <w:fldSimple w:instr=" SEQ Figura \* ARABIC ">
        <w:r w:rsidR="00B711E6">
          <w:rPr>
            <w:noProof/>
          </w:rPr>
          <w:t>25</w:t>
        </w:r>
      </w:fldSimple>
      <w:r>
        <w:t>. Función etiquetado seleccionado junto a las funcionalidades dependientes</w:t>
      </w:r>
      <w:bookmarkEnd w:id="129"/>
    </w:p>
    <w:p w:rsidR="00FC3E8A" w:rsidRPr="00FC3E8A" w:rsidRDefault="00FC3E8A" w:rsidP="00FC3E8A">
      <w:pPr>
        <w:pStyle w:val="titulosTF"/>
      </w:pPr>
      <w:r>
        <w:t>Fuente: (propio)</w:t>
      </w:r>
    </w:p>
    <w:p w:rsidR="007B6942" w:rsidRPr="00E90AF9" w:rsidRDefault="007B6942" w:rsidP="00E90AF9">
      <w:pPr>
        <w:pStyle w:val="contenido"/>
      </w:pPr>
      <w:r w:rsidRPr="00E90AF9">
        <w:t xml:space="preserve">De igual manera al deseleccionar un servicio al cual no se desea acceder se deseleccionaran las funcionalidades que no son necesarios para la resolución de esta petición, un ejemplo de esto lo </w:t>
      </w:r>
      <w:r w:rsidR="00737E62" w:rsidRPr="00E90AF9">
        <w:t>se puede</w:t>
      </w:r>
      <w:r w:rsidRPr="00E90AF9">
        <w:t xml:space="preserve"> observar en la figura </w:t>
      </w:r>
      <w:r w:rsidR="00DE7ABE">
        <w:t>26</w:t>
      </w:r>
      <w:r w:rsidRPr="00E90AF9">
        <w:t xml:space="preserve"> donde </w:t>
      </w:r>
      <w:r w:rsidR="000320EA" w:rsidRPr="00E90AF9">
        <w:t>se tiene</w:t>
      </w:r>
      <w:r w:rsidRPr="00E90AF9">
        <w:t xml:space="preserve"> todos los servicios seleccionados y se decide </w:t>
      </w:r>
      <w:r w:rsidR="00A176B5" w:rsidRPr="00E90AF9">
        <w:t>deseleccionar</w:t>
      </w:r>
      <w:r w:rsidRPr="00E90AF9">
        <w:t xml:space="preserve"> la funcionalidad de </w:t>
      </w:r>
      <w:r w:rsidR="00A176B5" w:rsidRPr="00E90AF9">
        <w:t>Tokenización</w:t>
      </w:r>
      <w:r w:rsidR="00737E62" w:rsidRPr="00E90AF9">
        <w:t xml:space="preserve"> y el resultado</w:t>
      </w:r>
      <w:r w:rsidR="00A176B5" w:rsidRPr="00E90AF9">
        <w:t xml:space="preserve"> </w:t>
      </w:r>
      <w:r w:rsidR="00737E62" w:rsidRPr="00E90AF9">
        <w:rPr>
          <w:lang w:val="es-ES"/>
        </w:rPr>
        <w:t>se observa</w:t>
      </w:r>
      <w:r w:rsidR="00737E62" w:rsidRPr="00E90AF9">
        <w:t xml:space="preserve"> </w:t>
      </w:r>
      <w:r w:rsidR="00A176B5" w:rsidRPr="00E90AF9">
        <w:t xml:space="preserve">en la figura </w:t>
      </w:r>
      <w:r w:rsidR="00DE7ABE">
        <w:t>27</w:t>
      </w:r>
      <w:r w:rsidR="00A176B5" w:rsidRPr="00E90AF9">
        <w:t>.</w:t>
      </w:r>
      <w:r w:rsidRPr="00E90AF9">
        <w:t xml:space="preserve"> </w:t>
      </w:r>
    </w:p>
    <w:p w:rsidR="000A27A4" w:rsidRDefault="009069AC" w:rsidP="000A27A4">
      <w:pPr>
        <w:pStyle w:val="contenido"/>
        <w:keepNext/>
        <w:spacing w:after="0"/>
      </w:pPr>
      <w:r w:rsidRPr="00E90AF9">
        <w:rPr>
          <w:noProof/>
          <w:lang w:eastAsia="es-EC"/>
        </w:rPr>
        <w:lastRenderedPageBreak/>
        <w:drawing>
          <wp:inline distT="0" distB="0" distL="0" distR="0" wp14:anchorId="77E78C03" wp14:editId="08F346FB">
            <wp:extent cx="2152650" cy="1304925"/>
            <wp:effectExtent l="0" t="0" r="0" b="9525"/>
            <wp:docPr id="20" name="Imagen 20" descr="C:\Users\fabricio\Desktop\men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abricio\Desktop\menu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069AC" w:rsidRDefault="000A27A4" w:rsidP="000A27A4">
      <w:pPr>
        <w:pStyle w:val="titulosTF"/>
        <w:spacing w:after="0"/>
      </w:pPr>
      <w:bookmarkStart w:id="130" w:name="_Toc400365608"/>
      <w:r>
        <w:t xml:space="preserve">Figura </w:t>
      </w:r>
      <w:fldSimple w:instr=" SEQ Figura \* ARABIC ">
        <w:r w:rsidR="00B711E6">
          <w:rPr>
            <w:noProof/>
          </w:rPr>
          <w:t>26</w:t>
        </w:r>
      </w:fldSimple>
      <w:r>
        <w:t xml:space="preserve">. Momento previo a la </w:t>
      </w:r>
      <w:proofErr w:type="spellStart"/>
      <w:r>
        <w:t>deselección</w:t>
      </w:r>
      <w:proofErr w:type="spellEnd"/>
      <w:r>
        <w:t xml:space="preserve">  de la funcionalidad de </w:t>
      </w:r>
      <w:proofErr w:type="spellStart"/>
      <w:r>
        <w:t>tokenización</w:t>
      </w:r>
      <w:bookmarkEnd w:id="130"/>
      <w:proofErr w:type="spellEnd"/>
    </w:p>
    <w:p w:rsidR="000A27A4" w:rsidRPr="000A27A4" w:rsidRDefault="000A27A4" w:rsidP="000A27A4">
      <w:pPr>
        <w:pStyle w:val="titulosTF"/>
      </w:pPr>
      <w:r>
        <w:t>Fuente: (propio)</w:t>
      </w:r>
    </w:p>
    <w:p w:rsidR="000A27A4" w:rsidRDefault="00602918" w:rsidP="000A27A4">
      <w:pPr>
        <w:pStyle w:val="contenido"/>
        <w:keepNext/>
        <w:spacing w:after="0"/>
      </w:pPr>
      <w:r w:rsidRPr="00E90AF9">
        <w:rPr>
          <w:noProof/>
          <w:lang w:eastAsia="es-EC"/>
        </w:rPr>
        <w:drawing>
          <wp:inline distT="0" distB="0" distL="0" distR="0" wp14:anchorId="77F6B045" wp14:editId="4DD543E5">
            <wp:extent cx="2152650" cy="1304925"/>
            <wp:effectExtent l="0" t="0" r="0" b="9525"/>
            <wp:docPr id="21" name="Imagen 21" descr="C:\Users\fabricio\Desktop\men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fabricio\Desktop\menu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A176B5" w:rsidRDefault="000A27A4" w:rsidP="000A27A4">
      <w:pPr>
        <w:pStyle w:val="titulosTF"/>
        <w:spacing w:after="0"/>
      </w:pPr>
      <w:bookmarkStart w:id="131" w:name="_Toc400365609"/>
      <w:r>
        <w:t xml:space="preserve">Figura </w:t>
      </w:r>
      <w:fldSimple w:instr=" SEQ Figura \* ARABIC ">
        <w:r w:rsidR="00B711E6">
          <w:rPr>
            <w:noProof/>
          </w:rPr>
          <w:t>27</w:t>
        </w:r>
      </w:fldSimple>
      <w:r>
        <w:t xml:space="preserve">. Función de </w:t>
      </w:r>
      <w:proofErr w:type="spellStart"/>
      <w:r>
        <w:t>tokenización</w:t>
      </w:r>
      <w:proofErr w:type="spellEnd"/>
      <w:r>
        <w:t xml:space="preserve"> deseleccionada junto las funciones que depende de esta.</w:t>
      </w:r>
      <w:bookmarkEnd w:id="131"/>
    </w:p>
    <w:p w:rsidR="000A27A4" w:rsidRPr="000A27A4" w:rsidRDefault="000A27A4" w:rsidP="000A27A4">
      <w:pPr>
        <w:pStyle w:val="titulosTF"/>
      </w:pPr>
      <w:r>
        <w:t>Fuente: (propio)</w:t>
      </w:r>
    </w:p>
    <w:p w:rsidR="00DA7117" w:rsidRPr="00E90AF9" w:rsidRDefault="00DA7117" w:rsidP="00E90AF9">
      <w:pPr>
        <w:pStyle w:val="contenido"/>
      </w:pPr>
      <w:r w:rsidRPr="00E90AF9">
        <w:t xml:space="preserve">Para iniciar el procesamiento </w:t>
      </w:r>
      <w:r w:rsidR="00A225AB" w:rsidRPr="00E90AF9">
        <w:t>se envía</w:t>
      </w:r>
      <w:r w:rsidRPr="00E90AF9">
        <w:t xml:space="preserve"> el texto base </w:t>
      </w:r>
      <w:r w:rsidR="00A225AB" w:rsidRPr="00E90AF9">
        <w:t>al presionar</w:t>
      </w:r>
      <w:r w:rsidRPr="00E90AF9">
        <w:t xml:space="preserve"> el botón </w:t>
      </w:r>
      <w:r w:rsidRPr="00E90AF9">
        <w:rPr>
          <w:b/>
          <w:i/>
        </w:rPr>
        <w:t xml:space="preserve">Procesar </w:t>
      </w:r>
      <w:r w:rsidRPr="00E90AF9">
        <w:t xml:space="preserve">disponible en la interfaz y </w:t>
      </w:r>
      <w:r w:rsidR="00A225AB" w:rsidRPr="00E90AF9">
        <w:t>se espera</w:t>
      </w:r>
      <w:r w:rsidRPr="00E90AF9">
        <w:t xml:space="preserve"> mientras se devuelve</w:t>
      </w:r>
      <w:r w:rsidR="00A225AB" w:rsidRPr="00E90AF9">
        <w:t xml:space="preserve"> y procesa</w:t>
      </w:r>
      <w:r w:rsidRPr="00E90AF9">
        <w:t xml:space="preserve"> una respuesta. Las respuesta es interpretado y se coloca en par te inferior de la interfaz, esto </w:t>
      </w:r>
      <w:r w:rsidR="00A225AB" w:rsidRPr="00E90AF9">
        <w:t xml:space="preserve">se puede visualizar </w:t>
      </w:r>
      <w:r w:rsidRPr="00E90AF9">
        <w:t xml:space="preserve">en la figura </w:t>
      </w:r>
      <w:r w:rsidR="00DE7ABE">
        <w:t>28.</w:t>
      </w:r>
    </w:p>
    <w:p w:rsidR="009A713D" w:rsidRPr="00E90AF9" w:rsidRDefault="009A713D" w:rsidP="00E90AF9">
      <w:pPr>
        <w:pStyle w:val="contenido"/>
      </w:pPr>
    </w:p>
    <w:p w:rsidR="000A27A4" w:rsidRDefault="00AC04FC" w:rsidP="000A27A4">
      <w:pPr>
        <w:pStyle w:val="contenido"/>
        <w:keepNext/>
        <w:spacing w:after="0"/>
        <w:jc w:val="center"/>
      </w:pPr>
      <w:r w:rsidRPr="00E90AF9">
        <w:rPr>
          <w:noProof/>
          <w:lang w:eastAsia="es-EC"/>
        </w:rPr>
        <w:lastRenderedPageBreak/>
        <w:drawing>
          <wp:inline distT="0" distB="0" distL="0" distR="0" wp14:anchorId="099A99B6" wp14:editId="0B0795B7">
            <wp:extent cx="5610225" cy="2628900"/>
            <wp:effectExtent l="190500" t="190500" r="200025" b="1905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2628900"/>
                    </a:xfrm>
                    <a:prstGeom prst="rect">
                      <a:avLst/>
                    </a:prstGeom>
                    <a:ln>
                      <a:noFill/>
                    </a:ln>
                    <a:effectLst>
                      <a:outerShdw blurRad="190500" algn="tl" rotWithShape="0">
                        <a:srgbClr val="000000">
                          <a:alpha val="70000"/>
                        </a:srgbClr>
                      </a:outerShdw>
                    </a:effectLst>
                  </pic:spPr>
                </pic:pic>
              </a:graphicData>
            </a:graphic>
          </wp:inline>
        </w:drawing>
      </w:r>
    </w:p>
    <w:p w:rsidR="00602918" w:rsidRDefault="000A27A4" w:rsidP="000A27A4">
      <w:pPr>
        <w:pStyle w:val="titulosTF"/>
        <w:spacing w:after="0" w:line="360" w:lineRule="auto"/>
        <w:ind w:left="284"/>
      </w:pPr>
      <w:bookmarkStart w:id="132" w:name="_Toc400365610"/>
      <w:r>
        <w:t xml:space="preserve">Figura </w:t>
      </w:r>
      <w:fldSimple w:instr=" SEQ Figura \* ARABIC ">
        <w:r w:rsidR="00B711E6">
          <w:rPr>
            <w:noProof/>
          </w:rPr>
          <w:t>28</w:t>
        </w:r>
      </w:fldSimple>
      <w:r>
        <w:t xml:space="preserve">. </w:t>
      </w:r>
      <w:proofErr w:type="gramStart"/>
      <w:r>
        <w:t>resultado</w:t>
      </w:r>
      <w:proofErr w:type="gramEnd"/>
      <w:r>
        <w:t xml:space="preserve"> del procesamiento del texto</w:t>
      </w:r>
      <w:bookmarkEnd w:id="132"/>
    </w:p>
    <w:p w:rsidR="000A27A4" w:rsidRPr="000A27A4" w:rsidRDefault="000A27A4" w:rsidP="000A27A4">
      <w:pPr>
        <w:pStyle w:val="titulosTF"/>
        <w:ind w:left="284"/>
        <w:rPr>
          <w:sz w:val="18"/>
        </w:rPr>
      </w:pPr>
      <w:r w:rsidRPr="000A27A4">
        <w:rPr>
          <w:sz w:val="18"/>
        </w:rPr>
        <w:t>Fuente: (propio)</w:t>
      </w:r>
    </w:p>
    <w:p w:rsidR="00EC78B8" w:rsidRDefault="00EC78B8" w:rsidP="00E90AF9">
      <w:pPr>
        <w:pStyle w:val="contenido"/>
      </w:pPr>
    </w:p>
    <w:p w:rsidR="00DA7117" w:rsidRDefault="00DA7117" w:rsidP="00E90AF9">
      <w:pPr>
        <w:pStyle w:val="contenido"/>
      </w:pPr>
      <w:r w:rsidRPr="00E90AF9">
        <w:t>En</w:t>
      </w:r>
      <w:r w:rsidR="00D20711" w:rsidRPr="00E90AF9">
        <w:t xml:space="preserve"> forma de resumen un conteo de lo encontrado en el texto</w:t>
      </w:r>
      <w:r w:rsidRPr="00E90AF9">
        <w:t xml:space="preserve"> </w:t>
      </w:r>
      <w:r w:rsidR="00D20711" w:rsidRPr="00E90AF9">
        <w:t>mediante</w:t>
      </w:r>
      <w:r w:rsidRPr="00E90AF9">
        <w:t xml:space="preserve"> los procesos realizados sobre el texto</w:t>
      </w:r>
      <w:r w:rsidR="00D20711" w:rsidRPr="00E90AF9">
        <w:t xml:space="preserve"> y dependiendo de los servicios invocados </w:t>
      </w:r>
      <w:r w:rsidRPr="00E90AF9">
        <w:t>se presenta en forma de tabla</w:t>
      </w:r>
      <w:r w:rsidR="00D20711" w:rsidRPr="00E90AF9">
        <w:t>,</w:t>
      </w:r>
      <w:r w:rsidRPr="00E90AF9">
        <w:t xml:space="preserve"> </w:t>
      </w:r>
      <w:r w:rsidR="00A225AB" w:rsidRPr="00E90AF9">
        <w:t>la cual se encuentra capturada</w:t>
      </w:r>
      <w:r w:rsidR="00D20711" w:rsidRPr="00E90AF9">
        <w:t xml:space="preserve"> en la figura </w:t>
      </w:r>
      <w:r w:rsidR="00DE7ABE">
        <w:t>29.</w:t>
      </w:r>
    </w:p>
    <w:p w:rsidR="000A27A4" w:rsidRDefault="00602918" w:rsidP="000A27A4">
      <w:pPr>
        <w:pStyle w:val="contenido"/>
        <w:keepNext/>
        <w:spacing w:after="0" w:line="276" w:lineRule="auto"/>
        <w:jc w:val="center"/>
      </w:pPr>
      <w:r w:rsidRPr="00E90AF9">
        <w:rPr>
          <w:noProof/>
          <w:lang w:eastAsia="es-EC"/>
        </w:rPr>
        <w:drawing>
          <wp:inline distT="0" distB="0" distL="0" distR="0" wp14:anchorId="3D07429B" wp14:editId="5A9305D4">
            <wp:extent cx="4733925" cy="523875"/>
            <wp:effectExtent l="190500" t="190500" r="200025" b="2000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925" cy="523875"/>
                    </a:xfrm>
                    <a:prstGeom prst="rect">
                      <a:avLst/>
                    </a:prstGeom>
                    <a:ln>
                      <a:noFill/>
                    </a:ln>
                    <a:effectLst>
                      <a:outerShdw blurRad="190500" algn="tl" rotWithShape="0">
                        <a:srgbClr val="000000">
                          <a:alpha val="70000"/>
                        </a:srgbClr>
                      </a:outerShdw>
                    </a:effectLst>
                  </pic:spPr>
                </pic:pic>
              </a:graphicData>
            </a:graphic>
          </wp:inline>
        </w:drawing>
      </w:r>
    </w:p>
    <w:p w:rsidR="00602918" w:rsidRDefault="000A27A4" w:rsidP="00EC78B8">
      <w:pPr>
        <w:pStyle w:val="titulosTF"/>
        <w:spacing w:after="0" w:line="360" w:lineRule="auto"/>
        <w:ind w:left="709"/>
      </w:pPr>
      <w:bookmarkStart w:id="133" w:name="_Toc400365611"/>
      <w:r>
        <w:t xml:space="preserve">Figura </w:t>
      </w:r>
      <w:fldSimple w:instr=" SEQ Figura \* ARABIC ">
        <w:r w:rsidR="00B711E6">
          <w:rPr>
            <w:noProof/>
          </w:rPr>
          <w:t>29</w:t>
        </w:r>
      </w:fldSimple>
      <w:r w:rsidR="00EC78B8">
        <w:t>. C</w:t>
      </w:r>
      <w:r>
        <w:t xml:space="preserve">aptura de la tabla con datos </w:t>
      </w:r>
      <w:r w:rsidR="00EC78B8">
        <w:t>cuantitativos</w:t>
      </w:r>
      <w:r>
        <w:t xml:space="preserve"> de los servicios invocados.</w:t>
      </w:r>
      <w:bookmarkEnd w:id="133"/>
    </w:p>
    <w:p w:rsidR="000A27A4" w:rsidRPr="000A27A4" w:rsidRDefault="000A27A4" w:rsidP="00EC78B8">
      <w:pPr>
        <w:pStyle w:val="titulosTF"/>
        <w:spacing w:line="276" w:lineRule="auto"/>
        <w:ind w:left="709"/>
        <w:rPr>
          <w:sz w:val="18"/>
        </w:rPr>
      </w:pPr>
      <w:r w:rsidRPr="000A27A4">
        <w:rPr>
          <w:sz w:val="18"/>
        </w:rPr>
        <w:t>Fuente: (propio)</w:t>
      </w:r>
    </w:p>
    <w:p w:rsidR="00D20711" w:rsidRDefault="00D20711" w:rsidP="00E90AF9">
      <w:pPr>
        <w:pStyle w:val="contenido"/>
      </w:pPr>
      <w:r w:rsidRPr="00E90AF9">
        <w:t xml:space="preserve">Con la finalidad de una fácil interacción entre el usuario y la interfaz se presenta un menú correspondiente a cada funcionalidad del sistema invocado, </w:t>
      </w:r>
      <w:r w:rsidR="00A225AB" w:rsidRPr="00E90AF9">
        <w:t>esto se visualiza</w:t>
      </w:r>
      <w:r w:rsidRPr="00E90AF9">
        <w:t xml:space="preserve"> en la figura </w:t>
      </w:r>
      <w:r w:rsidR="00DE7ABE">
        <w:t>30</w:t>
      </w:r>
      <w:r w:rsidRPr="00E90AF9">
        <w:t xml:space="preserve">, este dependerá de los servidos accedidos para su construcción, es decir, cada ítem dentro de este menú corresponde a cada una de respuestas de los servicio, interpretados por el cliente y presentados por separado. </w:t>
      </w:r>
    </w:p>
    <w:p w:rsidR="00EC78B8" w:rsidRDefault="00602918" w:rsidP="00EC78B8">
      <w:pPr>
        <w:pStyle w:val="contenido"/>
        <w:keepNext/>
        <w:spacing w:after="0"/>
      </w:pPr>
      <w:r w:rsidRPr="00E90AF9">
        <w:rPr>
          <w:noProof/>
          <w:lang w:eastAsia="es-EC"/>
        </w:rPr>
        <w:drawing>
          <wp:inline distT="0" distB="0" distL="0" distR="0" wp14:anchorId="555387D5" wp14:editId="008ECCDA">
            <wp:extent cx="5610225" cy="2857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p>
    <w:p w:rsidR="00602918" w:rsidRDefault="00EC78B8" w:rsidP="00EC78B8">
      <w:pPr>
        <w:pStyle w:val="titulosTF"/>
        <w:spacing w:after="0" w:line="360" w:lineRule="auto"/>
        <w:ind w:left="142"/>
      </w:pPr>
      <w:bookmarkStart w:id="134" w:name="_Toc400365612"/>
      <w:r>
        <w:t xml:space="preserve">Figura </w:t>
      </w:r>
      <w:fldSimple w:instr=" SEQ Figura \* ARABIC ">
        <w:r w:rsidR="00B711E6">
          <w:rPr>
            <w:noProof/>
          </w:rPr>
          <w:t>30</w:t>
        </w:r>
      </w:fldSimple>
      <w:r>
        <w:t>. Menú construido con todos los servicios</w:t>
      </w:r>
      <w:bookmarkEnd w:id="134"/>
    </w:p>
    <w:p w:rsidR="00EC78B8" w:rsidRPr="00EC78B8" w:rsidRDefault="00EC78B8" w:rsidP="00EC78B8">
      <w:pPr>
        <w:pStyle w:val="titulosTF"/>
        <w:ind w:left="142"/>
        <w:rPr>
          <w:sz w:val="18"/>
        </w:rPr>
      </w:pPr>
      <w:r w:rsidRPr="00EC78B8">
        <w:rPr>
          <w:sz w:val="18"/>
        </w:rPr>
        <w:t>Fuente: (propio)</w:t>
      </w:r>
    </w:p>
    <w:p w:rsidR="00EC78B8" w:rsidRDefault="00EC78B8" w:rsidP="00E90AF9">
      <w:pPr>
        <w:pStyle w:val="contenido"/>
      </w:pPr>
    </w:p>
    <w:p w:rsidR="00E76F7F" w:rsidRPr="00E90AF9" w:rsidRDefault="005A2402" w:rsidP="00E90AF9">
      <w:pPr>
        <w:pStyle w:val="contenido"/>
      </w:pPr>
      <w:r w:rsidRPr="00E90AF9">
        <w:lastRenderedPageBreak/>
        <w:t>Al igual que el menú con las funcionalidades</w:t>
      </w:r>
      <w:r w:rsidR="006D31AC" w:rsidRPr="00E90AF9">
        <w:t>,</w:t>
      </w:r>
      <w:r w:rsidRPr="00E90AF9">
        <w:t xml:space="preserve"> e</w:t>
      </w:r>
      <w:r w:rsidR="006D31AC" w:rsidRPr="00E90AF9">
        <w:t>ste</w:t>
      </w:r>
      <w:r w:rsidRPr="00E90AF9">
        <w:t xml:space="preserve"> menú </w:t>
      </w:r>
      <w:r w:rsidR="006D31AC" w:rsidRPr="00E90AF9">
        <w:t>de</w:t>
      </w:r>
      <w:r w:rsidRPr="00E90AF9">
        <w:t xml:space="preserve"> resultado se encu</w:t>
      </w:r>
      <w:r w:rsidR="006D31AC" w:rsidRPr="00E90AF9">
        <w:t>en</w:t>
      </w:r>
      <w:r w:rsidRPr="00E90AF9">
        <w:t>tra en orden de forma que se pude evidencia</w:t>
      </w:r>
      <w:r w:rsidR="006D31AC" w:rsidRPr="00E90AF9">
        <w:t>r</w:t>
      </w:r>
      <w:r w:rsidRPr="00E90AF9">
        <w:t xml:space="preserve"> </w:t>
      </w:r>
      <w:r w:rsidR="006D31AC" w:rsidRPr="00E90AF9">
        <w:t>cómo</w:t>
      </w:r>
      <w:r w:rsidRPr="00E90AF9">
        <w:t xml:space="preserve"> evoluciona el tratamiento del texto a través de los </w:t>
      </w:r>
      <w:r w:rsidR="006D31AC" w:rsidRPr="00E90AF9">
        <w:t xml:space="preserve">servicios invocados. En la figura </w:t>
      </w:r>
      <w:r w:rsidR="00DE7ABE">
        <w:t xml:space="preserve">31 </w:t>
      </w:r>
      <w:r w:rsidR="00737E62" w:rsidRPr="00E90AF9">
        <w:t>se puede</w:t>
      </w:r>
      <w:r w:rsidR="006D31AC" w:rsidRPr="00E90AF9">
        <w:t xml:space="preserve"> visualizar las sentencias separadas</w:t>
      </w:r>
      <w:r w:rsidRPr="00E90AF9">
        <w:t xml:space="preserve"> </w:t>
      </w:r>
      <w:r w:rsidR="006D31AC" w:rsidRPr="00E90AF9">
        <w:t xml:space="preserve">resultado del servicio de </w:t>
      </w:r>
      <w:r w:rsidR="003514D8" w:rsidRPr="00E90AF9">
        <w:t>Tokenización</w:t>
      </w:r>
      <w:r w:rsidR="006D31AC" w:rsidRPr="00E90AF9">
        <w:t xml:space="preserve"> en Sentencias, las cuales se encuentran numeradas. </w:t>
      </w:r>
    </w:p>
    <w:p w:rsidR="00EC78B8" w:rsidRDefault="00D9085C" w:rsidP="00DE7ABE">
      <w:pPr>
        <w:pStyle w:val="contenido"/>
        <w:keepNext/>
        <w:spacing w:after="0"/>
        <w:jc w:val="center"/>
        <w:rPr>
          <w:rStyle w:val="titulosTFCar"/>
          <w:color w:val="auto"/>
        </w:rPr>
      </w:pPr>
      <w:r w:rsidRPr="00E90AF9">
        <w:rPr>
          <w:noProof/>
          <w:lang w:eastAsia="es-EC"/>
        </w:rPr>
        <w:drawing>
          <wp:inline distT="0" distB="0" distL="0" distR="0" wp14:anchorId="01556BD7" wp14:editId="4516C3C4">
            <wp:extent cx="4352925" cy="945967"/>
            <wp:effectExtent l="190500" t="190500" r="180975" b="1974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2925" cy="945967"/>
                    </a:xfrm>
                    <a:prstGeom prst="rect">
                      <a:avLst/>
                    </a:prstGeom>
                    <a:ln>
                      <a:noFill/>
                    </a:ln>
                    <a:effectLst>
                      <a:outerShdw blurRad="190500" algn="tl" rotWithShape="0">
                        <a:srgbClr val="000000">
                          <a:alpha val="70000"/>
                        </a:srgbClr>
                      </a:outerShdw>
                    </a:effectLst>
                  </pic:spPr>
                </pic:pic>
              </a:graphicData>
            </a:graphic>
          </wp:inline>
        </w:drawing>
      </w:r>
    </w:p>
    <w:p w:rsidR="00D9085C" w:rsidRPr="00EC78B8" w:rsidRDefault="00EC78B8" w:rsidP="00DE7ABE">
      <w:pPr>
        <w:pStyle w:val="contenido"/>
        <w:keepNext/>
        <w:spacing w:after="0" w:line="276" w:lineRule="auto"/>
        <w:ind w:left="993"/>
        <w:rPr>
          <w:rStyle w:val="titulosTFCar"/>
          <w:color w:val="auto"/>
        </w:rPr>
      </w:pPr>
      <w:bookmarkStart w:id="135" w:name="_Toc400365613"/>
      <w:r w:rsidRPr="00EC78B8">
        <w:rPr>
          <w:rStyle w:val="titulosTFCar"/>
          <w:color w:val="auto"/>
        </w:rPr>
        <w:t xml:space="preserve">Figura </w:t>
      </w:r>
      <w:r w:rsidRPr="00EC78B8">
        <w:rPr>
          <w:rStyle w:val="titulosTFCar"/>
          <w:color w:val="auto"/>
        </w:rPr>
        <w:fldChar w:fldCharType="begin"/>
      </w:r>
      <w:r w:rsidRPr="00EC78B8">
        <w:rPr>
          <w:rStyle w:val="titulosTFCar"/>
          <w:color w:val="auto"/>
        </w:rPr>
        <w:instrText xml:space="preserve"> SEQ Figura \* ARABIC </w:instrText>
      </w:r>
      <w:r w:rsidRPr="00EC78B8">
        <w:rPr>
          <w:rStyle w:val="titulosTFCar"/>
          <w:color w:val="auto"/>
        </w:rPr>
        <w:fldChar w:fldCharType="separate"/>
      </w:r>
      <w:r w:rsidR="00B711E6">
        <w:rPr>
          <w:rStyle w:val="titulosTFCar"/>
          <w:noProof/>
          <w:color w:val="auto"/>
        </w:rPr>
        <w:t>31</w:t>
      </w:r>
      <w:r w:rsidRPr="00EC78B8">
        <w:rPr>
          <w:rStyle w:val="titulosTFCar"/>
          <w:color w:val="auto"/>
        </w:rPr>
        <w:fldChar w:fldCharType="end"/>
      </w:r>
      <w:r w:rsidRPr="00EC78B8">
        <w:rPr>
          <w:rStyle w:val="titulosTFCar"/>
          <w:color w:val="auto"/>
        </w:rPr>
        <w:t xml:space="preserve">. Resultado de la función de </w:t>
      </w:r>
      <w:proofErr w:type="spellStart"/>
      <w:r w:rsidRPr="00EC78B8">
        <w:rPr>
          <w:rStyle w:val="titulosTFCar"/>
          <w:color w:val="auto"/>
        </w:rPr>
        <w:t>tokenización</w:t>
      </w:r>
      <w:bookmarkEnd w:id="135"/>
      <w:proofErr w:type="spellEnd"/>
    </w:p>
    <w:p w:rsidR="00EC78B8" w:rsidRPr="00EC78B8" w:rsidRDefault="00EC78B8" w:rsidP="00DE7ABE">
      <w:pPr>
        <w:pStyle w:val="titulosTF"/>
        <w:ind w:left="993"/>
        <w:rPr>
          <w:sz w:val="18"/>
        </w:rPr>
      </w:pPr>
      <w:r w:rsidRPr="00EC78B8">
        <w:rPr>
          <w:sz w:val="18"/>
        </w:rPr>
        <w:t>Fuente: (propio)</w:t>
      </w:r>
    </w:p>
    <w:p w:rsidR="00DE7ABE" w:rsidRDefault="002F7D6C" w:rsidP="00DE7ABE">
      <w:pPr>
        <w:pStyle w:val="contenido"/>
        <w:spacing w:after="0"/>
        <w:jc w:val="center"/>
        <w:rPr>
          <w:noProof/>
          <w:lang w:eastAsia="es-EC"/>
        </w:rPr>
      </w:pPr>
      <w:r w:rsidRPr="00DE7ABE">
        <w:t xml:space="preserve">Separadas igualmente por sentencias y numeradas </w:t>
      </w:r>
      <w:r w:rsidR="00A225AB" w:rsidRPr="00DE7ABE">
        <w:t>se encuentran</w:t>
      </w:r>
      <w:r w:rsidRPr="00DE7ABE">
        <w:t xml:space="preserve"> los resultados de la Tokenización en la figura </w:t>
      </w:r>
      <w:r w:rsidR="00DE7ABE" w:rsidRPr="00DE7ABE">
        <w:t>32</w:t>
      </w:r>
      <w:r w:rsidRPr="00DE7ABE">
        <w:t xml:space="preserve"> y del Etiquetado, en las figura </w:t>
      </w:r>
      <w:r w:rsidR="00DE7ABE" w:rsidRPr="00DE7ABE">
        <w:t>33</w:t>
      </w:r>
      <w:r w:rsidRPr="00DE7ABE">
        <w:t xml:space="preserve">, donde </w:t>
      </w:r>
      <w:r w:rsidR="00A225AB" w:rsidRPr="00DE7ABE">
        <w:t>se di</w:t>
      </w:r>
      <w:r w:rsidR="00AE0AC7" w:rsidRPr="00DE7ABE">
        <w:t>ferencias las funciones</w:t>
      </w:r>
      <w:r w:rsidRPr="00DE7ABE">
        <w:t xml:space="preserve"> de las palabras dentro de las sentencias base para el servicio de  Extracción.</w:t>
      </w:r>
      <w:r w:rsidR="00DE7ABE" w:rsidRPr="00DE7ABE">
        <w:rPr>
          <w:noProof/>
          <w:lang w:eastAsia="es-EC"/>
        </w:rPr>
        <w:t xml:space="preserve"> </w:t>
      </w:r>
      <w:r w:rsidR="00DE7ABE" w:rsidRPr="00DE7ABE">
        <w:rPr>
          <w:rStyle w:val="titulosTFCar"/>
          <w:noProof/>
          <w:lang w:eastAsia="es-EC"/>
        </w:rPr>
        <w:drawing>
          <wp:inline distT="0" distB="0" distL="0" distR="0" wp14:anchorId="1560FF12" wp14:editId="45261DFF">
            <wp:extent cx="4168239" cy="3411020"/>
            <wp:effectExtent l="190500" t="190500" r="194310" b="1898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2243" cy="3414296"/>
                    </a:xfrm>
                    <a:prstGeom prst="rect">
                      <a:avLst/>
                    </a:prstGeom>
                    <a:ln>
                      <a:noFill/>
                    </a:ln>
                    <a:effectLst>
                      <a:outerShdw blurRad="190500" algn="tl" rotWithShape="0">
                        <a:srgbClr val="000000">
                          <a:alpha val="70000"/>
                        </a:srgbClr>
                      </a:outerShdw>
                    </a:effectLst>
                  </pic:spPr>
                </pic:pic>
              </a:graphicData>
            </a:graphic>
          </wp:inline>
        </w:drawing>
      </w:r>
      <w:bookmarkStart w:id="136" w:name="_Toc400365614"/>
    </w:p>
    <w:p w:rsidR="00DE7ABE" w:rsidRPr="00DE7ABE" w:rsidRDefault="00EC3D1A" w:rsidP="00DE7ABE">
      <w:pPr>
        <w:pStyle w:val="contenido"/>
        <w:spacing w:after="0" w:line="276" w:lineRule="auto"/>
        <w:ind w:left="1134"/>
        <w:rPr>
          <w:sz w:val="20"/>
        </w:rPr>
      </w:pPr>
      <w:r w:rsidRPr="00DE7ABE">
        <w:rPr>
          <w:sz w:val="20"/>
        </w:rPr>
        <w:t xml:space="preserve">Figura </w:t>
      </w:r>
      <w:r w:rsidRPr="00DE7ABE">
        <w:rPr>
          <w:sz w:val="20"/>
        </w:rPr>
        <w:fldChar w:fldCharType="begin"/>
      </w:r>
      <w:r w:rsidRPr="00DE7ABE">
        <w:rPr>
          <w:sz w:val="20"/>
        </w:rPr>
        <w:instrText xml:space="preserve"> SEQ Figura \* ARABIC </w:instrText>
      </w:r>
      <w:r w:rsidRPr="00DE7ABE">
        <w:rPr>
          <w:sz w:val="20"/>
        </w:rPr>
        <w:fldChar w:fldCharType="separate"/>
      </w:r>
      <w:r w:rsidR="00B711E6">
        <w:rPr>
          <w:noProof/>
          <w:sz w:val="20"/>
        </w:rPr>
        <w:t>32</w:t>
      </w:r>
      <w:r w:rsidRPr="00DE7ABE">
        <w:rPr>
          <w:sz w:val="20"/>
        </w:rPr>
        <w:fldChar w:fldCharType="end"/>
      </w:r>
      <w:r w:rsidRPr="00DE7ABE">
        <w:rPr>
          <w:sz w:val="20"/>
        </w:rPr>
        <w:t xml:space="preserve">. Resultado de la funcionalidad de </w:t>
      </w:r>
      <w:proofErr w:type="spellStart"/>
      <w:r w:rsidRPr="00DE7ABE">
        <w:rPr>
          <w:sz w:val="20"/>
        </w:rPr>
        <w:t>tokenización</w:t>
      </w:r>
      <w:bookmarkEnd w:id="136"/>
      <w:proofErr w:type="spellEnd"/>
      <w:r w:rsidR="00DE7ABE" w:rsidRPr="00DE7ABE">
        <w:rPr>
          <w:sz w:val="20"/>
        </w:rPr>
        <w:t>.</w:t>
      </w:r>
    </w:p>
    <w:p w:rsidR="00D9085C" w:rsidRPr="00DE7ABE" w:rsidRDefault="00EC3D1A" w:rsidP="00DE7ABE">
      <w:pPr>
        <w:pStyle w:val="contenido"/>
        <w:spacing w:after="0"/>
        <w:ind w:left="1134"/>
        <w:rPr>
          <w:sz w:val="18"/>
        </w:rPr>
      </w:pPr>
      <w:r w:rsidRPr="00DE7ABE">
        <w:rPr>
          <w:sz w:val="18"/>
        </w:rPr>
        <w:t>Fuente: (propio)</w:t>
      </w:r>
    </w:p>
    <w:p w:rsidR="00EC3D1A" w:rsidRDefault="00D9085C" w:rsidP="00DE7ABE">
      <w:pPr>
        <w:pStyle w:val="contenido"/>
        <w:keepNext/>
        <w:spacing w:after="0"/>
        <w:jc w:val="center"/>
      </w:pPr>
      <w:r w:rsidRPr="00E90AF9">
        <w:rPr>
          <w:noProof/>
          <w:lang w:eastAsia="es-EC"/>
        </w:rPr>
        <w:lastRenderedPageBreak/>
        <w:drawing>
          <wp:inline distT="0" distB="0" distL="0" distR="0" wp14:anchorId="62598BE9" wp14:editId="20596667">
            <wp:extent cx="4562475" cy="3710400"/>
            <wp:effectExtent l="190500" t="190500" r="180975" b="1949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2475" cy="3710400"/>
                    </a:xfrm>
                    <a:prstGeom prst="rect">
                      <a:avLst/>
                    </a:prstGeom>
                    <a:ln>
                      <a:noFill/>
                    </a:ln>
                    <a:effectLst>
                      <a:outerShdw blurRad="190500" algn="tl" rotWithShape="0">
                        <a:srgbClr val="000000">
                          <a:alpha val="70000"/>
                        </a:srgbClr>
                      </a:outerShdw>
                    </a:effectLst>
                  </pic:spPr>
                </pic:pic>
              </a:graphicData>
            </a:graphic>
          </wp:inline>
        </w:drawing>
      </w:r>
    </w:p>
    <w:p w:rsidR="00FD12FB" w:rsidRDefault="00EC3D1A" w:rsidP="00DE7ABE">
      <w:pPr>
        <w:pStyle w:val="titulosTF"/>
        <w:spacing w:after="0"/>
        <w:ind w:left="851"/>
      </w:pPr>
      <w:bookmarkStart w:id="137" w:name="_Toc400365615"/>
      <w:r>
        <w:t xml:space="preserve">Figura </w:t>
      </w:r>
      <w:fldSimple w:instr=" SEQ Figura \* ARABIC ">
        <w:r w:rsidR="00B711E6">
          <w:rPr>
            <w:noProof/>
          </w:rPr>
          <w:t>33</w:t>
        </w:r>
      </w:fldSimple>
      <w:r>
        <w:t xml:space="preserve">. </w:t>
      </w:r>
      <w:r w:rsidR="00FD12FB">
        <w:t>Resultado</w:t>
      </w:r>
      <w:r>
        <w:t xml:space="preserve">  de la funcionalidad de etiquetado.</w:t>
      </w:r>
      <w:bookmarkEnd w:id="137"/>
      <w:r>
        <w:t xml:space="preserve"> </w:t>
      </w:r>
    </w:p>
    <w:p w:rsidR="00D9085C" w:rsidRPr="00FD12FB" w:rsidRDefault="00FD12FB" w:rsidP="00DE7ABE">
      <w:pPr>
        <w:pStyle w:val="titulosTF"/>
        <w:ind w:left="851"/>
        <w:rPr>
          <w:sz w:val="18"/>
        </w:rPr>
      </w:pPr>
      <w:r w:rsidRPr="00FD12FB">
        <w:rPr>
          <w:sz w:val="18"/>
        </w:rPr>
        <w:t>Fuente</w:t>
      </w:r>
      <w:r w:rsidR="00EC3D1A" w:rsidRPr="00FD12FB">
        <w:rPr>
          <w:sz w:val="18"/>
        </w:rPr>
        <w:t>: (propio)</w:t>
      </w:r>
      <w:r w:rsidR="00DE7ABE" w:rsidRPr="00DE7ABE">
        <w:rPr>
          <w:noProof/>
        </w:rPr>
        <w:t xml:space="preserve"> </w:t>
      </w:r>
    </w:p>
    <w:p w:rsidR="00DE7ABE" w:rsidRDefault="005F7546" w:rsidP="00DE7ABE">
      <w:pPr>
        <w:pStyle w:val="contenido"/>
        <w:spacing w:after="0"/>
      </w:pPr>
      <w:r w:rsidRPr="00E90AF9">
        <w:t>Los resultado</w:t>
      </w:r>
      <w:r w:rsidR="009A4FC6" w:rsidRPr="00E90AF9">
        <w:t>s</w:t>
      </w:r>
      <w:r w:rsidRPr="00E90AF9">
        <w:t xml:space="preserve"> del servicio de </w:t>
      </w:r>
      <w:r w:rsidR="009A4FC6" w:rsidRPr="00E90AF9">
        <w:t>e</w:t>
      </w:r>
      <w:r w:rsidRPr="00E90AF9">
        <w:t>xtrac</w:t>
      </w:r>
      <w:r w:rsidR="00CF694D" w:rsidRPr="00E90AF9">
        <w:t xml:space="preserve">ción </w:t>
      </w:r>
      <w:r w:rsidRPr="00E90AF9">
        <w:t xml:space="preserve">se </w:t>
      </w:r>
      <w:r w:rsidR="00CF694D" w:rsidRPr="00E90AF9">
        <w:t>presentan numeradas y no separados</w:t>
      </w:r>
      <w:r w:rsidRPr="00E90AF9">
        <w:t xml:space="preserve"> por sent</w:t>
      </w:r>
      <w:r w:rsidR="00CF694D" w:rsidRPr="00E90AF9">
        <w:t>en</w:t>
      </w:r>
      <w:r w:rsidRPr="00E90AF9">
        <w:t>c</w:t>
      </w:r>
      <w:r w:rsidR="00CF694D" w:rsidRPr="00E90AF9">
        <w:t>i</w:t>
      </w:r>
      <w:r w:rsidRPr="00E90AF9">
        <w:t>as</w:t>
      </w:r>
      <w:r w:rsidR="009A4FC6" w:rsidRPr="00E90AF9">
        <w:t>,</w:t>
      </w:r>
      <w:r w:rsidRPr="00E90AF9">
        <w:t xml:space="preserve"> </w:t>
      </w:r>
      <w:r w:rsidR="009A4FC6" w:rsidRPr="00E90AF9">
        <w:t xml:space="preserve">divididos en entidades keywords simple y keywords compuestas (keyword, en español palabra claves). Como lo visualización en la figura </w:t>
      </w:r>
      <w:r w:rsidR="00DE7ABE">
        <w:t>34</w:t>
      </w:r>
      <w:r w:rsidR="009A4FC6" w:rsidRPr="00E90AF9">
        <w:t>.</w:t>
      </w:r>
    </w:p>
    <w:p w:rsidR="00DE7ABE" w:rsidRDefault="00DE7ABE" w:rsidP="00DE7ABE">
      <w:pPr>
        <w:pStyle w:val="contenido"/>
        <w:spacing w:after="0"/>
        <w:jc w:val="center"/>
        <w:rPr>
          <w:noProof/>
          <w:lang w:eastAsia="es-EC"/>
        </w:rPr>
      </w:pPr>
      <w:r w:rsidRPr="00E90AF9">
        <w:rPr>
          <w:noProof/>
          <w:lang w:eastAsia="es-EC"/>
        </w:rPr>
        <w:drawing>
          <wp:inline distT="0" distB="0" distL="0" distR="0" wp14:anchorId="20BA4175" wp14:editId="246DD649">
            <wp:extent cx="4333875" cy="2391357"/>
            <wp:effectExtent l="190500" t="190500" r="180975" b="2000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2711" cy="2396233"/>
                    </a:xfrm>
                    <a:prstGeom prst="rect">
                      <a:avLst/>
                    </a:prstGeom>
                    <a:ln>
                      <a:noFill/>
                    </a:ln>
                    <a:effectLst>
                      <a:outerShdw blurRad="190500" algn="tl" rotWithShape="0">
                        <a:srgbClr val="000000">
                          <a:alpha val="70000"/>
                        </a:srgbClr>
                      </a:outerShdw>
                    </a:effectLst>
                  </pic:spPr>
                </pic:pic>
              </a:graphicData>
            </a:graphic>
          </wp:inline>
        </w:drawing>
      </w:r>
      <w:bookmarkStart w:id="138" w:name="_Toc400365616"/>
    </w:p>
    <w:p w:rsidR="00DE7ABE" w:rsidRPr="00DE7ABE" w:rsidRDefault="00FD12FB" w:rsidP="00DE7ABE">
      <w:pPr>
        <w:pStyle w:val="contenido"/>
        <w:spacing w:after="0" w:line="276" w:lineRule="auto"/>
        <w:ind w:left="993"/>
        <w:rPr>
          <w:sz w:val="20"/>
        </w:rPr>
      </w:pPr>
      <w:r w:rsidRPr="00DE7ABE">
        <w:rPr>
          <w:sz w:val="20"/>
        </w:rPr>
        <w:t xml:space="preserve">Figura </w:t>
      </w:r>
      <w:r w:rsidRPr="00DE7ABE">
        <w:rPr>
          <w:sz w:val="20"/>
        </w:rPr>
        <w:fldChar w:fldCharType="begin"/>
      </w:r>
      <w:r w:rsidRPr="00DE7ABE">
        <w:rPr>
          <w:sz w:val="20"/>
        </w:rPr>
        <w:instrText xml:space="preserve"> SEQ Figura \* ARABIC </w:instrText>
      </w:r>
      <w:r w:rsidRPr="00DE7ABE">
        <w:rPr>
          <w:sz w:val="20"/>
        </w:rPr>
        <w:fldChar w:fldCharType="separate"/>
      </w:r>
      <w:r w:rsidR="00B711E6">
        <w:rPr>
          <w:noProof/>
          <w:sz w:val="20"/>
        </w:rPr>
        <w:t>34</w:t>
      </w:r>
      <w:r w:rsidRPr="00DE7ABE">
        <w:rPr>
          <w:sz w:val="20"/>
        </w:rPr>
        <w:fldChar w:fldCharType="end"/>
      </w:r>
      <w:r w:rsidRPr="00DE7ABE">
        <w:rPr>
          <w:sz w:val="20"/>
        </w:rPr>
        <w:t>. Resultado del servicio de extracción.</w:t>
      </w:r>
      <w:bookmarkEnd w:id="138"/>
    </w:p>
    <w:p w:rsidR="00D9085C" w:rsidRPr="00D93EB2" w:rsidRDefault="00FD12FB" w:rsidP="00DE7ABE">
      <w:pPr>
        <w:pStyle w:val="contenido"/>
        <w:spacing w:after="0" w:line="276" w:lineRule="auto"/>
        <w:ind w:left="993"/>
        <w:rPr>
          <w:sz w:val="18"/>
        </w:rPr>
      </w:pPr>
      <w:r w:rsidRPr="00D93EB2">
        <w:rPr>
          <w:sz w:val="18"/>
        </w:rPr>
        <w:t>Fuente: (propio)</w:t>
      </w:r>
    </w:p>
    <w:p w:rsidR="009A4FC6" w:rsidRPr="00E90AF9" w:rsidRDefault="009A4FC6" w:rsidP="00E90AF9">
      <w:pPr>
        <w:pStyle w:val="contenido"/>
      </w:pPr>
      <w:r w:rsidRPr="00E90AF9">
        <w:lastRenderedPageBreak/>
        <w:t xml:space="preserve">Los enlaces a los recursos de </w:t>
      </w:r>
      <w:r w:rsidR="001F0915">
        <w:t>DBpedia</w:t>
      </w:r>
      <w:r w:rsidRPr="00E90AF9">
        <w:t xml:space="preserve"> </w:t>
      </w:r>
      <w:r w:rsidR="00A225AB" w:rsidRPr="00E90AF9">
        <w:t>enlazados, después de ser desambiguados</w:t>
      </w:r>
      <w:r w:rsidRPr="00E90AF9">
        <w:t xml:space="preserve"> se muestran en un</w:t>
      </w:r>
      <w:r w:rsidR="00A225AB" w:rsidRPr="00E90AF9">
        <w:t xml:space="preserve">a tabla como se observan </w:t>
      </w:r>
      <w:r w:rsidRPr="00E90AF9">
        <w:t>en</w:t>
      </w:r>
      <w:r w:rsidR="00A225AB" w:rsidRPr="00E90AF9">
        <w:t xml:space="preserve"> la</w:t>
      </w:r>
      <w:r w:rsidRPr="00E90AF9">
        <w:t xml:space="preserve"> figura </w:t>
      </w:r>
      <w:r w:rsidR="001B45B4">
        <w:t>35</w:t>
      </w:r>
      <w:r w:rsidRPr="00E90AF9">
        <w:t>.</w:t>
      </w:r>
    </w:p>
    <w:p w:rsidR="00D93EB2" w:rsidRDefault="00D9085C" w:rsidP="00D93EB2">
      <w:pPr>
        <w:pStyle w:val="contenido"/>
        <w:keepNext/>
        <w:spacing w:after="0"/>
        <w:jc w:val="center"/>
      </w:pPr>
      <w:r w:rsidRPr="00E90AF9">
        <w:rPr>
          <w:noProof/>
          <w:lang w:eastAsia="es-EC"/>
        </w:rPr>
        <w:drawing>
          <wp:inline distT="0" distB="0" distL="0" distR="0" wp14:anchorId="24C26B83" wp14:editId="51A354E2">
            <wp:extent cx="4657725" cy="2728211"/>
            <wp:effectExtent l="190500" t="190500" r="180975" b="1866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9516" cy="2729260"/>
                    </a:xfrm>
                    <a:prstGeom prst="rect">
                      <a:avLst/>
                    </a:prstGeom>
                    <a:ln>
                      <a:noFill/>
                    </a:ln>
                    <a:effectLst>
                      <a:outerShdw blurRad="190500" algn="tl" rotWithShape="0">
                        <a:srgbClr val="000000">
                          <a:alpha val="70000"/>
                        </a:srgbClr>
                      </a:outerShdw>
                    </a:effectLst>
                  </pic:spPr>
                </pic:pic>
              </a:graphicData>
            </a:graphic>
          </wp:inline>
        </w:drawing>
      </w:r>
    </w:p>
    <w:p w:rsidR="00D93EB2" w:rsidRDefault="00D93EB2" w:rsidP="00DE7ABE">
      <w:pPr>
        <w:pStyle w:val="titulosTF"/>
        <w:spacing w:after="0" w:line="276" w:lineRule="auto"/>
        <w:ind w:left="709"/>
      </w:pPr>
      <w:bookmarkStart w:id="139" w:name="_Toc400365617"/>
      <w:r>
        <w:t xml:space="preserve">Figura </w:t>
      </w:r>
      <w:fldSimple w:instr=" SEQ Figura \* ARABIC ">
        <w:r w:rsidR="00B711E6">
          <w:rPr>
            <w:noProof/>
          </w:rPr>
          <w:t>35</w:t>
        </w:r>
      </w:fldSimple>
      <w:r>
        <w:t>. Resultado del servicio de enlace.</w:t>
      </w:r>
      <w:bookmarkEnd w:id="139"/>
      <w:r>
        <w:t xml:space="preserve"> </w:t>
      </w:r>
    </w:p>
    <w:p w:rsidR="00D9085C" w:rsidRPr="00D93EB2" w:rsidRDefault="00D93EB2" w:rsidP="00DE7ABE">
      <w:pPr>
        <w:pStyle w:val="titulosTF"/>
        <w:ind w:left="709"/>
        <w:rPr>
          <w:sz w:val="18"/>
        </w:rPr>
      </w:pPr>
      <w:r w:rsidRPr="00D93EB2">
        <w:rPr>
          <w:sz w:val="18"/>
        </w:rPr>
        <w:t>Fuente: (propio)</w:t>
      </w:r>
    </w:p>
    <w:p w:rsidR="007C1FF1" w:rsidRPr="00E90AF9" w:rsidRDefault="00737E62" w:rsidP="00E90AF9">
      <w:pPr>
        <w:pStyle w:val="contenido"/>
      </w:pPr>
      <w:r w:rsidRPr="00E90AF9">
        <w:t>Se puede</w:t>
      </w:r>
      <w:r w:rsidR="009A4FC6" w:rsidRPr="00E90AF9">
        <w:t xml:space="preserve"> visualizar </w:t>
      </w:r>
      <w:r w:rsidR="007B3502" w:rsidRPr="00E90AF9">
        <w:t xml:space="preserve">el </w:t>
      </w:r>
      <w:r w:rsidR="007C1FF1" w:rsidRPr="00E90AF9">
        <w:t>JSON</w:t>
      </w:r>
      <w:r w:rsidR="007B3502" w:rsidRPr="00E90AF9">
        <w:t xml:space="preserve"> resultante de los servicios invocados, antes de </w:t>
      </w:r>
      <w:r w:rsidR="007C1FF1" w:rsidRPr="00E90AF9">
        <w:t xml:space="preserve">ser procesado por el cliente para esto se accede al último de los ítems del menú como lo </w:t>
      </w:r>
      <w:r w:rsidR="00A225AB" w:rsidRPr="00E90AF9">
        <w:t>se puede ver</w:t>
      </w:r>
      <w:r w:rsidR="007C1FF1" w:rsidRPr="00E90AF9">
        <w:t xml:space="preserve"> en la figura </w:t>
      </w:r>
      <w:r w:rsidR="001B45B4">
        <w:t>36</w:t>
      </w:r>
      <w:r w:rsidR="007C1FF1" w:rsidRPr="00E90AF9">
        <w:t>.</w:t>
      </w:r>
    </w:p>
    <w:p w:rsidR="00CE50BD" w:rsidRDefault="009A4FC6" w:rsidP="00CE50BD">
      <w:pPr>
        <w:pStyle w:val="contenido"/>
        <w:keepNext/>
        <w:spacing w:after="0"/>
        <w:jc w:val="center"/>
      </w:pPr>
      <w:r w:rsidRPr="00E90AF9">
        <w:rPr>
          <w:noProof/>
          <w:lang w:eastAsia="es-EC"/>
        </w:rPr>
        <w:lastRenderedPageBreak/>
        <w:drawing>
          <wp:inline distT="0" distB="0" distL="0" distR="0" wp14:anchorId="01FC4935" wp14:editId="46912755">
            <wp:extent cx="3982708" cy="2086972"/>
            <wp:effectExtent l="190500" t="190500" r="189865" b="1993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18638" b="24169"/>
                    <a:stretch/>
                  </pic:blipFill>
                  <pic:spPr bwMode="auto">
                    <a:xfrm>
                      <a:off x="0" y="0"/>
                      <a:ext cx="3995789" cy="209382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E50BD" w:rsidRDefault="00CE50BD" w:rsidP="00CE50BD">
      <w:pPr>
        <w:pStyle w:val="titulosTF"/>
        <w:spacing w:after="0"/>
        <w:ind w:left="426"/>
      </w:pPr>
      <w:bookmarkStart w:id="140" w:name="_Toc400365618"/>
      <w:r>
        <w:t xml:space="preserve">Figura </w:t>
      </w:r>
      <w:fldSimple w:instr=" SEQ Figura \* ARABIC ">
        <w:r w:rsidR="00B711E6">
          <w:rPr>
            <w:noProof/>
          </w:rPr>
          <w:t>36</w:t>
        </w:r>
      </w:fldSimple>
      <w:r>
        <w:t>. Captura de la visualización del JSON.</w:t>
      </w:r>
      <w:bookmarkEnd w:id="140"/>
    </w:p>
    <w:p w:rsidR="009A4FC6" w:rsidRPr="00CE50BD" w:rsidRDefault="00CE50BD" w:rsidP="00CE50BD">
      <w:pPr>
        <w:pStyle w:val="titulosTF"/>
        <w:ind w:left="426"/>
        <w:rPr>
          <w:sz w:val="18"/>
        </w:rPr>
      </w:pPr>
      <w:r w:rsidRPr="00CE50BD">
        <w:rPr>
          <w:sz w:val="18"/>
        </w:rPr>
        <w:t>Fuente: (propio)</w:t>
      </w:r>
    </w:p>
    <w:p w:rsidR="007C1FF1" w:rsidRPr="00E90AF9" w:rsidRDefault="007C1FF1" w:rsidP="00E90AF9">
      <w:pPr>
        <w:pStyle w:val="contenido"/>
      </w:pPr>
      <w:r w:rsidRPr="00E90AF9">
        <w:t xml:space="preserve">A continuación se presenta un ejemplo </w:t>
      </w:r>
      <w:r w:rsidR="006D6865" w:rsidRPr="00E90AF9">
        <w:t>en el cual no se accede a toda</w:t>
      </w:r>
      <w:r w:rsidRPr="00E90AF9">
        <w:t>s l</w:t>
      </w:r>
      <w:r w:rsidR="006D6865" w:rsidRPr="00E90AF9">
        <w:t>as funcionalidades del sistema, sino solo a la función de etiquetado y funciones de las cua</w:t>
      </w:r>
      <w:r w:rsidR="00047CAC" w:rsidRPr="00E90AF9">
        <w:t>les depende</w:t>
      </w:r>
      <w:r w:rsidR="006D6865" w:rsidRPr="00E90AF9">
        <w:t xml:space="preserve">, una captura del </w:t>
      </w:r>
      <w:r w:rsidR="00047CAC" w:rsidRPr="00E90AF9">
        <w:t>resultado</w:t>
      </w:r>
      <w:r w:rsidR="006D6865" w:rsidRPr="00E90AF9">
        <w:t xml:space="preserve"> </w:t>
      </w:r>
      <w:r w:rsidR="00047CAC" w:rsidRPr="00E90AF9">
        <w:t xml:space="preserve">se visualiza en la </w:t>
      </w:r>
      <w:r w:rsidR="006D6865" w:rsidRPr="00E90AF9">
        <w:t xml:space="preserve">figura </w:t>
      </w:r>
      <w:r w:rsidR="00DE7ABE">
        <w:t>37.</w:t>
      </w:r>
      <w:r w:rsidR="006D6865" w:rsidRPr="00E90AF9">
        <w:t xml:space="preserve"> </w:t>
      </w:r>
    </w:p>
    <w:p w:rsidR="00CE50BD" w:rsidRDefault="00047CAC" w:rsidP="00CE50BD">
      <w:pPr>
        <w:pStyle w:val="contenido"/>
        <w:keepNext/>
      </w:pPr>
      <w:r w:rsidRPr="00E90AF9">
        <w:rPr>
          <w:noProof/>
          <w:lang w:eastAsia="es-EC"/>
        </w:rPr>
        <w:drawing>
          <wp:inline distT="0" distB="0" distL="0" distR="0" wp14:anchorId="499EC0BF" wp14:editId="6A553A33">
            <wp:extent cx="5055477" cy="2394699"/>
            <wp:effectExtent l="190500" t="190500" r="183515" b="1962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2404" cy="2402717"/>
                    </a:xfrm>
                    <a:prstGeom prst="rect">
                      <a:avLst/>
                    </a:prstGeom>
                    <a:ln>
                      <a:noFill/>
                    </a:ln>
                    <a:effectLst>
                      <a:outerShdw blurRad="190500" algn="tl" rotWithShape="0">
                        <a:srgbClr val="000000">
                          <a:alpha val="70000"/>
                        </a:srgbClr>
                      </a:outerShdw>
                    </a:effectLst>
                  </pic:spPr>
                </pic:pic>
              </a:graphicData>
            </a:graphic>
          </wp:inline>
        </w:drawing>
      </w:r>
    </w:p>
    <w:p w:rsidR="00F370CC" w:rsidRDefault="00CE50BD" w:rsidP="00AB38C0">
      <w:pPr>
        <w:pStyle w:val="titulosTF"/>
        <w:spacing w:after="0"/>
      </w:pPr>
      <w:bookmarkStart w:id="141" w:name="_Toc400365619"/>
      <w:r>
        <w:t xml:space="preserve">Figura </w:t>
      </w:r>
      <w:fldSimple w:instr=" SEQ Figura \* ARABIC ">
        <w:r w:rsidR="00B711E6">
          <w:rPr>
            <w:noProof/>
          </w:rPr>
          <w:t>37</w:t>
        </w:r>
      </w:fldSimple>
      <w:r>
        <w:t>. Captura del resultado del servicio de etiquetado de</w:t>
      </w:r>
      <w:r w:rsidR="00AB38C0">
        <w:t xml:space="preserve"> </w:t>
      </w:r>
      <w:r>
        <w:t>palabra</w:t>
      </w:r>
      <w:bookmarkEnd w:id="141"/>
    </w:p>
    <w:p w:rsidR="00CE50BD" w:rsidRPr="00CE50BD" w:rsidRDefault="00CE50BD" w:rsidP="00AB38C0">
      <w:pPr>
        <w:pStyle w:val="titulosTF"/>
        <w:spacing w:line="360" w:lineRule="auto"/>
      </w:pPr>
      <w:r>
        <w:t>Fuente: (propio)</w:t>
      </w:r>
    </w:p>
    <w:p w:rsidR="00047CAC" w:rsidRPr="00E90AF9" w:rsidRDefault="00047CAC" w:rsidP="00E90AF9">
      <w:pPr>
        <w:pStyle w:val="contenido"/>
      </w:pPr>
      <w:r w:rsidRPr="00E90AF9">
        <w:t>La presentación de la tabla resumen de los procesos así como el menú de que permite navegar por los resultados se ven afectados puesto que solo muestran lo</w:t>
      </w:r>
      <w:r w:rsidR="00AB38C0">
        <w:t>s</w:t>
      </w:r>
      <w:r w:rsidRPr="00E90AF9">
        <w:t xml:space="preserve"> concerniente</w:t>
      </w:r>
      <w:r w:rsidR="00AB38C0">
        <w:t>s</w:t>
      </w:r>
      <w:r w:rsidRPr="00E90AF9">
        <w:t xml:space="preserve">  a</w:t>
      </w:r>
      <w:r w:rsidR="00AB38C0">
        <w:t xml:space="preserve"> </w:t>
      </w:r>
      <w:r w:rsidRPr="00E90AF9">
        <w:t xml:space="preserve">los resultados </w:t>
      </w:r>
      <w:r w:rsidR="00AB38C0">
        <w:t>invocados</w:t>
      </w:r>
      <w:r w:rsidRPr="00E90AF9">
        <w:t xml:space="preserve"> además del menú para la visualización de del JSON, una ampliación de esto se observa en la figura </w:t>
      </w:r>
      <w:r w:rsidR="00DE7ABE">
        <w:t>38</w:t>
      </w:r>
      <w:r w:rsidRPr="00E90AF9">
        <w:t>.</w:t>
      </w:r>
    </w:p>
    <w:p w:rsidR="00AB38C0" w:rsidRDefault="00047CAC" w:rsidP="002F1973">
      <w:pPr>
        <w:pStyle w:val="contenido"/>
        <w:keepNext/>
        <w:spacing w:after="0"/>
        <w:jc w:val="center"/>
      </w:pPr>
      <w:r w:rsidRPr="00E90AF9">
        <w:rPr>
          <w:noProof/>
          <w:lang w:eastAsia="es-EC"/>
        </w:rPr>
        <w:lastRenderedPageBreak/>
        <w:drawing>
          <wp:inline distT="0" distB="0" distL="0" distR="0" wp14:anchorId="62A6960F" wp14:editId="2BD7ADFE">
            <wp:extent cx="4343400" cy="723900"/>
            <wp:effectExtent l="190500" t="190500" r="190500" b="1905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3400" cy="723900"/>
                    </a:xfrm>
                    <a:prstGeom prst="rect">
                      <a:avLst/>
                    </a:prstGeom>
                    <a:ln>
                      <a:noFill/>
                    </a:ln>
                    <a:effectLst>
                      <a:outerShdw blurRad="190500" algn="tl" rotWithShape="0">
                        <a:srgbClr val="000000">
                          <a:alpha val="70000"/>
                        </a:srgbClr>
                      </a:outerShdw>
                    </a:effectLst>
                  </pic:spPr>
                </pic:pic>
              </a:graphicData>
            </a:graphic>
          </wp:inline>
        </w:drawing>
      </w:r>
    </w:p>
    <w:p w:rsidR="00AB38C0" w:rsidRDefault="00AB38C0" w:rsidP="00DE7ABE">
      <w:pPr>
        <w:pStyle w:val="titulosTF"/>
        <w:spacing w:after="0" w:line="276" w:lineRule="auto"/>
        <w:ind w:left="993"/>
      </w:pPr>
      <w:bookmarkStart w:id="142" w:name="_Toc400365620"/>
      <w:r>
        <w:t xml:space="preserve">Figura </w:t>
      </w:r>
      <w:fldSimple w:instr=" SEQ Figura \* ARABIC ">
        <w:r w:rsidR="00B711E6">
          <w:rPr>
            <w:noProof/>
          </w:rPr>
          <w:t>38</w:t>
        </w:r>
      </w:fldSimple>
      <w:r>
        <w:t>. Tabla y menú generado de la llamada al servicio de etiquetado.</w:t>
      </w:r>
      <w:bookmarkEnd w:id="142"/>
      <w:r>
        <w:t xml:space="preserve"> </w:t>
      </w:r>
    </w:p>
    <w:p w:rsidR="00F370CC" w:rsidRPr="00AB38C0" w:rsidRDefault="00AB38C0" w:rsidP="00AB38C0">
      <w:pPr>
        <w:pStyle w:val="titulosTF"/>
        <w:ind w:left="993"/>
        <w:rPr>
          <w:sz w:val="18"/>
        </w:rPr>
      </w:pPr>
      <w:r w:rsidRPr="00AB38C0">
        <w:rPr>
          <w:sz w:val="18"/>
        </w:rPr>
        <w:t>Fuente: (propio)</w:t>
      </w:r>
    </w:p>
    <w:p w:rsidR="00602918" w:rsidRPr="00E90AF9" w:rsidRDefault="00602918" w:rsidP="00E90AF9">
      <w:pPr>
        <w:pStyle w:val="contenido"/>
      </w:pPr>
    </w:p>
    <w:p w:rsidR="003929D1" w:rsidRPr="00E90AF9" w:rsidRDefault="00FB7ACA" w:rsidP="00D90010">
      <w:pPr>
        <w:pStyle w:val="Nivel4"/>
      </w:pPr>
      <w:bookmarkStart w:id="143" w:name="_Toc403114498"/>
      <w:r w:rsidRPr="00E90AF9">
        <w:t>Resumen de prototipos</w:t>
      </w:r>
      <w:bookmarkEnd w:id="143"/>
    </w:p>
    <w:p w:rsidR="00FB7ACA" w:rsidRPr="00E90AF9" w:rsidRDefault="00FB7ACA" w:rsidP="00E90AF9">
      <w:pPr>
        <w:pStyle w:val="contenido"/>
        <w:rPr>
          <w:b/>
        </w:rPr>
      </w:pPr>
      <w:r w:rsidRPr="00E90AF9">
        <w:rPr>
          <w:b/>
        </w:rPr>
        <w:t>Prototipo 1</w:t>
      </w:r>
    </w:p>
    <w:p w:rsidR="00FB7ACA" w:rsidRPr="00E90AF9" w:rsidRDefault="00FB7ACA" w:rsidP="00E90AF9">
      <w:pPr>
        <w:pStyle w:val="contenido"/>
      </w:pPr>
      <w:r w:rsidRPr="00E90AF9">
        <w:t>Descripción</w:t>
      </w:r>
    </w:p>
    <w:p w:rsidR="00FB7ACA" w:rsidRPr="00E90AF9" w:rsidRDefault="00FB7ACA" w:rsidP="00E90AF9">
      <w:pPr>
        <w:pStyle w:val="contenido"/>
      </w:pPr>
      <w:r w:rsidRPr="00E90AF9">
        <w:t xml:space="preserve">En inicio de se trató de utilizar herramientas abiertas disponibles en la web para el proceso de enlace y desambiguación de los elementos trascedentes en un texto,  así se consumió el servicio ofrecido por </w:t>
      </w:r>
      <w:r w:rsidR="001F0915">
        <w:t>DBpedia</w:t>
      </w:r>
      <w:r w:rsidRPr="00E90AF9">
        <w:t xml:space="preserve">, </w:t>
      </w:r>
      <w:proofErr w:type="spellStart"/>
      <w:r w:rsidRPr="00E90AF9">
        <w:t>spotlight</w:t>
      </w:r>
      <w:proofErr w:type="spellEnd"/>
      <w:r w:rsidRPr="00E90AF9">
        <w:t xml:space="preserve"> el cual produce el resultado esperado pero con problemas de conexión debido a que el servidor no se encontraba siempre disponible, para lo cual s</w:t>
      </w:r>
      <w:r w:rsidR="00AE0AC7" w:rsidRPr="00E90AF9">
        <w:t>e construyó un cliente REST en P</w:t>
      </w:r>
      <w:r w:rsidRPr="00E90AF9">
        <w:t>ython. A partir de este intento y conforme se fue avanzando en la investigación de soluciones para los requerimientos presentados, se decidió desarrollar un propuesta de software propia.</w:t>
      </w:r>
    </w:p>
    <w:p w:rsidR="002F1973" w:rsidRDefault="002F1973" w:rsidP="002F1973">
      <w:pPr>
        <w:pStyle w:val="titulosTF"/>
      </w:pPr>
      <w:bookmarkStart w:id="144" w:name="_Toc400372966"/>
      <w:r>
        <w:t xml:space="preserve">Tabla </w:t>
      </w:r>
      <w:fldSimple w:instr=" SEQ Tabla \* ARABIC ">
        <w:r w:rsidR="00B711E6">
          <w:rPr>
            <w:noProof/>
          </w:rPr>
          <w:t>18</w:t>
        </w:r>
      </w:fldSimple>
      <w:r>
        <w:t>. Tabla resumen del prototipo 1</w:t>
      </w:r>
      <w:bookmarkEnd w:id="144"/>
    </w:p>
    <w:tbl>
      <w:tblPr>
        <w:tblStyle w:val="Cuadrculaclara-nfasis1"/>
        <w:tblW w:w="0" w:type="auto"/>
        <w:tblLook w:val="04A0" w:firstRow="1" w:lastRow="0" w:firstColumn="1" w:lastColumn="0" w:noHBand="0" w:noVBand="1"/>
      </w:tblPr>
      <w:tblGrid>
        <w:gridCol w:w="3369"/>
        <w:gridCol w:w="1984"/>
        <w:gridCol w:w="2126"/>
        <w:gridCol w:w="1499"/>
      </w:tblGrid>
      <w:tr w:rsidR="00FB7ACA" w:rsidRPr="00E90AF9" w:rsidTr="00087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Funcionalidad especifica</w:t>
            </w:r>
          </w:p>
        </w:tc>
        <w:tc>
          <w:tcPr>
            <w:tcW w:w="1984"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Aprendizaje</w:t>
            </w:r>
          </w:p>
        </w:tc>
        <w:tc>
          <w:tcPr>
            <w:tcW w:w="2126"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 xml:space="preserve">Herramienta </w:t>
            </w:r>
          </w:p>
        </w:tc>
        <w:tc>
          <w:tcPr>
            <w:tcW w:w="1499"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087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Desambiguación y enlace</w:t>
            </w:r>
          </w:p>
        </w:tc>
        <w:tc>
          <w:tcPr>
            <w:tcW w:w="1984"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Consumir servicios libres existentes para procesos de </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Tiempo excesivos de estará para espera respuesta</w:t>
            </w:r>
          </w:p>
        </w:tc>
        <w:tc>
          <w:tcPr>
            <w:tcW w:w="2126" w:type="dxa"/>
          </w:tcPr>
          <w:p w:rsidR="00FB7ACA" w:rsidRPr="00E90AF9" w:rsidRDefault="001F0915" w:rsidP="00E90AF9">
            <w:pPr>
              <w:pStyle w:val="contenido"/>
              <w:cnfStyle w:val="000000100000" w:firstRow="0" w:lastRow="0" w:firstColumn="0" w:lastColumn="0" w:oddVBand="0" w:evenVBand="0" w:oddHBand="1" w:evenHBand="0" w:firstRowFirstColumn="0" w:firstRowLastColumn="0" w:lastRowFirstColumn="0" w:lastRowLastColumn="0"/>
            </w:pPr>
            <w:r>
              <w:t>DBpedia</w:t>
            </w:r>
            <w:r w:rsidR="00FB7ACA" w:rsidRPr="00E90AF9">
              <w:t xml:space="preserve"> </w:t>
            </w:r>
            <w:proofErr w:type="spellStart"/>
            <w:r w:rsidR="00FB7ACA" w:rsidRPr="00E90AF9">
              <w:t>Spotlight</w:t>
            </w:r>
            <w:proofErr w:type="spellEnd"/>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p>
        </w:tc>
        <w:tc>
          <w:tcPr>
            <w:tcW w:w="1499"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3 días</w:t>
            </w:r>
          </w:p>
        </w:tc>
      </w:tr>
      <w:tr w:rsidR="00FB7ACA" w:rsidRPr="00E90AF9" w:rsidTr="00087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Construcción de cliente para servicios</w:t>
            </w:r>
          </w:p>
        </w:tc>
        <w:tc>
          <w:tcPr>
            <w:tcW w:w="1984"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Conexión con servidores REST</w:t>
            </w:r>
          </w:p>
        </w:tc>
        <w:tc>
          <w:tcPr>
            <w:tcW w:w="2126"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Python</w:t>
            </w:r>
          </w:p>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p>
        </w:tc>
        <w:tc>
          <w:tcPr>
            <w:tcW w:w="1499"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2 días</w:t>
            </w:r>
          </w:p>
        </w:tc>
      </w:tr>
    </w:tbl>
    <w:p w:rsidR="00FB7ACA" w:rsidRDefault="002F1973" w:rsidP="002F1973">
      <w:pPr>
        <w:pStyle w:val="titulosTF"/>
        <w:spacing w:after="0"/>
        <w:rPr>
          <w:sz w:val="18"/>
        </w:rPr>
      </w:pPr>
      <w:r w:rsidRPr="002F1973">
        <w:rPr>
          <w:sz w:val="18"/>
        </w:rPr>
        <w:t>Fuente: (propio)</w:t>
      </w:r>
    </w:p>
    <w:p w:rsidR="001B45B4" w:rsidRDefault="001B45B4" w:rsidP="00E90AF9">
      <w:pPr>
        <w:pStyle w:val="contenido"/>
        <w:rPr>
          <w:b/>
        </w:rPr>
      </w:pPr>
    </w:p>
    <w:p w:rsidR="00FB7ACA" w:rsidRPr="00E90AF9" w:rsidRDefault="00FB7ACA" w:rsidP="00E90AF9">
      <w:pPr>
        <w:pStyle w:val="contenido"/>
        <w:rPr>
          <w:b/>
        </w:rPr>
      </w:pPr>
      <w:r w:rsidRPr="00E90AF9">
        <w:rPr>
          <w:b/>
        </w:rPr>
        <w:t>Prototipo 2</w:t>
      </w:r>
    </w:p>
    <w:p w:rsidR="00FB7ACA" w:rsidRPr="00E90AF9" w:rsidRDefault="00FB7ACA" w:rsidP="00E90AF9">
      <w:pPr>
        <w:pStyle w:val="contenido"/>
      </w:pPr>
      <w:r w:rsidRPr="00E90AF9">
        <w:lastRenderedPageBreak/>
        <w:t>Descripción</w:t>
      </w:r>
    </w:p>
    <w:p w:rsidR="002F1973" w:rsidRPr="00E90AF9" w:rsidRDefault="00FB7ACA" w:rsidP="00E90AF9">
      <w:pPr>
        <w:pStyle w:val="contenido"/>
      </w:pPr>
      <w:r w:rsidRPr="00E90AF9">
        <w:t xml:space="preserve">A través de Procesamiento de Lenguaje Natural (PLN), se trabaja con el texto de entrada para obtener  las entidades de quien se habla en las oraciones,  así como las palabras claves que los acompañan. Este procesamiento se lo realiza especializado en el idioma ingles utilizando la librería </w:t>
      </w:r>
      <w:r w:rsidRPr="002F1973">
        <w:rPr>
          <w:i/>
        </w:rPr>
        <w:t xml:space="preserve">Natural </w:t>
      </w:r>
      <w:proofErr w:type="spellStart"/>
      <w:r w:rsidRPr="002F1973">
        <w:rPr>
          <w:i/>
        </w:rPr>
        <w:t>Language</w:t>
      </w:r>
      <w:proofErr w:type="spellEnd"/>
      <w:r w:rsidRPr="002F1973">
        <w:rPr>
          <w:i/>
        </w:rPr>
        <w:t xml:space="preserve"> </w:t>
      </w:r>
      <w:proofErr w:type="spellStart"/>
      <w:r w:rsidRPr="002F1973">
        <w:rPr>
          <w:i/>
        </w:rPr>
        <w:t>Toolkit</w:t>
      </w:r>
      <w:proofErr w:type="spellEnd"/>
      <w:r w:rsidRPr="002F1973">
        <w:rPr>
          <w:i/>
        </w:rPr>
        <w:t xml:space="preserve"> </w:t>
      </w:r>
      <w:r w:rsidRPr="00E90AF9">
        <w:t>(NLTK) de Python.</w:t>
      </w:r>
    </w:p>
    <w:p w:rsidR="002F1973" w:rsidRDefault="002F1973" w:rsidP="002F1973">
      <w:pPr>
        <w:pStyle w:val="titulosTF"/>
      </w:pPr>
      <w:bookmarkStart w:id="145" w:name="_Toc400372967"/>
      <w:r>
        <w:t xml:space="preserve">Tabla </w:t>
      </w:r>
      <w:fldSimple w:instr=" SEQ Tabla \* ARABIC ">
        <w:r w:rsidR="00B711E6">
          <w:rPr>
            <w:noProof/>
          </w:rPr>
          <w:t>19</w:t>
        </w:r>
      </w:fldSimple>
      <w:r>
        <w:t xml:space="preserve">. </w:t>
      </w:r>
      <w:r w:rsidRPr="006E023A">
        <w:t xml:space="preserve">Tabla resumen del prototipo </w:t>
      </w:r>
      <w:r>
        <w:t>2</w:t>
      </w:r>
      <w:bookmarkEnd w:id="145"/>
    </w:p>
    <w:tbl>
      <w:tblPr>
        <w:tblStyle w:val="Cuadrculaclara-nfasis1"/>
        <w:tblW w:w="0" w:type="auto"/>
        <w:tblLook w:val="04A0" w:firstRow="1" w:lastRow="0" w:firstColumn="1" w:lastColumn="0" w:noHBand="0" w:noVBand="1"/>
      </w:tblPr>
      <w:tblGrid>
        <w:gridCol w:w="3369"/>
        <w:gridCol w:w="1984"/>
        <w:gridCol w:w="2126"/>
        <w:gridCol w:w="1499"/>
      </w:tblGrid>
      <w:tr w:rsidR="00FB7ACA" w:rsidRPr="00E90AF9" w:rsidTr="00087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Funcionalidad especifica</w:t>
            </w:r>
          </w:p>
        </w:tc>
        <w:tc>
          <w:tcPr>
            <w:tcW w:w="1984"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Aprendizaje</w:t>
            </w:r>
          </w:p>
        </w:tc>
        <w:tc>
          <w:tcPr>
            <w:tcW w:w="2126"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 xml:space="preserve">Herramienta </w:t>
            </w:r>
          </w:p>
        </w:tc>
        <w:tc>
          <w:tcPr>
            <w:tcW w:w="1499"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087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Tokenización en sentencias</w:t>
            </w:r>
          </w:p>
        </w:tc>
        <w:tc>
          <w:tcPr>
            <w:tcW w:w="1984"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Procesamiento de lenguaje natural o PLN</w:t>
            </w:r>
          </w:p>
        </w:tc>
        <w:tc>
          <w:tcPr>
            <w:tcW w:w="2126"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NLTK (Natural </w:t>
            </w:r>
            <w:proofErr w:type="spellStart"/>
            <w:r w:rsidRPr="00E90AF9">
              <w:t>Language</w:t>
            </w:r>
            <w:proofErr w:type="spellEnd"/>
            <w:r w:rsidRPr="00E90AF9">
              <w:t xml:space="preserve"> </w:t>
            </w:r>
            <w:proofErr w:type="spellStart"/>
            <w:r w:rsidRPr="00E90AF9">
              <w:t>Toolkit</w:t>
            </w:r>
            <w:proofErr w:type="spellEnd"/>
            <w:r w:rsidRPr="00E90AF9">
              <w:t xml:space="preserve">) librería de </w:t>
            </w:r>
            <w:r w:rsidR="00087958" w:rsidRPr="00E90AF9">
              <w:t>Python.</w:t>
            </w:r>
          </w:p>
        </w:tc>
        <w:tc>
          <w:tcPr>
            <w:tcW w:w="1499"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 2 semanas</w:t>
            </w:r>
          </w:p>
        </w:tc>
      </w:tr>
      <w:tr w:rsidR="00FB7ACA" w:rsidRPr="00E90AF9" w:rsidTr="00087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087958" w:rsidP="00E90AF9">
            <w:pPr>
              <w:pStyle w:val="contenido"/>
            </w:pPr>
            <w:r w:rsidRPr="00E90AF9">
              <w:t>Tokenizació</w:t>
            </w:r>
            <w:r w:rsidR="00FB7ACA" w:rsidRPr="00E90AF9">
              <w:t>n en palabras</w:t>
            </w:r>
          </w:p>
        </w:tc>
        <w:tc>
          <w:tcPr>
            <w:tcW w:w="1984"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PLN</w:t>
            </w:r>
          </w:p>
        </w:tc>
        <w:tc>
          <w:tcPr>
            <w:tcW w:w="2126"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NLTK</w:t>
            </w:r>
          </w:p>
        </w:tc>
        <w:tc>
          <w:tcPr>
            <w:tcW w:w="1499"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2 horas</w:t>
            </w:r>
          </w:p>
        </w:tc>
      </w:tr>
      <w:tr w:rsidR="00FB7ACA" w:rsidRPr="00E90AF9" w:rsidTr="00087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rPr>
                <w:lang w:val="en-US"/>
              </w:rPr>
            </w:pPr>
            <w:proofErr w:type="spellStart"/>
            <w:r w:rsidRPr="00E90AF9">
              <w:rPr>
                <w:lang w:val="en-US"/>
              </w:rPr>
              <w:t>Etiquetado</w:t>
            </w:r>
            <w:proofErr w:type="spellEnd"/>
            <w:r w:rsidRPr="00E90AF9">
              <w:rPr>
                <w:lang w:val="en-US"/>
              </w:rPr>
              <w:t xml:space="preserve"> (Part of speech) en </w:t>
            </w:r>
            <w:proofErr w:type="spellStart"/>
            <w:r w:rsidRPr="00E90AF9">
              <w:rPr>
                <w:lang w:val="en-US"/>
              </w:rPr>
              <w:t>idioma</w:t>
            </w:r>
            <w:proofErr w:type="spellEnd"/>
            <w:r w:rsidRPr="00E90AF9">
              <w:rPr>
                <w:lang w:val="en-US"/>
              </w:rPr>
              <w:t xml:space="preserve"> ingles</w:t>
            </w:r>
          </w:p>
        </w:tc>
        <w:tc>
          <w:tcPr>
            <w:tcW w:w="1984"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PLN </w:t>
            </w:r>
          </w:p>
        </w:tc>
        <w:tc>
          <w:tcPr>
            <w:tcW w:w="2126"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NLTK</w:t>
            </w:r>
          </w:p>
        </w:tc>
        <w:tc>
          <w:tcPr>
            <w:tcW w:w="1499"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2 horas</w:t>
            </w:r>
          </w:p>
        </w:tc>
      </w:tr>
      <w:tr w:rsidR="00FB7ACA" w:rsidRPr="00E90AF9" w:rsidTr="00087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Extracción de entidades y palabras claves idioma ingles</w:t>
            </w:r>
          </w:p>
        </w:tc>
        <w:tc>
          <w:tcPr>
            <w:tcW w:w="1984"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 xml:space="preserve">PLN </w:t>
            </w:r>
          </w:p>
        </w:tc>
        <w:tc>
          <w:tcPr>
            <w:tcW w:w="2126"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NLTK</w:t>
            </w:r>
          </w:p>
        </w:tc>
        <w:tc>
          <w:tcPr>
            <w:tcW w:w="1499"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1 día</w:t>
            </w:r>
          </w:p>
        </w:tc>
      </w:tr>
    </w:tbl>
    <w:p w:rsidR="00FB7ACA" w:rsidRPr="002F1973" w:rsidRDefault="002F1973" w:rsidP="00E90AF9">
      <w:pPr>
        <w:pStyle w:val="contenido"/>
        <w:rPr>
          <w:sz w:val="18"/>
        </w:rPr>
      </w:pPr>
      <w:r w:rsidRPr="002F1973">
        <w:rPr>
          <w:sz w:val="18"/>
        </w:rPr>
        <w:t>Fuente: (propio)</w:t>
      </w:r>
    </w:p>
    <w:p w:rsidR="00FB7ACA" w:rsidRPr="00E90AF9" w:rsidRDefault="00FB7ACA" w:rsidP="00E90AF9">
      <w:pPr>
        <w:pStyle w:val="contenido"/>
        <w:rPr>
          <w:b/>
        </w:rPr>
      </w:pPr>
      <w:r w:rsidRPr="00E90AF9">
        <w:rPr>
          <w:b/>
        </w:rPr>
        <w:t>Prototipo 3</w:t>
      </w:r>
    </w:p>
    <w:p w:rsidR="00FB7ACA" w:rsidRPr="00E90AF9" w:rsidRDefault="00FB7ACA" w:rsidP="00E90AF9">
      <w:pPr>
        <w:pStyle w:val="contenido"/>
      </w:pPr>
      <w:r w:rsidRPr="00E90AF9">
        <w:t>Descripción</w:t>
      </w:r>
    </w:p>
    <w:p w:rsidR="002F1973" w:rsidRPr="00E90AF9" w:rsidRDefault="00FB7ACA" w:rsidP="00E90AF9">
      <w:pPr>
        <w:pStyle w:val="contenido"/>
      </w:pPr>
      <w:r w:rsidRPr="00E90AF9">
        <w:t>Todos los esfuerzos realizados se concentran en el idioma inglés, a través de NLTK para su procesamiento, para en otros idiomas como español por ejemplo no se puede realizar el mismo proceso que en el idioma ingles debido a lo diferente de su estructura. Para poder trabajar en otros idiomas se debe partir de un etiquetado (</w:t>
      </w:r>
      <w:proofErr w:type="spellStart"/>
      <w:r w:rsidRPr="00E90AF9">
        <w:t>Part</w:t>
      </w:r>
      <w:proofErr w:type="spellEnd"/>
      <w:r w:rsidRPr="00E90AF9">
        <w:t xml:space="preserve"> of </w:t>
      </w:r>
      <w:proofErr w:type="spellStart"/>
      <w:r w:rsidRPr="00E90AF9">
        <w:t>Speech</w:t>
      </w:r>
      <w:proofErr w:type="spellEnd"/>
      <w:r w:rsidRPr="00E90AF9">
        <w:t xml:space="preserve">) propio del idioma, por lo cual se decidió trabajar con </w:t>
      </w:r>
      <w:proofErr w:type="spellStart"/>
      <w:r w:rsidRPr="00E90AF9">
        <w:t>TreeTagger</w:t>
      </w:r>
      <w:proofErr w:type="spellEnd"/>
      <w:r w:rsidRPr="00E90AF9">
        <w:t xml:space="preserve">, que permite etiquetado en diferentes idiomas.  </w:t>
      </w:r>
    </w:p>
    <w:p w:rsidR="002F1973" w:rsidRDefault="002F1973" w:rsidP="002F1973">
      <w:pPr>
        <w:pStyle w:val="titulosTF"/>
      </w:pPr>
      <w:bookmarkStart w:id="146" w:name="_Toc400372968"/>
      <w:r>
        <w:t xml:space="preserve">Tabla </w:t>
      </w:r>
      <w:fldSimple w:instr=" SEQ Tabla \* ARABIC ">
        <w:r w:rsidR="00B711E6">
          <w:rPr>
            <w:noProof/>
          </w:rPr>
          <w:t>20</w:t>
        </w:r>
      </w:fldSimple>
      <w:r>
        <w:t>. Tabla resumen del prototipo 3</w:t>
      </w:r>
      <w:bookmarkEnd w:id="146"/>
    </w:p>
    <w:tbl>
      <w:tblPr>
        <w:tblStyle w:val="Cuadrculaclara-nfasis1"/>
        <w:tblW w:w="0" w:type="auto"/>
        <w:tblLook w:val="04A0" w:firstRow="1" w:lastRow="0" w:firstColumn="1" w:lastColumn="0" w:noHBand="0" w:noVBand="1"/>
      </w:tblPr>
      <w:tblGrid>
        <w:gridCol w:w="3369"/>
        <w:gridCol w:w="1984"/>
        <w:gridCol w:w="2126"/>
        <w:gridCol w:w="1499"/>
      </w:tblGrid>
      <w:tr w:rsidR="00087958" w:rsidRPr="00E90AF9" w:rsidTr="00087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Funcionalidad especifica</w:t>
            </w:r>
          </w:p>
        </w:tc>
        <w:tc>
          <w:tcPr>
            <w:tcW w:w="1984"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Aprendizaje</w:t>
            </w:r>
          </w:p>
        </w:tc>
        <w:tc>
          <w:tcPr>
            <w:tcW w:w="2126"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 xml:space="preserve">Herramienta </w:t>
            </w:r>
          </w:p>
        </w:tc>
        <w:tc>
          <w:tcPr>
            <w:tcW w:w="1499"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Tiempo</w:t>
            </w:r>
          </w:p>
        </w:tc>
      </w:tr>
      <w:tr w:rsidR="00087958" w:rsidRPr="00E90AF9" w:rsidTr="00087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rPr>
                <w:lang w:val="en-US"/>
              </w:rPr>
            </w:pPr>
            <w:proofErr w:type="spellStart"/>
            <w:r w:rsidRPr="00E90AF9">
              <w:rPr>
                <w:lang w:val="en-US"/>
              </w:rPr>
              <w:t>Etiquetado</w:t>
            </w:r>
            <w:proofErr w:type="spellEnd"/>
            <w:r w:rsidRPr="00E90AF9">
              <w:rPr>
                <w:lang w:val="en-US"/>
              </w:rPr>
              <w:t xml:space="preserve"> (Part of speech) en </w:t>
            </w:r>
            <w:proofErr w:type="spellStart"/>
            <w:r w:rsidRPr="00E90AF9">
              <w:rPr>
                <w:lang w:val="en-US"/>
              </w:rPr>
              <w:t>idioma</w:t>
            </w:r>
            <w:proofErr w:type="spellEnd"/>
            <w:r w:rsidRPr="00E90AF9">
              <w:rPr>
                <w:lang w:val="en-US"/>
              </w:rPr>
              <w:t xml:space="preserve"> ingles</w:t>
            </w:r>
          </w:p>
        </w:tc>
        <w:tc>
          <w:tcPr>
            <w:tcW w:w="1984"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PLN </w:t>
            </w:r>
          </w:p>
        </w:tc>
        <w:tc>
          <w:tcPr>
            <w:tcW w:w="2126"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proofErr w:type="spellStart"/>
            <w:r w:rsidRPr="00E90AF9">
              <w:t>TreeTagger</w:t>
            </w:r>
            <w:proofErr w:type="spellEnd"/>
          </w:p>
        </w:tc>
        <w:tc>
          <w:tcPr>
            <w:tcW w:w="1499"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5 días</w:t>
            </w:r>
          </w:p>
        </w:tc>
      </w:tr>
      <w:tr w:rsidR="00FB7ACA" w:rsidRPr="00E90AF9" w:rsidTr="00087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Extracción de entidades y palabras claves idioma ingles</w:t>
            </w:r>
          </w:p>
        </w:tc>
        <w:tc>
          <w:tcPr>
            <w:tcW w:w="1984"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 xml:space="preserve">PLN </w:t>
            </w:r>
          </w:p>
        </w:tc>
        <w:tc>
          <w:tcPr>
            <w:tcW w:w="2126"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NLTK</w:t>
            </w:r>
          </w:p>
        </w:tc>
        <w:tc>
          <w:tcPr>
            <w:tcW w:w="1499"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2 día</w:t>
            </w:r>
          </w:p>
        </w:tc>
      </w:tr>
    </w:tbl>
    <w:p w:rsidR="00FB7ACA" w:rsidRPr="002F1973" w:rsidRDefault="002F1973" w:rsidP="00E90AF9">
      <w:pPr>
        <w:pStyle w:val="contenido"/>
        <w:rPr>
          <w:sz w:val="18"/>
        </w:rPr>
      </w:pPr>
      <w:r w:rsidRPr="002F1973">
        <w:rPr>
          <w:sz w:val="18"/>
        </w:rPr>
        <w:t>Fuente: (propio)</w:t>
      </w:r>
    </w:p>
    <w:p w:rsidR="002F1973" w:rsidRDefault="002F1973" w:rsidP="005126CE">
      <w:pPr>
        <w:pStyle w:val="contenido"/>
        <w:spacing w:after="0"/>
        <w:rPr>
          <w:b/>
        </w:rPr>
      </w:pPr>
    </w:p>
    <w:p w:rsidR="00FB7ACA" w:rsidRPr="00E90AF9" w:rsidRDefault="00FB7ACA" w:rsidP="00E90AF9">
      <w:pPr>
        <w:pStyle w:val="contenido"/>
        <w:rPr>
          <w:b/>
        </w:rPr>
      </w:pPr>
      <w:r w:rsidRPr="00E90AF9">
        <w:rPr>
          <w:b/>
        </w:rPr>
        <w:t>Prototipo 4</w:t>
      </w:r>
    </w:p>
    <w:p w:rsidR="00FB7ACA" w:rsidRPr="00E90AF9" w:rsidRDefault="00FB7ACA" w:rsidP="00E90AF9">
      <w:pPr>
        <w:pStyle w:val="contenido"/>
      </w:pPr>
      <w:r w:rsidRPr="00E90AF9">
        <w:t>Descripción</w:t>
      </w:r>
    </w:p>
    <w:p w:rsidR="00FB7ACA" w:rsidRDefault="00FB7ACA" w:rsidP="00E90AF9">
      <w:pPr>
        <w:pStyle w:val="contenido"/>
        <w:rPr>
          <w:color w:val="252525"/>
          <w:shd w:val="clear" w:color="auto" w:fill="FFFFFF"/>
        </w:rPr>
      </w:pPr>
      <w:r w:rsidRPr="00E90AF9">
        <w:t xml:space="preserve">Una vez que se ha logrado extraer los datos importantes de un texto, </w:t>
      </w:r>
      <w:r w:rsidR="007F1FCB" w:rsidRPr="00E90AF9">
        <w:t>se procede</w:t>
      </w:r>
      <w:r w:rsidRPr="00E90AF9">
        <w:t xml:space="preserve"> a enlazar esto con recursos disponibles en BDpedia.org, para esto se realizan consultas </w:t>
      </w:r>
      <w:proofErr w:type="spellStart"/>
      <w:r w:rsidRPr="00E90AF9">
        <w:t>Sparql</w:t>
      </w:r>
      <w:proofErr w:type="spellEnd"/>
      <w:r w:rsidRPr="00E90AF9">
        <w:t xml:space="preserve"> para obtener los recursos que coinciden con los datos extraídos. Una vez obtenidos los recurso de </w:t>
      </w:r>
      <w:r w:rsidR="001F0915">
        <w:t>DBpedia</w:t>
      </w:r>
      <w:r w:rsidRPr="00E90AF9">
        <w:t xml:space="preserve">, pueden existir más de una recurso que pueda coincidir para un dato del texto, este caso </w:t>
      </w:r>
      <w:proofErr w:type="spellStart"/>
      <w:r w:rsidR="007F1FCB" w:rsidRPr="00E90AF9">
        <w:t>el</w:t>
      </w:r>
      <w:r w:rsidRPr="00E90AF9">
        <w:t>que</w:t>
      </w:r>
      <w:proofErr w:type="spellEnd"/>
      <w:r w:rsidRPr="00E90AF9">
        <w:t xml:space="preserve"> este término es ambiguo y es necesario romper esta ambigüedad para enlazarlo con un solo recurso de </w:t>
      </w:r>
      <w:r w:rsidR="001F0915">
        <w:t>DBpedia</w:t>
      </w:r>
      <w:r w:rsidRPr="00E90AF9">
        <w:t xml:space="preserve">, para lo cual </w:t>
      </w:r>
      <w:r w:rsidR="000320EA" w:rsidRPr="00E90AF9">
        <w:t>se implementa</w:t>
      </w:r>
      <w:r w:rsidRPr="00E90AF9">
        <w:t xml:space="preserve"> el algoritmo de </w:t>
      </w:r>
      <w:proofErr w:type="spellStart"/>
      <w:r w:rsidRPr="00E90AF9">
        <w:t>Lesk</w:t>
      </w:r>
      <w:proofErr w:type="spellEnd"/>
      <w:r w:rsidRPr="00E90AF9">
        <w:t xml:space="preserve"> introducido por </w:t>
      </w:r>
      <w:r w:rsidRPr="00E90AF9">
        <w:rPr>
          <w:rStyle w:val="apple-converted-space"/>
          <w:color w:val="252525"/>
          <w:shd w:val="clear" w:color="auto" w:fill="FFFFFF"/>
        </w:rPr>
        <w:t> </w:t>
      </w:r>
      <w:r w:rsidRPr="00E90AF9">
        <w:rPr>
          <w:shd w:val="clear" w:color="auto" w:fill="FFFFFF"/>
        </w:rPr>
        <w:t xml:space="preserve">Michael E. </w:t>
      </w:r>
      <w:proofErr w:type="spellStart"/>
      <w:r w:rsidRPr="00E90AF9">
        <w:rPr>
          <w:shd w:val="clear" w:color="auto" w:fill="FFFFFF"/>
        </w:rPr>
        <w:t>Lesk</w:t>
      </w:r>
      <w:proofErr w:type="spellEnd"/>
      <w:r w:rsidRPr="00E90AF9">
        <w:rPr>
          <w:rStyle w:val="apple-converted-space"/>
          <w:color w:val="252525"/>
          <w:shd w:val="clear" w:color="auto" w:fill="FFFFFF"/>
        </w:rPr>
        <w:t> </w:t>
      </w:r>
      <w:r w:rsidRPr="00E90AF9">
        <w:rPr>
          <w:color w:val="252525"/>
          <w:shd w:val="clear" w:color="auto" w:fill="FFFFFF"/>
        </w:rPr>
        <w:t>en 1986.</w:t>
      </w:r>
    </w:p>
    <w:p w:rsidR="002F1973" w:rsidRDefault="002F1973" w:rsidP="002F1973">
      <w:pPr>
        <w:pStyle w:val="titulosTF"/>
      </w:pPr>
      <w:bookmarkStart w:id="147" w:name="_Toc400372969"/>
      <w:r>
        <w:t xml:space="preserve">Tabla </w:t>
      </w:r>
      <w:fldSimple w:instr=" SEQ Tabla \* ARABIC ">
        <w:r w:rsidR="00B711E6">
          <w:rPr>
            <w:noProof/>
          </w:rPr>
          <w:t>21</w:t>
        </w:r>
      </w:fldSimple>
      <w:r>
        <w:t>. Tabla resumen del prototipo 4</w:t>
      </w:r>
      <w:bookmarkEnd w:id="147"/>
    </w:p>
    <w:tbl>
      <w:tblPr>
        <w:tblStyle w:val="Cuadrculaclara-nfasis1"/>
        <w:tblW w:w="0" w:type="auto"/>
        <w:tblLook w:val="04A0" w:firstRow="1" w:lastRow="0" w:firstColumn="1" w:lastColumn="0" w:noHBand="0" w:noVBand="1"/>
      </w:tblPr>
      <w:tblGrid>
        <w:gridCol w:w="3369"/>
        <w:gridCol w:w="1984"/>
        <w:gridCol w:w="2126"/>
        <w:gridCol w:w="1499"/>
      </w:tblGrid>
      <w:tr w:rsidR="00FB7ACA" w:rsidRPr="00E90AF9" w:rsidTr="00087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Funcionalidad especifica</w:t>
            </w:r>
          </w:p>
        </w:tc>
        <w:tc>
          <w:tcPr>
            <w:tcW w:w="1984"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Aprendizaje</w:t>
            </w:r>
          </w:p>
        </w:tc>
        <w:tc>
          <w:tcPr>
            <w:tcW w:w="2126"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 xml:space="preserve">Herramienta </w:t>
            </w:r>
          </w:p>
        </w:tc>
        <w:tc>
          <w:tcPr>
            <w:tcW w:w="1499"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087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 xml:space="preserve">Enlazar entidades y palabras claves encontrados con recursos  similares en </w:t>
            </w:r>
            <w:r w:rsidR="001F0915">
              <w:t>DBpedia</w:t>
            </w:r>
          </w:p>
        </w:tc>
        <w:tc>
          <w:tcPr>
            <w:tcW w:w="1984"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proofErr w:type="spellStart"/>
            <w:r w:rsidRPr="00E90AF9">
              <w:t>Sparql</w:t>
            </w:r>
            <w:proofErr w:type="spellEnd"/>
          </w:p>
        </w:tc>
        <w:tc>
          <w:tcPr>
            <w:tcW w:w="2126"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Python</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proofErr w:type="spellStart"/>
            <w:r w:rsidRPr="00E90AF9">
              <w:t>Sparql</w:t>
            </w:r>
            <w:proofErr w:type="spellEnd"/>
            <w:r w:rsidRPr="00E90AF9">
              <w:t xml:space="preserve"> </w:t>
            </w:r>
          </w:p>
        </w:tc>
        <w:tc>
          <w:tcPr>
            <w:tcW w:w="1499"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4 días </w:t>
            </w:r>
          </w:p>
        </w:tc>
      </w:tr>
      <w:tr w:rsidR="00FB7ACA" w:rsidRPr="00E90AF9" w:rsidTr="00087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 xml:space="preserve">Desambiguación entre los recursos encontrados </w:t>
            </w:r>
          </w:p>
        </w:tc>
        <w:tc>
          <w:tcPr>
            <w:tcW w:w="1984"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 xml:space="preserve">Algoritmo de desambiguación de </w:t>
            </w:r>
            <w:proofErr w:type="spellStart"/>
            <w:r w:rsidRPr="00E90AF9">
              <w:t>Lesk</w:t>
            </w:r>
            <w:proofErr w:type="spellEnd"/>
          </w:p>
        </w:tc>
        <w:tc>
          <w:tcPr>
            <w:tcW w:w="2126"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Python</w:t>
            </w:r>
          </w:p>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proofErr w:type="spellStart"/>
            <w:r w:rsidRPr="00E90AF9">
              <w:t>Sparql</w:t>
            </w:r>
            <w:proofErr w:type="spellEnd"/>
            <w:r w:rsidRPr="00E90AF9">
              <w:t xml:space="preserve"> </w:t>
            </w:r>
          </w:p>
        </w:tc>
        <w:tc>
          <w:tcPr>
            <w:tcW w:w="1499"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 xml:space="preserve">5 días </w:t>
            </w:r>
          </w:p>
        </w:tc>
      </w:tr>
    </w:tbl>
    <w:p w:rsidR="00FB7ACA" w:rsidRPr="002F1973" w:rsidRDefault="002F1973" w:rsidP="00E90AF9">
      <w:pPr>
        <w:pStyle w:val="contenido"/>
        <w:rPr>
          <w:sz w:val="18"/>
        </w:rPr>
      </w:pPr>
      <w:r w:rsidRPr="002F1973">
        <w:rPr>
          <w:sz w:val="18"/>
        </w:rPr>
        <w:t>Fuente: (propio)</w:t>
      </w:r>
    </w:p>
    <w:p w:rsidR="002F1973" w:rsidRDefault="002F1973" w:rsidP="005126CE">
      <w:pPr>
        <w:pStyle w:val="contenido"/>
        <w:spacing w:after="0"/>
        <w:rPr>
          <w:b/>
        </w:rPr>
      </w:pPr>
    </w:p>
    <w:p w:rsidR="00FB7ACA" w:rsidRPr="00E90AF9" w:rsidRDefault="00FB7ACA" w:rsidP="00E90AF9">
      <w:pPr>
        <w:pStyle w:val="contenido"/>
        <w:rPr>
          <w:b/>
        </w:rPr>
      </w:pPr>
      <w:r w:rsidRPr="00E90AF9">
        <w:rPr>
          <w:b/>
        </w:rPr>
        <w:t>Prototipo 5</w:t>
      </w:r>
    </w:p>
    <w:p w:rsidR="00FB7ACA" w:rsidRPr="00E90AF9" w:rsidRDefault="00FB7ACA" w:rsidP="00E90AF9">
      <w:pPr>
        <w:pStyle w:val="contenido"/>
      </w:pPr>
      <w:r w:rsidRPr="00E90AF9">
        <w:t>Descripción</w:t>
      </w:r>
    </w:p>
    <w:p w:rsidR="00FB7ACA" w:rsidRPr="00E90AF9" w:rsidRDefault="00FB7ACA" w:rsidP="00E90AF9">
      <w:pPr>
        <w:pStyle w:val="contenido"/>
      </w:pPr>
      <w:r w:rsidRPr="00E90AF9">
        <w:t xml:space="preserve">Se levantan servicio </w:t>
      </w:r>
      <w:proofErr w:type="spellStart"/>
      <w:r w:rsidRPr="00E90AF9">
        <w:rPr>
          <w:b/>
        </w:rPr>
        <w:t>Rest</w:t>
      </w:r>
      <w:proofErr w:type="spellEnd"/>
      <w:r w:rsidRPr="00E90AF9">
        <w:t xml:space="preserve"> para ofrecer la propuesta y una interfaz para que pueda interactuar con usuarios.</w:t>
      </w:r>
    </w:p>
    <w:p w:rsidR="002F1973" w:rsidRPr="002F1973" w:rsidRDefault="002F1973" w:rsidP="002F1973">
      <w:pPr>
        <w:pStyle w:val="titulosTF"/>
      </w:pPr>
      <w:bookmarkStart w:id="148" w:name="_Toc400372970"/>
      <w:r w:rsidRPr="002F1973">
        <w:t xml:space="preserve">Tabla </w:t>
      </w:r>
      <w:fldSimple w:instr=" SEQ Tabla \* ARABIC ">
        <w:r w:rsidR="00B711E6">
          <w:rPr>
            <w:noProof/>
          </w:rPr>
          <w:t>22</w:t>
        </w:r>
      </w:fldSimple>
      <w:r w:rsidRPr="002F1973">
        <w:t>. Tabla resumen del prototipo 5</w:t>
      </w:r>
      <w:bookmarkEnd w:id="148"/>
    </w:p>
    <w:tbl>
      <w:tblPr>
        <w:tblStyle w:val="Cuadrculaclara-nfasis1"/>
        <w:tblW w:w="0" w:type="auto"/>
        <w:tblLook w:val="04A0" w:firstRow="1" w:lastRow="0" w:firstColumn="1" w:lastColumn="0" w:noHBand="0" w:noVBand="1"/>
      </w:tblPr>
      <w:tblGrid>
        <w:gridCol w:w="3369"/>
        <w:gridCol w:w="1984"/>
        <w:gridCol w:w="2126"/>
        <w:gridCol w:w="1499"/>
      </w:tblGrid>
      <w:tr w:rsidR="00FB7ACA" w:rsidRPr="00E90AF9" w:rsidTr="00087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Funcionalidad especifica</w:t>
            </w:r>
          </w:p>
        </w:tc>
        <w:tc>
          <w:tcPr>
            <w:tcW w:w="1984"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Aprendizaje</w:t>
            </w:r>
          </w:p>
        </w:tc>
        <w:tc>
          <w:tcPr>
            <w:tcW w:w="2126"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 xml:space="preserve">Herramienta </w:t>
            </w:r>
          </w:p>
        </w:tc>
        <w:tc>
          <w:tcPr>
            <w:tcW w:w="1499"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087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Servicio Web REST</w:t>
            </w:r>
          </w:p>
        </w:tc>
        <w:tc>
          <w:tcPr>
            <w:tcW w:w="1984"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Levantar servicios Web </w:t>
            </w:r>
            <w:proofErr w:type="spellStart"/>
            <w:r w:rsidRPr="00E90AF9">
              <w:t>Rest</w:t>
            </w:r>
            <w:proofErr w:type="spellEnd"/>
          </w:p>
        </w:tc>
        <w:tc>
          <w:tcPr>
            <w:tcW w:w="2126"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REST</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Python</w:t>
            </w:r>
          </w:p>
        </w:tc>
        <w:tc>
          <w:tcPr>
            <w:tcW w:w="1499"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2 semanas</w:t>
            </w:r>
          </w:p>
        </w:tc>
      </w:tr>
      <w:tr w:rsidR="00FB7ACA" w:rsidRPr="00E90AF9" w:rsidTr="00087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 xml:space="preserve">Interfaz de usuario (Web) </w:t>
            </w:r>
            <w:r w:rsidRPr="00E90AF9">
              <w:lastRenderedPageBreak/>
              <w:t>prototipo inicial</w:t>
            </w:r>
          </w:p>
        </w:tc>
        <w:tc>
          <w:tcPr>
            <w:tcW w:w="1984"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lastRenderedPageBreak/>
              <w:t xml:space="preserve">Construcción de </w:t>
            </w:r>
            <w:r w:rsidRPr="00E90AF9">
              <w:lastRenderedPageBreak/>
              <w:t xml:space="preserve">cliente Web JavaScript </w:t>
            </w:r>
          </w:p>
        </w:tc>
        <w:tc>
          <w:tcPr>
            <w:tcW w:w="2126"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lastRenderedPageBreak/>
              <w:t>JavaScript</w:t>
            </w:r>
          </w:p>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lastRenderedPageBreak/>
              <w:t xml:space="preserve">HTML </w:t>
            </w:r>
          </w:p>
        </w:tc>
        <w:tc>
          <w:tcPr>
            <w:tcW w:w="1499"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lastRenderedPageBreak/>
              <w:t xml:space="preserve">3 días </w:t>
            </w:r>
          </w:p>
        </w:tc>
      </w:tr>
    </w:tbl>
    <w:p w:rsidR="00FB7ACA" w:rsidRPr="00AE07C2" w:rsidRDefault="00AE07C2" w:rsidP="00E90AF9">
      <w:pPr>
        <w:pStyle w:val="contenido"/>
        <w:rPr>
          <w:sz w:val="18"/>
        </w:rPr>
      </w:pPr>
      <w:r w:rsidRPr="00AE07C2">
        <w:rPr>
          <w:sz w:val="18"/>
        </w:rPr>
        <w:lastRenderedPageBreak/>
        <w:t>Fuente: (propio)</w:t>
      </w:r>
    </w:p>
    <w:p w:rsidR="005126CE" w:rsidRDefault="005126CE" w:rsidP="005126CE">
      <w:pPr>
        <w:pStyle w:val="contenido"/>
        <w:spacing w:after="0"/>
        <w:rPr>
          <w:b/>
        </w:rPr>
      </w:pPr>
    </w:p>
    <w:p w:rsidR="00FB7ACA" w:rsidRPr="00E90AF9" w:rsidRDefault="00FB7ACA" w:rsidP="00E90AF9">
      <w:pPr>
        <w:pStyle w:val="contenido"/>
        <w:rPr>
          <w:b/>
        </w:rPr>
      </w:pPr>
      <w:r w:rsidRPr="00E90AF9">
        <w:rPr>
          <w:b/>
        </w:rPr>
        <w:t>Prototipo 6</w:t>
      </w:r>
    </w:p>
    <w:p w:rsidR="00FB7ACA" w:rsidRPr="00E90AF9" w:rsidRDefault="00FB7ACA" w:rsidP="00E90AF9">
      <w:pPr>
        <w:pStyle w:val="contenido"/>
      </w:pPr>
      <w:r w:rsidRPr="00E90AF9">
        <w:t>Descripción</w:t>
      </w:r>
    </w:p>
    <w:p w:rsidR="00FB7ACA" w:rsidRPr="00E90AF9" w:rsidRDefault="00FB7ACA" w:rsidP="00E90AF9">
      <w:pPr>
        <w:pStyle w:val="contenido"/>
      </w:pPr>
      <w:r w:rsidRPr="00E90AF9">
        <w:t xml:space="preserve">Se levantan servicios diferenciados por los procesos realizado de esta forma el resultado de un servicio o es la entrada de toro servicio y así puedes ser consumido por otros servicios externos a esta propuesta. </w:t>
      </w:r>
    </w:p>
    <w:p w:rsidR="00FB7ACA" w:rsidRPr="00E90AF9" w:rsidRDefault="00FB7ACA" w:rsidP="00E90AF9">
      <w:pPr>
        <w:pStyle w:val="contenido"/>
      </w:pPr>
      <w:r w:rsidRPr="00E90AF9">
        <w:t>Para poder visualizar el resultado de la interacción de los servicios Web de forma agradable para usuarios se mejora la interfaz gráfica en donde se diferencia el resultado de cada servicio.</w:t>
      </w:r>
    </w:p>
    <w:p w:rsidR="00AE07C2" w:rsidRDefault="00AE07C2" w:rsidP="00AE07C2">
      <w:pPr>
        <w:pStyle w:val="titulosTF"/>
      </w:pPr>
      <w:bookmarkStart w:id="149" w:name="_Toc400372971"/>
      <w:r>
        <w:t xml:space="preserve">Tabla </w:t>
      </w:r>
      <w:fldSimple w:instr=" SEQ Tabla \* ARABIC ">
        <w:r w:rsidR="00B711E6">
          <w:rPr>
            <w:noProof/>
          </w:rPr>
          <w:t>23</w:t>
        </w:r>
      </w:fldSimple>
      <w:r>
        <w:t>. Tabla resumen del prototipo 6</w:t>
      </w:r>
      <w:bookmarkEnd w:id="149"/>
    </w:p>
    <w:tbl>
      <w:tblPr>
        <w:tblStyle w:val="Cuadrculaclara-nfasis1"/>
        <w:tblW w:w="0" w:type="auto"/>
        <w:tblLook w:val="04A0" w:firstRow="1" w:lastRow="0" w:firstColumn="1" w:lastColumn="0" w:noHBand="0" w:noVBand="1"/>
      </w:tblPr>
      <w:tblGrid>
        <w:gridCol w:w="3369"/>
        <w:gridCol w:w="1984"/>
        <w:gridCol w:w="2126"/>
        <w:gridCol w:w="1499"/>
      </w:tblGrid>
      <w:tr w:rsidR="00FB7ACA" w:rsidRPr="00E90AF9" w:rsidTr="00087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Funcionalidad especifica</w:t>
            </w:r>
          </w:p>
        </w:tc>
        <w:tc>
          <w:tcPr>
            <w:tcW w:w="1984"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Aprendizaje</w:t>
            </w:r>
          </w:p>
        </w:tc>
        <w:tc>
          <w:tcPr>
            <w:tcW w:w="2126"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 xml:space="preserve">Herramienta </w:t>
            </w:r>
          </w:p>
        </w:tc>
        <w:tc>
          <w:tcPr>
            <w:tcW w:w="1499"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087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Servicios web diferenciados  por  Procesos</w:t>
            </w:r>
          </w:p>
        </w:tc>
        <w:tc>
          <w:tcPr>
            <w:tcW w:w="1984"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Levantar servicios Web </w:t>
            </w:r>
            <w:proofErr w:type="spellStart"/>
            <w:r w:rsidRPr="00E90AF9">
              <w:t>Rest</w:t>
            </w:r>
            <w:proofErr w:type="spellEnd"/>
          </w:p>
        </w:tc>
        <w:tc>
          <w:tcPr>
            <w:tcW w:w="2126"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REST</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Python</w:t>
            </w:r>
          </w:p>
        </w:tc>
        <w:tc>
          <w:tcPr>
            <w:tcW w:w="1499" w:type="dxa"/>
          </w:tcPr>
          <w:p w:rsidR="00FB7ACA" w:rsidRPr="00E90AF9" w:rsidRDefault="002F1973" w:rsidP="00E90AF9">
            <w:pPr>
              <w:pStyle w:val="contenido"/>
              <w:cnfStyle w:val="000000100000" w:firstRow="0" w:lastRow="0" w:firstColumn="0" w:lastColumn="0" w:oddVBand="0" w:evenVBand="0" w:oddHBand="1" w:evenHBand="0" w:firstRowFirstColumn="0" w:firstRowLastColumn="0" w:lastRowFirstColumn="0" w:lastRowLastColumn="0"/>
            </w:pPr>
            <w:r>
              <w:t>3</w:t>
            </w:r>
            <w:r w:rsidR="00FB7ACA" w:rsidRPr="00E90AF9">
              <w:t xml:space="preserve"> semanas</w:t>
            </w:r>
          </w:p>
        </w:tc>
      </w:tr>
      <w:tr w:rsidR="00FB7ACA" w:rsidRPr="00E90AF9" w:rsidTr="00087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E90AF9" w:rsidRDefault="00FB7ACA" w:rsidP="00E90AF9">
            <w:pPr>
              <w:pStyle w:val="contenido"/>
            </w:pPr>
            <w:r w:rsidRPr="00E90AF9">
              <w:t>Interfaz de usuario final</w:t>
            </w:r>
          </w:p>
        </w:tc>
        <w:tc>
          <w:tcPr>
            <w:tcW w:w="1984"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 xml:space="preserve">Mejoramiento de interfaz Web </w:t>
            </w:r>
          </w:p>
        </w:tc>
        <w:tc>
          <w:tcPr>
            <w:tcW w:w="2126"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proofErr w:type="spellStart"/>
            <w:r w:rsidRPr="00E90AF9">
              <w:t>Css</w:t>
            </w:r>
            <w:proofErr w:type="spellEnd"/>
          </w:p>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JavaScript</w:t>
            </w:r>
          </w:p>
        </w:tc>
        <w:tc>
          <w:tcPr>
            <w:tcW w:w="1499"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 xml:space="preserve">7 días </w:t>
            </w:r>
          </w:p>
        </w:tc>
      </w:tr>
    </w:tbl>
    <w:p w:rsidR="00AE07C2" w:rsidRPr="00AE07C2" w:rsidRDefault="00AE07C2" w:rsidP="00AE07C2">
      <w:pPr>
        <w:pStyle w:val="titulosTF"/>
        <w:rPr>
          <w:sz w:val="18"/>
        </w:rPr>
      </w:pPr>
      <w:r w:rsidRPr="00AE07C2">
        <w:rPr>
          <w:sz w:val="18"/>
        </w:rPr>
        <w:t>Fuente: (propio)</w:t>
      </w:r>
    </w:p>
    <w:p w:rsidR="00AE07C2" w:rsidRDefault="00AE07C2" w:rsidP="00B70FF5">
      <w:pPr>
        <w:pStyle w:val="contenido"/>
      </w:pPr>
      <w:r>
        <w:br w:type="page"/>
      </w: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B70FF5" w:rsidRDefault="00B70FF5" w:rsidP="00B70FF5">
      <w:pPr>
        <w:pStyle w:val="contenido"/>
      </w:pPr>
    </w:p>
    <w:p w:rsidR="00B70FF5" w:rsidRDefault="00B70FF5" w:rsidP="00B70FF5">
      <w:pPr>
        <w:pStyle w:val="contenido"/>
      </w:pPr>
    </w:p>
    <w:p w:rsidR="00B70FF5" w:rsidRDefault="00B70FF5" w:rsidP="00B70FF5">
      <w:pPr>
        <w:pStyle w:val="contenido"/>
      </w:pPr>
    </w:p>
    <w:p w:rsidR="00B70FF5" w:rsidRDefault="00B70FF5" w:rsidP="00B70FF5">
      <w:pPr>
        <w:pStyle w:val="contenido"/>
      </w:pPr>
    </w:p>
    <w:p w:rsidR="005370D0" w:rsidRDefault="00FA3691" w:rsidP="00E90AF9">
      <w:pPr>
        <w:pStyle w:val="Ttulo"/>
        <w:spacing w:line="360" w:lineRule="auto"/>
        <w:rPr>
          <w:rFonts w:cs="Arial"/>
          <w:szCs w:val="22"/>
        </w:rPr>
      </w:pPr>
      <w:bookmarkStart w:id="150" w:name="_Toc403114499"/>
      <w:r w:rsidRPr="00E90AF9">
        <w:rPr>
          <w:rFonts w:cs="Arial"/>
          <w:szCs w:val="22"/>
        </w:rPr>
        <w:t>CAPITULO 4</w:t>
      </w:r>
      <w:r w:rsidR="00FE09D9">
        <w:rPr>
          <w:rFonts w:cs="Arial"/>
          <w:szCs w:val="22"/>
        </w:rPr>
        <w:t>: validación</w:t>
      </w:r>
      <w:bookmarkEnd w:id="150"/>
      <w:r w:rsidR="00FE09D9">
        <w:rPr>
          <w:rFonts w:cs="Arial"/>
          <w:szCs w:val="22"/>
        </w:rPr>
        <w:t xml:space="preserve"> </w:t>
      </w:r>
    </w:p>
    <w:p w:rsidR="00AE07C2" w:rsidRDefault="00AE07C2">
      <w:r>
        <w:br w:type="page"/>
      </w:r>
    </w:p>
    <w:p w:rsidR="004B4992" w:rsidRDefault="002B3123" w:rsidP="005804D4">
      <w:pPr>
        <w:pStyle w:val="Nivel2"/>
        <w:numPr>
          <w:ilvl w:val="0"/>
          <w:numId w:val="36"/>
        </w:numPr>
      </w:pPr>
      <w:bookmarkStart w:id="151" w:name="_Toc391677446"/>
      <w:bookmarkStart w:id="152" w:name="_Toc391685482"/>
      <w:bookmarkStart w:id="153" w:name="_Toc392493759"/>
      <w:bookmarkStart w:id="154" w:name="_Toc392493812"/>
      <w:bookmarkStart w:id="155" w:name="_Toc392581716"/>
      <w:bookmarkStart w:id="156" w:name="_Toc393116803"/>
      <w:bookmarkStart w:id="157" w:name="_Toc393116926"/>
      <w:bookmarkStart w:id="158" w:name="_Toc393117009"/>
      <w:bookmarkStart w:id="159" w:name="_Toc393117068"/>
      <w:bookmarkStart w:id="160" w:name="_Toc393117343"/>
      <w:bookmarkStart w:id="161" w:name="_Toc395165786"/>
      <w:bookmarkStart w:id="162" w:name="_Toc399864508"/>
      <w:bookmarkStart w:id="163" w:name="_Toc399864572"/>
      <w:bookmarkStart w:id="164" w:name="_Toc400125906"/>
      <w:bookmarkStart w:id="165" w:name="_Toc400125973"/>
      <w:bookmarkStart w:id="166" w:name="_Toc400366774"/>
      <w:bookmarkStart w:id="167" w:name="_Toc400366858"/>
      <w:bookmarkStart w:id="168" w:name="_Toc400372923"/>
      <w:bookmarkStart w:id="169" w:name="_Toc403114500"/>
      <w:bookmarkStart w:id="170" w:name="_GoBack"/>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70"/>
      <w:r>
        <w:lastRenderedPageBreak/>
        <w:t>V</w:t>
      </w:r>
      <w:r w:rsidR="004B4992">
        <w:t>alidación de resultados con servicios similares</w:t>
      </w:r>
      <w:bookmarkEnd w:id="169"/>
    </w:p>
    <w:p w:rsidR="00FA6D86" w:rsidRDefault="00FA6D86" w:rsidP="00243D16">
      <w:pPr>
        <w:pStyle w:val="contenido"/>
      </w:pPr>
      <w:r w:rsidRPr="00E90AF9">
        <w:t>Es necesario realizar una comparación de los resultados que se obtienen de este producto de software</w:t>
      </w:r>
      <w:r w:rsidR="00EB5626">
        <w:t xml:space="preserve"> con</w:t>
      </w:r>
      <w:r w:rsidRPr="00E90AF9">
        <w:t xml:space="preserve"> </w:t>
      </w:r>
      <w:r w:rsidR="00EB5626">
        <w:t xml:space="preserve">opciones libres disponibles en la </w:t>
      </w:r>
      <w:r w:rsidR="00527A4F">
        <w:t>web,</w:t>
      </w:r>
      <w:r w:rsidR="00EB5626">
        <w:t xml:space="preserve"> por lo cual se usara el servicio de DBpedia </w:t>
      </w:r>
      <w:proofErr w:type="spellStart"/>
      <w:r w:rsidR="00EB5626">
        <w:t>S</w:t>
      </w:r>
      <w:r w:rsidR="00EB5626" w:rsidRPr="00EB5626">
        <w:t>potlight</w:t>
      </w:r>
      <w:proofErr w:type="spellEnd"/>
      <w:r w:rsidR="00EB5626">
        <w:t>.</w:t>
      </w:r>
    </w:p>
    <w:p w:rsidR="003856EF" w:rsidRDefault="003856EF" w:rsidP="00243D16">
      <w:pPr>
        <w:pStyle w:val="contenido"/>
      </w:pPr>
      <w:r>
        <w:t>Para esta validación se contabilizaran los enlaces a l</w:t>
      </w:r>
      <w:r w:rsidR="004B4992">
        <w:t>os recursos DBpedia, del servicio</w:t>
      </w:r>
      <w:r>
        <w:t xml:space="preserve"> de Desambiguación y Enlace con los resultados de la versión demo con parámetros por defecto del servicio DBpedia </w:t>
      </w:r>
      <w:proofErr w:type="spellStart"/>
      <w:r>
        <w:t>S</w:t>
      </w:r>
      <w:r w:rsidRPr="00EB5626">
        <w:t>potlight</w:t>
      </w:r>
      <w:proofErr w:type="spellEnd"/>
      <w:r>
        <w:t>.</w:t>
      </w:r>
    </w:p>
    <w:p w:rsidR="003856EF" w:rsidRDefault="003856EF" w:rsidP="00243D16">
      <w:pPr>
        <w:pStyle w:val="contenido"/>
      </w:pPr>
      <w:r>
        <w:t>S</w:t>
      </w:r>
      <w:r w:rsidR="00EB5626">
        <w:t xml:space="preserve">e procesará el texto </w:t>
      </w:r>
      <w:r>
        <w:t xml:space="preserve">de los </w:t>
      </w:r>
      <w:proofErr w:type="spellStart"/>
      <w:r w:rsidRPr="003856EF">
        <w:rPr>
          <w:i/>
        </w:rPr>
        <w:t>abstracts</w:t>
      </w:r>
      <w:proofErr w:type="spellEnd"/>
      <w:r>
        <w:t xml:space="preserve"> </w:t>
      </w:r>
      <w:r w:rsidR="00EB5626">
        <w:t xml:space="preserve">perteneciente a publicaciones científicas reales </w:t>
      </w:r>
      <w:r>
        <w:t>que describimos previo los resultados:</w:t>
      </w:r>
    </w:p>
    <w:p w:rsidR="00527A4F" w:rsidRDefault="00527A4F" w:rsidP="00243D16">
      <w:pPr>
        <w:pStyle w:val="contenido"/>
      </w:pPr>
      <w:r>
        <w:t>A pesar de ser “productos” que en esencia buscan el descubrimiento y enlace de datos, los resultados se estructuran de diferente manera, por lo cual solo se contabilizara los enlaces finales realizados sin tener en cuenta la clasificación interna de cada servicio a los que estos pertenezcan.</w:t>
      </w:r>
    </w:p>
    <w:p w:rsidR="00947DBA" w:rsidRDefault="00947DBA" w:rsidP="00243D16">
      <w:pPr>
        <w:pStyle w:val="contenido"/>
      </w:pPr>
    </w:p>
    <w:tbl>
      <w:tblPr>
        <w:tblStyle w:val="Tablaconcuadrcula"/>
        <w:tblW w:w="9096" w:type="dxa"/>
        <w:tblLook w:val="04A0" w:firstRow="1" w:lastRow="0" w:firstColumn="1" w:lastColumn="0" w:noHBand="0" w:noVBand="1"/>
      </w:tblPr>
      <w:tblGrid>
        <w:gridCol w:w="1843"/>
        <w:gridCol w:w="3625"/>
        <w:gridCol w:w="3628"/>
      </w:tblGrid>
      <w:tr w:rsidR="00884550" w:rsidRPr="0053346A" w:rsidTr="009D7D6C">
        <w:trPr>
          <w:trHeight w:val="668"/>
        </w:trPr>
        <w:tc>
          <w:tcPr>
            <w:tcW w:w="1843" w:type="dxa"/>
            <w:shd w:val="clear" w:color="auto" w:fill="D9D9D9" w:themeFill="background1" w:themeFillShade="D9"/>
            <w:vAlign w:val="center"/>
          </w:tcPr>
          <w:p w:rsidR="00884550" w:rsidRPr="009D7D6C" w:rsidRDefault="00884550" w:rsidP="009D7D6C">
            <w:pPr>
              <w:pStyle w:val="contenido"/>
              <w:jc w:val="left"/>
              <w:rPr>
                <w:b/>
                <w:lang w:val="en-US"/>
              </w:rPr>
            </w:pPr>
            <w:r w:rsidRPr="009D7D6C">
              <w:rPr>
                <w:b/>
              </w:rPr>
              <w:t>Titulo</w:t>
            </w:r>
            <w:r w:rsidRPr="009D7D6C">
              <w:rPr>
                <w:b/>
                <w:lang w:val="en-US"/>
              </w:rPr>
              <w:t>:</w:t>
            </w:r>
          </w:p>
        </w:tc>
        <w:tc>
          <w:tcPr>
            <w:tcW w:w="7253" w:type="dxa"/>
            <w:gridSpan w:val="2"/>
            <w:vAlign w:val="center"/>
          </w:tcPr>
          <w:p w:rsidR="00884550" w:rsidRPr="009D7D6C" w:rsidRDefault="00884550" w:rsidP="009D7D6C">
            <w:pPr>
              <w:pStyle w:val="contenido"/>
              <w:jc w:val="left"/>
              <w:rPr>
                <w:b/>
                <w:lang w:val="en-US"/>
              </w:rPr>
            </w:pPr>
            <w:proofErr w:type="spellStart"/>
            <w:r w:rsidRPr="009D7D6C">
              <w:rPr>
                <w:b/>
                <w:lang w:val="en-US"/>
              </w:rPr>
              <w:t>Maximising</w:t>
            </w:r>
            <w:proofErr w:type="spellEnd"/>
            <w:r w:rsidRPr="009D7D6C">
              <w:rPr>
                <w:b/>
                <w:lang w:val="en-US"/>
              </w:rPr>
              <w:t xml:space="preserve"> the phytochemical content and antioxidant activity of Ecuadorian brown rice sprouts through optimal germination conditions</w:t>
            </w:r>
          </w:p>
        </w:tc>
      </w:tr>
      <w:tr w:rsidR="00884550" w:rsidRPr="00884550" w:rsidTr="009D7D6C">
        <w:trPr>
          <w:trHeight w:val="668"/>
        </w:trPr>
        <w:tc>
          <w:tcPr>
            <w:tcW w:w="1843" w:type="dxa"/>
            <w:shd w:val="clear" w:color="auto" w:fill="D9D9D9" w:themeFill="background1" w:themeFillShade="D9"/>
            <w:vAlign w:val="center"/>
          </w:tcPr>
          <w:p w:rsidR="00884550" w:rsidRPr="009D7D6C" w:rsidRDefault="00884550" w:rsidP="009D7D6C">
            <w:pPr>
              <w:pStyle w:val="contenido"/>
              <w:jc w:val="left"/>
              <w:rPr>
                <w:b/>
                <w:lang w:val="en-US"/>
              </w:rPr>
            </w:pPr>
            <w:r w:rsidRPr="009D7D6C">
              <w:rPr>
                <w:b/>
              </w:rPr>
              <w:t>Autores:</w:t>
            </w:r>
          </w:p>
        </w:tc>
        <w:tc>
          <w:tcPr>
            <w:tcW w:w="7253" w:type="dxa"/>
            <w:gridSpan w:val="2"/>
            <w:vAlign w:val="center"/>
          </w:tcPr>
          <w:p w:rsidR="00884550" w:rsidRPr="009D7D6C" w:rsidRDefault="00884550" w:rsidP="009D7D6C">
            <w:pPr>
              <w:pStyle w:val="contenido"/>
              <w:jc w:val="left"/>
            </w:pPr>
            <w:r w:rsidRPr="009D7D6C">
              <w:t>Patrici</w:t>
            </w:r>
            <w:r w:rsidR="009D7D6C">
              <w:t xml:space="preserve">o J. Cáceres; Cristina Martínez </w:t>
            </w:r>
            <w:proofErr w:type="spellStart"/>
            <w:r w:rsidRPr="009D7D6C">
              <w:t>Villaluenga</w:t>
            </w:r>
            <w:proofErr w:type="spellEnd"/>
            <w:r w:rsidRPr="009D7D6C">
              <w:t xml:space="preserve">; Lourdes Amigo; Juana </w:t>
            </w:r>
            <w:proofErr w:type="spellStart"/>
            <w:r w:rsidRPr="009D7D6C">
              <w:t>Frias</w:t>
            </w:r>
            <w:proofErr w:type="spellEnd"/>
            <w:r w:rsidR="009D7D6C">
              <w:t>.</w:t>
            </w:r>
          </w:p>
        </w:tc>
      </w:tr>
      <w:tr w:rsidR="00884550" w:rsidRPr="00884550" w:rsidTr="009D7D6C">
        <w:trPr>
          <w:trHeight w:val="549"/>
        </w:trPr>
        <w:tc>
          <w:tcPr>
            <w:tcW w:w="1843" w:type="dxa"/>
            <w:shd w:val="clear" w:color="auto" w:fill="D9D9D9" w:themeFill="background1" w:themeFillShade="D9"/>
            <w:vAlign w:val="center"/>
          </w:tcPr>
          <w:p w:rsidR="00884550" w:rsidRPr="009D7D6C" w:rsidRDefault="009D7D6C" w:rsidP="009D7D6C">
            <w:pPr>
              <w:pStyle w:val="contenido"/>
              <w:jc w:val="left"/>
              <w:rPr>
                <w:b/>
              </w:rPr>
            </w:pPr>
            <w:r>
              <w:rPr>
                <w:b/>
              </w:rPr>
              <w:t>Año:</w:t>
            </w:r>
          </w:p>
        </w:tc>
        <w:tc>
          <w:tcPr>
            <w:tcW w:w="7253" w:type="dxa"/>
            <w:gridSpan w:val="2"/>
            <w:vAlign w:val="center"/>
          </w:tcPr>
          <w:p w:rsidR="00884550" w:rsidRPr="009D7D6C" w:rsidRDefault="00884550" w:rsidP="009D7D6C">
            <w:pPr>
              <w:spacing w:line="360" w:lineRule="auto"/>
              <w:rPr>
                <w:rFonts w:ascii="Arial" w:hAnsi="Arial" w:cs="Arial"/>
              </w:rPr>
            </w:pPr>
            <w:r w:rsidRPr="009D7D6C">
              <w:rPr>
                <w:rFonts w:ascii="Arial" w:hAnsi="Arial" w:cs="Arial"/>
                <w:lang w:val="en-US"/>
              </w:rPr>
              <w:t>2013</w:t>
            </w:r>
          </w:p>
        </w:tc>
      </w:tr>
      <w:tr w:rsidR="009D7D6C" w:rsidRPr="00884550" w:rsidTr="009D7D6C">
        <w:trPr>
          <w:trHeight w:val="456"/>
        </w:trPr>
        <w:tc>
          <w:tcPr>
            <w:tcW w:w="1843" w:type="dxa"/>
            <w:vMerge w:val="restart"/>
            <w:shd w:val="clear" w:color="auto" w:fill="D9D9D9" w:themeFill="background1" w:themeFillShade="D9"/>
            <w:vAlign w:val="center"/>
          </w:tcPr>
          <w:p w:rsidR="009D7D6C" w:rsidRPr="009D7D6C" w:rsidRDefault="009D7D6C" w:rsidP="009D7D6C">
            <w:pPr>
              <w:pStyle w:val="contenido"/>
              <w:jc w:val="left"/>
              <w:rPr>
                <w:b/>
              </w:rPr>
            </w:pPr>
            <w:r w:rsidRPr="009D7D6C">
              <w:rPr>
                <w:b/>
              </w:rPr>
              <w:t>Enlaces:</w:t>
            </w:r>
          </w:p>
        </w:tc>
        <w:tc>
          <w:tcPr>
            <w:tcW w:w="3625" w:type="dxa"/>
            <w:vAlign w:val="center"/>
          </w:tcPr>
          <w:p w:rsidR="009D7D6C" w:rsidRPr="009D7D6C" w:rsidRDefault="009D7D6C" w:rsidP="009D7D6C">
            <w:pPr>
              <w:pStyle w:val="contenido"/>
              <w:jc w:val="left"/>
            </w:pPr>
            <w:r w:rsidRPr="009D7D6C">
              <w:t>WS Desambiguación</w:t>
            </w:r>
            <w:r>
              <w:t>:</w:t>
            </w:r>
          </w:p>
        </w:tc>
        <w:tc>
          <w:tcPr>
            <w:tcW w:w="3628" w:type="dxa"/>
            <w:vAlign w:val="center"/>
          </w:tcPr>
          <w:p w:rsidR="009D7D6C" w:rsidRPr="009D7D6C" w:rsidRDefault="009D7D6C" w:rsidP="009D7D6C">
            <w:pPr>
              <w:pStyle w:val="contenido"/>
              <w:jc w:val="left"/>
            </w:pPr>
            <w:r w:rsidRPr="009D7D6C">
              <w:t>12</w:t>
            </w:r>
          </w:p>
        </w:tc>
      </w:tr>
      <w:tr w:rsidR="009D7D6C" w:rsidRPr="00884550" w:rsidTr="009D7D6C">
        <w:trPr>
          <w:trHeight w:val="713"/>
        </w:trPr>
        <w:tc>
          <w:tcPr>
            <w:tcW w:w="1843" w:type="dxa"/>
            <w:vMerge/>
            <w:shd w:val="clear" w:color="auto" w:fill="D9D9D9" w:themeFill="background1" w:themeFillShade="D9"/>
            <w:vAlign w:val="center"/>
          </w:tcPr>
          <w:p w:rsidR="009D7D6C" w:rsidRPr="009D7D6C" w:rsidRDefault="009D7D6C" w:rsidP="009D7D6C">
            <w:pPr>
              <w:pStyle w:val="contenido"/>
              <w:jc w:val="left"/>
            </w:pPr>
          </w:p>
        </w:tc>
        <w:tc>
          <w:tcPr>
            <w:tcW w:w="3625" w:type="dxa"/>
            <w:vAlign w:val="center"/>
          </w:tcPr>
          <w:p w:rsidR="009D7D6C" w:rsidRPr="009D7D6C" w:rsidRDefault="009D7D6C" w:rsidP="009D7D6C">
            <w:pPr>
              <w:pStyle w:val="contenido"/>
              <w:jc w:val="left"/>
            </w:pPr>
            <w:r w:rsidRPr="009D7D6C">
              <w:t xml:space="preserve">DBpedia </w:t>
            </w:r>
            <w:proofErr w:type="spellStart"/>
            <w:r w:rsidRPr="009D7D6C">
              <w:t>Spotlight</w:t>
            </w:r>
            <w:proofErr w:type="spellEnd"/>
            <w:r>
              <w:t>:</w:t>
            </w:r>
          </w:p>
        </w:tc>
        <w:tc>
          <w:tcPr>
            <w:tcW w:w="3628" w:type="dxa"/>
            <w:vAlign w:val="center"/>
          </w:tcPr>
          <w:p w:rsidR="009D7D6C" w:rsidRPr="009D7D6C" w:rsidRDefault="009D7D6C" w:rsidP="009D7D6C">
            <w:pPr>
              <w:pStyle w:val="contenido"/>
              <w:jc w:val="left"/>
            </w:pPr>
            <w:r w:rsidRPr="009D7D6C">
              <w:t>29</w:t>
            </w:r>
          </w:p>
        </w:tc>
      </w:tr>
    </w:tbl>
    <w:p w:rsidR="00884550" w:rsidRDefault="00884550" w:rsidP="00243D16">
      <w:pPr>
        <w:pStyle w:val="contenido"/>
      </w:pPr>
    </w:p>
    <w:tbl>
      <w:tblPr>
        <w:tblStyle w:val="Tablaconcuadrcula"/>
        <w:tblW w:w="9096" w:type="dxa"/>
        <w:tblLook w:val="04A0" w:firstRow="1" w:lastRow="0" w:firstColumn="1" w:lastColumn="0" w:noHBand="0" w:noVBand="1"/>
      </w:tblPr>
      <w:tblGrid>
        <w:gridCol w:w="1843"/>
        <w:gridCol w:w="3625"/>
        <w:gridCol w:w="3628"/>
      </w:tblGrid>
      <w:tr w:rsidR="009D7D6C" w:rsidRPr="0053346A" w:rsidTr="00B83D46">
        <w:trPr>
          <w:trHeight w:val="668"/>
        </w:trPr>
        <w:tc>
          <w:tcPr>
            <w:tcW w:w="1843" w:type="dxa"/>
            <w:shd w:val="clear" w:color="auto" w:fill="D9D9D9" w:themeFill="background1" w:themeFillShade="D9"/>
            <w:vAlign w:val="center"/>
          </w:tcPr>
          <w:p w:rsidR="009D7D6C" w:rsidRPr="009D7D6C" w:rsidRDefault="009D7D6C" w:rsidP="00B83D46">
            <w:pPr>
              <w:pStyle w:val="contenido"/>
              <w:jc w:val="left"/>
              <w:rPr>
                <w:b/>
                <w:lang w:val="en-US"/>
              </w:rPr>
            </w:pPr>
            <w:r w:rsidRPr="009D7D6C">
              <w:rPr>
                <w:b/>
              </w:rPr>
              <w:t>Titulo</w:t>
            </w:r>
            <w:r w:rsidRPr="009D7D6C">
              <w:rPr>
                <w:b/>
                <w:lang w:val="en-US"/>
              </w:rPr>
              <w:t>:</w:t>
            </w:r>
          </w:p>
        </w:tc>
        <w:tc>
          <w:tcPr>
            <w:tcW w:w="7253" w:type="dxa"/>
            <w:gridSpan w:val="2"/>
            <w:vAlign w:val="center"/>
          </w:tcPr>
          <w:p w:rsidR="009D7D6C" w:rsidRPr="009D7D6C" w:rsidRDefault="009D7D6C" w:rsidP="00B83D46">
            <w:pPr>
              <w:pStyle w:val="contenido"/>
              <w:jc w:val="left"/>
              <w:rPr>
                <w:b/>
                <w:lang w:val="en-US"/>
              </w:rPr>
            </w:pPr>
            <w:r w:rsidRPr="009D7D6C">
              <w:rPr>
                <w:b/>
                <w:lang w:val="en-US"/>
              </w:rPr>
              <w:t xml:space="preserve">Productivity and management of </w:t>
            </w:r>
            <w:proofErr w:type="spellStart"/>
            <w:r w:rsidRPr="009D7D6C">
              <w:rPr>
                <w:b/>
                <w:lang w:val="en-US"/>
              </w:rPr>
              <w:t>Phytelephas</w:t>
            </w:r>
            <w:proofErr w:type="spellEnd"/>
            <w:r w:rsidRPr="009D7D6C">
              <w:rPr>
                <w:b/>
                <w:lang w:val="en-US"/>
              </w:rPr>
              <w:t xml:space="preserve"> </w:t>
            </w:r>
            <w:proofErr w:type="spellStart"/>
            <w:r w:rsidRPr="009D7D6C">
              <w:rPr>
                <w:b/>
                <w:lang w:val="en-US"/>
              </w:rPr>
              <w:t>aequatorialis</w:t>
            </w:r>
            <w:proofErr w:type="spellEnd"/>
            <w:r w:rsidRPr="009D7D6C">
              <w:rPr>
                <w:b/>
                <w:lang w:val="en-US"/>
              </w:rPr>
              <w:t xml:space="preserve"> (</w:t>
            </w:r>
            <w:proofErr w:type="spellStart"/>
            <w:r w:rsidRPr="009D7D6C">
              <w:rPr>
                <w:b/>
                <w:lang w:val="en-US"/>
              </w:rPr>
              <w:t>Arecaceae</w:t>
            </w:r>
            <w:proofErr w:type="spellEnd"/>
            <w:r w:rsidRPr="009D7D6C">
              <w:rPr>
                <w:b/>
                <w:lang w:val="en-US"/>
              </w:rPr>
              <w:t>) in Ecuador</w:t>
            </w:r>
          </w:p>
        </w:tc>
      </w:tr>
      <w:tr w:rsidR="009D7D6C" w:rsidRPr="0053346A" w:rsidTr="00B83D46">
        <w:trPr>
          <w:trHeight w:val="668"/>
        </w:trPr>
        <w:tc>
          <w:tcPr>
            <w:tcW w:w="1843" w:type="dxa"/>
            <w:shd w:val="clear" w:color="auto" w:fill="D9D9D9" w:themeFill="background1" w:themeFillShade="D9"/>
            <w:vAlign w:val="center"/>
          </w:tcPr>
          <w:p w:rsidR="009D7D6C" w:rsidRPr="009D7D6C" w:rsidRDefault="009D7D6C" w:rsidP="00B83D46">
            <w:pPr>
              <w:pStyle w:val="contenido"/>
              <w:jc w:val="left"/>
              <w:rPr>
                <w:b/>
                <w:lang w:val="en-US"/>
              </w:rPr>
            </w:pPr>
            <w:r w:rsidRPr="009D7D6C">
              <w:rPr>
                <w:b/>
              </w:rPr>
              <w:t>Autores:</w:t>
            </w:r>
          </w:p>
        </w:tc>
        <w:tc>
          <w:tcPr>
            <w:tcW w:w="7253" w:type="dxa"/>
            <w:gridSpan w:val="2"/>
            <w:vAlign w:val="center"/>
          </w:tcPr>
          <w:p w:rsidR="009D7D6C" w:rsidRPr="009D7D6C" w:rsidRDefault="009D7D6C" w:rsidP="00B83D46">
            <w:pPr>
              <w:pStyle w:val="contenido"/>
              <w:jc w:val="left"/>
              <w:rPr>
                <w:lang w:val="en-US"/>
              </w:rPr>
            </w:pPr>
            <w:proofErr w:type="spellStart"/>
            <w:r w:rsidRPr="00800D48">
              <w:rPr>
                <w:lang w:val="en-US"/>
              </w:rPr>
              <w:t>Grischa</w:t>
            </w:r>
            <w:proofErr w:type="spellEnd"/>
            <w:r w:rsidRPr="00800D48">
              <w:rPr>
                <w:lang w:val="en-US"/>
              </w:rPr>
              <w:t xml:space="preserve"> </w:t>
            </w:r>
            <w:proofErr w:type="spellStart"/>
            <w:r w:rsidRPr="00800D48">
              <w:rPr>
                <w:lang w:val="en-US"/>
              </w:rPr>
              <w:t>Brokamp</w:t>
            </w:r>
            <w:proofErr w:type="spellEnd"/>
            <w:r w:rsidRPr="00800D48">
              <w:rPr>
                <w:lang w:val="en-US"/>
              </w:rPr>
              <w:t xml:space="preserve">; H. </w:t>
            </w:r>
            <w:proofErr w:type="spellStart"/>
            <w:r w:rsidRPr="00800D48">
              <w:rPr>
                <w:lang w:val="en-US"/>
              </w:rPr>
              <w:t>Borgtoft</w:t>
            </w:r>
            <w:proofErr w:type="spellEnd"/>
            <w:r w:rsidRPr="00800D48">
              <w:rPr>
                <w:lang w:val="en-US"/>
              </w:rPr>
              <w:t xml:space="preserve"> Pedersen; Rommel </w:t>
            </w:r>
            <w:proofErr w:type="spellStart"/>
            <w:r w:rsidRPr="00800D48">
              <w:rPr>
                <w:lang w:val="en-US"/>
              </w:rPr>
              <w:t>Montúfar</w:t>
            </w:r>
            <w:proofErr w:type="spellEnd"/>
            <w:r w:rsidRPr="00800D48">
              <w:rPr>
                <w:lang w:val="en-US"/>
              </w:rPr>
              <w:t xml:space="preserve">; Janice </w:t>
            </w:r>
            <w:proofErr w:type="spellStart"/>
            <w:r w:rsidRPr="00800D48">
              <w:rPr>
                <w:lang w:val="en-US"/>
              </w:rPr>
              <w:t>Jacome</w:t>
            </w:r>
            <w:proofErr w:type="spellEnd"/>
            <w:r w:rsidRPr="00800D48">
              <w:rPr>
                <w:lang w:val="en-US"/>
              </w:rPr>
              <w:t xml:space="preserve">; Maximilian </w:t>
            </w:r>
            <w:proofErr w:type="spellStart"/>
            <w:r w:rsidRPr="00800D48">
              <w:rPr>
                <w:lang w:val="en-US"/>
              </w:rPr>
              <w:t>Weigend</w:t>
            </w:r>
            <w:proofErr w:type="spellEnd"/>
            <w:r w:rsidRPr="00800D48">
              <w:rPr>
                <w:lang w:val="en-US"/>
              </w:rPr>
              <w:t xml:space="preserve">; Henrik </w:t>
            </w:r>
            <w:proofErr w:type="spellStart"/>
            <w:r w:rsidRPr="00800D48">
              <w:rPr>
                <w:lang w:val="en-US"/>
              </w:rPr>
              <w:t>Balslev</w:t>
            </w:r>
            <w:proofErr w:type="spellEnd"/>
          </w:p>
        </w:tc>
      </w:tr>
      <w:tr w:rsidR="009D7D6C" w:rsidRPr="00884550" w:rsidTr="00B83D46">
        <w:trPr>
          <w:trHeight w:val="549"/>
        </w:trPr>
        <w:tc>
          <w:tcPr>
            <w:tcW w:w="1843" w:type="dxa"/>
            <w:shd w:val="clear" w:color="auto" w:fill="D9D9D9" w:themeFill="background1" w:themeFillShade="D9"/>
            <w:vAlign w:val="center"/>
          </w:tcPr>
          <w:p w:rsidR="009D7D6C" w:rsidRPr="009D7D6C" w:rsidRDefault="009D7D6C" w:rsidP="00B83D46">
            <w:pPr>
              <w:pStyle w:val="contenido"/>
              <w:jc w:val="left"/>
              <w:rPr>
                <w:b/>
              </w:rPr>
            </w:pPr>
            <w:r>
              <w:rPr>
                <w:b/>
              </w:rPr>
              <w:t>Año:</w:t>
            </w:r>
          </w:p>
        </w:tc>
        <w:tc>
          <w:tcPr>
            <w:tcW w:w="7253" w:type="dxa"/>
            <w:gridSpan w:val="2"/>
            <w:vAlign w:val="center"/>
          </w:tcPr>
          <w:p w:rsidR="009D7D6C" w:rsidRPr="009D7D6C" w:rsidRDefault="009D7D6C" w:rsidP="00B83D46">
            <w:pPr>
              <w:spacing w:line="360" w:lineRule="auto"/>
              <w:rPr>
                <w:rFonts w:ascii="Arial" w:hAnsi="Arial" w:cs="Arial"/>
              </w:rPr>
            </w:pPr>
            <w:r>
              <w:rPr>
                <w:rFonts w:ascii="Arial" w:hAnsi="Arial" w:cs="Arial"/>
                <w:lang w:val="en-US"/>
              </w:rPr>
              <w:t>2014</w:t>
            </w:r>
          </w:p>
        </w:tc>
      </w:tr>
      <w:tr w:rsidR="009D7D6C" w:rsidRPr="00884550" w:rsidTr="00B83D46">
        <w:trPr>
          <w:trHeight w:val="456"/>
        </w:trPr>
        <w:tc>
          <w:tcPr>
            <w:tcW w:w="1843" w:type="dxa"/>
            <w:vMerge w:val="restart"/>
            <w:shd w:val="clear" w:color="auto" w:fill="D9D9D9" w:themeFill="background1" w:themeFillShade="D9"/>
            <w:vAlign w:val="center"/>
          </w:tcPr>
          <w:p w:rsidR="009D7D6C" w:rsidRPr="009D7D6C" w:rsidRDefault="009D7D6C" w:rsidP="00B83D46">
            <w:pPr>
              <w:pStyle w:val="contenido"/>
              <w:jc w:val="left"/>
              <w:rPr>
                <w:b/>
              </w:rPr>
            </w:pPr>
            <w:r w:rsidRPr="009D7D6C">
              <w:rPr>
                <w:b/>
              </w:rPr>
              <w:t>Enlaces:</w:t>
            </w:r>
          </w:p>
        </w:tc>
        <w:tc>
          <w:tcPr>
            <w:tcW w:w="3625" w:type="dxa"/>
            <w:vAlign w:val="center"/>
          </w:tcPr>
          <w:p w:rsidR="009D7D6C" w:rsidRPr="009D7D6C" w:rsidRDefault="009D7D6C" w:rsidP="00B83D46">
            <w:pPr>
              <w:pStyle w:val="contenido"/>
              <w:jc w:val="left"/>
            </w:pPr>
            <w:r w:rsidRPr="009D7D6C">
              <w:t>WS Desambiguación</w:t>
            </w:r>
            <w:r>
              <w:t>:</w:t>
            </w:r>
          </w:p>
        </w:tc>
        <w:tc>
          <w:tcPr>
            <w:tcW w:w="3628" w:type="dxa"/>
            <w:vAlign w:val="center"/>
          </w:tcPr>
          <w:p w:rsidR="009D7D6C" w:rsidRPr="009D7D6C" w:rsidRDefault="009D7D6C" w:rsidP="00B83D46">
            <w:pPr>
              <w:pStyle w:val="contenido"/>
              <w:jc w:val="left"/>
            </w:pPr>
            <w:r w:rsidRPr="009D7D6C">
              <w:t>12</w:t>
            </w:r>
          </w:p>
        </w:tc>
      </w:tr>
      <w:tr w:rsidR="009D7D6C" w:rsidRPr="00884550" w:rsidTr="00B83D46">
        <w:trPr>
          <w:trHeight w:val="713"/>
        </w:trPr>
        <w:tc>
          <w:tcPr>
            <w:tcW w:w="1843" w:type="dxa"/>
            <w:vMerge/>
            <w:shd w:val="clear" w:color="auto" w:fill="D9D9D9" w:themeFill="background1" w:themeFillShade="D9"/>
            <w:vAlign w:val="center"/>
          </w:tcPr>
          <w:p w:rsidR="009D7D6C" w:rsidRPr="009D7D6C" w:rsidRDefault="009D7D6C" w:rsidP="00B83D46">
            <w:pPr>
              <w:pStyle w:val="contenido"/>
              <w:jc w:val="left"/>
            </w:pPr>
          </w:p>
        </w:tc>
        <w:tc>
          <w:tcPr>
            <w:tcW w:w="3625" w:type="dxa"/>
            <w:vAlign w:val="center"/>
          </w:tcPr>
          <w:p w:rsidR="009D7D6C" w:rsidRPr="009D7D6C" w:rsidRDefault="009D7D6C" w:rsidP="00B83D46">
            <w:pPr>
              <w:pStyle w:val="contenido"/>
              <w:jc w:val="left"/>
            </w:pPr>
            <w:r w:rsidRPr="009D7D6C">
              <w:t xml:space="preserve">DBpedia </w:t>
            </w:r>
            <w:proofErr w:type="spellStart"/>
            <w:r w:rsidRPr="009D7D6C">
              <w:t>Spotlight</w:t>
            </w:r>
            <w:proofErr w:type="spellEnd"/>
            <w:r>
              <w:t>:</w:t>
            </w:r>
          </w:p>
        </w:tc>
        <w:tc>
          <w:tcPr>
            <w:tcW w:w="3628" w:type="dxa"/>
            <w:vAlign w:val="center"/>
          </w:tcPr>
          <w:p w:rsidR="009D7D6C" w:rsidRPr="009D7D6C" w:rsidRDefault="009D7D6C" w:rsidP="00B83D46">
            <w:pPr>
              <w:pStyle w:val="contenido"/>
              <w:jc w:val="left"/>
            </w:pPr>
            <w:r>
              <w:t>22</w:t>
            </w:r>
          </w:p>
        </w:tc>
      </w:tr>
      <w:tr w:rsidR="008B2D45" w:rsidRPr="0053346A" w:rsidTr="00B83D46">
        <w:trPr>
          <w:trHeight w:val="668"/>
        </w:trPr>
        <w:tc>
          <w:tcPr>
            <w:tcW w:w="1843" w:type="dxa"/>
            <w:shd w:val="clear" w:color="auto" w:fill="D9D9D9" w:themeFill="background1" w:themeFillShade="D9"/>
            <w:vAlign w:val="center"/>
          </w:tcPr>
          <w:p w:rsidR="008B2D45" w:rsidRPr="009D7D6C" w:rsidRDefault="008B2D45" w:rsidP="00B83D46">
            <w:pPr>
              <w:pStyle w:val="contenido"/>
              <w:jc w:val="left"/>
              <w:rPr>
                <w:b/>
                <w:lang w:val="en-US"/>
              </w:rPr>
            </w:pPr>
            <w:r w:rsidRPr="009D7D6C">
              <w:rPr>
                <w:b/>
              </w:rPr>
              <w:t>Titulo</w:t>
            </w:r>
            <w:r w:rsidRPr="009D7D6C">
              <w:rPr>
                <w:b/>
                <w:lang w:val="en-US"/>
              </w:rPr>
              <w:t>:</w:t>
            </w:r>
          </w:p>
        </w:tc>
        <w:tc>
          <w:tcPr>
            <w:tcW w:w="7253" w:type="dxa"/>
            <w:gridSpan w:val="2"/>
            <w:vAlign w:val="center"/>
          </w:tcPr>
          <w:p w:rsidR="008B2D45" w:rsidRPr="008B2D45" w:rsidRDefault="008B2D45" w:rsidP="008B2D45">
            <w:pPr>
              <w:pStyle w:val="contenido"/>
              <w:rPr>
                <w:lang w:val="en-US"/>
              </w:rPr>
            </w:pPr>
            <w:r w:rsidRPr="00800D48">
              <w:rPr>
                <w:lang w:val="en-US"/>
              </w:rPr>
              <w:t>Antimicrobial and antioxidant chitosan solutions enriched with active shrimp (</w:t>
            </w:r>
            <w:proofErr w:type="spellStart"/>
            <w:r w:rsidRPr="00800D48">
              <w:rPr>
                <w:lang w:val="en-US"/>
              </w:rPr>
              <w:t>Litopenaeus</w:t>
            </w:r>
            <w:proofErr w:type="spellEnd"/>
            <w:r w:rsidRPr="00800D48">
              <w:rPr>
                <w:lang w:val="en-US"/>
              </w:rPr>
              <w:t xml:space="preserve"> </w:t>
            </w:r>
            <w:proofErr w:type="spellStart"/>
            <w:r w:rsidRPr="00800D48">
              <w:rPr>
                <w:lang w:val="en-US"/>
              </w:rPr>
              <w:t>vannamei</w:t>
            </w:r>
            <w:proofErr w:type="spellEnd"/>
            <w:r w:rsidRPr="00800D48">
              <w:rPr>
                <w:lang w:val="en-US"/>
              </w:rPr>
              <w:t>) waste materials</w:t>
            </w:r>
          </w:p>
        </w:tc>
      </w:tr>
      <w:tr w:rsidR="008B2D45" w:rsidRPr="008B2D45" w:rsidTr="00B83D46">
        <w:trPr>
          <w:trHeight w:val="668"/>
        </w:trPr>
        <w:tc>
          <w:tcPr>
            <w:tcW w:w="1843" w:type="dxa"/>
            <w:shd w:val="clear" w:color="auto" w:fill="D9D9D9" w:themeFill="background1" w:themeFillShade="D9"/>
            <w:vAlign w:val="center"/>
          </w:tcPr>
          <w:p w:rsidR="008B2D45" w:rsidRPr="009D7D6C" w:rsidRDefault="008B2D45" w:rsidP="00B83D46">
            <w:pPr>
              <w:pStyle w:val="contenido"/>
              <w:jc w:val="left"/>
              <w:rPr>
                <w:b/>
                <w:lang w:val="en-US"/>
              </w:rPr>
            </w:pPr>
            <w:r w:rsidRPr="009D7D6C">
              <w:rPr>
                <w:b/>
              </w:rPr>
              <w:t>Autores:</w:t>
            </w:r>
          </w:p>
        </w:tc>
        <w:tc>
          <w:tcPr>
            <w:tcW w:w="7253" w:type="dxa"/>
            <w:gridSpan w:val="2"/>
            <w:vAlign w:val="center"/>
          </w:tcPr>
          <w:p w:rsidR="008B2D45" w:rsidRPr="008B2D45" w:rsidRDefault="008B2D45" w:rsidP="008B2D45">
            <w:pPr>
              <w:pStyle w:val="contenido"/>
            </w:pPr>
            <w:r>
              <w:t xml:space="preserve">Autores: </w:t>
            </w:r>
            <w:r w:rsidRPr="00800D48">
              <w:t xml:space="preserve">Mirari Y. Arancibia; </w:t>
            </w:r>
            <w:proofErr w:type="spellStart"/>
            <w:r w:rsidRPr="00800D48">
              <w:t>Ailén</w:t>
            </w:r>
            <w:proofErr w:type="spellEnd"/>
            <w:r w:rsidRPr="00800D48">
              <w:t xml:space="preserve"> Alemán, Marta M. Calvo; M. Elvira López-Caballero; Pilar Montero; M. Carmen Gómez-Guillén</w:t>
            </w:r>
          </w:p>
        </w:tc>
      </w:tr>
      <w:tr w:rsidR="008B2D45" w:rsidRPr="00884550" w:rsidTr="00B83D46">
        <w:trPr>
          <w:trHeight w:val="549"/>
        </w:trPr>
        <w:tc>
          <w:tcPr>
            <w:tcW w:w="1843" w:type="dxa"/>
            <w:shd w:val="clear" w:color="auto" w:fill="D9D9D9" w:themeFill="background1" w:themeFillShade="D9"/>
            <w:vAlign w:val="center"/>
          </w:tcPr>
          <w:p w:rsidR="008B2D45" w:rsidRPr="009D7D6C" w:rsidRDefault="008B2D45" w:rsidP="00B83D46">
            <w:pPr>
              <w:pStyle w:val="contenido"/>
              <w:jc w:val="left"/>
              <w:rPr>
                <w:b/>
              </w:rPr>
            </w:pPr>
            <w:r>
              <w:rPr>
                <w:b/>
              </w:rPr>
              <w:t>Año:</w:t>
            </w:r>
          </w:p>
        </w:tc>
        <w:tc>
          <w:tcPr>
            <w:tcW w:w="7253" w:type="dxa"/>
            <w:gridSpan w:val="2"/>
            <w:vAlign w:val="center"/>
          </w:tcPr>
          <w:p w:rsidR="008B2D45" w:rsidRPr="009D7D6C" w:rsidRDefault="008B2D45" w:rsidP="00B83D46">
            <w:pPr>
              <w:spacing w:line="360" w:lineRule="auto"/>
              <w:rPr>
                <w:rFonts w:ascii="Arial" w:hAnsi="Arial" w:cs="Arial"/>
              </w:rPr>
            </w:pPr>
            <w:r>
              <w:rPr>
                <w:rFonts w:ascii="Arial" w:hAnsi="Arial" w:cs="Arial"/>
                <w:lang w:val="en-US"/>
              </w:rPr>
              <w:t>2013</w:t>
            </w:r>
          </w:p>
        </w:tc>
      </w:tr>
      <w:tr w:rsidR="008B2D45" w:rsidRPr="00884550" w:rsidTr="00B83D46">
        <w:trPr>
          <w:trHeight w:val="456"/>
        </w:trPr>
        <w:tc>
          <w:tcPr>
            <w:tcW w:w="1843" w:type="dxa"/>
            <w:vMerge w:val="restart"/>
            <w:shd w:val="clear" w:color="auto" w:fill="D9D9D9" w:themeFill="background1" w:themeFillShade="D9"/>
            <w:vAlign w:val="center"/>
          </w:tcPr>
          <w:p w:rsidR="008B2D45" w:rsidRPr="009D7D6C" w:rsidRDefault="008B2D45" w:rsidP="00B83D46">
            <w:pPr>
              <w:pStyle w:val="contenido"/>
              <w:jc w:val="left"/>
              <w:rPr>
                <w:b/>
              </w:rPr>
            </w:pPr>
            <w:r w:rsidRPr="009D7D6C">
              <w:rPr>
                <w:b/>
              </w:rPr>
              <w:t>Enlaces:</w:t>
            </w:r>
          </w:p>
        </w:tc>
        <w:tc>
          <w:tcPr>
            <w:tcW w:w="3625" w:type="dxa"/>
            <w:vAlign w:val="center"/>
          </w:tcPr>
          <w:p w:rsidR="008B2D45" w:rsidRPr="009D7D6C" w:rsidRDefault="008B2D45" w:rsidP="00B83D46">
            <w:pPr>
              <w:pStyle w:val="contenido"/>
              <w:jc w:val="left"/>
            </w:pPr>
            <w:r w:rsidRPr="009D7D6C">
              <w:t>WS Desambiguación</w:t>
            </w:r>
            <w:r>
              <w:t>:</w:t>
            </w:r>
          </w:p>
        </w:tc>
        <w:tc>
          <w:tcPr>
            <w:tcW w:w="3628" w:type="dxa"/>
            <w:vAlign w:val="center"/>
          </w:tcPr>
          <w:p w:rsidR="008B2D45" w:rsidRPr="009D7D6C" w:rsidRDefault="008B2D45" w:rsidP="00B83D46">
            <w:pPr>
              <w:pStyle w:val="contenido"/>
              <w:jc w:val="left"/>
            </w:pPr>
            <w:r>
              <w:t>3</w:t>
            </w:r>
          </w:p>
        </w:tc>
      </w:tr>
      <w:tr w:rsidR="008B2D45" w:rsidRPr="00884550" w:rsidTr="00B83D46">
        <w:trPr>
          <w:trHeight w:val="713"/>
        </w:trPr>
        <w:tc>
          <w:tcPr>
            <w:tcW w:w="1843" w:type="dxa"/>
            <w:vMerge/>
            <w:shd w:val="clear" w:color="auto" w:fill="D9D9D9" w:themeFill="background1" w:themeFillShade="D9"/>
            <w:vAlign w:val="center"/>
          </w:tcPr>
          <w:p w:rsidR="008B2D45" w:rsidRPr="009D7D6C" w:rsidRDefault="008B2D45" w:rsidP="00B83D46">
            <w:pPr>
              <w:pStyle w:val="contenido"/>
              <w:jc w:val="left"/>
            </w:pPr>
          </w:p>
        </w:tc>
        <w:tc>
          <w:tcPr>
            <w:tcW w:w="3625" w:type="dxa"/>
            <w:vAlign w:val="center"/>
          </w:tcPr>
          <w:p w:rsidR="008B2D45" w:rsidRPr="009D7D6C" w:rsidRDefault="008B2D45" w:rsidP="00B83D46">
            <w:pPr>
              <w:pStyle w:val="contenido"/>
              <w:jc w:val="left"/>
            </w:pPr>
            <w:r w:rsidRPr="009D7D6C">
              <w:t xml:space="preserve">DBpedia </w:t>
            </w:r>
            <w:proofErr w:type="spellStart"/>
            <w:r w:rsidRPr="009D7D6C">
              <w:t>Spotlight</w:t>
            </w:r>
            <w:proofErr w:type="spellEnd"/>
            <w:r>
              <w:t>:</w:t>
            </w:r>
          </w:p>
        </w:tc>
        <w:tc>
          <w:tcPr>
            <w:tcW w:w="3628" w:type="dxa"/>
            <w:vAlign w:val="center"/>
          </w:tcPr>
          <w:p w:rsidR="008B2D45" w:rsidRPr="009D7D6C" w:rsidRDefault="008B2D45" w:rsidP="00B83D46">
            <w:pPr>
              <w:pStyle w:val="contenido"/>
              <w:jc w:val="left"/>
            </w:pPr>
            <w:r>
              <w:t>22</w:t>
            </w:r>
          </w:p>
        </w:tc>
      </w:tr>
    </w:tbl>
    <w:p w:rsidR="008B2D45" w:rsidRDefault="008B2D45" w:rsidP="003856EF">
      <w:pPr>
        <w:pStyle w:val="contenido"/>
        <w:rPr>
          <w:lang w:val="en-US"/>
        </w:rPr>
      </w:pPr>
    </w:p>
    <w:tbl>
      <w:tblPr>
        <w:tblStyle w:val="Tablaconcuadrcula"/>
        <w:tblW w:w="9096" w:type="dxa"/>
        <w:tblLook w:val="04A0" w:firstRow="1" w:lastRow="0" w:firstColumn="1" w:lastColumn="0" w:noHBand="0" w:noVBand="1"/>
      </w:tblPr>
      <w:tblGrid>
        <w:gridCol w:w="1843"/>
        <w:gridCol w:w="3625"/>
        <w:gridCol w:w="3628"/>
      </w:tblGrid>
      <w:tr w:rsidR="008B2D45" w:rsidRPr="0053346A" w:rsidTr="00B83D46">
        <w:trPr>
          <w:trHeight w:val="668"/>
        </w:trPr>
        <w:tc>
          <w:tcPr>
            <w:tcW w:w="1843" w:type="dxa"/>
            <w:shd w:val="clear" w:color="auto" w:fill="D9D9D9" w:themeFill="background1" w:themeFillShade="D9"/>
            <w:vAlign w:val="center"/>
          </w:tcPr>
          <w:p w:rsidR="008B2D45" w:rsidRPr="009D7D6C" w:rsidRDefault="008B2D45" w:rsidP="00B83D46">
            <w:pPr>
              <w:pStyle w:val="contenido"/>
              <w:jc w:val="left"/>
              <w:rPr>
                <w:b/>
                <w:lang w:val="en-US"/>
              </w:rPr>
            </w:pPr>
            <w:r w:rsidRPr="009D7D6C">
              <w:rPr>
                <w:b/>
              </w:rPr>
              <w:t>Titulo</w:t>
            </w:r>
            <w:r w:rsidRPr="009D7D6C">
              <w:rPr>
                <w:b/>
                <w:lang w:val="en-US"/>
              </w:rPr>
              <w:t>:</w:t>
            </w:r>
          </w:p>
        </w:tc>
        <w:tc>
          <w:tcPr>
            <w:tcW w:w="7253" w:type="dxa"/>
            <w:gridSpan w:val="2"/>
            <w:vAlign w:val="center"/>
          </w:tcPr>
          <w:p w:rsidR="008B2D45" w:rsidRPr="008B2D45" w:rsidRDefault="008B2D45" w:rsidP="00B83D46">
            <w:pPr>
              <w:pStyle w:val="contenido"/>
              <w:jc w:val="left"/>
              <w:rPr>
                <w:b/>
                <w:lang w:val="en-US"/>
              </w:rPr>
            </w:pPr>
            <w:r w:rsidRPr="008B2D45">
              <w:rPr>
                <w:b/>
                <w:lang w:val="en-US"/>
              </w:rPr>
              <w:t xml:space="preserve">Diversification across the New World within the  blue  </w:t>
            </w:r>
            <w:proofErr w:type="spellStart"/>
            <w:r w:rsidRPr="008B2D45">
              <w:rPr>
                <w:b/>
                <w:lang w:val="en-US"/>
              </w:rPr>
              <w:t>cardinalids</w:t>
            </w:r>
            <w:proofErr w:type="spellEnd"/>
            <w:r w:rsidRPr="008B2D45">
              <w:rPr>
                <w:b/>
                <w:lang w:val="en-US"/>
              </w:rPr>
              <w:t xml:space="preserve"> (Aves: </w:t>
            </w:r>
            <w:proofErr w:type="spellStart"/>
            <w:r w:rsidRPr="008B2D45">
              <w:rPr>
                <w:b/>
                <w:lang w:val="en-US"/>
              </w:rPr>
              <w:t>Cardinalidae</w:t>
            </w:r>
            <w:proofErr w:type="spellEnd"/>
            <w:r w:rsidRPr="008B2D45">
              <w:rPr>
                <w:b/>
                <w:lang w:val="en-US"/>
              </w:rPr>
              <w:t>)</w:t>
            </w:r>
          </w:p>
        </w:tc>
      </w:tr>
      <w:tr w:rsidR="008B2D45" w:rsidRPr="0053346A" w:rsidTr="00B83D46">
        <w:trPr>
          <w:trHeight w:val="668"/>
        </w:trPr>
        <w:tc>
          <w:tcPr>
            <w:tcW w:w="1843" w:type="dxa"/>
            <w:shd w:val="clear" w:color="auto" w:fill="D9D9D9" w:themeFill="background1" w:themeFillShade="D9"/>
            <w:vAlign w:val="center"/>
          </w:tcPr>
          <w:p w:rsidR="008B2D45" w:rsidRPr="009D7D6C" w:rsidRDefault="008B2D45" w:rsidP="00B83D46">
            <w:pPr>
              <w:pStyle w:val="contenido"/>
              <w:jc w:val="left"/>
              <w:rPr>
                <w:b/>
                <w:lang w:val="en-US"/>
              </w:rPr>
            </w:pPr>
            <w:r w:rsidRPr="009D7D6C">
              <w:rPr>
                <w:b/>
              </w:rPr>
              <w:t>Autores:</w:t>
            </w:r>
          </w:p>
        </w:tc>
        <w:tc>
          <w:tcPr>
            <w:tcW w:w="7253" w:type="dxa"/>
            <w:gridSpan w:val="2"/>
            <w:vAlign w:val="center"/>
          </w:tcPr>
          <w:p w:rsidR="008B2D45" w:rsidRPr="009D7D6C" w:rsidRDefault="008B2D45" w:rsidP="00B83D46">
            <w:pPr>
              <w:pStyle w:val="contenido"/>
              <w:jc w:val="left"/>
              <w:rPr>
                <w:lang w:val="en-US"/>
              </w:rPr>
            </w:pPr>
            <w:r w:rsidRPr="00800D48">
              <w:rPr>
                <w:lang w:val="en-US"/>
              </w:rPr>
              <w:t xml:space="preserve">Robert W. Bryson Jr.; Jaime Chaves; Brian </w:t>
            </w:r>
            <w:proofErr w:type="spellStart"/>
            <w:r w:rsidRPr="00800D48">
              <w:rPr>
                <w:lang w:val="en-US"/>
              </w:rPr>
              <w:t>Tilston</w:t>
            </w:r>
            <w:proofErr w:type="spellEnd"/>
            <w:r w:rsidRPr="00800D48">
              <w:rPr>
                <w:lang w:val="en-US"/>
              </w:rPr>
              <w:t xml:space="preserve"> Smith; Matthew J. Miller; Kevin Winker; Jo</w:t>
            </w:r>
            <w:r>
              <w:rPr>
                <w:lang w:val="en-US"/>
              </w:rPr>
              <w:t>rge L. Pérez-</w:t>
            </w:r>
            <w:proofErr w:type="spellStart"/>
            <w:r>
              <w:rPr>
                <w:lang w:val="en-US"/>
              </w:rPr>
              <w:t>Emán</w:t>
            </w:r>
            <w:proofErr w:type="spellEnd"/>
            <w:r>
              <w:rPr>
                <w:lang w:val="en-US"/>
              </w:rPr>
              <w:t xml:space="preserve">; John </w:t>
            </w:r>
            <w:proofErr w:type="spellStart"/>
            <w:r>
              <w:rPr>
                <w:lang w:val="en-US"/>
              </w:rPr>
              <w:t>Klicka</w:t>
            </w:r>
            <w:proofErr w:type="spellEnd"/>
            <w:r>
              <w:rPr>
                <w:lang w:val="en-US"/>
              </w:rPr>
              <w:t>;</w:t>
            </w:r>
          </w:p>
        </w:tc>
      </w:tr>
      <w:tr w:rsidR="008B2D45" w:rsidRPr="00884550" w:rsidTr="00B83D46">
        <w:trPr>
          <w:trHeight w:val="549"/>
        </w:trPr>
        <w:tc>
          <w:tcPr>
            <w:tcW w:w="1843" w:type="dxa"/>
            <w:shd w:val="clear" w:color="auto" w:fill="D9D9D9" w:themeFill="background1" w:themeFillShade="D9"/>
            <w:vAlign w:val="center"/>
          </w:tcPr>
          <w:p w:rsidR="008B2D45" w:rsidRPr="009D7D6C" w:rsidRDefault="008B2D45" w:rsidP="00B83D46">
            <w:pPr>
              <w:pStyle w:val="contenido"/>
              <w:jc w:val="left"/>
              <w:rPr>
                <w:b/>
              </w:rPr>
            </w:pPr>
            <w:r>
              <w:rPr>
                <w:b/>
              </w:rPr>
              <w:t>Año:</w:t>
            </w:r>
          </w:p>
        </w:tc>
        <w:tc>
          <w:tcPr>
            <w:tcW w:w="7253" w:type="dxa"/>
            <w:gridSpan w:val="2"/>
            <w:vAlign w:val="center"/>
          </w:tcPr>
          <w:p w:rsidR="008B2D45" w:rsidRPr="009D7D6C" w:rsidRDefault="008B2D45" w:rsidP="00B83D46">
            <w:pPr>
              <w:spacing w:line="360" w:lineRule="auto"/>
              <w:rPr>
                <w:rFonts w:ascii="Arial" w:hAnsi="Arial" w:cs="Arial"/>
              </w:rPr>
            </w:pPr>
            <w:r>
              <w:rPr>
                <w:rFonts w:ascii="Arial" w:hAnsi="Arial" w:cs="Arial"/>
                <w:lang w:val="en-US"/>
              </w:rPr>
              <w:t>2014</w:t>
            </w:r>
          </w:p>
        </w:tc>
      </w:tr>
      <w:tr w:rsidR="008B2D45" w:rsidRPr="00884550" w:rsidTr="00B83D46">
        <w:trPr>
          <w:trHeight w:val="456"/>
        </w:trPr>
        <w:tc>
          <w:tcPr>
            <w:tcW w:w="1843" w:type="dxa"/>
            <w:vMerge w:val="restart"/>
            <w:shd w:val="clear" w:color="auto" w:fill="D9D9D9" w:themeFill="background1" w:themeFillShade="D9"/>
            <w:vAlign w:val="center"/>
          </w:tcPr>
          <w:p w:rsidR="008B2D45" w:rsidRPr="009D7D6C" w:rsidRDefault="008B2D45" w:rsidP="00B83D46">
            <w:pPr>
              <w:pStyle w:val="contenido"/>
              <w:jc w:val="left"/>
              <w:rPr>
                <w:b/>
              </w:rPr>
            </w:pPr>
            <w:r w:rsidRPr="009D7D6C">
              <w:rPr>
                <w:b/>
              </w:rPr>
              <w:t>Enlaces:</w:t>
            </w:r>
          </w:p>
        </w:tc>
        <w:tc>
          <w:tcPr>
            <w:tcW w:w="3625" w:type="dxa"/>
            <w:vAlign w:val="center"/>
          </w:tcPr>
          <w:p w:rsidR="008B2D45" w:rsidRPr="009D7D6C" w:rsidRDefault="008B2D45" w:rsidP="00B83D46">
            <w:pPr>
              <w:pStyle w:val="contenido"/>
              <w:jc w:val="left"/>
            </w:pPr>
            <w:r w:rsidRPr="009D7D6C">
              <w:t>WS Desambiguación</w:t>
            </w:r>
            <w:r>
              <w:t>:</w:t>
            </w:r>
          </w:p>
        </w:tc>
        <w:tc>
          <w:tcPr>
            <w:tcW w:w="3628" w:type="dxa"/>
            <w:vAlign w:val="center"/>
          </w:tcPr>
          <w:p w:rsidR="008B2D45" w:rsidRPr="009D7D6C" w:rsidRDefault="008B2D45" w:rsidP="00B83D46">
            <w:pPr>
              <w:pStyle w:val="contenido"/>
              <w:jc w:val="left"/>
            </w:pPr>
            <w:r>
              <w:t>16</w:t>
            </w:r>
          </w:p>
        </w:tc>
      </w:tr>
      <w:tr w:rsidR="008B2D45" w:rsidRPr="00884550" w:rsidTr="00B83D46">
        <w:trPr>
          <w:trHeight w:val="713"/>
        </w:trPr>
        <w:tc>
          <w:tcPr>
            <w:tcW w:w="1843" w:type="dxa"/>
            <w:vMerge/>
            <w:shd w:val="clear" w:color="auto" w:fill="D9D9D9" w:themeFill="background1" w:themeFillShade="D9"/>
            <w:vAlign w:val="center"/>
          </w:tcPr>
          <w:p w:rsidR="008B2D45" w:rsidRPr="009D7D6C" w:rsidRDefault="008B2D45" w:rsidP="00B83D46">
            <w:pPr>
              <w:pStyle w:val="contenido"/>
              <w:jc w:val="left"/>
            </w:pPr>
          </w:p>
        </w:tc>
        <w:tc>
          <w:tcPr>
            <w:tcW w:w="3625" w:type="dxa"/>
            <w:vAlign w:val="center"/>
          </w:tcPr>
          <w:p w:rsidR="008B2D45" w:rsidRPr="009D7D6C" w:rsidRDefault="008B2D45" w:rsidP="00B83D46">
            <w:pPr>
              <w:pStyle w:val="contenido"/>
              <w:jc w:val="left"/>
            </w:pPr>
            <w:r w:rsidRPr="009D7D6C">
              <w:t xml:space="preserve">DBpedia </w:t>
            </w:r>
            <w:proofErr w:type="spellStart"/>
            <w:r w:rsidRPr="009D7D6C">
              <w:t>Spotlight</w:t>
            </w:r>
            <w:proofErr w:type="spellEnd"/>
            <w:r>
              <w:t>:</w:t>
            </w:r>
          </w:p>
        </w:tc>
        <w:tc>
          <w:tcPr>
            <w:tcW w:w="3628" w:type="dxa"/>
            <w:vAlign w:val="center"/>
          </w:tcPr>
          <w:p w:rsidR="008B2D45" w:rsidRPr="009D7D6C" w:rsidRDefault="008B2D45" w:rsidP="00B83D46">
            <w:pPr>
              <w:pStyle w:val="contenido"/>
              <w:jc w:val="left"/>
            </w:pPr>
            <w:r>
              <w:t>32</w:t>
            </w:r>
          </w:p>
        </w:tc>
      </w:tr>
    </w:tbl>
    <w:p w:rsidR="008B2D45" w:rsidRDefault="008B2D45" w:rsidP="003856EF">
      <w:pPr>
        <w:pStyle w:val="contenido"/>
        <w:rPr>
          <w:lang w:val="en-US"/>
        </w:rPr>
      </w:pPr>
    </w:p>
    <w:p w:rsidR="00EB5626" w:rsidRPr="00800D48" w:rsidRDefault="00EB5626" w:rsidP="003856EF">
      <w:pPr>
        <w:pStyle w:val="contenido"/>
        <w:rPr>
          <w:lang w:val="en-US"/>
        </w:rPr>
      </w:pPr>
    </w:p>
    <w:tbl>
      <w:tblPr>
        <w:tblStyle w:val="Tablaconcuadrcula"/>
        <w:tblW w:w="9096" w:type="dxa"/>
        <w:tblLook w:val="04A0" w:firstRow="1" w:lastRow="0" w:firstColumn="1" w:lastColumn="0" w:noHBand="0" w:noVBand="1"/>
      </w:tblPr>
      <w:tblGrid>
        <w:gridCol w:w="1843"/>
        <w:gridCol w:w="3625"/>
        <w:gridCol w:w="3628"/>
      </w:tblGrid>
      <w:tr w:rsidR="008B2D45" w:rsidRPr="0053346A" w:rsidTr="00B83D46">
        <w:trPr>
          <w:trHeight w:val="668"/>
        </w:trPr>
        <w:tc>
          <w:tcPr>
            <w:tcW w:w="1843" w:type="dxa"/>
            <w:shd w:val="clear" w:color="auto" w:fill="D9D9D9" w:themeFill="background1" w:themeFillShade="D9"/>
            <w:vAlign w:val="center"/>
          </w:tcPr>
          <w:p w:rsidR="008B2D45" w:rsidRPr="009D7D6C" w:rsidRDefault="008B2D45" w:rsidP="00B83D46">
            <w:pPr>
              <w:pStyle w:val="contenido"/>
              <w:jc w:val="left"/>
              <w:rPr>
                <w:b/>
                <w:lang w:val="en-US"/>
              </w:rPr>
            </w:pPr>
            <w:r w:rsidRPr="009D7D6C">
              <w:rPr>
                <w:b/>
              </w:rPr>
              <w:t>Titulo</w:t>
            </w:r>
            <w:r w:rsidRPr="009D7D6C">
              <w:rPr>
                <w:b/>
                <w:lang w:val="en-US"/>
              </w:rPr>
              <w:t>:</w:t>
            </w:r>
          </w:p>
        </w:tc>
        <w:tc>
          <w:tcPr>
            <w:tcW w:w="7253" w:type="dxa"/>
            <w:gridSpan w:val="2"/>
            <w:vAlign w:val="center"/>
          </w:tcPr>
          <w:p w:rsidR="008B2D45" w:rsidRPr="009D7D6C" w:rsidRDefault="008B2D45" w:rsidP="00B83D46">
            <w:pPr>
              <w:pStyle w:val="contenido"/>
              <w:jc w:val="left"/>
              <w:rPr>
                <w:b/>
                <w:lang w:val="en-US"/>
              </w:rPr>
            </w:pPr>
            <w:r w:rsidRPr="00800D48">
              <w:rPr>
                <w:lang w:val="en-US"/>
              </w:rPr>
              <w:t>Population genetics of the Federally Threatened Miccosukee gooseberry (</w:t>
            </w:r>
            <w:proofErr w:type="spellStart"/>
            <w:r w:rsidRPr="00800D48">
              <w:rPr>
                <w:lang w:val="en-US"/>
              </w:rPr>
              <w:t>Ribes</w:t>
            </w:r>
            <w:proofErr w:type="spellEnd"/>
            <w:r w:rsidRPr="00800D48">
              <w:rPr>
                <w:lang w:val="en-US"/>
              </w:rPr>
              <w:t xml:space="preserve"> </w:t>
            </w:r>
            <w:proofErr w:type="spellStart"/>
            <w:r w:rsidRPr="00800D48">
              <w:rPr>
                <w:lang w:val="en-US"/>
              </w:rPr>
              <w:t>echinellum</w:t>
            </w:r>
            <w:proofErr w:type="spellEnd"/>
            <w:r w:rsidRPr="00800D48">
              <w:rPr>
                <w:lang w:val="en-US"/>
              </w:rPr>
              <w:t>), an endemic North American species</w:t>
            </w:r>
          </w:p>
        </w:tc>
      </w:tr>
      <w:tr w:rsidR="008B2D45" w:rsidRPr="008B2D45" w:rsidTr="00B83D46">
        <w:trPr>
          <w:trHeight w:val="668"/>
        </w:trPr>
        <w:tc>
          <w:tcPr>
            <w:tcW w:w="1843" w:type="dxa"/>
            <w:shd w:val="clear" w:color="auto" w:fill="D9D9D9" w:themeFill="background1" w:themeFillShade="D9"/>
            <w:vAlign w:val="center"/>
          </w:tcPr>
          <w:p w:rsidR="008B2D45" w:rsidRPr="009D7D6C" w:rsidRDefault="008B2D45" w:rsidP="00B83D46">
            <w:pPr>
              <w:pStyle w:val="contenido"/>
              <w:jc w:val="left"/>
              <w:rPr>
                <w:b/>
                <w:lang w:val="en-US"/>
              </w:rPr>
            </w:pPr>
            <w:r w:rsidRPr="009D7D6C">
              <w:rPr>
                <w:b/>
              </w:rPr>
              <w:t>Autores:</w:t>
            </w:r>
          </w:p>
        </w:tc>
        <w:tc>
          <w:tcPr>
            <w:tcW w:w="7253" w:type="dxa"/>
            <w:gridSpan w:val="2"/>
            <w:vAlign w:val="center"/>
          </w:tcPr>
          <w:p w:rsidR="008B2D45" w:rsidRPr="008B2D45" w:rsidRDefault="008B2D45" w:rsidP="00B83D46">
            <w:pPr>
              <w:pStyle w:val="contenido"/>
              <w:jc w:val="left"/>
            </w:pPr>
            <w:r w:rsidRPr="00800D48">
              <w:t xml:space="preserve">Nora H. Oleas; Eric J von </w:t>
            </w:r>
            <w:proofErr w:type="spellStart"/>
            <w:r w:rsidRPr="00800D48">
              <w:t>Wettberg</w:t>
            </w:r>
            <w:proofErr w:type="spellEnd"/>
            <w:r w:rsidRPr="00800D48">
              <w:t>; V. Negrón</w:t>
            </w:r>
            <w:r w:rsidRPr="00800D48">
              <w:rPr>
                <w:rFonts w:ascii="Cambria Math" w:hAnsi="Cambria Math" w:cs="Cambria Math"/>
              </w:rPr>
              <w:t>‐</w:t>
            </w:r>
            <w:r w:rsidRPr="00800D48">
              <w:t>Ortiz</w:t>
            </w:r>
          </w:p>
        </w:tc>
      </w:tr>
      <w:tr w:rsidR="008B2D45" w:rsidRPr="00884550" w:rsidTr="00B83D46">
        <w:trPr>
          <w:trHeight w:val="549"/>
        </w:trPr>
        <w:tc>
          <w:tcPr>
            <w:tcW w:w="1843" w:type="dxa"/>
            <w:shd w:val="clear" w:color="auto" w:fill="D9D9D9" w:themeFill="background1" w:themeFillShade="D9"/>
            <w:vAlign w:val="center"/>
          </w:tcPr>
          <w:p w:rsidR="008B2D45" w:rsidRPr="009D7D6C" w:rsidRDefault="008B2D45" w:rsidP="00B83D46">
            <w:pPr>
              <w:pStyle w:val="contenido"/>
              <w:jc w:val="left"/>
              <w:rPr>
                <w:b/>
              </w:rPr>
            </w:pPr>
            <w:r>
              <w:rPr>
                <w:b/>
              </w:rPr>
              <w:t>Año:</w:t>
            </w:r>
          </w:p>
        </w:tc>
        <w:tc>
          <w:tcPr>
            <w:tcW w:w="7253" w:type="dxa"/>
            <w:gridSpan w:val="2"/>
            <w:vAlign w:val="center"/>
          </w:tcPr>
          <w:p w:rsidR="008B2D45" w:rsidRPr="009D7D6C" w:rsidRDefault="008B2D45" w:rsidP="00B83D46">
            <w:pPr>
              <w:spacing w:line="360" w:lineRule="auto"/>
              <w:rPr>
                <w:rFonts w:ascii="Arial" w:hAnsi="Arial" w:cs="Arial"/>
              </w:rPr>
            </w:pPr>
            <w:r>
              <w:rPr>
                <w:rFonts w:ascii="Arial" w:hAnsi="Arial" w:cs="Arial"/>
                <w:lang w:val="en-US"/>
              </w:rPr>
              <w:t>2014</w:t>
            </w:r>
          </w:p>
        </w:tc>
      </w:tr>
      <w:tr w:rsidR="008B2D45" w:rsidRPr="00884550" w:rsidTr="00B83D46">
        <w:trPr>
          <w:trHeight w:val="456"/>
        </w:trPr>
        <w:tc>
          <w:tcPr>
            <w:tcW w:w="1843" w:type="dxa"/>
            <w:vMerge w:val="restart"/>
            <w:shd w:val="clear" w:color="auto" w:fill="D9D9D9" w:themeFill="background1" w:themeFillShade="D9"/>
            <w:vAlign w:val="center"/>
          </w:tcPr>
          <w:p w:rsidR="008B2D45" w:rsidRPr="009D7D6C" w:rsidRDefault="008B2D45" w:rsidP="00B83D46">
            <w:pPr>
              <w:pStyle w:val="contenido"/>
              <w:jc w:val="left"/>
              <w:rPr>
                <w:b/>
              </w:rPr>
            </w:pPr>
            <w:r w:rsidRPr="009D7D6C">
              <w:rPr>
                <w:b/>
              </w:rPr>
              <w:t>Enlaces:</w:t>
            </w:r>
          </w:p>
        </w:tc>
        <w:tc>
          <w:tcPr>
            <w:tcW w:w="3625" w:type="dxa"/>
            <w:vAlign w:val="center"/>
          </w:tcPr>
          <w:p w:rsidR="008B2D45" w:rsidRPr="009D7D6C" w:rsidRDefault="008B2D45" w:rsidP="00B83D46">
            <w:pPr>
              <w:pStyle w:val="contenido"/>
              <w:jc w:val="left"/>
            </w:pPr>
            <w:r w:rsidRPr="009D7D6C">
              <w:t>WS Desambiguación</w:t>
            </w:r>
            <w:r>
              <w:t>:</w:t>
            </w:r>
          </w:p>
        </w:tc>
        <w:tc>
          <w:tcPr>
            <w:tcW w:w="3628" w:type="dxa"/>
            <w:vAlign w:val="center"/>
          </w:tcPr>
          <w:p w:rsidR="008B2D45" w:rsidRPr="009D7D6C" w:rsidRDefault="008B2D45" w:rsidP="00B83D46">
            <w:pPr>
              <w:pStyle w:val="contenido"/>
              <w:jc w:val="left"/>
            </w:pPr>
            <w:r>
              <w:t>19</w:t>
            </w:r>
          </w:p>
        </w:tc>
      </w:tr>
      <w:tr w:rsidR="008B2D45" w:rsidRPr="00884550" w:rsidTr="00B83D46">
        <w:trPr>
          <w:trHeight w:val="713"/>
        </w:trPr>
        <w:tc>
          <w:tcPr>
            <w:tcW w:w="1843" w:type="dxa"/>
            <w:vMerge/>
            <w:shd w:val="clear" w:color="auto" w:fill="D9D9D9" w:themeFill="background1" w:themeFillShade="D9"/>
            <w:vAlign w:val="center"/>
          </w:tcPr>
          <w:p w:rsidR="008B2D45" w:rsidRPr="009D7D6C" w:rsidRDefault="008B2D45" w:rsidP="00B83D46">
            <w:pPr>
              <w:pStyle w:val="contenido"/>
              <w:jc w:val="left"/>
            </w:pPr>
          </w:p>
        </w:tc>
        <w:tc>
          <w:tcPr>
            <w:tcW w:w="3625" w:type="dxa"/>
            <w:vAlign w:val="center"/>
          </w:tcPr>
          <w:p w:rsidR="008B2D45" w:rsidRPr="009D7D6C" w:rsidRDefault="008B2D45" w:rsidP="00B83D46">
            <w:pPr>
              <w:pStyle w:val="contenido"/>
              <w:jc w:val="left"/>
            </w:pPr>
            <w:r w:rsidRPr="009D7D6C">
              <w:t xml:space="preserve">DBpedia </w:t>
            </w:r>
            <w:proofErr w:type="spellStart"/>
            <w:r w:rsidRPr="009D7D6C">
              <w:t>Spotlight</w:t>
            </w:r>
            <w:proofErr w:type="spellEnd"/>
            <w:r>
              <w:t>:</w:t>
            </w:r>
          </w:p>
        </w:tc>
        <w:tc>
          <w:tcPr>
            <w:tcW w:w="3628" w:type="dxa"/>
            <w:vAlign w:val="center"/>
          </w:tcPr>
          <w:p w:rsidR="008B2D45" w:rsidRPr="009D7D6C" w:rsidRDefault="008B2D45" w:rsidP="00B83D46">
            <w:pPr>
              <w:pStyle w:val="contenido"/>
              <w:jc w:val="left"/>
            </w:pPr>
            <w:r>
              <w:t>33</w:t>
            </w:r>
          </w:p>
        </w:tc>
      </w:tr>
    </w:tbl>
    <w:p w:rsidR="008B2D45" w:rsidRDefault="008B2D45" w:rsidP="003856EF">
      <w:pPr>
        <w:pStyle w:val="contenido"/>
        <w:rPr>
          <w:lang w:val="en-US"/>
        </w:rPr>
      </w:pPr>
    </w:p>
    <w:p w:rsidR="008B2D45" w:rsidRDefault="008B2D45" w:rsidP="003856EF">
      <w:pPr>
        <w:pStyle w:val="contenido"/>
        <w:rPr>
          <w:lang w:val="en-US"/>
        </w:rPr>
      </w:pPr>
    </w:p>
    <w:p w:rsidR="00800D48" w:rsidRPr="00800D48" w:rsidRDefault="00800D48" w:rsidP="00243D16">
      <w:pPr>
        <w:pStyle w:val="contenido"/>
        <w:rPr>
          <w:lang w:val="en-US"/>
        </w:rPr>
      </w:pPr>
    </w:p>
    <w:p w:rsidR="002527E3" w:rsidRDefault="00AF7D9D" w:rsidP="00E90AF9">
      <w:pPr>
        <w:pStyle w:val="Ttulo"/>
        <w:spacing w:line="360" w:lineRule="auto"/>
        <w:rPr>
          <w:rFonts w:cs="Arial"/>
          <w:caps w:val="0"/>
          <w:szCs w:val="22"/>
        </w:rPr>
      </w:pPr>
      <w:bookmarkStart w:id="171" w:name="_Toc403114501"/>
      <w:r>
        <w:rPr>
          <w:rFonts w:cs="Arial"/>
          <w:caps w:val="0"/>
          <w:szCs w:val="22"/>
        </w:rPr>
        <w:t>DISCUSIÓN</w:t>
      </w:r>
      <w:bookmarkEnd w:id="171"/>
      <w:r>
        <w:rPr>
          <w:rFonts w:cs="Arial"/>
          <w:caps w:val="0"/>
          <w:szCs w:val="22"/>
        </w:rPr>
        <w:t xml:space="preserve"> </w:t>
      </w:r>
    </w:p>
    <w:p w:rsidR="00865EBC" w:rsidRDefault="00347D7A" w:rsidP="006B695C">
      <w:pPr>
        <w:pStyle w:val="contenido"/>
      </w:pPr>
      <w:r>
        <w:t>La propuesta presentada basada en</w:t>
      </w:r>
      <w:r w:rsidR="006B695C">
        <w:t xml:space="preserve"> procesamiento de lenguaje natural para </w:t>
      </w:r>
      <w:r>
        <w:t>descubrimiento</w:t>
      </w:r>
      <w:r w:rsidR="006B695C">
        <w:t xml:space="preserve"> de datos </w:t>
      </w:r>
      <w:r>
        <w:t>relevante</w:t>
      </w:r>
      <w:r w:rsidR="006B695C">
        <w:t xml:space="preserve"> e </w:t>
      </w:r>
      <w:r>
        <w:t>información</w:t>
      </w:r>
      <w:r w:rsidR="006B695C">
        <w:t xml:space="preserve"> </w:t>
      </w:r>
      <w:r>
        <w:t>dentro del texto de publicaciones científicas y su enlace hacia fuentes de datos abiertos, como LOD Cloud</w:t>
      </w:r>
      <w:r w:rsidR="00F86944">
        <w:t xml:space="preserve">, </w:t>
      </w:r>
      <w:r w:rsidR="00EA2B95">
        <w:t xml:space="preserve">es un esfuerzo por difundir la web semántica a través del procesamiento de fuentes de datos </w:t>
      </w:r>
      <w:r w:rsidR="001F6245">
        <w:t xml:space="preserve">actuales en la web. </w:t>
      </w:r>
    </w:p>
    <w:p w:rsidR="00347D7A" w:rsidRDefault="003059C3" w:rsidP="006B695C">
      <w:pPr>
        <w:pStyle w:val="contenido"/>
      </w:pPr>
      <w:r>
        <w:t>Si  bien el desarrollo de este proyecto así como su aplicación es un entorno académico la web semántica no se limita a este, partiendo de esto se puede decir, que en la actualidad e</w:t>
      </w:r>
      <w:r w:rsidR="00865EBC">
        <w:t xml:space="preserve">xiste una baja o nula </w:t>
      </w:r>
      <w:r w:rsidR="003D19FD">
        <w:t>preocupación</w:t>
      </w:r>
      <w:r w:rsidR="00865EBC">
        <w:t xml:space="preserve"> </w:t>
      </w:r>
      <w:r>
        <w:t xml:space="preserve"> (o simple desconocimiento) por parte</w:t>
      </w:r>
      <w:r w:rsidR="00865EBC">
        <w:t xml:space="preserve"> de quienes suben contenido</w:t>
      </w:r>
      <w:r>
        <w:t xml:space="preserve"> </w:t>
      </w:r>
      <w:r w:rsidR="00865EBC">
        <w:t>a la web al momento de usar los principios de Datos Enlazados  o vincular sus datos con fuentes LOD Cloud,</w:t>
      </w:r>
      <w:r w:rsidR="002A0C59">
        <w:t xml:space="preserve"> pensando en esto </w:t>
      </w:r>
      <w:r w:rsidR="003D19FD">
        <w:t xml:space="preserve">puede </w:t>
      </w:r>
      <w:r w:rsidR="00865EBC">
        <w:t>c</w:t>
      </w:r>
      <w:r w:rsidR="001F6245">
        <w:t>onsiderarse como una herramienta que busca reducir las actividades que una persona interesa</w:t>
      </w:r>
      <w:r w:rsidR="002A0C59">
        <w:t>da</w:t>
      </w:r>
      <w:r w:rsidR="001F6245">
        <w:t xml:space="preserve"> en relacionar sus artículos </w:t>
      </w:r>
      <w:r w:rsidR="003D19FD">
        <w:t>con fuente</w:t>
      </w:r>
      <w:r w:rsidR="002A0C59">
        <w:t xml:space="preserve">s de datos enlazados, </w:t>
      </w:r>
      <w:r>
        <w:t>convirtiéndose</w:t>
      </w:r>
      <w:r w:rsidR="002A0C59">
        <w:t xml:space="preserve"> además de un facilitador de estas tareas en un motivador para realizarlas.</w:t>
      </w:r>
    </w:p>
    <w:p w:rsidR="001A4017" w:rsidRDefault="00CB31C5" w:rsidP="006B695C">
      <w:pPr>
        <w:pStyle w:val="contenido"/>
      </w:pPr>
      <w:r>
        <w:t xml:space="preserve">Los recurso encontrados en las los artículos </w:t>
      </w:r>
      <w:r w:rsidR="001A4017">
        <w:t>científicos así como en textos en los que se han aplicado en esta propuesta existen errores, debido a que tecnologías en las que se basa</w:t>
      </w:r>
      <w:r w:rsidR="002A0C59">
        <w:t>,</w:t>
      </w:r>
      <w:r w:rsidR="001A4017">
        <w:t xml:space="preserve"> como el procesamiento del lenguaje natural pueden no ser precisas en un principio por las libertades que se general al momento de redactar escritos que son las base del procesamiento, además de esto en los textos se pueden encontrar entidades o palabras importantes en este, pero que no se encuentren </w:t>
      </w:r>
      <w:r w:rsidR="002A0C59">
        <w:t>mencionados</w:t>
      </w:r>
      <w:r w:rsidR="001A4017">
        <w:t xml:space="preserve"> en DBpedia o que se </w:t>
      </w:r>
      <w:r w:rsidR="002A0C59">
        <w:t xml:space="preserve">refieren a un recurso distinto del existente en este </w:t>
      </w:r>
      <w:proofErr w:type="spellStart"/>
      <w:r w:rsidR="002A0C59">
        <w:t>Dataset</w:t>
      </w:r>
      <w:proofErr w:type="spellEnd"/>
      <w:r w:rsidR="002A0C59">
        <w:t xml:space="preserve">, produciéndose así un problema de ambigüedad (que desde un principio fueron </w:t>
      </w:r>
      <w:r w:rsidR="003059C3">
        <w:t>analizados</w:t>
      </w:r>
      <w:r w:rsidR="002A0C59">
        <w:t xml:space="preserve"> y aceptados) .</w:t>
      </w:r>
      <w:r w:rsidR="00D073DE">
        <w:t xml:space="preserve"> La mejora en las diferentes tecnologías en las que se basa la web semántica </w:t>
      </w:r>
      <w:r w:rsidR="003059C3">
        <w:t>impulsara</w:t>
      </w:r>
      <w:r w:rsidR="00D073DE">
        <w:t xml:space="preserve"> nuevas herramientas y propuestas.</w:t>
      </w:r>
    </w:p>
    <w:p w:rsidR="00347D7A" w:rsidRDefault="00347D7A" w:rsidP="006B695C">
      <w:pPr>
        <w:pStyle w:val="contenido"/>
      </w:pPr>
    </w:p>
    <w:p w:rsidR="00347D7A" w:rsidRDefault="00347D7A" w:rsidP="006B695C">
      <w:pPr>
        <w:pStyle w:val="contenido"/>
      </w:pPr>
    </w:p>
    <w:p w:rsidR="00347D7A" w:rsidRDefault="00347D7A" w:rsidP="006B695C">
      <w:pPr>
        <w:pStyle w:val="contenido"/>
      </w:pPr>
    </w:p>
    <w:p w:rsidR="002527E3" w:rsidRDefault="00347D7A" w:rsidP="006B695C">
      <w:pPr>
        <w:pStyle w:val="contenido"/>
        <w:rPr>
          <w:rFonts w:eastAsiaTheme="majorEastAsia"/>
          <w:b/>
          <w:bCs/>
          <w:spacing w:val="5"/>
          <w:kern w:val="28"/>
        </w:rPr>
      </w:pPr>
      <w:r>
        <w:t xml:space="preserve"> </w:t>
      </w:r>
      <w:r w:rsidR="002527E3">
        <w:rPr>
          <w:caps/>
        </w:rPr>
        <w:br w:type="page"/>
      </w:r>
    </w:p>
    <w:p w:rsidR="00454C39" w:rsidRPr="00454C39" w:rsidRDefault="00454C39" w:rsidP="00454C39">
      <w:pPr>
        <w:pStyle w:val="Prrafodelista"/>
        <w:keepNext/>
        <w:keepLines/>
        <w:numPr>
          <w:ilvl w:val="0"/>
          <w:numId w:val="15"/>
        </w:numPr>
        <w:suppressAutoHyphens w:val="0"/>
        <w:spacing w:before="240" w:after="240" w:line="360" w:lineRule="auto"/>
        <w:contextualSpacing w:val="0"/>
        <w:jc w:val="both"/>
        <w:outlineLvl w:val="0"/>
        <w:rPr>
          <w:rFonts w:ascii="Arial" w:eastAsiaTheme="majorEastAsia" w:hAnsi="Arial" w:cstheme="majorBidi"/>
          <w:b/>
          <w:bCs/>
          <w:vanish/>
          <w:szCs w:val="28"/>
          <w:lang w:eastAsia="es-EC"/>
        </w:rPr>
      </w:pPr>
      <w:bookmarkStart w:id="172" w:name="_Toc400366777"/>
      <w:bookmarkStart w:id="173" w:name="_Toc400366861"/>
      <w:bookmarkStart w:id="174" w:name="_Toc400372926"/>
      <w:bookmarkStart w:id="175" w:name="_Toc403042715"/>
      <w:bookmarkStart w:id="176" w:name="_Toc403114502"/>
      <w:bookmarkEnd w:id="172"/>
      <w:bookmarkEnd w:id="173"/>
      <w:bookmarkEnd w:id="174"/>
      <w:bookmarkEnd w:id="175"/>
      <w:bookmarkEnd w:id="176"/>
    </w:p>
    <w:p w:rsidR="00E659A8" w:rsidRDefault="00E659A8" w:rsidP="002527E3">
      <w:pPr>
        <w:pStyle w:val="Ttulo"/>
        <w:spacing w:line="360" w:lineRule="auto"/>
        <w:rPr>
          <w:rFonts w:cs="Arial"/>
          <w:caps w:val="0"/>
          <w:szCs w:val="22"/>
        </w:rPr>
      </w:pPr>
      <w:bookmarkStart w:id="177" w:name="_Toc393116808"/>
      <w:bookmarkStart w:id="178" w:name="_Toc393116931"/>
      <w:bookmarkStart w:id="179" w:name="_Toc393117014"/>
      <w:bookmarkStart w:id="180" w:name="_Toc393117073"/>
      <w:bookmarkStart w:id="181" w:name="_Toc393117348"/>
      <w:bookmarkStart w:id="182" w:name="_Toc395165791"/>
      <w:bookmarkStart w:id="183" w:name="_Toc399864513"/>
      <w:bookmarkStart w:id="184" w:name="_Toc399864577"/>
      <w:bookmarkStart w:id="185" w:name="_Toc400125910"/>
      <w:bookmarkStart w:id="186" w:name="_Toc400125977"/>
      <w:bookmarkStart w:id="187" w:name="_Toc403114503"/>
      <w:bookmarkEnd w:id="177"/>
      <w:bookmarkEnd w:id="178"/>
      <w:bookmarkEnd w:id="179"/>
      <w:bookmarkEnd w:id="180"/>
      <w:bookmarkEnd w:id="181"/>
      <w:bookmarkEnd w:id="182"/>
      <w:bookmarkEnd w:id="183"/>
      <w:bookmarkEnd w:id="184"/>
      <w:bookmarkEnd w:id="185"/>
      <w:bookmarkEnd w:id="186"/>
      <w:r>
        <w:rPr>
          <w:rFonts w:cs="Arial"/>
          <w:caps w:val="0"/>
          <w:szCs w:val="22"/>
        </w:rPr>
        <w:t>CONCLUSIONES</w:t>
      </w:r>
      <w:bookmarkEnd w:id="187"/>
    </w:p>
    <w:p w:rsidR="0078611E" w:rsidRDefault="0078611E" w:rsidP="0078611E">
      <w:pPr>
        <w:pStyle w:val="contenido"/>
      </w:pPr>
      <w:r>
        <w:t xml:space="preserve">La </w:t>
      </w:r>
      <w:r w:rsidR="00763264">
        <w:t xml:space="preserve">implementación de una </w:t>
      </w:r>
      <w:proofErr w:type="spellStart"/>
      <w:r w:rsidR="00763264">
        <w:t>Dataset</w:t>
      </w:r>
      <w:proofErr w:type="spellEnd"/>
      <w:r w:rsidR="00763264">
        <w:t xml:space="preserve"> local con los recursos de DBpedia</w:t>
      </w:r>
      <w:r w:rsidR="00B4629C">
        <w:t xml:space="preserve"> en el idioma </w:t>
      </w:r>
      <w:r w:rsidR="002A094B">
        <w:t>inglés</w:t>
      </w:r>
      <w:r w:rsidR="00B4629C">
        <w:t xml:space="preserve">, </w:t>
      </w:r>
      <w:r w:rsidR="002A094B">
        <w:t xml:space="preserve">ha permitido </w:t>
      </w:r>
      <w:r w:rsidR="00B4629C">
        <w:t xml:space="preserve">evitar </w:t>
      </w:r>
      <w:r w:rsidR="002A094B">
        <w:t xml:space="preserve">posibles </w:t>
      </w:r>
      <w:r w:rsidR="00B4629C">
        <w:t xml:space="preserve">problemas </w:t>
      </w:r>
      <w:r w:rsidR="002A094B">
        <w:t>ocasionados</w:t>
      </w:r>
      <w:r w:rsidR="00B4629C">
        <w:t xml:space="preserve"> por conexión </w:t>
      </w:r>
      <w:r w:rsidR="002A094B">
        <w:t>pérdidas</w:t>
      </w:r>
      <w:r w:rsidR="00B4629C">
        <w:t xml:space="preserve"> o lentas con el servidor </w:t>
      </w:r>
      <w:r w:rsidR="002A094B">
        <w:t xml:space="preserve">de DBpedia </w:t>
      </w:r>
      <w:r w:rsidR="00B4629C">
        <w:t>y su implem</w:t>
      </w:r>
      <w:r w:rsidR="002A094B">
        <w:t>entació</w:t>
      </w:r>
      <w:r w:rsidR="00B4629C">
        <w:t xml:space="preserve">n es posible gracias a que </w:t>
      </w:r>
      <w:r w:rsidR="002A094B">
        <w:t>facilita sus</w:t>
      </w:r>
      <w:r w:rsidR="00B4629C">
        <w:t xml:space="preserve"> </w:t>
      </w:r>
      <w:r w:rsidR="002A094B">
        <w:t>recursos,</w:t>
      </w:r>
      <w:r w:rsidR="00B4629C">
        <w:t xml:space="preserve"> y las tecnologías libre</w:t>
      </w:r>
      <w:r w:rsidR="002A094B">
        <w:t>s</w:t>
      </w:r>
      <w:r w:rsidR="00B4629C">
        <w:t xml:space="preserve"> para </w:t>
      </w:r>
      <w:r w:rsidR="002A094B">
        <w:t xml:space="preserve">levantar </w:t>
      </w:r>
      <w:r w:rsidR="00B4629C">
        <w:t xml:space="preserve">un </w:t>
      </w:r>
      <w:proofErr w:type="spellStart"/>
      <w:r w:rsidR="00B4629C">
        <w:t>Triples</w:t>
      </w:r>
      <w:r w:rsidR="002A094B">
        <w:t>tore</w:t>
      </w:r>
      <w:proofErr w:type="spellEnd"/>
      <w:r w:rsidR="002A094B">
        <w:t xml:space="preserve"> con SPARQL </w:t>
      </w:r>
      <w:proofErr w:type="spellStart"/>
      <w:r w:rsidR="002A094B">
        <w:t>endpoint</w:t>
      </w:r>
      <w:proofErr w:type="spellEnd"/>
      <w:r w:rsidR="00B4629C">
        <w:t xml:space="preserve"> </w:t>
      </w:r>
      <w:r w:rsidR="00835794">
        <w:t xml:space="preserve">y se ha utiliza </w:t>
      </w:r>
      <w:r w:rsidR="00B4629C">
        <w:t xml:space="preserve">un espacio no mayor </w:t>
      </w:r>
      <w:r w:rsidR="002A094B">
        <w:t xml:space="preserve">en disco </w:t>
      </w:r>
      <w:r w:rsidR="00B4629C">
        <w:t xml:space="preserve">a 4 </w:t>
      </w:r>
      <w:r w:rsidR="002A094B">
        <w:t>GB</w:t>
      </w:r>
      <w:r w:rsidR="00B4629C">
        <w:t xml:space="preserve"> en </w:t>
      </w:r>
      <w:r w:rsidR="00835794">
        <w:t xml:space="preserve">la </w:t>
      </w:r>
      <w:r w:rsidR="00B4629C">
        <w:t>versión de DBpedia 3.9.</w:t>
      </w:r>
    </w:p>
    <w:p w:rsidR="008C3AFD" w:rsidRDefault="00B4629C" w:rsidP="0078611E">
      <w:pPr>
        <w:pStyle w:val="contenido"/>
      </w:pPr>
      <w:r>
        <w:t xml:space="preserve">El </w:t>
      </w:r>
      <w:r w:rsidR="002A094B">
        <w:t>descubrimiento</w:t>
      </w:r>
      <w:r>
        <w:t xml:space="preserve"> de datos </w:t>
      </w:r>
      <w:r w:rsidR="008C3AFD">
        <w:t>los textos de las publicaciones</w:t>
      </w:r>
      <w:r>
        <w:t xml:space="preserve"> </w:t>
      </w:r>
      <w:r w:rsidR="008C3AFD">
        <w:t>y</w:t>
      </w:r>
      <w:r>
        <w:t xml:space="preserve"> la </w:t>
      </w:r>
      <w:r w:rsidR="002A094B">
        <w:t>vinculación</w:t>
      </w:r>
      <w:r>
        <w:t xml:space="preserve"> </w:t>
      </w:r>
      <w:r w:rsidR="008C3AFD">
        <w:t>de estos a LOD Cloud permite descubrir nuevos datos relacionados al tema que se trata, gracias al beneficio de los principios de los Datos Enlazados.</w:t>
      </w:r>
    </w:p>
    <w:p w:rsidR="00B4629C" w:rsidRDefault="00B4629C" w:rsidP="0078611E">
      <w:pPr>
        <w:pStyle w:val="contenido"/>
      </w:pPr>
      <w:r>
        <w:t xml:space="preserve">La desambiguación del sentido de la palabra </w:t>
      </w:r>
      <w:r w:rsidR="00102973">
        <w:t>(WSD, por sus siglas en ingles)</w:t>
      </w:r>
      <w:r w:rsidR="008C3AFD">
        <w:t xml:space="preserve"> </w:t>
      </w:r>
      <w:r>
        <w:t xml:space="preserve">en base a los recursos disponibles en DBpedia es posible gracias a </w:t>
      </w:r>
      <w:r w:rsidR="00A4044A">
        <w:t>sus</w:t>
      </w:r>
      <w:r>
        <w:t xml:space="preserve"> descripciones</w:t>
      </w:r>
      <w:r w:rsidR="00A4044A">
        <w:t>, pero al mismo tiempo al no tratarse de descripción con este fin pueden</w:t>
      </w:r>
      <w:r w:rsidR="008C3AFD">
        <w:t xml:space="preserve"> ocurrir errores en el proceso</w:t>
      </w:r>
      <w:r w:rsidR="00A4044A">
        <w:t>.</w:t>
      </w:r>
      <w:r>
        <w:t xml:space="preserve"> </w:t>
      </w:r>
    </w:p>
    <w:p w:rsidR="00102973" w:rsidRDefault="00102973" w:rsidP="0078611E">
      <w:pPr>
        <w:pStyle w:val="contenido"/>
      </w:pPr>
      <w:r>
        <w:t xml:space="preserve">Al utilizar el </w:t>
      </w:r>
      <w:proofErr w:type="spellStart"/>
      <w:r>
        <w:t>Dataset</w:t>
      </w:r>
      <w:proofErr w:type="spellEnd"/>
      <w:r>
        <w:t xml:space="preserve"> de DBpedia para procesos de desambiguación permite poder enlazar con facilidad las entidades y palabras claves descubiertos en el texto </w:t>
      </w:r>
      <w:r w:rsidR="008C3AFD">
        <w:t xml:space="preserve">de las publicaciones </w:t>
      </w:r>
      <w:r>
        <w:t xml:space="preserve">con los recursos disponibles </w:t>
      </w:r>
      <w:r w:rsidR="008C3AFD">
        <w:t>en DBpedia.</w:t>
      </w:r>
    </w:p>
    <w:p w:rsidR="00A4044A" w:rsidRDefault="00A4044A" w:rsidP="0078611E">
      <w:pPr>
        <w:pStyle w:val="contenido"/>
      </w:pPr>
      <w:r>
        <w:t xml:space="preserve">Las técnicas de procesamiento de lenguaje natural (PNL) permiten descubrir </w:t>
      </w:r>
      <w:r w:rsidR="00102973">
        <w:t>datos relevantes</w:t>
      </w:r>
      <w:r>
        <w:t xml:space="preserve"> automatizando procesos</w:t>
      </w:r>
      <w:r w:rsidR="00102973">
        <w:t xml:space="preserve"> que consumirían mucho tiempo y recursos valiosos.</w:t>
      </w:r>
    </w:p>
    <w:p w:rsidR="00102973" w:rsidRDefault="00102973" w:rsidP="0078611E">
      <w:pPr>
        <w:pStyle w:val="contenido"/>
      </w:pPr>
      <w:r>
        <w:t xml:space="preserve">El disponer de la </w:t>
      </w:r>
      <w:r w:rsidR="002A094B">
        <w:t xml:space="preserve">lógica </w:t>
      </w:r>
      <w:r>
        <w:t xml:space="preserve">de la </w:t>
      </w:r>
      <w:r w:rsidR="002A094B">
        <w:t xml:space="preserve">aplicación a través </w:t>
      </w:r>
      <w:r>
        <w:t xml:space="preserve">de los principios de </w:t>
      </w:r>
      <w:r w:rsidR="002A094B">
        <w:t>desarrollo</w:t>
      </w:r>
      <w:r>
        <w:t xml:space="preserve"> REST </w:t>
      </w:r>
      <w:r w:rsidR="002A094B">
        <w:t xml:space="preserve">para servicios web </w:t>
      </w:r>
      <w:r>
        <w:t xml:space="preserve">han permitido una </w:t>
      </w:r>
      <w:r w:rsidR="002A094B">
        <w:t>indecencia</w:t>
      </w:r>
      <w:r>
        <w:t xml:space="preserve"> en las </w:t>
      </w:r>
      <w:r w:rsidR="002A094B">
        <w:t>tecnologías</w:t>
      </w:r>
      <w:r>
        <w:t xml:space="preserve"> de construcción del cliente que este cas</w:t>
      </w:r>
      <w:r w:rsidR="002A094B">
        <w:t>o han sido HTML, JavaScript y CSS</w:t>
      </w:r>
      <w:r>
        <w:t>.</w:t>
      </w:r>
    </w:p>
    <w:p w:rsidR="002A094B" w:rsidRDefault="002A094B" w:rsidP="0078611E">
      <w:pPr>
        <w:pStyle w:val="contenido"/>
      </w:pPr>
    </w:p>
    <w:p w:rsidR="00B4629C" w:rsidRDefault="00B4629C" w:rsidP="0078611E">
      <w:pPr>
        <w:pStyle w:val="contenido"/>
      </w:pPr>
    </w:p>
    <w:p w:rsidR="0078611E" w:rsidRDefault="0078611E" w:rsidP="0078611E">
      <w:pPr>
        <w:pStyle w:val="contenido"/>
      </w:pPr>
    </w:p>
    <w:p w:rsidR="0078611E" w:rsidRDefault="0078611E" w:rsidP="0078611E">
      <w:pPr>
        <w:pStyle w:val="contenido"/>
      </w:pPr>
    </w:p>
    <w:p w:rsidR="00E659A8" w:rsidRDefault="00E659A8">
      <w:pPr>
        <w:rPr>
          <w:rFonts w:ascii="Arial" w:eastAsiaTheme="majorEastAsia" w:hAnsi="Arial" w:cs="Arial"/>
          <w:b/>
          <w:bCs/>
          <w:spacing w:val="5"/>
          <w:kern w:val="28"/>
        </w:rPr>
      </w:pPr>
      <w:r>
        <w:rPr>
          <w:rFonts w:cs="Arial"/>
          <w:caps/>
        </w:rPr>
        <w:br w:type="page"/>
      </w:r>
    </w:p>
    <w:p w:rsidR="005370D0" w:rsidRPr="002527E3" w:rsidRDefault="002527E3" w:rsidP="002527E3">
      <w:pPr>
        <w:pStyle w:val="Ttulo"/>
        <w:spacing w:line="360" w:lineRule="auto"/>
        <w:rPr>
          <w:rFonts w:cs="Arial"/>
          <w:caps w:val="0"/>
          <w:szCs w:val="22"/>
        </w:rPr>
      </w:pPr>
      <w:bookmarkStart w:id="188" w:name="_Toc403114504"/>
      <w:r w:rsidRPr="002527E3">
        <w:rPr>
          <w:rFonts w:cs="Arial"/>
          <w:caps w:val="0"/>
          <w:szCs w:val="22"/>
        </w:rPr>
        <w:lastRenderedPageBreak/>
        <w:t>RECOMENDACIONES</w:t>
      </w:r>
      <w:bookmarkEnd w:id="188"/>
    </w:p>
    <w:p w:rsidR="00741E71" w:rsidRDefault="008C3AFD" w:rsidP="003059C3">
      <w:pPr>
        <w:pStyle w:val="contenido"/>
      </w:pPr>
      <w:r>
        <w:t>La creación de recursos propios dentro</w:t>
      </w:r>
      <w:r w:rsidR="00741E71">
        <w:t xml:space="preserve"> del </w:t>
      </w:r>
      <w:proofErr w:type="spellStart"/>
      <w:r w:rsidR="00741E71">
        <w:t>D</w:t>
      </w:r>
      <w:r>
        <w:t>ataset</w:t>
      </w:r>
      <w:proofErr w:type="spellEnd"/>
      <w:r>
        <w:t xml:space="preserve"> </w:t>
      </w:r>
      <w:r w:rsidR="00741E71">
        <w:t>local</w:t>
      </w:r>
      <w:r>
        <w:t xml:space="preserve"> con los recursos de DBpedia, permitiría  poder </w:t>
      </w:r>
      <w:r w:rsidR="00741E71">
        <w:t xml:space="preserve">enlazar entidades y palabras claves que no tengan recursos en DBpedia, </w:t>
      </w:r>
      <w:r w:rsidR="00EB43D0">
        <w:t xml:space="preserve">y </w:t>
      </w:r>
      <w:r w:rsidR="00741E71">
        <w:t>que posiblemente pertenezca</w:t>
      </w:r>
      <w:r w:rsidR="00EB43D0">
        <w:t>n</w:t>
      </w:r>
      <w:r w:rsidR="00741E71">
        <w:t xml:space="preserve"> </w:t>
      </w:r>
      <w:r w:rsidR="00EB43D0">
        <w:t xml:space="preserve">a </w:t>
      </w:r>
      <w:r w:rsidR="00741E71">
        <w:t>un entorno académico local, como un profesor por ejemplo.</w:t>
      </w:r>
    </w:p>
    <w:p w:rsidR="00EB43D0" w:rsidRDefault="00006AB2" w:rsidP="00DF013B">
      <w:pPr>
        <w:pStyle w:val="contenido"/>
      </w:pPr>
      <w:r>
        <w:t>Realizar un análisis previo de la estructura ontológica de los recursos de DBpedia antes de trabajar con estos, para facilitar el “moverse” mediante consultas SPARQL a través de sus propiedades</w:t>
      </w:r>
      <w:r w:rsidR="00EB43D0">
        <w:t xml:space="preserve"> y relaciones.</w:t>
      </w:r>
    </w:p>
    <w:p w:rsidR="00DF013B" w:rsidRPr="00077CDF" w:rsidRDefault="00DF013B" w:rsidP="00077CDF">
      <w:pPr>
        <w:pStyle w:val="contenido"/>
      </w:pPr>
      <w:r>
        <w:t xml:space="preserve">La utilización de lenguaje de programación de alto nivel, Python ya que está provisto de las  librerías </w:t>
      </w:r>
      <w:r w:rsidRPr="00DF013B">
        <w:rPr>
          <w:bCs/>
          <w:i/>
          <w:color w:val="222222"/>
        </w:rPr>
        <w:t xml:space="preserve">Natural </w:t>
      </w:r>
      <w:proofErr w:type="spellStart"/>
      <w:r w:rsidRPr="00DF013B">
        <w:rPr>
          <w:bCs/>
          <w:i/>
          <w:color w:val="222222"/>
        </w:rPr>
        <w:t>Language</w:t>
      </w:r>
      <w:proofErr w:type="spellEnd"/>
      <w:r w:rsidRPr="00DF013B">
        <w:rPr>
          <w:bCs/>
          <w:i/>
          <w:color w:val="222222"/>
        </w:rPr>
        <w:t xml:space="preserve"> </w:t>
      </w:r>
      <w:proofErr w:type="spellStart"/>
      <w:r w:rsidRPr="00DF013B">
        <w:rPr>
          <w:bCs/>
          <w:i/>
          <w:color w:val="222222"/>
        </w:rPr>
        <w:t>Toolkit</w:t>
      </w:r>
      <w:proofErr w:type="spellEnd"/>
      <w:r w:rsidRPr="00DF013B">
        <w:rPr>
          <w:rStyle w:val="apple-converted-space"/>
          <w:bCs/>
          <w:i/>
          <w:color w:val="660099"/>
        </w:rPr>
        <w:t> (</w:t>
      </w:r>
      <w:r w:rsidRPr="00DF013B">
        <w:rPr>
          <w:i/>
        </w:rPr>
        <w:t>NLTK)</w:t>
      </w:r>
      <w:r>
        <w:t xml:space="preserve"> y </w:t>
      </w:r>
      <w:proofErr w:type="spellStart"/>
      <w:r w:rsidRPr="00DF013B">
        <w:rPr>
          <w:i/>
        </w:rPr>
        <w:t>Treetagger</w:t>
      </w:r>
      <w:proofErr w:type="spellEnd"/>
      <w:r>
        <w:t xml:space="preserve"> que permiten el procesamiento de </w:t>
      </w:r>
      <w:r w:rsidRPr="00077CDF">
        <w:t>lenguaje natural de forma fácil y potente, y que al igual que Python su curva de aprendiza  relativamente corta.</w:t>
      </w:r>
    </w:p>
    <w:p w:rsidR="00741E71" w:rsidRPr="00077CDF" w:rsidRDefault="00DF013B" w:rsidP="00077CDF">
      <w:pPr>
        <w:pStyle w:val="contenido"/>
      </w:pPr>
      <w:r w:rsidRPr="00077CDF">
        <w:t>La</w:t>
      </w:r>
      <w:r w:rsidR="00EB43D0" w:rsidRPr="00077CDF">
        <w:t xml:space="preserve"> </w:t>
      </w:r>
      <w:r w:rsidRPr="00077CDF">
        <w:t>utilización</w:t>
      </w:r>
      <w:r w:rsidR="00EB43D0" w:rsidRPr="00077CDF">
        <w:t xml:space="preserve"> de la librería </w:t>
      </w:r>
      <w:proofErr w:type="spellStart"/>
      <w:r w:rsidR="00EB43D0" w:rsidRPr="00077CDF">
        <w:t>TreeTagger</w:t>
      </w:r>
      <w:proofErr w:type="spellEnd"/>
      <w:r w:rsidR="00EB43D0" w:rsidRPr="00077CDF">
        <w:t xml:space="preserve"> para el etiquetado (</w:t>
      </w:r>
      <w:r w:rsidR="00077CDF" w:rsidRPr="00077CDF">
        <w:t xml:space="preserve">POS </w:t>
      </w:r>
      <w:proofErr w:type="spellStart"/>
      <w:r w:rsidR="00077CDF" w:rsidRPr="00077CDF">
        <w:t>tagging</w:t>
      </w:r>
      <w:proofErr w:type="spellEnd"/>
      <w:r w:rsidR="00EB43D0" w:rsidRPr="00077CDF">
        <w:t xml:space="preserve">) en el procesamiento de lenguaje natural permite tener la opción de procesar textos en </w:t>
      </w:r>
      <w:r w:rsidRPr="00077CDF">
        <w:t>diferentes</w:t>
      </w:r>
      <w:r w:rsidR="00EB43D0" w:rsidRPr="00077CDF">
        <w:t xml:space="preserve"> </w:t>
      </w:r>
      <w:r w:rsidRPr="00077CDF">
        <w:t xml:space="preserve">al </w:t>
      </w:r>
      <w:r w:rsidR="00EB43D0" w:rsidRPr="00077CDF">
        <w:t>idioma</w:t>
      </w:r>
      <w:r w:rsidRPr="00077CDF">
        <w:t xml:space="preserve"> ingles que una limitación que la librería NLTK no puede romper.</w:t>
      </w:r>
      <w:r w:rsidR="00EB43D0" w:rsidRPr="00077CDF">
        <w:t xml:space="preserve">  </w:t>
      </w:r>
    </w:p>
    <w:p w:rsidR="00973916" w:rsidRPr="00077CDF" w:rsidRDefault="00824127" w:rsidP="00077CDF">
      <w:pPr>
        <w:pStyle w:val="contenido"/>
      </w:pPr>
      <w:r w:rsidRPr="00077CDF">
        <w:t>Utilizar las recomendaciones de la W3C para la publicación de datos enlazados, y enlazar</w:t>
      </w:r>
      <w:r w:rsidR="00006AB2" w:rsidRPr="00077CDF">
        <w:t xml:space="preserve"> </w:t>
      </w:r>
      <w:r w:rsidRPr="00077CDF">
        <w:t>los</w:t>
      </w:r>
      <w:r w:rsidR="00006AB2" w:rsidRPr="00077CDF">
        <w:t xml:space="preserve"> contenido</w:t>
      </w:r>
      <w:r w:rsidRPr="00077CDF">
        <w:t>s</w:t>
      </w:r>
      <w:r w:rsidR="00006AB2" w:rsidRPr="00077CDF">
        <w:t xml:space="preserve"> </w:t>
      </w:r>
      <w:r w:rsidRPr="00077CDF">
        <w:t xml:space="preserve">actuales </w:t>
      </w:r>
      <w:r w:rsidR="00006AB2" w:rsidRPr="00077CDF">
        <w:t>publicado</w:t>
      </w:r>
      <w:r w:rsidRPr="00077CDF">
        <w:t>s</w:t>
      </w:r>
      <w:r w:rsidR="00006AB2" w:rsidRPr="00077CDF">
        <w:t xml:space="preserve"> en la web a fuentes de datos estructurados con los principios de Datos Enlazados </w:t>
      </w:r>
      <w:r w:rsidRPr="00077CDF">
        <w:t>en pro de la difusión de la web semántica como estructura de la web</w:t>
      </w:r>
      <w:r w:rsidR="00973916" w:rsidRPr="00077CDF">
        <w:t>.</w:t>
      </w:r>
    </w:p>
    <w:p w:rsidR="00077CDF" w:rsidRDefault="00973916" w:rsidP="00077CDF">
      <w:pPr>
        <w:pStyle w:val="contenido"/>
      </w:pPr>
      <w:r w:rsidRPr="00077CDF">
        <w:t>Si bien es cierto se sentó la base para trabajar con otros idiomas distintos al inglés, esto no</w:t>
      </w:r>
      <w:r>
        <w:t xml:space="preserve"> se encuentra desarrollado,</w:t>
      </w:r>
      <w:r w:rsidR="00077CDF">
        <w:t xml:space="preserve"> así que se lo puede considerar </w:t>
      </w:r>
      <w:r>
        <w:t>como trabajo futuro.</w:t>
      </w:r>
    </w:p>
    <w:p w:rsidR="005F3EF6" w:rsidRPr="00E90AF9" w:rsidRDefault="00077CDF" w:rsidP="00824127">
      <w:pPr>
        <w:pStyle w:val="contenido"/>
      </w:pPr>
      <w:r>
        <w:t>Como trabajo futuro el desarrollo de un cliente que permita gestionar mejor los resultados y agregar funcionalidades como guardarlos con fines específicos como  parte de una ontología.</w:t>
      </w:r>
      <w:r w:rsidR="005F3EF6" w:rsidRPr="00E90AF9">
        <w:br w:type="page"/>
      </w:r>
    </w:p>
    <w:bookmarkStart w:id="189" w:name="_Toc403114505" w:displacedByCustomXml="next"/>
    <w:sdt>
      <w:sdtPr>
        <w:rPr>
          <w:rFonts w:asciiTheme="minorHAnsi" w:eastAsiaTheme="minorEastAsia" w:hAnsiTheme="minorHAnsi" w:cstheme="minorBidi"/>
          <w:b w:val="0"/>
          <w:bCs w:val="0"/>
          <w:szCs w:val="22"/>
          <w:lang w:val="es-ES"/>
        </w:rPr>
        <w:id w:val="173936426"/>
        <w:docPartObj>
          <w:docPartGallery w:val="Bibliographies"/>
          <w:docPartUnique/>
        </w:docPartObj>
      </w:sdtPr>
      <w:sdtEndPr>
        <w:rPr>
          <w:lang w:val="es-EC"/>
        </w:rPr>
      </w:sdtEndPr>
      <w:sdtContent>
        <w:p w:rsidR="000E6F98" w:rsidRDefault="000E6F98">
          <w:pPr>
            <w:pStyle w:val="Ttulo1"/>
          </w:pPr>
          <w:r>
            <w:rPr>
              <w:lang w:val="es-ES"/>
            </w:rPr>
            <w:t>Bibliografía</w:t>
          </w:r>
          <w:bookmarkEnd w:id="189"/>
        </w:p>
        <w:sdt>
          <w:sdtPr>
            <w:id w:val="111145805"/>
            <w:bibliography/>
          </w:sdtPr>
          <w:sdtContent>
            <w:p w:rsidR="0023518F" w:rsidRPr="0023518F" w:rsidRDefault="000E6F98" w:rsidP="0023518F">
              <w:pPr>
                <w:pStyle w:val="Bibliografa"/>
                <w:ind w:left="720" w:hanging="720"/>
                <w:rPr>
                  <w:noProof/>
                  <w:lang w:val="en-US"/>
                </w:rPr>
              </w:pPr>
              <w:r>
                <w:fldChar w:fldCharType="begin"/>
              </w:r>
              <w:r w:rsidRPr="00F95A21">
                <w:instrText>BIBLIOGRAPHY</w:instrText>
              </w:r>
              <w:r>
                <w:fldChar w:fldCharType="separate"/>
              </w:r>
              <w:r w:rsidR="0023518F" w:rsidRPr="00F95A21">
                <w:rPr>
                  <w:noProof/>
                </w:rPr>
                <w:t xml:space="preserve">Albahari, J., &amp; Albahari, B. (2012). </w:t>
              </w:r>
              <w:r w:rsidR="0023518F" w:rsidRPr="0023518F">
                <w:rPr>
                  <w:noProof/>
                  <w:lang w:val="en-US"/>
                </w:rPr>
                <w:t xml:space="preserve">C# 5.0 IN A NUTSHELL. En </w:t>
              </w:r>
              <w:r w:rsidR="0023518F" w:rsidRPr="0023518F">
                <w:rPr>
                  <w:i/>
                  <w:iCs/>
                  <w:noProof/>
                  <w:lang w:val="en-US"/>
                </w:rPr>
                <w:t>656.</w:t>
              </w:r>
              <w:r w:rsidR="0023518F" w:rsidRPr="0023518F">
                <w:rPr>
                  <w:noProof/>
                  <w:lang w:val="en-US"/>
                </w:rPr>
                <w:t xml:space="preserve"> O’Reilly.</w:t>
              </w:r>
            </w:p>
            <w:p w:rsidR="0023518F" w:rsidRDefault="0023518F" w:rsidP="0023518F">
              <w:pPr>
                <w:pStyle w:val="Bibliografa"/>
                <w:ind w:left="720" w:hanging="720"/>
                <w:rPr>
                  <w:noProof/>
                  <w:lang w:val="es-ES"/>
                </w:rPr>
              </w:pPr>
              <w:r w:rsidRPr="0023518F">
                <w:rPr>
                  <w:noProof/>
                  <w:lang w:val="en-US"/>
                </w:rPr>
                <w:t xml:space="preserve">Beckett, D., Berners-Lee, T., Prud'hommeaux, E., Carothers, G., &amp; Machina., L. (25 de 02 de 2014). </w:t>
              </w:r>
              <w:r>
                <w:rPr>
                  <w:i/>
                  <w:iCs/>
                  <w:noProof/>
                  <w:lang w:val="es-ES"/>
                </w:rPr>
                <w:t>RDF 1.1 Turtle.</w:t>
              </w:r>
              <w:r>
                <w:rPr>
                  <w:noProof/>
                  <w:lang w:val="es-ES"/>
                </w:rPr>
                <w:t xml:space="preserve"> Obtenido de W3C Recommendation: http://www.w3.org/TR/2014/REC-turtle-20140225/</w:t>
              </w:r>
            </w:p>
            <w:p w:rsidR="0023518F" w:rsidRPr="0023518F" w:rsidRDefault="0023518F" w:rsidP="0023518F">
              <w:pPr>
                <w:pStyle w:val="Bibliografa"/>
                <w:ind w:left="720" w:hanging="720"/>
                <w:rPr>
                  <w:noProof/>
                  <w:lang w:val="en-US"/>
                </w:rPr>
              </w:pPr>
              <w:r>
                <w:rPr>
                  <w:noProof/>
                  <w:lang w:val="es-ES"/>
                </w:rPr>
                <w:t xml:space="preserve">Berners-Lee, T. (23 de Julio de 2006). </w:t>
              </w:r>
              <w:r w:rsidRPr="0023518F">
                <w:rPr>
                  <w:noProof/>
                  <w:lang w:val="en-US"/>
                </w:rPr>
                <w:t>Linked Data - Design Issues.</w:t>
              </w:r>
            </w:p>
            <w:p w:rsidR="0023518F" w:rsidRDefault="0023518F" w:rsidP="0023518F">
              <w:pPr>
                <w:pStyle w:val="Bibliografa"/>
                <w:ind w:left="720" w:hanging="720"/>
                <w:rPr>
                  <w:noProof/>
                  <w:lang w:val="es-ES"/>
                </w:rPr>
              </w:pPr>
              <w:r w:rsidRPr="0023518F">
                <w:rPr>
                  <w:noProof/>
                  <w:lang w:val="en-US"/>
                </w:rPr>
                <w:t xml:space="preserve">Berners-Lee, T., Fielding, R., &amp; Masinter, L. (01 de 2005). </w:t>
              </w:r>
              <w:r w:rsidRPr="0023518F">
                <w:rPr>
                  <w:i/>
                  <w:iCs/>
                  <w:noProof/>
                  <w:lang w:val="en-US"/>
                </w:rPr>
                <w:t>Uniform Resource Identifier (URI): Generic Syntax.</w:t>
              </w:r>
              <w:r w:rsidRPr="0023518F">
                <w:rPr>
                  <w:noProof/>
                  <w:lang w:val="en-US"/>
                </w:rPr>
                <w:t xml:space="preserve"> </w:t>
              </w:r>
              <w:r>
                <w:rPr>
                  <w:noProof/>
                  <w:lang w:val="es-ES"/>
                </w:rPr>
                <w:t>Recuperado el 24 de 06 de 2014, de http://tools.ietf.org/html/rfc3986</w:t>
              </w:r>
            </w:p>
            <w:p w:rsidR="0023518F" w:rsidRDefault="0023518F" w:rsidP="0023518F">
              <w:pPr>
                <w:pStyle w:val="Bibliografa"/>
                <w:ind w:left="720" w:hanging="720"/>
                <w:rPr>
                  <w:noProof/>
                  <w:lang w:val="es-ES"/>
                </w:rPr>
              </w:pPr>
              <w:r>
                <w:rPr>
                  <w:noProof/>
                  <w:lang w:val="es-ES"/>
                </w:rPr>
                <w:t xml:space="preserve">Bizer, C. (09 de 11 de 2009). </w:t>
              </w:r>
              <w:r>
                <w:rPr>
                  <w:i/>
                  <w:iCs/>
                  <w:noProof/>
                  <w:lang w:val="es-ES"/>
                </w:rPr>
                <w:t>Dbpedia</w:t>
              </w:r>
              <w:r>
                <w:rPr>
                  <w:noProof/>
                  <w:lang w:val="es-ES"/>
                </w:rPr>
                <w:t>. Recuperado el 10 de 06 de 2014, de The DBpedia Data Provision Architecture: http://wiki.dbpedia.org/Architecture</w:t>
              </w:r>
            </w:p>
            <w:p w:rsidR="0023518F" w:rsidRDefault="0023518F" w:rsidP="0023518F">
              <w:pPr>
                <w:pStyle w:val="Bibliografa"/>
                <w:ind w:left="720" w:hanging="720"/>
                <w:rPr>
                  <w:noProof/>
                  <w:lang w:val="es-ES"/>
                </w:rPr>
              </w:pPr>
              <w:r>
                <w:rPr>
                  <w:noProof/>
                  <w:lang w:val="es-ES"/>
                </w:rPr>
                <w:t xml:space="preserve">Bizer, C., &amp; Cyganiak, R. (25 de 02 de 2014). </w:t>
              </w:r>
              <w:r>
                <w:rPr>
                  <w:i/>
                  <w:iCs/>
                  <w:noProof/>
                  <w:lang w:val="es-ES"/>
                </w:rPr>
                <w:t>RDF 1.1 TriG.</w:t>
              </w:r>
              <w:r>
                <w:rPr>
                  <w:noProof/>
                  <w:lang w:val="es-ES"/>
                </w:rPr>
                <w:t xml:space="preserve"> Obtenido de W3C Recommendation: http://www.w3.org/TR/2014/REC-trig-20140225/</w:t>
              </w:r>
            </w:p>
            <w:p w:rsidR="0023518F" w:rsidRDefault="0023518F" w:rsidP="0023518F">
              <w:pPr>
                <w:pStyle w:val="Bibliografa"/>
                <w:ind w:left="720" w:hanging="720"/>
                <w:rPr>
                  <w:noProof/>
                  <w:lang w:val="es-ES"/>
                </w:rPr>
              </w:pPr>
              <w:r>
                <w:rPr>
                  <w:noProof/>
                  <w:lang w:val="es-ES"/>
                </w:rPr>
                <w:t xml:space="preserve">Carothers, G., &amp; Seaborne, A. (25 de 02 de 2014). </w:t>
              </w:r>
              <w:r>
                <w:rPr>
                  <w:i/>
                  <w:iCs/>
                  <w:noProof/>
                  <w:lang w:val="es-ES"/>
                </w:rPr>
                <w:t>RDF 1.1 N-Triples.</w:t>
              </w:r>
              <w:r>
                <w:rPr>
                  <w:noProof/>
                  <w:lang w:val="es-ES"/>
                </w:rPr>
                <w:t xml:space="preserve"> Recuperado el 25 de 06 de 2014, de W3C Recomendations: http://www.w3.org/TR/2014/REC-n-triples-20140225/</w:t>
              </w:r>
            </w:p>
            <w:p w:rsidR="0023518F" w:rsidRDefault="0023518F" w:rsidP="0023518F">
              <w:pPr>
                <w:pStyle w:val="Bibliografa"/>
                <w:ind w:left="720" w:hanging="720"/>
                <w:rPr>
                  <w:noProof/>
                  <w:lang w:val="es-ES"/>
                </w:rPr>
              </w:pPr>
              <w:r>
                <w:rPr>
                  <w:noProof/>
                  <w:lang w:val="es-ES"/>
                </w:rPr>
                <w:t xml:space="preserve">Clark, K. G., Feigenbaum, L., &amp; Torres, E. (01 de 15 de 2008). </w:t>
              </w:r>
              <w:r>
                <w:rPr>
                  <w:i/>
                  <w:iCs/>
                  <w:noProof/>
                  <w:lang w:val="es-ES"/>
                </w:rPr>
                <w:t>SPARQL Protocol for RDF.</w:t>
              </w:r>
              <w:r>
                <w:rPr>
                  <w:noProof/>
                  <w:lang w:val="es-ES"/>
                </w:rPr>
                <w:t xml:space="preserve"> Recuperado el 24 de 06 de 2014, de W3C Recommendation 15 January 2008: http://www.w3.org/TR/rdf-sparql-protocol/</w:t>
              </w:r>
            </w:p>
            <w:p w:rsidR="0023518F" w:rsidRPr="0023518F" w:rsidRDefault="0023518F" w:rsidP="0023518F">
              <w:pPr>
                <w:pStyle w:val="Bibliografa"/>
                <w:ind w:left="720" w:hanging="720"/>
                <w:rPr>
                  <w:noProof/>
                  <w:lang w:val="en-US"/>
                </w:rPr>
              </w:pPr>
              <w:r>
                <w:rPr>
                  <w:noProof/>
                  <w:lang w:val="es-ES"/>
                </w:rPr>
                <w:t xml:space="preserve">Cutting, D., Kupiec, J., Pedersen, J., &amp; Sibun, P. (Marzo de 1992). </w:t>
              </w:r>
              <w:r w:rsidRPr="0023518F">
                <w:rPr>
                  <w:noProof/>
                  <w:lang w:val="en-US"/>
                </w:rPr>
                <w:t>A Practical Part of Speech Tagger.</w:t>
              </w:r>
            </w:p>
            <w:p w:rsidR="0023518F" w:rsidRDefault="0023518F" w:rsidP="0023518F">
              <w:pPr>
                <w:pStyle w:val="Bibliografa"/>
                <w:ind w:left="720" w:hanging="720"/>
                <w:rPr>
                  <w:noProof/>
                  <w:lang w:val="es-ES"/>
                </w:rPr>
              </w:pPr>
              <w:r w:rsidRPr="0023518F">
                <w:rPr>
                  <w:noProof/>
                  <w:lang w:val="en-US"/>
                </w:rPr>
                <w:t xml:space="preserve">Cyganiak, R., Wood, D., &amp; Lanthaler, M. (25 de 02 de 2014). </w:t>
              </w:r>
              <w:r w:rsidRPr="0023518F">
                <w:rPr>
                  <w:i/>
                  <w:iCs/>
                  <w:noProof/>
                  <w:lang w:val="en-US"/>
                </w:rPr>
                <w:t>RDF 1.1 Concepts and Abstract Syntax.</w:t>
              </w:r>
              <w:r w:rsidRPr="0023518F">
                <w:rPr>
                  <w:noProof/>
                  <w:lang w:val="en-US"/>
                </w:rPr>
                <w:t xml:space="preserve"> </w:t>
              </w:r>
              <w:r>
                <w:rPr>
                  <w:noProof/>
                  <w:lang w:val="es-ES"/>
                </w:rPr>
                <w:t>Recuperado el 25 de 06 de 2014, de W3C Recommendation: http://www.w3.org/TR/2014/REC-rdf11-concepts-20140225/</w:t>
              </w:r>
            </w:p>
            <w:p w:rsidR="0023518F" w:rsidRDefault="0023518F" w:rsidP="0023518F">
              <w:pPr>
                <w:pStyle w:val="Bibliografa"/>
                <w:ind w:left="720" w:hanging="720"/>
                <w:rPr>
                  <w:noProof/>
                  <w:lang w:val="es-ES"/>
                </w:rPr>
              </w:pPr>
              <w:r>
                <w:rPr>
                  <w:noProof/>
                  <w:lang w:val="es-ES"/>
                </w:rPr>
                <w:t xml:space="preserve">Lapuente, M. J. (08 de 12 de 2013). </w:t>
              </w:r>
              <w:r>
                <w:rPr>
                  <w:i/>
                  <w:iCs/>
                  <w:noProof/>
                  <w:lang w:val="es-ES"/>
                </w:rPr>
                <w:t>HIPERTEXTO: EL NUEVO CONCEPTO DE DOCUMENTO EN LA CULTURA DE LA .</w:t>
              </w:r>
              <w:r>
                <w:rPr>
                  <w:noProof/>
                  <w:lang w:val="es-ES"/>
                </w:rPr>
                <w:t xml:space="preserve"> Recuperado el 24 de 06 de 2014, de Tesis doctoral. Universidad Complutense de Madrid.: http://www.hipertexto.info/</w:t>
              </w:r>
            </w:p>
            <w:p w:rsidR="0023518F" w:rsidRDefault="0023518F" w:rsidP="0023518F">
              <w:pPr>
                <w:pStyle w:val="Bibliografa"/>
                <w:ind w:left="720" w:hanging="720"/>
                <w:rPr>
                  <w:noProof/>
                  <w:lang w:val="es-ES"/>
                </w:rPr>
              </w:pPr>
              <w:r>
                <w:rPr>
                  <w:noProof/>
                  <w:lang w:val="es-ES"/>
                </w:rPr>
                <w:t xml:space="preserve">Lehmann, J., Isele, R., Jakob, M., Jentzsch, A., Kontokostas, D., Mendes, P. N., y otros. </w:t>
              </w:r>
              <w:r w:rsidRPr="0023518F">
                <w:rPr>
                  <w:noProof/>
                  <w:lang w:val="en-US"/>
                </w:rPr>
                <w:t xml:space="preserve">(2012). </w:t>
              </w:r>
              <w:r w:rsidRPr="0023518F">
                <w:rPr>
                  <w:i/>
                  <w:iCs/>
                  <w:noProof/>
                  <w:lang w:val="en-US"/>
                </w:rPr>
                <w:t>DBpedia - A Large-scale, Multilingual Knowledge Base Extracted from Wikipedia</w:t>
              </w:r>
              <w:r w:rsidRPr="0023518F">
                <w:rPr>
                  <w:noProof/>
                  <w:lang w:val="en-US"/>
                </w:rPr>
                <w:t xml:space="preserve">. </w:t>
              </w:r>
              <w:r>
                <w:rPr>
                  <w:noProof/>
                  <w:lang w:val="es-ES"/>
                </w:rPr>
                <w:t>Obtenido de http://semantic-web-journal.net/system/files/swj499.pdf</w:t>
              </w:r>
            </w:p>
            <w:p w:rsidR="0023518F" w:rsidRDefault="0023518F" w:rsidP="0023518F">
              <w:pPr>
                <w:pStyle w:val="Bibliografa"/>
                <w:ind w:left="720" w:hanging="720"/>
                <w:rPr>
                  <w:noProof/>
                  <w:lang w:val="es-ES"/>
                </w:rPr>
              </w:pPr>
              <w:r>
                <w:rPr>
                  <w:noProof/>
                  <w:lang w:val="es-ES"/>
                </w:rPr>
                <w:t xml:space="preserve">McBride, B. (10 de 02 de 2004). </w:t>
              </w:r>
              <w:r>
                <w:rPr>
                  <w:i/>
                  <w:iCs/>
                  <w:noProof/>
                  <w:lang w:val="es-ES"/>
                </w:rPr>
                <w:t>W3C Recommendation.</w:t>
              </w:r>
              <w:r>
                <w:rPr>
                  <w:noProof/>
                  <w:lang w:val="es-ES"/>
                </w:rPr>
                <w:t xml:space="preserve"> Recuperado el 26 de 06 de 2014, de RDF Primer: http://www.w3.org/TR/2004/REC-rdf-primer-20040210/</w:t>
              </w:r>
            </w:p>
            <w:p w:rsidR="0023518F" w:rsidRDefault="0023518F" w:rsidP="0023518F">
              <w:pPr>
                <w:pStyle w:val="Bibliografa"/>
                <w:ind w:left="720" w:hanging="720"/>
                <w:rPr>
                  <w:noProof/>
                  <w:lang w:val="es-ES"/>
                </w:rPr>
              </w:pPr>
              <w:r>
                <w:rPr>
                  <w:noProof/>
                  <w:lang w:val="es-ES"/>
                </w:rPr>
                <w:t xml:space="preserve">Mihaela, I. N. ( 2004). </w:t>
              </w:r>
              <w:r>
                <w:rPr>
                  <w:i/>
                  <w:iCs/>
                  <w:noProof/>
                  <w:lang w:val="es-ES"/>
                </w:rPr>
                <w:t>EL CONOCIMIENTO LINGÜÍSTICO EN LA DESAMBIGUACIÓN SEMÁNTICA AUTOMÁTICA.</w:t>
              </w:r>
              <w:r>
                <w:rPr>
                  <w:noProof/>
                  <w:lang w:val="es-ES"/>
                </w:rPr>
                <w:t xml:space="preserve"> </w:t>
              </w:r>
            </w:p>
            <w:p w:rsidR="0023518F" w:rsidRDefault="0023518F" w:rsidP="0023518F">
              <w:pPr>
                <w:pStyle w:val="Bibliografa"/>
                <w:ind w:left="720" w:hanging="720"/>
                <w:rPr>
                  <w:noProof/>
                  <w:lang w:val="es-ES"/>
                </w:rPr>
              </w:pPr>
              <w:r w:rsidRPr="0023518F">
                <w:rPr>
                  <w:noProof/>
                  <w:lang w:val="en-US"/>
                </w:rPr>
                <w:t xml:space="preserve">Miller, E. (Mayo de 1998). </w:t>
              </w:r>
              <w:r w:rsidRPr="0023518F">
                <w:rPr>
                  <w:i/>
                  <w:iCs/>
                  <w:noProof/>
                  <w:lang w:val="en-US"/>
                </w:rPr>
                <w:t>An Introduction to the Resource Description Framework</w:t>
              </w:r>
              <w:r w:rsidRPr="0023518F">
                <w:rPr>
                  <w:noProof/>
                  <w:lang w:val="en-US"/>
                </w:rPr>
                <w:t xml:space="preserve">. </w:t>
              </w:r>
              <w:r>
                <w:rPr>
                  <w:noProof/>
                  <w:lang w:val="es-ES"/>
                </w:rPr>
                <w:t>Recuperado el 27 de 06 de 2014, de http://www.dlib.org/dlib/may98/miller/05miller.html</w:t>
              </w:r>
            </w:p>
            <w:p w:rsidR="0023518F" w:rsidRPr="0023518F" w:rsidRDefault="0023518F" w:rsidP="0023518F">
              <w:pPr>
                <w:pStyle w:val="Bibliografa"/>
                <w:ind w:left="720" w:hanging="720"/>
                <w:rPr>
                  <w:noProof/>
                  <w:lang w:val="en-US"/>
                </w:rPr>
              </w:pPr>
              <w:r w:rsidRPr="0023518F">
                <w:rPr>
                  <w:noProof/>
                  <w:lang w:val="en-US"/>
                </w:rPr>
                <w:lastRenderedPageBreak/>
                <w:t xml:space="preserve">Miller, E. (1998). Wiley Online Library. </w:t>
              </w:r>
              <w:r w:rsidRPr="0023518F">
                <w:rPr>
                  <w:i/>
                  <w:iCs/>
                  <w:noProof/>
                  <w:lang w:val="en-US"/>
                </w:rPr>
                <w:t>Bulletin of the American Society for Information Science and Technology</w:t>
              </w:r>
              <w:r w:rsidRPr="0023518F">
                <w:rPr>
                  <w:noProof/>
                  <w:lang w:val="en-US"/>
                </w:rPr>
                <w:t>, 15-19.</w:t>
              </w:r>
            </w:p>
            <w:p w:rsidR="0023518F" w:rsidRPr="0023518F" w:rsidRDefault="0023518F" w:rsidP="0023518F">
              <w:pPr>
                <w:pStyle w:val="Bibliografa"/>
                <w:ind w:left="720" w:hanging="720"/>
                <w:rPr>
                  <w:noProof/>
                  <w:lang w:val="en-US"/>
                </w:rPr>
              </w:pPr>
              <w:r>
                <w:rPr>
                  <w:noProof/>
                  <w:lang w:val="es-ES"/>
                </w:rPr>
                <w:t xml:space="preserve">Pautasso, C., Zimmermann, O., &amp; Leymann, F. (Abril de 2008). </w:t>
              </w:r>
              <w:r w:rsidRPr="0023518F">
                <w:rPr>
                  <w:noProof/>
                  <w:lang w:val="en-US"/>
                </w:rPr>
                <w:t>RESTful Web Services vs. “Big” Web Services: Making the Right Architectural Decision.</w:t>
              </w:r>
            </w:p>
            <w:p w:rsidR="0023518F" w:rsidRDefault="0023518F" w:rsidP="0023518F">
              <w:pPr>
                <w:pStyle w:val="Bibliografa"/>
                <w:ind w:left="720" w:hanging="720"/>
                <w:rPr>
                  <w:noProof/>
                  <w:lang w:val="es-ES"/>
                </w:rPr>
              </w:pPr>
              <w:r>
                <w:rPr>
                  <w:noProof/>
                  <w:lang w:val="es-ES"/>
                </w:rPr>
                <w:t xml:space="preserve">Peláez, A. R., Morocho, J. C., &amp; Malla, P. (2012). </w:t>
              </w:r>
              <w:r>
                <w:rPr>
                  <w:i/>
                  <w:iCs/>
                  <w:noProof/>
                  <w:lang w:val="es-ES"/>
                </w:rPr>
                <w:t>Desambiguación de URI’s en el Contexto de Linked Open Data para Linked Universities Data.</w:t>
              </w:r>
              <w:r>
                <w:rPr>
                  <w:noProof/>
                  <w:lang w:val="es-ES"/>
                </w:rPr>
                <w:t xml:space="preserve"> </w:t>
              </w:r>
            </w:p>
            <w:p w:rsidR="0023518F" w:rsidRDefault="0023518F" w:rsidP="0023518F">
              <w:pPr>
                <w:pStyle w:val="Bibliografa"/>
                <w:ind w:left="720" w:hanging="720"/>
                <w:rPr>
                  <w:noProof/>
                  <w:lang w:val="es-ES"/>
                </w:rPr>
              </w:pPr>
              <w:r>
                <w:rPr>
                  <w:noProof/>
                  <w:lang w:val="es-ES"/>
                </w:rPr>
                <w:t xml:space="preserve">Pérez, S. V. (2009). </w:t>
              </w:r>
              <w:r>
                <w:rPr>
                  <w:i/>
                  <w:iCs/>
                  <w:noProof/>
                  <w:lang w:val="es-ES"/>
                </w:rPr>
                <w:t>Resolución de la ambiguedad semántica mediante métodos basados en conocimiento y su aportación a tareas de PLN.</w:t>
              </w:r>
              <w:r>
                <w:rPr>
                  <w:noProof/>
                  <w:lang w:val="es-ES"/>
                </w:rPr>
                <w:t xml:space="preserve"> Alicate.</w:t>
              </w:r>
            </w:p>
            <w:p w:rsidR="0023518F" w:rsidRDefault="0023518F" w:rsidP="0023518F">
              <w:pPr>
                <w:pStyle w:val="Bibliografa"/>
                <w:ind w:left="720" w:hanging="720"/>
                <w:rPr>
                  <w:noProof/>
                  <w:lang w:val="es-ES"/>
                </w:rPr>
              </w:pPr>
              <w:r>
                <w:rPr>
                  <w:noProof/>
                  <w:lang w:val="es-ES"/>
                </w:rPr>
                <w:t xml:space="preserve">Prud'hommeaux, E., &amp; Seaborne, A. (15 de 01 de 2008). </w:t>
              </w:r>
              <w:r>
                <w:rPr>
                  <w:i/>
                  <w:iCs/>
                  <w:noProof/>
                  <w:lang w:val="es-ES"/>
                </w:rPr>
                <w:t>SPARQL Lenguaje de consulta para RDF.</w:t>
              </w:r>
              <w:r>
                <w:rPr>
                  <w:noProof/>
                  <w:lang w:val="es-ES"/>
                </w:rPr>
                <w:t xml:space="preserve"> Recuperado el 25 de 06 de 2014, de Recomendación del W3C de 15 de enero de 2008 : http://skos.um.es/TR/rdf-sparql-query/</w:t>
              </w:r>
            </w:p>
            <w:p w:rsidR="0023518F" w:rsidRPr="0023518F" w:rsidRDefault="0023518F" w:rsidP="0023518F">
              <w:pPr>
                <w:pStyle w:val="Bibliografa"/>
                <w:ind w:left="720" w:hanging="720"/>
                <w:rPr>
                  <w:noProof/>
                  <w:lang w:val="en-US"/>
                </w:rPr>
              </w:pPr>
              <w:r w:rsidRPr="0023518F">
                <w:rPr>
                  <w:noProof/>
                  <w:lang w:val="en-US"/>
                </w:rPr>
                <w:t xml:space="preserve">Richardson, L., &amp; Amundsen, M. (2013). </w:t>
              </w:r>
              <w:r w:rsidRPr="0023518F">
                <w:rPr>
                  <w:i/>
                  <w:iCs/>
                  <w:noProof/>
                  <w:lang w:val="en-US"/>
                </w:rPr>
                <w:t>RESTful Web APIs.</w:t>
              </w:r>
              <w:r w:rsidRPr="0023518F">
                <w:rPr>
                  <w:noProof/>
                  <w:lang w:val="en-US"/>
                </w:rPr>
                <w:t xml:space="preserve"> O'REiLLY.</w:t>
              </w:r>
            </w:p>
            <w:p w:rsidR="0023518F" w:rsidRPr="0023518F" w:rsidRDefault="0023518F" w:rsidP="0023518F">
              <w:pPr>
                <w:pStyle w:val="Bibliografa"/>
                <w:ind w:left="720" w:hanging="720"/>
                <w:rPr>
                  <w:noProof/>
                  <w:lang w:val="en-US"/>
                </w:rPr>
              </w:pPr>
              <w:r w:rsidRPr="0023518F">
                <w:rPr>
                  <w:noProof/>
                  <w:lang w:val="en-US"/>
                </w:rPr>
                <w:t xml:space="preserve">Richardson, L., &amp; Ruby, S. (2007). RESTful Web Services. En L. Richardson, &amp; S. Ruby, </w:t>
              </w:r>
              <w:r w:rsidRPr="0023518F">
                <w:rPr>
                  <w:i/>
                  <w:iCs/>
                  <w:noProof/>
                  <w:lang w:val="en-US"/>
                </w:rPr>
                <w:t>RESTful Web Services</w:t>
              </w:r>
              <w:r w:rsidRPr="0023518F">
                <w:rPr>
                  <w:noProof/>
                  <w:lang w:val="en-US"/>
                </w:rPr>
                <w:t xml:space="preserve"> (pág. 299). O'Reilly.</w:t>
              </w:r>
            </w:p>
            <w:p w:rsidR="0023518F" w:rsidRPr="0023518F" w:rsidRDefault="0023518F" w:rsidP="0023518F">
              <w:pPr>
                <w:pStyle w:val="Bibliografa"/>
                <w:ind w:left="720" w:hanging="720"/>
                <w:rPr>
                  <w:noProof/>
                  <w:lang w:val="en-US"/>
                </w:rPr>
              </w:pPr>
              <w:r w:rsidRPr="0023518F">
                <w:rPr>
                  <w:noProof/>
                  <w:lang w:val="en-US"/>
                </w:rPr>
                <w:t xml:space="preserve">Ruby, L. R. (2007). </w:t>
              </w:r>
              <w:r w:rsidRPr="0023518F">
                <w:rPr>
                  <w:i/>
                  <w:iCs/>
                  <w:noProof/>
                  <w:lang w:val="en-US"/>
                </w:rPr>
                <w:t>RESTful Web Services.</w:t>
              </w:r>
            </w:p>
            <w:p w:rsidR="0023518F" w:rsidRDefault="0023518F" w:rsidP="0023518F">
              <w:pPr>
                <w:pStyle w:val="Bibliografa"/>
                <w:ind w:left="720" w:hanging="720"/>
                <w:rPr>
                  <w:noProof/>
                  <w:lang w:val="es-ES"/>
                </w:rPr>
              </w:pPr>
              <w:r w:rsidRPr="0023518F">
                <w:rPr>
                  <w:noProof/>
                  <w:lang w:val="en-US"/>
                </w:rPr>
                <w:t xml:space="preserve">San Martin Oliva, C. R. (s.f.). </w:t>
              </w:r>
              <w:r>
                <w:rPr>
                  <w:i/>
                  <w:iCs/>
                  <w:noProof/>
                  <w:lang w:val="es-ES"/>
                </w:rPr>
                <w:t>COMPLEJO UNIVERSITARIO ISLAS MALVINAS.</w:t>
              </w:r>
              <w:r>
                <w:rPr>
                  <w:noProof/>
                  <w:lang w:val="es-ES"/>
                </w:rPr>
                <w:t xml:space="preserve"> Recuperado el 07 de 2014, de COMPLEJO UNIVERSITARIO ISLAS MALVINAS: http://www.unsj-cuim.edu.ar/portalzonda/seminario08/archivos/MetodologiaICONIX.pdf</w:t>
              </w:r>
            </w:p>
            <w:p w:rsidR="0023518F" w:rsidRPr="0023518F" w:rsidRDefault="0023518F" w:rsidP="0023518F">
              <w:pPr>
                <w:pStyle w:val="Bibliografa"/>
                <w:ind w:left="720" w:hanging="720"/>
                <w:rPr>
                  <w:noProof/>
                  <w:lang w:val="en-US"/>
                </w:rPr>
              </w:pPr>
              <w:r w:rsidRPr="0023518F">
                <w:rPr>
                  <w:noProof/>
                  <w:lang w:val="en-US"/>
                </w:rPr>
                <w:t xml:space="preserve">Sandeep Chatterjee, j. W. (2004). </w:t>
              </w:r>
              <w:r w:rsidRPr="0023518F">
                <w:rPr>
                  <w:i/>
                  <w:iCs/>
                  <w:noProof/>
                  <w:lang w:val="en-US"/>
                </w:rPr>
                <w:t>Developing Enterprise Web Services: An Architect's Guide.</w:t>
              </w:r>
              <w:r w:rsidRPr="0023518F">
                <w:rPr>
                  <w:noProof/>
                  <w:lang w:val="en-US"/>
                </w:rPr>
                <w:t xml:space="preserve"> Person Education Inc.</w:t>
              </w:r>
            </w:p>
            <w:p w:rsidR="0023518F" w:rsidRPr="0023518F" w:rsidRDefault="0023518F" w:rsidP="0023518F">
              <w:pPr>
                <w:pStyle w:val="Bibliografa"/>
                <w:ind w:left="720" w:hanging="720"/>
                <w:rPr>
                  <w:noProof/>
                  <w:lang w:val="en-US"/>
                </w:rPr>
              </w:pPr>
              <w:r w:rsidRPr="0023518F">
                <w:rPr>
                  <w:noProof/>
                  <w:lang w:val="en-US"/>
                </w:rPr>
                <w:t xml:space="preserve">Satanjeev, B. (2002). </w:t>
              </w:r>
              <w:r w:rsidRPr="0023518F">
                <w:rPr>
                  <w:i/>
                  <w:iCs/>
                  <w:noProof/>
                  <w:lang w:val="en-US"/>
                </w:rPr>
                <w:t>Adapting the Lesk Algorithm for Word Sense Disambiguation to WordNet.</w:t>
              </w:r>
              <w:r w:rsidRPr="0023518F">
                <w:rPr>
                  <w:noProof/>
                  <w:lang w:val="en-US"/>
                </w:rPr>
                <w:t xml:space="preserve"> </w:t>
              </w:r>
            </w:p>
            <w:p w:rsidR="0023518F" w:rsidRPr="0023518F" w:rsidRDefault="0023518F" w:rsidP="0023518F">
              <w:pPr>
                <w:pStyle w:val="Bibliografa"/>
                <w:ind w:left="720" w:hanging="720"/>
                <w:rPr>
                  <w:noProof/>
                  <w:lang w:val="en-US"/>
                </w:rPr>
              </w:pPr>
              <w:r>
                <w:rPr>
                  <w:noProof/>
                  <w:lang w:val="es-ES"/>
                </w:rPr>
                <w:t xml:space="preserve">Schreiber, G., &amp; Raimond, Y. (24 de 06 de 2014). </w:t>
              </w:r>
              <w:r>
                <w:rPr>
                  <w:i/>
                  <w:iCs/>
                  <w:noProof/>
                  <w:lang w:val="es-ES"/>
                </w:rPr>
                <w:t>RDF 1.1 Primer.</w:t>
              </w:r>
              <w:r>
                <w:rPr>
                  <w:noProof/>
                  <w:lang w:val="es-ES"/>
                </w:rPr>
                <w:t xml:space="preserve"> </w:t>
              </w:r>
              <w:r w:rsidRPr="0023518F">
                <w:rPr>
                  <w:noProof/>
                  <w:lang w:val="en-US"/>
                </w:rPr>
                <w:t>Obtenido de W3C Working Group: http://www.w3.org/TR/2014/NOTE-rdf11-primer-20140624/</w:t>
              </w:r>
            </w:p>
            <w:p w:rsidR="0023518F" w:rsidRDefault="0023518F" w:rsidP="0023518F">
              <w:pPr>
                <w:pStyle w:val="Bibliografa"/>
                <w:ind w:left="720" w:hanging="720"/>
                <w:rPr>
                  <w:noProof/>
                  <w:lang w:val="es-ES"/>
                </w:rPr>
              </w:pPr>
              <w:r w:rsidRPr="0023518F">
                <w:rPr>
                  <w:noProof/>
                  <w:lang w:val="en-US"/>
                </w:rPr>
                <w:t xml:space="preserve">Sören Auer, Christian Bizer, Georgi Kobilarov, Jens Lehmann, Richard Cyganiak, and Zachary Ives. </w:t>
              </w:r>
              <w:r>
                <w:rPr>
                  <w:noProof/>
                  <w:lang w:val="es-ES"/>
                </w:rPr>
                <w:t xml:space="preserve">(2007). </w:t>
              </w:r>
              <w:r>
                <w:rPr>
                  <w:i/>
                  <w:iCs/>
                  <w:noProof/>
                  <w:lang w:val="es-ES"/>
                </w:rPr>
                <w:t>In The semantic web.</w:t>
              </w:r>
            </w:p>
            <w:p w:rsidR="0023518F" w:rsidRDefault="0023518F" w:rsidP="0023518F">
              <w:pPr>
                <w:pStyle w:val="Bibliografa"/>
                <w:ind w:left="720" w:hanging="720"/>
                <w:rPr>
                  <w:noProof/>
                  <w:lang w:val="es-ES"/>
                </w:rPr>
              </w:pPr>
              <w:r>
                <w:rPr>
                  <w:noProof/>
                  <w:lang w:val="es-ES"/>
                </w:rPr>
                <w:t xml:space="preserve">Tello Leal, E. (17 de abril de 2009). </w:t>
              </w:r>
              <w:r>
                <w:rPr>
                  <w:i/>
                  <w:iCs/>
                  <w:noProof/>
                  <w:lang w:val="es-ES"/>
                </w:rPr>
                <w:t>La Desambiguación del Sentido de las Palabras: revisión metodológica</w:t>
              </w:r>
              <w:r>
                <w:rPr>
                  <w:noProof/>
                  <w:lang w:val="es-ES"/>
                </w:rPr>
                <w:t>. Obtenido de http://www.nosolousabilidad.com/articulos/desambiguacion.htm</w:t>
              </w:r>
            </w:p>
            <w:p w:rsidR="0023518F" w:rsidRPr="0023518F" w:rsidRDefault="0023518F" w:rsidP="0023518F">
              <w:pPr>
                <w:pStyle w:val="Bibliografa"/>
                <w:ind w:left="720" w:hanging="720"/>
                <w:rPr>
                  <w:noProof/>
                  <w:lang w:val="en-US"/>
                </w:rPr>
              </w:pPr>
              <w:r>
                <w:rPr>
                  <w:noProof/>
                  <w:lang w:val="es-ES"/>
                </w:rPr>
                <w:t xml:space="preserve">Tjong Kim Sang, E. F., &amp; Buchholz, S. (Septiembre de 2000). </w:t>
              </w:r>
              <w:r w:rsidRPr="0023518F">
                <w:rPr>
                  <w:noProof/>
                  <w:lang w:val="en-US"/>
                </w:rPr>
                <w:t>Introduction to the CoNLL-2000 shared task: Chunking.</w:t>
              </w:r>
            </w:p>
            <w:p w:rsidR="0023518F" w:rsidRDefault="0023518F" w:rsidP="0023518F">
              <w:pPr>
                <w:pStyle w:val="Bibliografa"/>
                <w:ind w:left="720" w:hanging="720"/>
                <w:rPr>
                  <w:noProof/>
                  <w:lang w:val="es-ES"/>
                </w:rPr>
              </w:pPr>
              <w:r>
                <w:rPr>
                  <w:noProof/>
                  <w:lang w:val="es-ES"/>
                </w:rPr>
                <w:t xml:space="preserve">Valverde, M. F., Morocho, J. C., &amp; Piedra, N. (2012). </w:t>
              </w:r>
              <w:r>
                <w:rPr>
                  <w:i/>
                  <w:iCs/>
                  <w:noProof/>
                  <w:lang w:val="es-ES"/>
                </w:rPr>
                <w:t>Estudio sobre la aplicación de Linked Data a la Legislación de Educación Superior en Latinoamérica.</w:t>
              </w:r>
              <w:r>
                <w:rPr>
                  <w:noProof/>
                  <w:lang w:val="es-ES"/>
                </w:rPr>
                <w:t xml:space="preserve"> </w:t>
              </w:r>
            </w:p>
            <w:p w:rsidR="0023518F" w:rsidRDefault="0023518F" w:rsidP="0023518F">
              <w:pPr>
                <w:pStyle w:val="Bibliografa"/>
                <w:ind w:left="720" w:hanging="720"/>
                <w:rPr>
                  <w:noProof/>
                  <w:lang w:val="es-ES"/>
                </w:rPr>
              </w:pPr>
              <w:r w:rsidRPr="0023518F">
                <w:rPr>
                  <w:noProof/>
                  <w:lang w:val="en-US"/>
                </w:rPr>
                <w:lastRenderedPageBreak/>
                <w:t xml:space="preserve">W3C. (01 de 2005). </w:t>
              </w:r>
              <w:r w:rsidRPr="0023518F">
                <w:rPr>
                  <w:i/>
                  <w:iCs/>
                  <w:noProof/>
                  <w:lang w:val="en-US"/>
                </w:rPr>
                <w:t>Uniform Resource Identifier (URI): Generic Syntax.</w:t>
              </w:r>
              <w:r w:rsidRPr="0023518F">
                <w:rPr>
                  <w:noProof/>
                  <w:lang w:val="en-US"/>
                </w:rPr>
                <w:t xml:space="preserve"> </w:t>
              </w:r>
              <w:r>
                <w:rPr>
                  <w:noProof/>
                  <w:lang w:val="es-ES"/>
                </w:rPr>
                <w:t>Recuperado el 22 de 02 de 2014, de January 2005</w:t>
              </w:r>
            </w:p>
            <w:p w:rsidR="0023518F" w:rsidRDefault="0023518F" w:rsidP="0023518F">
              <w:pPr>
                <w:pStyle w:val="Bibliografa"/>
                <w:ind w:left="720" w:hanging="720"/>
                <w:rPr>
                  <w:noProof/>
                  <w:lang w:val="es-ES"/>
                </w:rPr>
              </w:pPr>
              <w:r>
                <w:rPr>
                  <w:noProof/>
                  <w:lang w:val="es-ES"/>
                </w:rPr>
                <w:t xml:space="preserve">W3C. (2013). </w:t>
              </w:r>
              <w:r>
                <w:rPr>
                  <w:i/>
                  <w:iCs/>
                  <w:noProof/>
                  <w:lang w:val="es-ES"/>
                </w:rPr>
                <w:t>W3C.</w:t>
              </w:r>
              <w:r>
                <w:rPr>
                  <w:noProof/>
                  <w:lang w:val="es-ES"/>
                </w:rPr>
                <w:t xml:space="preserve"> Obtenido de http://www.w3.org/standards/semanticweb/ontology</w:t>
              </w:r>
            </w:p>
            <w:p w:rsidR="0023518F" w:rsidRDefault="0023518F" w:rsidP="0023518F">
              <w:pPr>
                <w:pStyle w:val="Bibliografa"/>
                <w:ind w:left="720" w:hanging="720"/>
                <w:rPr>
                  <w:noProof/>
                  <w:lang w:val="es-ES"/>
                </w:rPr>
              </w:pPr>
              <w:r w:rsidRPr="0023518F">
                <w:rPr>
                  <w:noProof/>
                  <w:lang w:val="en-US"/>
                </w:rPr>
                <w:t xml:space="preserve">Wood, D. (25 de 02 de 2014). </w:t>
              </w:r>
              <w:r w:rsidRPr="0023518F">
                <w:rPr>
                  <w:i/>
                  <w:iCs/>
                  <w:noProof/>
                  <w:lang w:val="en-US"/>
                </w:rPr>
                <w:t>What’s New in RDF 1.1.</w:t>
              </w:r>
              <w:r w:rsidRPr="0023518F">
                <w:rPr>
                  <w:noProof/>
                  <w:lang w:val="en-US"/>
                </w:rPr>
                <w:t xml:space="preserve"> </w:t>
              </w:r>
              <w:r>
                <w:rPr>
                  <w:noProof/>
                  <w:lang w:val="es-ES"/>
                </w:rPr>
                <w:t>Obtenido de W3C: http://www.w3.org/TR/2014/NOTE-rdf11-new-20140225/</w:t>
              </w:r>
            </w:p>
            <w:p w:rsidR="000E6F98" w:rsidRDefault="000E6F98" w:rsidP="0023518F">
              <w:r>
                <w:rPr>
                  <w:b/>
                  <w:bCs/>
                </w:rPr>
                <w:fldChar w:fldCharType="end"/>
              </w:r>
            </w:p>
          </w:sdtContent>
        </w:sdt>
      </w:sdtContent>
    </w:sdt>
    <w:p w:rsidR="005F3EF6" w:rsidRPr="00E90AF9" w:rsidRDefault="005F3EF6" w:rsidP="00E90AF9">
      <w:pPr>
        <w:spacing w:line="360" w:lineRule="auto"/>
        <w:rPr>
          <w:rFonts w:ascii="Arial" w:hAnsi="Arial" w:cs="Arial"/>
        </w:rPr>
      </w:pPr>
    </w:p>
    <w:p w:rsidR="00A27633" w:rsidRPr="00E90AF9" w:rsidRDefault="00A27633" w:rsidP="00E90AF9">
      <w:pPr>
        <w:spacing w:line="360" w:lineRule="auto"/>
        <w:rPr>
          <w:rFonts w:ascii="Arial" w:eastAsia="DejaVu Sans" w:hAnsi="Arial" w:cs="Arial"/>
          <w:lang w:eastAsia="en-US"/>
        </w:rPr>
      </w:pPr>
      <w:r w:rsidRPr="00E90AF9">
        <w:rPr>
          <w:rFonts w:ascii="Arial" w:hAnsi="Arial" w:cs="Arial"/>
        </w:rPr>
        <w:br w:type="page"/>
      </w: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3312ED">
      <w:pPr>
        <w:pStyle w:val="contenido"/>
        <w:ind w:left="708" w:hanging="708"/>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Ttulo"/>
        <w:spacing w:line="360" w:lineRule="auto"/>
        <w:rPr>
          <w:rFonts w:cs="Arial"/>
          <w:szCs w:val="22"/>
        </w:rPr>
      </w:pPr>
      <w:bookmarkStart w:id="190" w:name="_Toc403114506"/>
      <w:r w:rsidRPr="00E90AF9">
        <w:rPr>
          <w:rFonts w:cs="Arial"/>
          <w:szCs w:val="22"/>
        </w:rPr>
        <w:t>Anexos</w:t>
      </w:r>
      <w:bookmarkEnd w:id="190"/>
    </w:p>
    <w:p w:rsidR="001B7D7D" w:rsidRDefault="00231CEB" w:rsidP="00E90AF9">
      <w:pPr>
        <w:spacing w:line="360" w:lineRule="auto"/>
        <w:rPr>
          <w:rFonts w:ascii="Arial" w:eastAsia="DejaVu Sans" w:hAnsi="Arial" w:cs="Arial"/>
          <w:lang w:eastAsia="en-US"/>
        </w:rPr>
      </w:pPr>
      <w:r w:rsidRPr="00E90AF9">
        <w:rPr>
          <w:rFonts w:ascii="Arial" w:eastAsia="DejaVu Sans" w:hAnsi="Arial" w:cs="Arial"/>
          <w:lang w:eastAsia="en-US"/>
        </w:rPr>
        <w:tab/>
      </w:r>
    </w:p>
    <w:p w:rsidR="001B7D7D" w:rsidRDefault="001B7D7D">
      <w:pPr>
        <w:rPr>
          <w:rFonts w:ascii="Arial" w:eastAsia="DejaVu Sans" w:hAnsi="Arial" w:cs="Arial"/>
          <w:lang w:eastAsia="en-US"/>
        </w:rPr>
      </w:pPr>
      <w:r>
        <w:rPr>
          <w:rFonts w:ascii="Arial" w:eastAsia="DejaVu Sans" w:hAnsi="Arial" w:cs="Arial"/>
          <w:lang w:eastAsia="en-US"/>
        </w:rPr>
        <w:br w:type="page"/>
      </w:r>
    </w:p>
    <w:p w:rsidR="001B7D7D" w:rsidRPr="00F60FE4" w:rsidRDefault="00361097" w:rsidP="005804D4">
      <w:pPr>
        <w:pStyle w:val="Nivel2"/>
      </w:pPr>
      <w:bookmarkStart w:id="191" w:name="_Toc403114507"/>
      <w:r w:rsidRPr="00F60FE4">
        <w:lastRenderedPageBreak/>
        <w:t>Anexo 1:</w:t>
      </w:r>
      <w:r w:rsidR="00F60FE4" w:rsidRPr="00F60FE4">
        <w:t xml:space="preserve"> Especificación de Requerimientos de Software (ERS)</w:t>
      </w:r>
      <w:bookmarkEnd w:id="191"/>
    </w:p>
    <w:p w:rsidR="001B7D7D" w:rsidRPr="007D524A" w:rsidRDefault="001B7D7D" w:rsidP="001B7D7D">
      <w:pPr>
        <w:jc w:val="right"/>
        <w:rPr>
          <w:rFonts w:ascii="Bookman Old Style" w:hAnsi="Bookman Old Style"/>
          <w:lang w:val="es-ES_tradnl"/>
        </w:rPr>
      </w:pPr>
    </w:p>
    <w:p w:rsidR="001B7D7D" w:rsidRDefault="001B7D7D"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Pr="007D524A" w:rsidRDefault="008A118B"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09657F" w:rsidRDefault="001B7D7D" w:rsidP="0009657F">
      <w:pPr>
        <w:spacing w:after="0" w:line="240" w:lineRule="auto"/>
        <w:jc w:val="right"/>
        <w:rPr>
          <w:rFonts w:ascii="Arial" w:eastAsia="Times New Roman" w:hAnsi="Arial" w:cs="Times New Roman"/>
          <w:color w:val="000000"/>
          <w:sz w:val="32"/>
          <w:szCs w:val="32"/>
          <w:lang w:val="es-ES_tradnl"/>
        </w:rPr>
      </w:pPr>
      <w:r w:rsidRPr="0009657F">
        <w:rPr>
          <w:rFonts w:ascii="Arial" w:eastAsia="Times New Roman" w:hAnsi="Arial" w:cs="Times New Roman"/>
          <w:color w:val="000000"/>
          <w:sz w:val="32"/>
          <w:szCs w:val="32"/>
          <w:lang w:val="es-ES_tradnl"/>
        </w:rPr>
        <w:t>Especificación de Requerimientos de Software (ERS)</w:t>
      </w:r>
    </w:p>
    <w:p w:rsidR="0009657F" w:rsidRDefault="001B7D7D" w:rsidP="0009657F">
      <w:pPr>
        <w:spacing w:after="0"/>
        <w:jc w:val="right"/>
        <w:rPr>
          <w:rFonts w:ascii="Bookman Old Style" w:hAnsi="Bookman Old Style"/>
          <w:i/>
          <w:iCs/>
          <w:sz w:val="28"/>
          <w:szCs w:val="28"/>
          <w:lang w:val="es-ES_tradnl"/>
        </w:rPr>
      </w:pPr>
      <w:r>
        <w:rPr>
          <w:rFonts w:ascii="Bookman Old Style" w:hAnsi="Bookman Old Style"/>
          <w:i/>
          <w:iCs/>
          <w:sz w:val="28"/>
          <w:szCs w:val="28"/>
          <w:lang w:val="es-ES_tradnl"/>
        </w:rPr>
        <w:t xml:space="preserve">WS para descubrimiento, desambiguación y enlace en </w:t>
      </w:r>
    </w:p>
    <w:p w:rsidR="001B7D7D" w:rsidRPr="007D524A" w:rsidRDefault="0009657F" w:rsidP="001B7D7D">
      <w:pPr>
        <w:jc w:val="right"/>
        <w:rPr>
          <w:rFonts w:ascii="Bookman Old Style" w:hAnsi="Bookman Old Style"/>
          <w:i/>
          <w:iCs/>
          <w:sz w:val="28"/>
          <w:szCs w:val="28"/>
          <w:lang w:val="es-ES_tradnl"/>
        </w:rPr>
      </w:pPr>
      <w:r>
        <w:rPr>
          <w:rFonts w:ascii="Bookman Old Style" w:hAnsi="Bookman Old Style"/>
          <w:i/>
          <w:iCs/>
          <w:sz w:val="28"/>
          <w:szCs w:val="28"/>
          <w:lang w:val="es-ES_tradnl"/>
        </w:rPr>
        <w:t>Datos Enlazados</w:t>
      </w:r>
    </w:p>
    <w:p w:rsidR="001B7D7D" w:rsidRPr="007D524A" w:rsidRDefault="001B7D7D" w:rsidP="001B7D7D">
      <w:pPr>
        <w:spacing w:before="100"/>
        <w:jc w:val="right"/>
        <w:rPr>
          <w:rFonts w:ascii="Bookman Old Style" w:hAnsi="Bookman Old Style"/>
          <w:sz w:val="32"/>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r w:rsidRPr="007D524A">
        <w:rPr>
          <w:rFonts w:ascii="Bookman Old Style" w:hAnsi="Bookman Old Style"/>
          <w:lang w:val="es-ES_tradnl"/>
        </w:rPr>
        <w:t xml:space="preserve">Versión </w:t>
      </w:r>
      <w:bookmarkStart w:id="192" w:name="Version"/>
      <w:r>
        <w:rPr>
          <w:rFonts w:ascii="Bookman Old Style" w:hAnsi="Bookman Old Style"/>
          <w:lang w:val="es-ES_tradnl"/>
        </w:rPr>
        <w:t>[1.0</w:t>
      </w:r>
      <w:ins w:id="193" w:author="Leonardo Salcedo" w:date="2011-04-25T16:28:00Z">
        <w:del w:id="194" w:author="DieGo" w:date="2012-05-29T09:27:00Z">
          <w:r w:rsidDel="00BB4F84">
            <w:rPr>
              <w:rFonts w:ascii="Bookman Old Style" w:hAnsi="Bookman Old Style"/>
              <w:lang w:val="es-ES_tradnl"/>
            </w:rPr>
            <w:delText>5</w:delText>
          </w:r>
        </w:del>
      </w:ins>
      <w:del w:id="195" w:author="Leonardo Salcedo" w:date="2011-04-25T16:28:00Z">
        <w:r w:rsidDel="00506DEF">
          <w:rPr>
            <w:rFonts w:ascii="Bookman Old Style" w:hAnsi="Bookman Old Style"/>
            <w:lang w:val="es-ES_tradnl"/>
          </w:rPr>
          <w:delText>4</w:delText>
        </w:r>
      </w:del>
      <w:r w:rsidRPr="007D524A">
        <w:rPr>
          <w:rFonts w:ascii="Bookman Old Style" w:hAnsi="Bookman Old Style"/>
          <w:lang w:val="es-ES_tradnl"/>
        </w:rPr>
        <w:t>]</w:t>
      </w:r>
      <w:bookmarkEnd w:id="192"/>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center"/>
        <w:rPr>
          <w:rFonts w:ascii="Bookman Old Style" w:hAnsi="Bookman Old Style"/>
          <w:lang w:val="es-ES_tradnl"/>
        </w:rPr>
        <w:sectPr w:rsidR="001B7D7D" w:rsidRPr="007D524A" w:rsidSect="0015612A">
          <w:pgSz w:w="11907" w:h="16840" w:code="9"/>
          <w:pgMar w:top="1701" w:right="1418" w:bottom="1418" w:left="1701" w:header="1843" w:footer="1038" w:gutter="0"/>
          <w:pgNumType w:start="1"/>
          <w:cols w:space="720"/>
          <w:docGrid w:linePitch="360"/>
        </w:sectPr>
      </w:pPr>
    </w:p>
    <w:p w:rsidR="001B7D7D" w:rsidRPr="00281D73" w:rsidRDefault="001B7D7D" w:rsidP="00281D73">
      <w:pPr>
        <w:pStyle w:val="contenido"/>
        <w:spacing w:after="0"/>
        <w:jc w:val="left"/>
        <w:rPr>
          <w:b/>
          <w:sz w:val="24"/>
          <w:lang w:val="es-ES_tradnl"/>
        </w:rPr>
      </w:pPr>
      <w:bookmarkStart w:id="196" w:name="_Toc400366866"/>
      <w:r w:rsidRPr="00281D73">
        <w:rPr>
          <w:b/>
          <w:sz w:val="24"/>
          <w:lang w:val="es-ES_tradnl"/>
        </w:rPr>
        <w:lastRenderedPageBreak/>
        <w:t>Información de Documento</w:t>
      </w:r>
      <w:bookmarkEnd w:id="196"/>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1B7D7D" w:rsidRPr="003423C4" w:rsidTr="001B7D7D">
        <w:tc>
          <w:tcPr>
            <w:tcW w:w="1809" w:type="dxa"/>
            <w:tcBorders>
              <w:top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Título:</w:t>
            </w:r>
          </w:p>
        </w:tc>
        <w:tc>
          <w:tcPr>
            <w:tcW w:w="7169" w:type="dxa"/>
            <w:tcBorders>
              <w:top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Especificación de  casos de Uso</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Subtítulo:</w:t>
            </w:r>
          </w:p>
        </w:tc>
        <w:tc>
          <w:tcPr>
            <w:tcW w:w="7169" w:type="dxa"/>
          </w:tcPr>
          <w:p w:rsidR="001B7D7D" w:rsidRPr="00684D2F" w:rsidRDefault="001B7D7D" w:rsidP="001B7D7D">
            <w:pPr>
              <w:rPr>
                <w:rFonts w:ascii="Bookman Old Style" w:hAnsi="Bookman Old Style"/>
                <w:lang w:val="es-ES_tradnl"/>
              </w:rPr>
            </w:pPr>
            <w:r>
              <w:rPr>
                <w:rFonts w:ascii="Bookman Old Style" w:hAnsi="Bookman Old Style"/>
                <w:lang w:val="es-ES_tradnl"/>
              </w:rPr>
              <w:t>Servicio Web de Extracción de Entidades</w:t>
            </w:r>
          </w:p>
          <w:p w:rsidR="001B7D7D" w:rsidRPr="00E4012E" w:rsidRDefault="001B7D7D" w:rsidP="001B7D7D">
            <w:pPr>
              <w:rPr>
                <w:rFonts w:ascii="Bookman Old Style" w:hAnsi="Bookman Old Style"/>
                <w:lang w:val="es-ES_tradnl"/>
              </w:rPr>
            </w:pP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Versión:</w:t>
            </w:r>
          </w:p>
        </w:tc>
        <w:tc>
          <w:tcPr>
            <w:tcW w:w="7169"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[1.0]</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Archivo:</w:t>
            </w:r>
          </w:p>
        </w:tc>
        <w:tc>
          <w:tcPr>
            <w:tcW w:w="7169" w:type="dxa"/>
          </w:tcPr>
          <w:p w:rsidR="001B7D7D" w:rsidRPr="00E4012E" w:rsidRDefault="001B7D7D" w:rsidP="001B7D7D">
            <w:pPr>
              <w:rPr>
                <w:rFonts w:ascii="Bookman Old Style" w:hAnsi="Bookman Old Style"/>
                <w:lang w:val="es-ES_tradnl"/>
              </w:rPr>
            </w:pPr>
            <w:proofErr w:type="spellStart"/>
            <w:r>
              <w:rPr>
                <w:rFonts w:ascii="Bookman Old Style" w:hAnsi="Bookman Old Style"/>
                <w:lang w:val="es-ES_tradnl"/>
              </w:rPr>
              <w:t>ECS_SW_ExtracciónEntidades</w:t>
            </w:r>
            <w:proofErr w:type="spellEnd"/>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Autor:</w:t>
            </w:r>
          </w:p>
        </w:tc>
        <w:tc>
          <w:tcPr>
            <w:tcW w:w="7169"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 xml:space="preserve">Fabricio </w:t>
            </w:r>
            <w:r>
              <w:rPr>
                <w:rFonts w:ascii="Bookman Old Style" w:hAnsi="Bookman Old Style"/>
                <w:lang w:val="es-ES_tradnl"/>
              </w:rPr>
              <w:t>Montaño</w:t>
            </w:r>
          </w:p>
        </w:tc>
      </w:tr>
      <w:tr w:rsidR="001B7D7D" w:rsidRPr="003423C4" w:rsidTr="001B7D7D">
        <w:tc>
          <w:tcPr>
            <w:tcW w:w="1809"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Estado:</w:t>
            </w:r>
          </w:p>
        </w:tc>
        <w:tc>
          <w:tcPr>
            <w:tcW w:w="7169" w:type="dxa"/>
            <w:tcBorders>
              <w:bottom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Borrador</w:t>
            </w:r>
          </w:p>
        </w:tc>
      </w:tr>
    </w:tbl>
    <w:p w:rsidR="00281D73" w:rsidRDefault="00281D73" w:rsidP="00281D73">
      <w:pPr>
        <w:pStyle w:val="contenido"/>
        <w:spacing w:after="0"/>
        <w:jc w:val="left"/>
        <w:rPr>
          <w:b/>
          <w:sz w:val="24"/>
          <w:lang w:val="es-ES_tradnl"/>
        </w:rPr>
      </w:pPr>
      <w:bookmarkStart w:id="197" w:name="_Toc400366867"/>
    </w:p>
    <w:p w:rsidR="001B7D7D" w:rsidRPr="00281D73" w:rsidRDefault="001B7D7D" w:rsidP="00281D73">
      <w:pPr>
        <w:pStyle w:val="contenido"/>
        <w:spacing w:after="0"/>
        <w:jc w:val="left"/>
        <w:rPr>
          <w:b/>
          <w:sz w:val="24"/>
          <w:lang w:val="es-ES_tradnl"/>
        </w:rPr>
      </w:pPr>
      <w:r w:rsidRPr="00281D73">
        <w:rPr>
          <w:b/>
          <w:sz w:val="24"/>
          <w:lang w:val="es-ES_tradnl"/>
        </w:rPr>
        <w:t>Lista de Cambios</w:t>
      </w:r>
      <w:bookmarkEnd w:id="197"/>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1B7D7D" w:rsidRPr="003423C4" w:rsidTr="001B7D7D">
        <w:trPr>
          <w:trHeight w:val="194"/>
        </w:trPr>
        <w:tc>
          <w:tcPr>
            <w:tcW w:w="1809"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Versión</w:t>
            </w:r>
          </w:p>
        </w:tc>
        <w:tc>
          <w:tcPr>
            <w:tcW w:w="1985"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Fecha</w:t>
            </w:r>
          </w:p>
        </w:tc>
        <w:tc>
          <w:tcPr>
            <w:tcW w:w="2268"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Autor</w:t>
            </w:r>
          </w:p>
        </w:tc>
        <w:tc>
          <w:tcPr>
            <w:tcW w:w="2917"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Descripción</w:t>
            </w:r>
          </w:p>
        </w:tc>
      </w:tr>
      <w:tr w:rsidR="001B7D7D" w:rsidRPr="003423C4" w:rsidTr="001B7D7D">
        <w:trPr>
          <w:trHeight w:val="193"/>
        </w:trPr>
        <w:tc>
          <w:tcPr>
            <w:tcW w:w="1809"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1.0</w:t>
            </w:r>
          </w:p>
        </w:tc>
        <w:tc>
          <w:tcPr>
            <w:tcW w:w="1985"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17/07/2014</w:t>
            </w:r>
          </w:p>
        </w:tc>
        <w:tc>
          <w:tcPr>
            <w:tcW w:w="2268"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Fabricio Montaño</w:t>
            </w:r>
          </w:p>
        </w:tc>
        <w:tc>
          <w:tcPr>
            <w:tcW w:w="2917"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Emisión inicial</w:t>
            </w:r>
          </w:p>
        </w:tc>
      </w:tr>
      <w:tr w:rsidR="001B7D7D" w:rsidRPr="003423C4" w:rsidTr="001B7D7D">
        <w:tc>
          <w:tcPr>
            <w:tcW w:w="1809"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1985"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2268"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2917"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r>
    </w:tbl>
    <w:p w:rsidR="00281D73" w:rsidRDefault="00281D73" w:rsidP="00281D73">
      <w:pPr>
        <w:pStyle w:val="contenido"/>
        <w:spacing w:after="0"/>
        <w:jc w:val="left"/>
        <w:rPr>
          <w:b/>
          <w:sz w:val="24"/>
          <w:lang w:val="es-ES_tradnl"/>
        </w:rPr>
      </w:pPr>
      <w:bookmarkStart w:id="198" w:name="_Toc400366868"/>
    </w:p>
    <w:p w:rsidR="001B7D7D" w:rsidRPr="00281D73" w:rsidRDefault="001B7D7D" w:rsidP="00281D73">
      <w:pPr>
        <w:pStyle w:val="contenido"/>
        <w:spacing w:after="0"/>
        <w:jc w:val="left"/>
        <w:rPr>
          <w:b/>
          <w:sz w:val="24"/>
          <w:lang w:val="es-ES_tradnl"/>
        </w:rPr>
      </w:pPr>
      <w:r w:rsidRPr="00281D73">
        <w:rPr>
          <w:b/>
          <w:sz w:val="24"/>
          <w:lang w:val="es-ES_tradnl"/>
        </w:rPr>
        <w:t>Firmas y Aprobaciones</w:t>
      </w:r>
      <w:bookmarkEnd w:id="198"/>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1B7D7D" w:rsidRPr="00E4012E" w:rsidTr="001B7D7D">
        <w:trPr>
          <w:trHeight w:val="400"/>
        </w:trPr>
        <w:tc>
          <w:tcPr>
            <w:tcW w:w="2093" w:type="dxa"/>
            <w:tcBorders>
              <w:top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Elaborado por:</w:t>
            </w:r>
          </w:p>
        </w:tc>
        <w:tc>
          <w:tcPr>
            <w:tcW w:w="3260" w:type="dxa"/>
            <w:gridSpan w:val="2"/>
            <w:tcBorders>
              <w:top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Fabricio Montaño</w:t>
            </w:r>
          </w:p>
        </w:tc>
        <w:tc>
          <w:tcPr>
            <w:tcW w:w="3625" w:type="dxa"/>
            <w:vMerge w:val="restart"/>
            <w:tcBorders>
              <w:top w:val="single" w:sz="12" w:space="0" w:color="7F7F7F" w:themeColor="text1" w:themeTint="80"/>
            </w:tcBorders>
          </w:tcPr>
          <w:p w:rsidR="001B7D7D" w:rsidRPr="00E4012E" w:rsidRDefault="001B7D7D" w:rsidP="001B7D7D"/>
        </w:tc>
      </w:tr>
      <w:tr w:rsidR="001B7D7D" w:rsidRPr="00E4012E" w:rsidTr="001B7D7D">
        <w:tc>
          <w:tcPr>
            <w:tcW w:w="2093"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Fecha:</w:t>
            </w:r>
          </w:p>
        </w:tc>
        <w:tc>
          <w:tcPr>
            <w:tcW w:w="1701"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17/07/2014</w:t>
            </w:r>
          </w:p>
        </w:tc>
        <w:tc>
          <w:tcPr>
            <w:tcW w:w="155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Firma:</w:t>
            </w:r>
          </w:p>
        </w:tc>
        <w:tc>
          <w:tcPr>
            <w:tcW w:w="3625" w:type="dxa"/>
            <w:vMerge/>
          </w:tcPr>
          <w:p w:rsidR="001B7D7D" w:rsidRPr="00E4012E" w:rsidRDefault="001B7D7D" w:rsidP="001B7D7D"/>
        </w:tc>
      </w:tr>
      <w:tr w:rsidR="001B7D7D" w:rsidRPr="00E4012E" w:rsidTr="001B7D7D">
        <w:tc>
          <w:tcPr>
            <w:tcW w:w="8978" w:type="dxa"/>
            <w:gridSpan w:val="4"/>
          </w:tcPr>
          <w:p w:rsidR="001B7D7D" w:rsidRPr="00E4012E" w:rsidRDefault="001B7D7D" w:rsidP="001B7D7D"/>
        </w:tc>
      </w:tr>
      <w:tr w:rsidR="001B7D7D" w:rsidRPr="00E4012E" w:rsidTr="001B7D7D">
        <w:trPr>
          <w:trHeight w:val="386"/>
        </w:trPr>
        <w:tc>
          <w:tcPr>
            <w:tcW w:w="2093"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Revisado por:</w:t>
            </w:r>
          </w:p>
        </w:tc>
        <w:tc>
          <w:tcPr>
            <w:tcW w:w="3260" w:type="dxa"/>
            <w:gridSpan w:val="2"/>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Ing. Nelson Piedra</w:t>
            </w:r>
          </w:p>
        </w:tc>
        <w:tc>
          <w:tcPr>
            <w:tcW w:w="3625" w:type="dxa"/>
            <w:vMerge w:val="restart"/>
          </w:tcPr>
          <w:p w:rsidR="001B7D7D" w:rsidRPr="00E4012E" w:rsidRDefault="001B7D7D" w:rsidP="001B7D7D"/>
          <w:p w:rsidR="001B7D7D" w:rsidRPr="00E4012E" w:rsidRDefault="001B7D7D" w:rsidP="001B7D7D"/>
          <w:p w:rsidR="001B7D7D" w:rsidRPr="00E4012E" w:rsidRDefault="001B7D7D" w:rsidP="001B7D7D"/>
        </w:tc>
      </w:tr>
      <w:tr w:rsidR="001B7D7D" w:rsidRPr="00E4012E" w:rsidTr="001B7D7D">
        <w:trPr>
          <w:trHeight w:val="294"/>
        </w:trPr>
        <w:tc>
          <w:tcPr>
            <w:tcW w:w="2093"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Fecha:</w:t>
            </w:r>
          </w:p>
        </w:tc>
        <w:tc>
          <w:tcPr>
            <w:tcW w:w="1701" w:type="dxa"/>
            <w:tcBorders>
              <w:bottom w:val="single" w:sz="12" w:space="0" w:color="7F7F7F" w:themeColor="text1" w:themeTint="80"/>
            </w:tcBorders>
          </w:tcPr>
          <w:p w:rsidR="001B7D7D" w:rsidRPr="00E4012E" w:rsidRDefault="001B7D7D" w:rsidP="001B7D7D">
            <w:pPr>
              <w:rPr>
                <w:rFonts w:ascii="Bookman Old Style" w:hAnsi="Bookman Old Style"/>
                <w:lang w:val="es-ES_tradnl"/>
              </w:rPr>
            </w:pPr>
          </w:p>
        </w:tc>
        <w:tc>
          <w:tcPr>
            <w:tcW w:w="1559"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Firma:</w:t>
            </w:r>
          </w:p>
        </w:tc>
        <w:tc>
          <w:tcPr>
            <w:tcW w:w="3625" w:type="dxa"/>
            <w:vMerge/>
            <w:tcBorders>
              <w:bottom w:val="single" w:sz="12" w:space="0" w:color="7F7F7F" w:themeColor="text1" w:themeTint="80"/>
            </w:tcBorders>
          </w:tcPr>
          <w:p w:rsidR="001B7D7D" w:rsidRPr="00E4012E" w:rsidRDefault="001B7D7D" w:rsidP="001B7D7D"/>
        </w:tc>
      </w:tr>
    </w:tbl>
    <w:p w:rsidR="001B7D7D" w:rsidRPr="00E4012E" w:rsidRDefault="001B7D7D" w:rsidP="001B7D7D"/>
    <w:p w:rsidR="001B7D7D" w:rsidRPr="003423C4" w:rsidRDefault="001B7D7D" w:rsidP="001B7D7D"/>
    <w:p w:rsidR="001B7D7D" w:rsidRDefault="001B7D7D" w:rsidP="001B7D7D">
      <w:pPr>
        <w:rPr>
          <w:color w:val="000000"/>
          <w:lang w:val="es-ES_tradnl"/>
        </w:rPr>
      </w:pPr>
    </w:p>
    <w:p w:rsidR="001B7D7D" w:rsidRDefault="001B7D7D" w:rsidP="001B7D7D">
      <w:pPr>
        <w:rPr>
          <w:rFonts w:ascii="Bookman Old Style" w:hAnsi="Bookman Old Style" w:cs="Arial"/>
          <w:b/>
          <w:bCs/>
          <w:kern w:val="28"/>
          <w:sz w:val="32"/>
          <w:szCs w:val="32"/>
          <w:lang w:val="es-ES_tradnl"/>
        </w:rPr>
      </w:pPr>
      <w:r>
        <w:rPr>
          <w:rFonts w:ascii="Bookman Old Style" w:hAnsi="Bookman Old Style"/>
          <w:lang w:val="es-ES_tradnl"/>
        </w:rPr>
        <w:br w:type="page"/>
      </w:r>
    </w:p>
    <w:p w:rsidR="001B7D7D" w:rsidRPr="00571A26" w:rsidRDefault="001B7D7D" w:rsidP="001B7D7D">
      <w:pPr>
        <w:rPr>
          <w:rFonts w:ascii="Bookman Old Style" w:hAnsi="Bookman Old Style" w:cs="Arial"/>
          <w:b/>
          <w:bCs/>
          <w:kern w:val="28"/>
          <w:sz w:val="32"/>
          <w:szCs w:val="32"/>
          <w:lang w:val="es-ES_tradnl"/>
        </w:rPr>
      </w:pPr>
      <w:r w:rsidRPr="007D524A">
        <w:rPr>
          <w:rFonts w:ascii="Bookman Old Style" w:hAnsi="Bookman Old Style"/>
          <w:b/>
          <w:bCs/>
          <w:sz w:val="32"/>
          <w:szCs w:val="32"/>
          <w:lang w:val="es-ES_tradnl"/>
        </w:rPr>
        <w:lastRenderedPageBreak/>
        <w:t>Especificación de Requerimientos de Software (ERS)</w:t>
      </w:r>
    </w:p>
    <w:p w:rsidR="00281D73" w:rsidRDefault="00281D73" w:rsidP="00A35BD2">
      <w:pPr>
        <w:spacing w:before="100"/>
        <w:rPr>
          <w:rFonts w:ascii="Bookman Old Style" w:hAnsi="Bookman Old Style"/>
          <w:b/>
          <w:bCs/>
          <w:sz w:val="32"/>
          <w:szCs w:val="32"/>
          <w:lang w:val="es-ES_tradnl"/>
        </w:rPr>
      </w:pPr>
      <w:bookmarkStart w:id="199" w:name="_Toc358799190"/>
      <w:bookmarkStart w:id="200" w:name="_Toc399771639"/>
      <w:bookmarkStart w:id="201" w:name="_Toc400366869"/>
    </w:p>
    <w:p w:rsidR="001B7D7D" w:rsidRPr="00A35BD2" w:rsidRDefault="001B7D7D" w:rsidP="00A35BD2">
      <w:pPr>
        <w:spacing w:before="100"/>
        <w:rPr>
          <w:rFonts w:ascii="Bookman Old Style" w:hAnsi="Bookman Old Style"/>
          <w:b/>
          <w:bCs/>
          <w:sz w:val="32"/>
          <w:szCs w:val="32"/>
          <w:lang w:val="es-ES_tradnl"/>
        </w:rPr>
      </w:pPr>
      <w:r w:rsidRPr="00A35BD2">
        <w:rPr>
          <w:rFonts w:ascii="Bookman Old Style" w:hAnsi="Bookman Old Style"/>
          <w:b/>
          <w:bCs/>
          <w:sz w:val="32"/>
          <w:szCs w:val="32"/>
          <w:lang w:val="es-ES_tradnl"/>
        </w:rPr>
        <w:t>Introducción</w:t>
      </w:r>
      <w:bookmarkEnd w:id="199"/>
      <w:bookmarkEnd w:id="200"/>
      <w:bookmarkEnd w:id="201"/>
    </w:p>
    <w:p w:rsidR="00A35BD2" w:rsidRDefault="00A35BD2" w:rsidP="00A35BD2">
      <w:pPr>
        <w:pStyle w:val="contenido"/>
        <w:rPr>
          <w:rFonts w:ascii="Bookman Old Style" w:hAnsi="Bookman Old Style"/>
          <w:b/>
          <w:sz w:val="28"/>
          <w:szCs w:val="26"/>
          <w:lang w:val="es-ES_tradnl"/>
        </w:rPr>
      </w:pPr>
      <w:bookmarkStart w:id="202" w:name="_Toc358799191"/>
      <w:bookmarkStart w:id="203" w:name="_Toc399771640"/>
      <w:bookmarkStart w:id="204" w:name="_Toc400366870"/>
    </w:p>
    <w:p w:rsidR="001B7D7D" w:rsidRPr="00A35BD2" w:rsidRDefault="001B7D7D" w:rsidP="00A35BD2">
      <w:pPr>
        <w:spacing w:before="100"/>
        <w:ind w:left="426"/>
        <w:rPr>
          <w:rFonts w:ascii="Bookman Old Style" w:hAnsi="Bookman Old Style"/>
          <w:b/>
          <w:bCs/>
          <w:sz w:val="28"/>
          <w:szCs w:val="32"/>
          <w:lang w:val="es-ES_tradnl"/>
        </w:rPr>
      </w:pPr>
      <w:r w:rsidRPr="00A35BD2">
        <w:rPr>
          <w:rFonts w:ascii="Bookman Old Style" w:hAnsi="Bookman Old Style"/>
          <w:b/>
          <w:bCs/>
          <w:sz w:val="28"/>
          <w:szCs w:val="32"/>
          <w:lang w:val="es-ES_tradnl"/>
        </w:rPr>
        <w:t>Descripción</w:t>
      </w:r>
      <w:bookmarkEnd w:id="202"/>
      <w:bookmarkEnd w:id="203"/>
      <w:bookmarkEnd w:id="204"/>
    </w:p>
    <w:p w:rsidR="001B7D7D" w:rsidRDefault="001B7D7D" w:rsidP="00A35BD2">
      <w:pPr>
        <w:pStyle w:val="NormalInd"/>
        <w:spacing w:after="240"/>
        <w:ind w:left="720"/>
        <w:rPr>
          <w:rFonts w:eastAsia="Arial"/>
          <w:bCs/>
          <w:iCs/>
          <w:szCs w:val="22"/>
        </w:rPr>
      </w:pPr>
      <w:r>
        <w:rPr>
          <w:rFonts w:ascii="Bookman Old Style" w:hAnsi="Bookman Old Style"/>
          <w:sz w:val="22"/>
          <w:szCs w:val="22"/>
          <w:lang w:val="es-ES_tradnl"/>
        </w:rPr>
        <w:t>El presente documente tiene como finalidad redactar las funcionalidades con las que debe contar el sistema de descubrimiento, desambiguación y enlace en datos enlazados.</w:t>
      </w:r>
    </w:p>
    <w:p w:rsidR="001B7D7D" w:rsidRPr="00A35BD2" w:rsidRDefault="001B7D7D" w:rsidP="00A35BD2">
      <w:pPr>
        <w:spacing w:before="100"/>
        <w:ind w:left="426"/>
        <w:rPr>
          <w:rFonts w:ascii="Bookman Old Style" w:hAnsi="Bookman Old Style"/>
          <w:b/>
          <w:bCs/>
          <w:sz w:val="28"/>
          <w:szCs w:val="32"/>
          <w:lang w:val="es-ES_tradnl"/>
        </w:rPr>
      </w:pPr>
      <w:bookmarkStart w:id="205" w:name="_Toc358799192"/>
      <w:bookmarkStart w:id="206" w:name="_Toc399771641"/>
      <w:bookmarkStart w:id="207" w:name="_Toc400366871"/>
      <w:r w:rsidRPr="00A35BD2">
        <w:rPr>
          <w:rFonts w:ascii="Bookman Old Style" w:hAnsi="Bookman Old Style"/>
          <w:b/>
          <w:bCs/>
          <w:sz w:val="28"/>
          <w:szCs w:val="32"/>
          <w:lang w:val="es-ES_tradnl"/>
        </w:rPr>
        <w:t>Problemas Conocidos</w:t>
      </w:r>
      <w:bookmarkEnd w:id="205"/>
      <w:bookmarkEnd w:id="206"/>
      <w:bookmarkEnd w:id="207"/>
    </w:p>
    <w:p w:rsidR="001B7D7D" w:rsidRDefault="001B7D7D" w:rsidP="001B7D7D">
      <w:pPr>
        <w:pStyle w:val="NormalInd"/>
        <w:ind w:left="720"/>
        <w:rPr>
          <w:rFonts w:ascii="Bookman Old Style" w:hAnsi="Bookman Old Style"/>
          <w:sz w:val="22"/>
          <w:szCs w:val="22"/>
          <w:lang w:val="es-ES_tradnl"/>
        </w:rPr>
      </w:pPr>
      <w:r>
        <w:rPr>
          <w:rFonts w:ascii="Bookman Old Style" w:hAnsi="Bookman Old Style"/>
          <w:sz w:val="22"/>
          <w:szCs w:val="22"/>
          <w:lang w:val="es-ES_tradnl"/>
        </w:rPr>
        <w:t>Después de un análisis inicial se detectan los siguientes problemas:</w:t>
      </w:r>
    </w:p>
    <w:p w:rsidR="001B7D7D"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numPr>
          <w:ilvl w:val="0"/>
          <w:numId w:val="18"/>
        </w:numPr>
        <w:rPr>
          <w:rFonts w:ascii="Bookman Old Style" w:hAnsi="Bookman Old Style"/>
          <w:sz w:val="22"/>
          <w:szCs w:val="22"/>
          <w:lang w:val="es-ES_tradnl"/>
        </w:rPr>
      </w:pPr>
      <w:r>
        <w:rPr>
          <w:rFonts w:ascii="Bookman Old Style" w:hAnsi="Bookman Old Style"/>
          <w:sz w:val="22"/>
          <w:szCs w:val="22"/>
          <w:lang w:val="es-ES_tradnl"/>
        </w:rPr>
        <w:t xml:space="preserve">Los </w:t>
      </w:r>
      <w:proofErr w:type="spellStart"/>
      <w:r w:rsidRPr="00B21C59">
        <w:rPr>
          <w:rFonts w:ascii="Bookman Old Style" w:hAnsi="Bookman Old Style"/>
          <w:i/>
          <w:sz w:val="22"/>
          <w:szCs w:val="22"/>
          <w:lang w:val="es-ES_tradnl"/>
        </w:rPr>
        <w:t>abstract</w:t>
      </w:r>
      <w:proofErr w:type="spellEnd"/>
      <w:r>
        <w:rPr>
          <w:rFonts w:ascii="Bookman Old Style" w:hAnsi="Bookman Old Style"/>
          <w:sz w:val="22"/>
          <w:szCs w:val="22"/>
          <w:lang w:val="es-ES_tradnl"/>
        </w:rPr>
        <w:t xml:space="preserve"> de las publicaciones universitarias que contienen datos relevantes a los que se desea acceder se encuentran en texto plano entendible solo para humanos. </w:t>
      </w:r>
    </w:p>
    <w:p w:rsidR="001B7D7D" w:rsidRPr="008D53CE" w:rsidRDefault="001B7D7D" w:rsidP="001B7D7D">
      <w:pPr>
        <w:pStyle w:val="NormalInd"/>
        <w:numPr>
          <w:ilvl w:val="0"/>
          <w:numId w:val="18"/>
        </w:numPr>
        <w:rPr>
          <w:rFonts w:ascii="Bookman Old Style" w:hAnsi="Bookman Old Style"/>
          <w:sz w:val="22"/>
          <w:szCs w:val="22"/>
          <w:lang w:val="es-ES_tradnl"/>
        </w:rPr>
      </w:pPr>
      <w:r>
        <w:rPr>
          <w:rFonts w:ascii="Bookman Old Style" w:hAnsi="Bookman Old Style"/>
          <w:sz w:val="22"/>
          <w:szCs w:val="22"/>
          <w:lang w:val="es-ES_tradnl"/>
        </w:rPr>
        <w:t>Los datos en texto no son referenciados hacia fuentes externas.</w:t>
      </w:r>
    </w:p>
    <w:p w:rsidR="001B7D7D" w:rsidRDefault="001B7D7D" w:rsidP="001B7D7D">
      <w:pPr>
        <w:pStyle w:val="NormalInd"/>
        <w:numPr>
          <w:ilvl w:val="0"/>
          <w:numId w:val="18"/>
        </w:numPr>
        <w:rPr>
          <w:rFonts w:ascii="Bookman Old Style" w:hAnsi="Bookman Old Style"/>
          <w:sz w:val="22"/>
          <w:szCs w:val="22"/>
          <w:lang w:val="es-ES_tradnl"/>
        </w:rPr>
      </w:pPr>
      <w:r>
        <w:rPr>
          <w:rFonts w:ascii="Bookman Old Style" w:hAnsi="Bookman Old Style"/>
          <w:sz w:val="22"/>
          <w:szCs w:val="22"/>
          <w:lang w:val="es-ES_tradnl"/>
        </w:rPr>
        <w:t>Los datos en texto plano pueden ser ambiguos y tener más de un enlace posible en LOD Cloud específicamente DBpedia.</w:t>
      </w:r>
    </w:p>
    <w:p w:rsidR="001B7D7D" w:rsidRDefault="001B7D7D" w:rsidP="001B7D7D">
      <w:pPr>
        <w:pStyle w:val="NormalInd"/>
        <w:numPr>
          <w:ilvl w:val="0"/>
          <w:numId w:val="18"/>
        </w:numPr>
        <w:rPr>
          <w:rFonts w:ascii="Bookman Old Style" w:hAnsi="Bookman Old Style"/>
          <w:sz w:val="22"/>
          <w:szCs w:val="22"/>
          <w:lang w:val="es-ES_tradnl"/>
        </w:rPr>
      </w:pPr>
      <w:r>
        <w:rPr>
          <w:rFonts w:ascii="Bookman Old Style" w:hAnsi="Bookman Old Style"/>
          <w:sz w:val="22"/>
          <w:szCs w:val="22"/>
          <w:lang w:val="es-ES_tradnl"/>
        </w:rPr>
        <w:t>No existe un proceso estándar para procesos de enlace y desambiguación lingüística</w:t>
      </w:r>
      <w:r w:rsidRPr="008F01BA">
        <w:rPr>
          <w:rFonts w:ascii="Bookman Old Style" w:hAnsi="Bookman Old Style"/>
          <w:sz w:val="22"/>
          <w:szCs w:val="22"/>
          <w:lang w:val="es-ES_tradnl"/>
        </w:rPr>
        <w:t>.</w:t>
      </w:r>
    </w:p>
    <w:p w:rsidR="001B7D7D" w:rsidRPr="008D53CE" w:rsidRDefault="001B7D7D" w:rsidP="001B7D7D">
      <w:pPr>
        <w:pStyle w:val="NormalInd"/>
        <w:numPr>
          <w:ilvl w:val="0"/>
          <w:numId w:val="18"/>
        </w:numPr>
        <w:rPr>
          <w:rFonts w:ascii="Bookman Old Style" w:hAnsi="Bookman Old Style"/>
          <w:sz w:val="22"/>
          <w:szCs w:val="22"/>
          <w:lang w:val="es-ES_tradnl"/>
        </w:rPr>
      </w:pPr>
      <w:r w:rsidRPr="008F01BA">
        <w:rPr>
          <w:rFonts w:ascii="Bookman Old Style" w:hAnsi="Bookman Old Style"/>
          <w:sz w:val="22"/>
          <w:szCs w:val="22"/>
          <w:lang w:val="es-ES_tradnl"/>
        </w:rPr>
        <w:t xml:space="preserve">Las conexiones y/o consultas hacia el </w:t>
      </w:r>
      <w:proofErr w:type="spellStart"/>
      <w:r w:rsidRPr="008F01BA">
        <w:rPr>
          <w:rFonts w:ascii="Bookman Old Style" w:hAnsi="Bookman Old Style"/>
          <w:sz w:val="22"/>
          <w:szCs w:val="22"/>
          <w:lang w:val="es-ES_tradnl"/>
        </w:rPr>
        <w:t>DataSet</w:t>
      </w:r>
      <w:proofErr w:type="spellEnd"/>
      <w:r w:rsidRPr="008F01BA">
        <w:rPr>
          <w:rFonts w:ascii="Bookman Old Style" w:hAnsi="Bookman Old Style"/>
          <w:sz w:val="22"/>
          <w:szCs w:val="22"/>
          <w:lang w:val="es-ES_tradnl"/>
        </w:rPr>
        <w:t xml:space="preserve"> de </w:t>
      </w:r>
      <w:r>
        <w:rPr>
          <w:rFonts w:ascii="Bookman Old Style" w:hAnsi="Bookman Old Style"/>
          <w:sz w:val="22"/>
          <w:szCs w:val="22"/>
          <w:lang w:val="es-ES_tradnl"/>
        </w:rPr>
        <w:t>DBpedia pueden demorar</w:t>
      </w:r>
      <w:r w:rsidRPr="008D53CE">
        <w:rPr>
          <w:rFonts w:ascii="Bookman Old Style" w:hAnsi="Bookman Old Style"/>
          <w:sz w:val="22"/>
          <w:szCs w:val="22"/>
          <w:lang w:val="es-ES_tradnl"/>
        </w:rPr>
        <w:t xml:space="preserve"> </w:t>
      </w:r>
      <w:r>
        <w:rPr>
          <w:rFonts w:ascii="Bookman Old Style" w:hAnsi="Bookman Old Style"/>
          <w:sz w:val="22"/>
          <w:szCs w:val="22"/>
          <w:lang w:val="es-ES_tradnl"/>
        </w:rPr>
        <w:t>o fallar.</w:t>
      </w:r>
    </w:p>
    <w:p w:rsidR="00A35BD2" w:rsidRDefault="00A35BD2" w:rsidP="00A35BD2">
      <w:pPr>
        <w:spacing w:before="100"/>
        <w:rPr>
          <w:rFonts w:ascii="Bookman Old Style" w:hAnsi="Bookman Old Style"/>
          <w:b/>
          <w:bCs/>
          <w:sz w:val="28"/>
          <w:szCs w:val="32"/>
          <w:lang w:val="es-ES_tradnl"/>
        </w:rPr>
      </w:pPr>
      <w:bookmarkStart w:id="208" w:name="_Toc358799193"/>
      <w:bookmarkStart w:id="209" w:name="_Toc399771642"/>
      <w:bookmarkStart w:id="210" w:name="_Toc400366872"/>
    </w:p>
    <w:p w:rsidR="001B7D7D" w:rsidRPr="00A35BD2" w:rsidRDefault="001B7D7D" w:rsidP="00281D73">
      <w:pPr>
        <w:spacing w:before="100"/>
        <w:ind w:left="426"/>
        <w:rPr>
          <w:rFonts w:ascii="Bookman Old Style" w:hAnsi="Bookman Old Style"/>
          <w:b/>
          <w:bCs/>
          <w:sz w:val="28"/>
          <w:szCs w:val="32"/>
          <w:lang w:val="es-ES_tradnl"/>
        </w:rPr>
      </w:pPr>
      <w:r w:rsidRPr="00A35BD2">
        <w:rPr>
          <w:rFonts w:ascii="Bookman Old Style" w:hAnsi="Bookman Old Style"/>
          <w:b/>
          <w:bCs/>
          <w:sz w:val="28"/>
          <w:szCs w:val="32"/>
          <w:lang w:val="es-ES_tradnl"/>
        </w:rPr>
        <w:t>Referencias</w:t>
      </w:r>
      <w:bookmarkEnd w:id="208"/>
      <w:bookmarkEnd w:id="209"/>
      <w:bookmarkEnd w:id="210"/>
    </w:p>
    <w:tbl>
      <w:tblPr>
        <w:tblW w:w="0" w:type="auto"/>
        <w:tblInd w:w="887" w:type="dxa"/>
        <w:tblLook w:val="01E0" w:firstRow="1" w:lastRow="1" w:firstColumn="1" w:lastColumn="1" w:noHBand="0" w:noVBand="0"/>
      </w:tblPr>
      <w:tblGrid>
        <w:gridCol w:w="550"/>
        <w:gridCol w:w="7360"/>
      </w:tblGrid>
      <w:tr w:rsidR="001B7D7D" w:rsidRPr="007D524A" w:rsidTr="001B7D7D">
        <w:tc>
          <w:tcPr>
            <w:tcW w:w="550" w:type="dxa"/>
          </w:tcPr>
          <w:p w:rsidR="001B7D7D" w:rsidRPr="007D524A" w:rsidRDefault="001B7D7D" w:rsidP="001B7D7D">
            <w:pPr>
              <w:rPr>
                <w:rFonts w:ascii="Bookman Old Style" w:hAnsi="Bookman Old Style"/>
                <w:b/>
                <w:lang w:val="es-ES_tradnl"/>
              </w:rPr>
            </w:pPr>
          </w:p>
        </w:tc>
        <w:tc>
          <w:tcPr>
            <w:tcW w:w="7360" w:type="dxa"/>
          </w:tcPr>
          <w:p w:rsidR="001B7D7D" w:rsidRDefault="001B7D7D" w:rsidP="001B7D7D">
            <w:pPr>
              <w:rPr>
                <w:rFonts w:ascii="Bookman Old Style" w:hAnsi="Bookman Old Style"/>
                <w:lang w:val="es-ES_tradnl"/>
              </w:rPr>
            </w:pPr>
          </w:p>
          <w:p w:rsidR="001B7D7D" w:rsidRPr="007D524A" w:rsidRDefault="001B7D7D" w:rsidP="001B7D7D">
            <w:pPr>
              <w:rPr>
                <w:rFonts w:ascii="Bookman Old Style" w:hAnsi="Bookman Old Style"/>
                <w:lang w:val="es-ES_tradnl"/>
              </w:rPr>
            </w:pPr>
            <w:r w:rsidRPr="00953293">
              <w:rPr>
                <w:rFonts w:ascii="Bookman Old Style" w:hAnsi="Bookman Old Style"/>
                <w:lang w:val="es-ES_tradnl"/>
              </w:rPr>
              <w:t xml:space="preserve">ANSI/IEEE </w:t>
            </w:r>
            <w:proofErr w:type="spellStart"/>
            <w:r w:rsidRPr="00953293">
              <w:rPr>
                <w:rFonts w:ascii="Bookman Old Style" w:hAnsi="Bookman Old Style"/>
                <w:lang w:val="es-ES_tradnl"/>
              </w:rPr>
              <w:t>Std</w:t>
            </w:r>
            <w:proofErr w:type="spellEnd"/>
            <w:r w:rsidRPr="00953293">
              <w:rPr>
                <w:rFonts w:ascii="Bookman Old Style" w:hAnsi="Bookman Old Style"/>
                <w:lang w:val="es-ES_tradnl"/>
              </w:rPr>
              <w:t>. 830-1984 Guía del IEEE para la Especificación de</w:t>
            </w:r>
            <w:r>
              <w:rPr>
                <w:rFonts w:ascii="Bookman Old Style" w:hAnsi="Bookman Old Style"/>
                <w:lang w:val="es-ES_tradnl"/>
              </w:rPr>
              <w:t xml:space="preserve"> </w:t>
            </w:r>
            <w:r w:rsidRPr="00953293">
              <w:rPr>
                <w:rFonts w:ascii="Bookman Old Style" w:hAnsi="Bookman Old Style"/>
                <w:lang w:val="es-ES_tradnl"/>
              </w:rPr>
              <w:t>Requerimientos Software.</w:t>
            </w:r>
            <w:r>
              <w:rPr>
                <w:rStyle w:val="Refdenotaalpie"/>
                <w:rFonts w:ascii="Bookman Old Style" w:hAnsi="Bookman Old Style"/>
                <w:lang w:val="es-ES_tradnl"/>
              </w:rPr>
              <w:footnoteReference w:id="31"/>
            </w:r>
          </w:p>
        </w:tc>
      </w:tr>
    </w:tbl>
    <w:p w:rsidR="008A118B" w:rsidRDefault="008A118B" w:rsidP="00361097">
      <w:pPr>
        <w:pStyle w:val="contenido"/>
        <w:rPr>
          <w:lang w:val="es-ES_tradnl"/>
        </w:rPr>
      </w:pPr>
      <w:bookmarkStart w:id="211" w:name="_Toc358799194"/>
      <w:bookmarkStart w:id="212" w:name="_Toc399771643"/>
    </w:p>
    <w:p w:rsidR="001B7D7D" w:rsidRPr="00A35BD2" w:rsidRDefault="001B7D7D" w:rsidP="00281D73">
      <w:pPr>
        <w:spacing w:before="100"/>
        <w:ind w:left="426"/>
        <w:rPr>
          <w:rFonts w:ascii="Bookman Old Style" w:hAnsi="Bookman Old Style"/>
          <w:b/>
          <w:bCs/>
          <w:sz w:val="28"/>
          <w:szCs w:val="32"/>
          <w:lang w:val="es-ES_tradnl"/>
        </w:rPr>
      </w:pPr>
      <w:bookmarkStart w:id="213" w:name="_Toc400366873"/>
      <w:r w:rsidRPr="00A35BD2">
        <w:rPr>
          <w:rFonts w:ascii="Bookman Old Style" w:hAnsi="Bookman Old Style"/>
          <w:b/>
          <w:bCs/>
          <w:sz w:val="28"/>
          <w:szCs w:val="32"/>
          <w:lang w:val="es-ES_tradnl"/>
        </w:rPr>
        <w:t>Descripción  General</w:t>
      </w:r>
      <w:bookmarkEnd w:id="211"/>
      <w:bookmarkEnd w:id="212"/>
      <w:bookmarkEnd w:id="213"/>
    </w:p>
    <w:p w:rsidR="001B7D7D" w:rsidRPr="007D524A" w:rsidRDefault="001B7D7D" w:rsidP="001B7D7D">
      <w:pPr>
        <w:pStyle w:val="NormalInd"/>
        <w:rPr>
          <w:rFonts w:ascii="Bookman Old Style" w:hAnsi="Bookman Old Style"/>
          <w:sz w:val="22"/>
          <w:szCs w:val="22"/>
          <w:lang w:val="es-ES_tradnl"/>
        </w:rPr>
      </w:pPr>
    </w:p>
    <w:p w:rsidR="001B7D7D" w:rsidRDefault="001B7D7D" w:rsidP="001B7D7D">
      <w:pPr>
        <w:ind w:left="709"/>
        <w:rPr>
          <w:rFonts w:ascii="Bookman Old Style" w:hAnsi="Bookman Old Style"/>
          <w:lang w:val="es-ES_tradnl"/>
        </w:rPr>
      </w:pPr>
      <w:r>
        <w:rPr>
          <w:rFonts w:ascii="Bookman Old Style" w:hAnsi="Bookman Old Style"/>
          <w:lang w:val="es-ES_tradnl"/>
        </w:rPr>
        <w:t xml:space="preserve">El fin del sistema es el descubrimiento de datos relevantes dentro del texto plano en los </w:t>
      </w:r>
      <w:proofErr w:type="spellStart"/>
      <w:r w:rsidRPr="00953293">
        <w:rPr>
          <w:rFonts w:ascii="Bookman Old Style" w:hAnsi="Bookman Old Style"/>
          <w:i/>
          <w:lang w:val="es-ES_tradnl"/>
        </w:rPr>
        <w:t>abstracts</w:t>
      </w:r>
      <w:proofErr w:type="spellEnd"/>
      <w:r>
        <w:rPr>
          <w:rFonts w:ascii="Bookman Old Style" w:hAnsi="Bookman Old Style"/>
          <w:i/>
          <w:lang w:val="es-ES_tradnl"/>
        </w:rPr>
        <w:t xml:space="preserve"> </w:t>
      </w:r>
      <w:r>
        <w:rPr>
          <w:rFonts w:ascii="Bookman Old Style" w:hAnsi="Bookman Old Style"/>
          <w:lang w:val="es-ES_tradnl"/>
        </w:rPr>
        <w:t>en las publicaciones universitarias, y si en caso un término extraído es ambiguo determinar el significado usado, para luego ser enlazado a DBpedia (LOD Cloud) si en caso existiera un recurso al cual referencie.</w:t>
      </w:r>
    </w:p>
    <w:p w:rsidR="001B7D7D" w:rsidRDefault="001B7D7D" w:rsidP="001B7D7D">
      <w:pPr>
        <w:ind w:left="709"/>
        <w:rPr>
          <w:rFonts w:ascii="Bookman Old Style" w:hAnsi="Bookman Old Style"/>
          <w:lang w:val="es-ES_tradnl"/>
        </w:rPr>
      </w:pPr>
      <w:r>
        <w:rPr>
          <w:rFonts w:ascii="Bookman Old Style" w:hAnsi="Bookman Old Style"/>
          <w:lang w:val="es-ES_tradnl"/>
        </w:rPr>
        <w:t xml:space="preserve">Para acceder al sistema se levantara servicios web diferentes para cada proceso relevante dentro del sistema que interactuaran entre sí. Se desarrollara un interfaz web para usuarios que permitirá visualizar los resultados individuales e integrales de los servicios. </w:t>
      </w:r>
    </w:p>
    <w:p w:rsidR="001B7D7D" w:rsidRPr="00A35BD2" w:rsidDel="001B7A76" w:rsidRDefault="001B7D7D" w:rsidP="00281D73">
      <w:pPr>
        <w:spacing w:before="100"/>
        <w:ind w:left="426"/>
        <w:rPr>
          <w:del w:id="214" w:author="DieGo" w:date="2012-05-29T12:11:00Z"/>
          <w:rFonts w:ascii="Bookman Old Style" w:hAnsi="Bookman Old Style"/>
          <w:b/>
          <w:bCs/>
          <w:sz w:val="28"/>
          <w:szCs w:val="32"/>
          <w:lang w:val="es-ES_tradnl"/>
        </w:rPr>
      </w:pPr>
      <w:del w:id="215" w:author="DieGo" w:date="2012-05-29T12:11:00Z">
        <w:r w:rsidRPr="00A35BD2" w:rsidDel="001B7A76">
          <w:rPr>
            <w:rFonts w:ascii="Bookman Old Style" w:hAnsi="Bookman Old Style"/>
            <w:b/>
            <w:bCs/>
            <w:sz w:val="28"/>
            <w:szCs w:val="32"/>
            <w:lang w:val="es-ES_tradnl"/>
          </w:rPr>
          <w:delText>El desarrollo de estas oportunidades de negocio generará también la necesidad de compartir conocimiento</w:delText>
        </w:r>
      </w:del>
      <w:ins w:id="216" w:author="Mayra de la Torre" w:date="2011-04-25T16:05:00Z">
        <w:del w:id="217" w:author="DieGo" w:date="2012-05-29T12:11:00Z">
          <w:r w:rsidRPr="00A35BD2" w:rsidDel="001B7A76">
            <w:rPr>
              <w:rFonts w:ascii="Bookman Old Style" w:hAnsi="Bookman Old Style"/>
              <w:b/>
              <w:bCs/>
              <w:sz w:val="28"/>
              <w:szCs w:val="32"/>
              <w:lang w:val="es-ES_tradnl"/>
            </w:rPr>
            <w:delText xml:space="preserve"> e ideas </w:delText>
          </w:r>
        </w:del>
      </w:ins>
      <w:ins w:id="218" w:author="Mayra de la Torre" w:date="2011-04-25T16:06:00Z">
        <w:del w:id="219" w:author="DieGo" w:date="2012-05-29T12:11:00Z">
          <w:r w:rsidRPr="00A35BD2" w:rsidDel="001B7A76">
            <w:rPr>
              <w:rFonts w:ascii="Bookman Old Style" w:hAnsi="Bookman Old Style"/>
              <w:b/>
              <w:bCs/>
              <w:sz w:val="28"/>
              <w:szCs w:val="32"/>
              <w:lang w:val="es-ES_tradnl"/>
            </w:rPr>
            <w:delText xml:space="preserve">entre otros </w:delText>
          </w:r>
        </w:del>
      </w:ins>
      <w:ins w:id="220" w:author="Mayra de la Torre" w:date="2011-04-25T16:05:00Z">
        <w:del w:id="221" w:author="DieGo" w:date="2012-05-29T12:11:00Z">
          <w:r w:rsidRPr="00A35BD2" w:rsidDel="001B7A76">
            <w:rPr>
              <w:rFonts w:ascii="Bookman Old Style" w:hAnsi="Bookman Old Style"/>
              <w:b/>
              <w:bCs/>
              <w:sz w:val="28"/>
              <w:szCs w:val="32"/>
              <w:lang w:val="es-ES_tradnl"/>
            </w:rPr>
            <w:delText xml:space="preserve">sobre normas, políticas de Ciencia, </w:delText>
          </w:r>
        </w:del>
      </w:ins>
      <w:ins w:id="222" w:author="Mayra de la Torre" w:date="2011-04-25T16:06:00Z">
        <w:del w:id="223" w:author="DieGo" w:date="2012-05-29T12:11:00Z">
          <w:r w:rsidRPr="00A35BD2" w:rsidDel="001B7A76">
            <w:rPr>
              <w:rFonts w:ascii="Bookman Old Style" w:hAnsi="Bookman Old Style"/>
              <w:b/>
              <w:bCs/>
              <w:sz w:val="28"/>
              <w:szCs w:val="32"/>
              <w:lang w:val="es-ES_tradnl"/>
            </w:rPr>
            <w:delText>T</w:delText>
          </w:r>
        </w:del>
      </w:ins>
      <w:ins w:id="224" w:author="Mayra de la Torre" w:date="2011-04-25T16:05:00Z">
        <w:del w:id="225" w:author="DieGo" w:date="2012-05-29T12:11:00Z">
          <w:r w:rsidRPr="00A35BD2" w:rsidDel="001B7A76">
            <w:rPr>
              <w:rFonts w:ascii="Bookman Old Style" w:hAnsi="Bookman Old Style"/>
              <w:b/>
              <w:bCs/>
              <w:sz w:val="28"/>
              <w:szCs w:val="32"/>
              <w:lang w:val="es-ES_tradnl"/>
            </w:rPr>
            <w:delText>ecnolog</w:delText>
          </w:r>
        </w:del>
      </w:ins>
      <w:ins w:id="226" w:author="Mayra de la Torre" w:date="2011-04-25T16:06:00Z">
        <w:del w:id="227" w:author="DieGo" w:date="2012-05-29T12:11:00Z">
          <w:r w:rsidRPr="00A35BD2" w:rsidDel="001B7A76">
            <w:rPr>
              <w:rFonts w:ascii="Bookman Old Style" w:hAnsi="Bookman Old Style"/>
              <w:b/>
              <w:bCs/>
              <w:sz w:val="28"/>
              <w:szCs w:val="32"/>
              <w:lang w:val="es-ES_tradnl"/>
            </w:rPr>
            <w:delText>ía e Innovación, política industrial ;</w:delText>
          </w:r>
        </w:del>
      </w:ins>
      <w:del w:id="228" w:author="DieGo" w:date="2012-05-29T12:11:00Z">
        <w:r w:rsidRPr="00A35BD2" w:rsidDel="001B7A76">
          <w:rPr>
            <w:rFonts w:ascii="Bookman Old Style" w:hAnsi="Bookman Old Style"/>
            <w:b/>
            <w:bCs/>
            <w:sz w:val="28"/>
            <w:szCs w:val="32"/>
            <w:lang w:val="es-ES_tradnl"/>
          </w:rPr>
          <w:delText>, para ello la plataforma web se servirá del uso de foros y cursos virtuales de enseñanza-aprendizaje hacia una determinada comunidad de personas interesadas</w:delText>
        </w:r>
      </w:del>
      <w:ins w:id="229" w:author="Mayra de la Torre" w:date="2011-04-25T16:06:00Z">
        <w:del w:id="230" w:author="DieGo" w:date="2012-05-29T12:11:00Z">
          <w:r w:rsidRPr="00A35BD2" w:rsidDel="001B7A76">
            <w:rPr>
              <w:rFonts w:ascii="Bookman Old Style" w:hAnsi="Bookman Old Style"/>
              <w:b/>
              <w:bCs/>
              <w:sz w:val="28"/>
              <w:szCs w:val="32"/>
              <w:lang w:val="es-ES_tradnl"/>
            </w:rPr>
            <w:delText>.</w:delText>
          </w:r>
        </w:del>
      </w:ins>
      <w:del w:id="231" w:author="DieGo" w:date="2012-05-29T12:11:00Z">
        <w:r w:rsidRPr="00A35BD2" w:rsidDel="001B7A76">
          <w:rPr>
            <w:rFonts w:ascii="Bookman Old Style" w:hAnsi="Bookman Old Style"/>
            <w:b/>
            <w:bCs/>
            <w:sz w:val="28"/>
            <w:szCs w:val="32"/>
            <w:lang w:val="es-ES_tradnl"/>
          </w:rPr>
          <w:delText xml:space="preserve"> en aprender de las experiencias de los miembros de la plataforma Web.</w:delText>
        </w:r>
        <w:bookmarkStart w:id="232" w:name="_Toc326337107"/>
        <w:bookmarkStart w:id="233" w:name="_Toc326337132"/>
        <w:bookmarkStart w:id="234" w:name="_Toc326339157"/>
        <w:bookmarkStart w:id="235" w:name="_Toc326586402"/>
        <w:bookmarkStart w:id="236" w:name="_Toc326596600"/>
        <w:bookmarkStart w:id="237" w:name="_Toc326650543"/>
        <w:bookmarkStart w:id="238" w:name="_Toc326650713"/>
        <w:bookmarkStart w:id="239" w:name="_Toc326675296"/>
        <w:bookmarkStart w:id="240" w:name="_Toc326736086"/>
        <w:bookmarkStart w:id="241" w:name="_Toc333309322"/>
        <w:bookmarkStart w:id="242" w:name="_Toc358487574"/>
        <w:bookmarkStart w:id="243" w:name="_Toc358798396"/>
        <w:bookmarkStart w:id="244" w:name="_Toc358799195"/>
        <w:bookmarkStart w:id="245" w:name="_Toc399771644"/>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del>
    </w:p>
    <w:p w:rsidR="001B7D7D" w:rsidRPr="00A35BD2" w:rsidDel="001B7A76" w:rsidRDefault="001B7D7D" w:rsidP="00281D73">
      <w:pPr>
        <w:spacing w:before="100"/>
        <w:ind w:left="426"/>
        <w:rPr>
          <w:del w:id="246" w:author="DieGo" w:date="2012-05-29T12:11:00Z"/>
          <w:rFonts w:ascii="Bookman Old Style" w:hAnsi="Bookman Old Style"/>
          <w:b/>
          <w:bCs/>
          <w:sz w:val="28"/>
          <w:szCs w:val="32"/>
          <w:lang w:val="es-ES_tradnl"/>
        </w:rPr>
      </w:pPr>
      <w:bookmarkStart w:id="247" w:name="_Toc326337108"/>
      <w:bookmarkStart w:id="248" w:name="_Toc326337133"/>
      <w:bookmarkStart w:id="249" w:name="_Toc326339158"/>
      <w:bookmarkStart w:id="250" w:name="_Toc326586403"/>
      <w:bookmarkStart w:id="251" w:name="_Toc326596601"/>
      <w:bookmarkStart w:id="252" w:name="_Toc326650544"/>
      <w:bookmarkStart w:id="253" w:name="_Toc326650714"/>
      <w:bookmarkStart w:id="254" w:name="_Toc326675297"/>
      <w:bookmarkStart w:id="255" w:name="_Toc326736087"/>
      <w:bookmarkStart w:id="256" w:name="_Toc333309323"/>
      <w:bookmarkStart w:id="257" w:name="_Toc358487575"/>
      <w:bookmarkStart w:id="258" w:name="_Toc358798397"/>
      <w:bookmarkStart w:id="259" w:name="_Toc358799196"/>
      <w:bookmarkStart w:id="260" w:name="_Toc399771645"/>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rsidR="001B7D7D" w:rsidRPr="00A35BD2" w:rsidDel="001B7A76" w:rsidRDefault="001B7D7D" w:rsidP="00281D73">
      <w:pPr>
        <w:spacing w:before="100"/>
        <w:ind w:left="426"/>
        <w:rPr>
          <w:del w:id="261" w:author="DieGo" w:date="2012-05-29T12:11:00Z"/>
          <w:rFonts w:ascii="Bookman Old Style" w:hAnsi="Bookman Old Style"/>
          <w:b/>
          <w:bCs/>
          <w:sz w:val="28"/>
          <w:szCs w:val="32"/>
          <w:lang w:val="es-ES_tradnl"/>
        </w:rPr>
      </w:pPr>
      <w:del w:id="262" w:author="DieGo" w:date="2012-05-29T12:11:00Z">
        <w:r w:rsidRPr="00A35BD2" w:rsidDel="001B7A76">
          <w:rPr>
            <w:rFonts w:ascii="Bookman Old Style" w:hAnsi="Bookman Old Style"/>
            <w:b/>
            <w:bCs/>
            <w:sz w:val="28"/>
            <w:szCs w:val="32"/>
            <w:lang w:val="es-ES_tradnl"/>
          </w:rPr>
          <w:delText>El almacenamiento de ciertas publicaciones por parte de los investigadores será gestionado mediante la implementación de un repositorio digital de documentos, que además permitirá compartir conocimiento entre los actores tanto internos como externos a la plataforma web.</w:delText>
        </w:r>
        <w:bookmarkStart w:id="263" w:name="_Toc326337109"/>
        <w:bookmarkStart w:id="264" w:name="_Toc326337134"/>
        <w:bookmarkStart w:id="265" w:name="_Toc326339159"/>
        <w:bookmarkStart w:id="266" w:name="_Toc326586404"/>
        <w:bookmarkStart w:id="267" w:name="_Toc326596602"/>
        <w:bookmarkStart w:id="268" w:name="_Toc326650545"/>
        <w:bookmarkStart w:id="269" w:name="_Toc326650715"/>
        <w:bookmarkStart w:id="270" w:name="_Toc326675298"/>
        <w:bookmarkStart w:id="271" w:name="_Toc326736088"/>
        <w:bookmarkStart w:id="272" w:name="_Toc333309324"/>
        <w:bookmarkStart w:id="273" w:name="_Toc358487576"/>
        <w:bookmarkStart w:id="274" w:name="_Toc358798398"/>
        <w:bookmarkStart w:id="275" w:name="_Toc358799197"/>
        <w:bookmarkStart w:id="276" w:name="_Toc399771646"/>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del>
    </w:p>
    <w:p w:rsidR="001B7D7D" w:rsidRPr="00A35BD2" w:rsidRDefault="001B7D7D" w:rsidP="00281D73">
      <w:pPr>
        <w:spacing w:before="100"/>
        <w:ind w:left="426"/>
        <w:rPr>
          <w:rFonts w:ascii="Bookman Old Style" w:hAnsi="Bookman Old Style"/>
          <w:b/>
          <w:bCs/>
          <w:sz w:val="28"/>
          <w:szCs w:val="32"/>
          <w:lang w:val="es-ES_tradnl"/>
        </w:rPr>
      </w:pPr>
      <w:bookmarkStart w:id="277" w:name="_Toc358799198"/>
      <w:bookmarkStart w:id="278" w:name="_Toc399771647"/>
      <w:bookmarkStart w:id="279" w:name="_Toc400366874"/>
      <w:r w:rsidRPr="00A35BD2">
        <w:rPr>
          <w:rFonts w:ascii="Bookman Old Style" w:hAnsi="Bookman Old Style"/>
          <w:b/>
          <w:bCs/>
          <w:sz w:val="28"/>
          <w:szCs w:val="32"/>
          <w:lang w:val="es-ES_tradnl"/>
        </w:rPr>
        <w:t>Perspectiva del Proyecto</w:t>
      </w:r>
      <w:bookmarkEnd w:id="277"/>
      <w:bookmarkEnd w:id="278"/>
      <w:bookmarkEnd w:id="279"/>
      <w:r w:rsidRPr="00A35BD2">
        <w:rPr>
          <w:rFonts w:ascii="Bookman Old Style" w:hAnsi="Bookman Old Style"/>
          <w:b/>
          <w:bCs/>
          <w:sz w:val="28"/>
          <w:szCs w:val="32"/>
          <w:lang w:val="es-ES_tradnl"/>
        </w:rPr>
        <w:t xml:space="preserve"> </w:t>
      </w:r>
    </w:p>
    <w:p w:rsidR="001B7D7D" w:rsidRPr="007D524A" w:rsidRDefault="001B7D7D" w:rsidP="001B7D7D">
      <w:pPr>
        <w:pStyle w:val="NormalInd"/>
        <w:rPr>
          <w:rFonts w:ascii="Bookman Old Style" w:hAnsi="Bookman Old Style"/>
          <w:lang w:val="es-ES_tradnl"/>
        </w:rPr>
      </w:pPr>
    </w:p>
    <w:p w:rsidR="001B7D7D" w:rsidRDefault="001B7D7D" w:rsidP="001B7D7D">
      <w:pPr>
        <w:pStyle w:val="NormalInd"/>
        <w:rPr>
          <w:rFonts w:ascii="Bookman Old Style" w:hAnsi="Bookman Old Style" w:cs="Arial"/>
          <w:sz w:val="22"/>
          <w:szCs w:val="22"/>
          <w:lang w:val="es-ES_tradnl"/>
        </w:rPr>
      </w:pPr>
      <w:r>
        <w:rPr>
          <w:rFonts w:ascii="Bookman Old Style" w:hAnsi="Bookman Old Style" w:cs="Arial"/>
          <w:sz w:val="22"/>
          <w:szCs w:val="22"/>
          <w:lang w:val="es-ES_tradnl"/>
        </w:rPr>
        <w:t>Esto se pretende desarrollar en base a la relevancia que toman los datos en la web semántica, buscando enlazar las publicaciones científicas a las fuentes de Datos Enlazados, donde se ubican los recursos a los cuales hacen referencia y permitiendo de esta forma ampliar la información y descubrir nuevos enlaces.</w:t>
      </w:r>
    </w:p>
    <w:p w:rsidR="001B7D7D" w:rsidRDefault="001B7D7D" w:rsidP="001B7D7D">
      <w:pPr>
        <w:pStyle w:val="NormalInd"/>
        <w:rPr>
          <w:rFonts w:ascii="Bookman Old Style" w:hAnsi="Bookman Old Style" w:cs="Arial"/>
          <w:sz w:val="22"/>
          <w:szCs w:val="22"/>
          <w:lang w:val="es-ES_tradnl"/>
        </w:rPr>
      </w:pPr>
    </w:p>
    <w:p w:rsidR="001B7D7D" w:rsidRPr="004D16F7" w:rsidRDefault="001B7D7D" w:rsidP="001B7D7D">
      <w:pPr>
        <w:pStyle w:val="NormalInd"/>
        <w:rPr>
          <w:rFonts w:ascii="Bookman Old Style" w:hAnsi="Bookman Old Style" w:cs="Arial"/>
          <w:sz w:val="22"/>
          <w:szCs w:val="22"/>
          <w:lang w:val="es-ES_tradnl"/>
        </w:rPr>
      </w:pPr>
      <w:r>
        <w:rPr>
          <w:rFonts w:ascii="Bookman Old Style" w:hAnsi="Bookman Old Style" w:cs="Arial"/>
          <w:sz w:val="22"/>
          <w:szCs w:val="22"/>
          <w:lang w:val="es-ES_tradnl"/>
        </w:rPr>
        <w:t>El sistema que permita extraer datos relevantes dentro del texto de las publicaciones científicas, desambiguar estos términos de ser necesario y enlazarlos a LOD Cloud. Se construirá separando e integrando los procesos relevantes</w:t>
      </w:r>
      <w:r w:rsidRPr="004D16F7">
        <w:rPr>
          <w:rFonts w:ascii="Bookman Old Style" w:hAnsi="Bookman Old Style" w:cs="Arial"/>
          <w:sz w:val="22"/>
          <w:szCs w:val="22"/>
          <w:lang w:val="es-ES_tradnl"/>
        </w:rPr>
        <w:t xml:space="preserve"> </w:t>
      </w:r>
      <w:r>
        <w:rPr>
          <w:rFonts w:ascii="Bookman Old Style" w:hAnsi="Bookman Old Style" w:cs="Arial"/>
          <w:sz w:val="22"/>
          <w:szCs w:val="22"/>
          <w:lang w:val="es-ES_tradnl"/>
        </w:rPr>
        <w:t xml:space="preserve">mediante servicio web. </w:t>
      </w:r>
    </w:p>
    <w:p w:rsidR="00281D73" w:rsidRDefault="00281D73" w:rsidP="00281D73">
      <w:pPr>
        <w:spacing w:before="100"/>
        <w:ind w:left="426"/>
        <w:rPr>
          <w:rFonts w:ascii="Bookman Old Style" w:hAnsi="Bookman Old Style"/>
          <w:b/>
          <w:bCs/>
          <w:sz w:val="28"/>
          <w:szCs w:val="32"/>
          <w:lang w:val="es-ES_tradnl"/>
        </w:rPr>
      </w:pPr>
    </w:p>
    <w:p w:rsidR="001B7D7D" w:rsidRPr="00A35BD2" w:rsidDel="00971A1F" w:rsidRDefault="001B7D7D" w:rsidP="00281D73">
      <w:pPr>
        <w:spacing w:before="100"/>
        <w:ind w:left="426"/>
        <w:rPr>
          <w:del w:id="280" w:author="DieGo" w:date="2012-05-29T12:21:00Z"/>
          <w:rFonts w:ascii="Bookman Old Style" w:hAnsi="Bookman Old Style"/>
          <w:b/>
          <w:bCs/>
          <w:sz w:val="28"/>
          <w:szCs w:val="32"/>
          <w:lang w:val="es-ES_tradnl"/>
        </w:rPr>
      </w:pPr>
      <w:del w:id="281" w:author="DieGo" w:date="2012-05-29T12:21:00Z">
        <w:r w:rsidRPr="00A35BD2" w:rsidDel="00971A1F">
          <w:rPr>
            <w:rFonts w:ascii="Bookman Old Style" w:hAnsi="Bookman Old Style"/>
            <w:b/>
            <w:bCs/>
            <w:sz w:val="28"/>
            <w:szCs w:val="32"/>
            <w:lang w:val="es-ES_tradnl"/>
          </w:rPr>
          <w:delText>La plataforma  web BIONNA es la primera solución existente para la generación de oportunidades de negocio,  a través del encuentro entre empresas, universidades, laboratorios e investigadores. Su implementación y correcto funcionamiento dependerá de una correcta integración entre diversas herramientas basadas en el uso de las TICs, como es la personalización de: CMS Joomla que servirá de frontal y punto de acceso a todas las funcionalidades de la plataforma web; LMS Moodle mediante el cual se realizarán capacitaciones, talleres, foros; repositorio digital DSpace que permitirá gestionar, almacenar y buscar documentos.</w:delText>
        </w:r>
        <w:bookmarkStart w:id="282" w:name="_Toc326337111"/>
        <w:bookmarkStart w:id="283" w:name="_Toc326337136"/>
        <w:bookmarkStart w:id="284" w:name="_Toc326339161"/>
        <w:bookmarkStart w:id="285" w:name="_Toc326586406"/>
        <w:bookmarkStart w:id="286" w:name="_Toc326596604"/>
        <w:bookmarkStart w:id="287" w:name="_Toc326650547"/>
        <w:bookmarkStart w:id="288" w:name="_Toc326650717"/>
        <w:bookmarkStart w:id="289" w:name="_Toc326675300"/>
        <w:bookmarkStart w:id="290" w:name="_Toc326736090"/>
        <w:bookmarkStart w:id="291" w:name="_Toc333309326"/>
        <w:bookmarkStart w:id="292" w:name="_Toc358487578"/>
        <w:bookmarkStart w:id="293" w:name="_Toc358798400"/>
        <w:bookmarkStart w:id="294" w:name="_Toc358799199"/>
        <w:bookmarkStart w:id="295" w:name="_Toc399771648"/>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del>
    </w:p>
    <w:p w:rsidR="001B7D7D" w:rsidRPr="00A35BD2" w:rsidRDefault="001B7D7D" w:rsidP="00281D73">
      <w:pPr>
        <w:spacing w:before="100"/>
        <w:ind w:left="426"/>
        <w:rPr>
          <w:rFonts w:ascii="Bookman Old Style" w:hAnsi="Bookman Old Style"/>
          <w:b/>
          <w:bCs/>
          <w:sz w:val="28"/>
          <w:szCs w:val="32"/>
          <w:lang w:val="es-ES_tradnl"/>
        </w:rPr>
      </w:pPr>
      <w:bookmarkStart w:id="296" w:name="_Toc358799200"/>
      <w:bookmarkStart w:id="297" w:name="_Toc399771649"/>
      <w:bookmarkStart w:id="298" w:name="_Toc400366875"/>
      <w:r w:rsidRPr="00A35BD2">
        <w:rPr>
          <w:rFonts w:ascii="Bookman Old Style" w:hAnsi="Bookman Old Style"/>
          <w:b/>
          <w:bCs/>
          <w:sz w:val="28"/>
          <w:szCs w:val="32"/>
          <w:lang w:val="es-ES_tradnl"/>
        </w:rPr>
        <w:t>Características del Producto</w:t>
      </w:r>
      <w:bookmarkEnd w:id="296"/>
      <w:bookmarkEnd w:id="297"/>
      <w:bookmarkEnd w:id="298"/>
    </w:p>
    <w:p w:rsidR="001B7D7D" w:rsidRPr="007D524A"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ind w:left="720"/>
        <w:rPr>
          <w:rFonts w:ascii="Bookman Old Style" w:hAnsi="Bookman Old Style"/>
          <w:sz w:val="22"/>
          <w:szCs w:val="22"/>
          <w:lang w:val="es-ES_tradnl"/>
        </w:rPr>
      </w:pPr>
      <w:r>
        <w:rPr>
          <w:rFonts w:ascii="Bookman Old Style" w:hAnsi="Bookman Old Style"/>
          <w:sz w:val="22"/>
          <w:szCs w:val="22"/>
          <w:lang w:val="es-ES_tradnl"/>
        </w:rPr>
        <w:t>El producto a desarrollar constara de las siguientes características:</w:t>
      </w:r>
    </w:p>
    <w:p w:rsidR="001B7D7D" w:rsidRDefault="001B7D7D" w:rsidP="001B7D7D">
      <w:pPr>
        <w:pStyle w:val="NormalInd"/>
        <w:ind w:left="720"/>
        <w:rPr>
          <w:rFonts w:ascii="Bookman Old Style" w:hAnsi="Bookman Old Style"/>
          <w:sz w:val="22"/>
          <w:szCs w:val="22"/>
          <w:lang w:val="es-ES_tradnl"/>
        </w:rPr>
      </w:pPr>
    </w:p>
    <w:p w:rsidR="001B7D7D" w:rsidRPr="00705387" w:rsidRDefault="001B7D7D" w:rsidP="001B7D7D">
      <w:pPr>
        <w:pStyle w:val="NormalInd"/>
        <w:numPr>
          <w:ilvl w:val="0"/>
          <w:numId w:val="29"/>
        </w:numPr>
        <w:rPr>
          <w:rFonts w:ascii="Bookman Old Style" w:hAnsi="Bookman Old Style"/>
          <w:b/>
          <w:sz w:val="22"/>
          <w:szCs w:val="22"/>
          <w:lang w:val="es-ES_tradnl"/>
        </w:rPr>
      </w:pPr>
      <w:r>
        <w:rPr>
          <w:rFonts w:ascii="Bookman Old Style" w:hAnsi="Bookman Old Style"/>
          <w:b/>
          <w:sz w:val="22"/>
          <w:szCs w:val="22"/>
          <w:lang w:val="es-ES_tradnl"/>
        </w:rPr>
        <w:t>Servidor</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Servicios web REST</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Separados en los procesos importantes:</w:t>
      </w:r>
    </w:p>
    <w:p w:rsidR="001B7D7D" w:rsidRDefault="001B7D7D" w:rsidP="001B7D7D">
      <w:pPr>
        <w:pStyle w:val="NormalInd"/>
        <w:numPr>
          <w:ilvl w:val="2"/>
          <w:numId w:val="29"/>
        </w:numPr>
        <w:rPr>
          <w:rFonts w:ascii="Bookman Old Style" w:hAnsi="Bookman Old Style"/>
          <w:sz w:val="22"/>
          <w:szCs w:val="22"/>
          <w:lang w:val="es-ES_tradnl"/>
        </w:rPr>
      </w:pPr>
      <w:r>
        <w:rPr>
          <w:rFonts w:ascii="Bookman Old Style" w:hAnsi="Bookman Old Style"/>
          <w:sz w:val="22"/>
          <w:szCs w:val="22"/>
          <w:lang w:val="es-ES_tradnl"/>
        </w:rPr>
        <w:t>Procesamiento de lenguaje natural,</w:t>
      </w:r>
    </w:p>
    <w:p w:rsidR="001B7D7D" w:rsidRDefault="001B7D7D" w:rsidP="001B7D7D">
      <w:pPr>
        <w:pStyle w:val="NormalInd"/>
        <w:numPr>
          <w:ilvl w:val="2"/>
          <w:numId w:val="29"/>
        </w:numPr>
        <w:rPr>
          <w:rFonts w:ascii="Bookman Old Style" w:hAnsi="Bookman Old Style"/>
          <w:sz w:val="22"/>
          <w:szCs w:val="22"/>
          <w:lang w:val="es-ES_tradnl"/>
        </w:rPr>
      </w:pPr>
      <w:r>
        <w:rPr>
          <w:rFonts w:ascii="Bookman Old Style" w:hAnsi="Bookman Old Style"/>
          <w:sz w:val="22"/>
          <w:szCs w:val="22"/>
          <w:lang w:val="es-ES_tradnl"/>
        </w:rPr>
        <w:t>Desambiguación y</w:t>
      </w:r>
    </w:p>
    <w:p w:rsidR="001B7D7D" w:rsidRDefault="001B7D7D" w:rsidP="001B7D7D">
      <w:pPr>
        <w:pStyle w:val="NormalInd"/>
        <w:numPr>
          <w:ilvl w:val="2"/>
          <w:numId w:val="29"/>
        </w:numPr>
        <w:rPr>
          <w:rFonts w:ascii="Bookman Old Style" w:hAnsi="Bookman Old Style"/>
          <w:sz w:val="22"/>
          <w:szCs w:val="22"/>
          <w:lang w:val="es-ES_tradnl"/>
        </w:rPr>
      </w:pPr>
      <w:r>
        <w:rPr>
          <w:rFonts w:ascii="Bookman Old Style" w:hAnsi="Bookman Old Style"/>
          <w:sz w:val="22"/>
          <w:szCs w:val="22"/>
          <w:lang w:val="es-ES_tradnl"/>
        </w:rPr>
        <w:t xml:space="preserve">Enlace </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 xml:space="preserve">Integrados entre si </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 xml:space="preserve">Servidor local con </w:t>
      </w:r>
      <w:proofErr w:type="spellStart"/>
      <w:r>
        <w:rPr>
          <w:rFonts w:ascii="Bookman Old Style" w:hAnsi="Bookman Old Style"/>
          <w:sz w:val="22"/>
          <w:szCs w:val="22"/>
          <w:lang w:val="es-ES_tradnl"/>
        </w:rPr>
        <w:t>DataSet</w:t>
      </w:r>
      <w:proofErr w:type="spellEnd"/>
      <w:r>
        <w:rPr>
          <w:rFonts w:ascii="Bookman Old Style" w:hAnsi="Bookman Old Style"/>
          <w:sz w:val="22"/>
          <w:szCs w:val="22"/>
          <w:lang w:val="es-ES_tradnl"/>
        </w:rPr>
        <w:t xml:space="preserve"> de DBpedia (SPARQL </w:t>
      </w:r>
      <w:proofErr w:type="spellStart"/>
      <w:r>
        <w:rPr>
          <w:rFonts w:ascii="Bookman Old Style" w:hAnsi="Bookman Old Style"/>
          <w:sz w:val="22"/>
          <w:szCs w:val="22"/>
          <w:lang w:val="es-ES_tradnl"/>
        </w:rPr>
        <w:t>EndPoint</w:t>
      </w:r>
      <w:proofErr w:type="spellEnd"/>
      <w:r>
        <w:rPr>
          <w:rFonts w:ascii="Bookman Old Style" w:hAnsi="Bookman Old Style"/>
          <w:sz w:val="22"/>
          <w:szCs w:val="22"/>
          <w:lang w:val="es-ES_tradnl"/>
        </w:rPr>
        <w:t>)</w:t>
      </w:r>
    </w:p>
    <w:p w:rsidR="001B7D7D" w:rsidRDefault="001B7D7D" w:rsidP="001B7D7D">
      <w:pPr>
        <w:pStyle w:val="NormalInd"/>
        <w:ind w:left="720"/>
        <w:rPr>
          <w:rFonts w:ascii="Bookman Old Style" w:hAnsi="Bookman Old Style"/>
          <w:sz w:val="22"/>
          <w:szCs w:val="22"/>
          <w:lang w:val="es-ES_tradnl"/>
        </w:rPr>
      </w:pPr>
    </w:p>
    <w:p w:rsidR="001B7D7D" w:rsidRPr="00705387" w:rsidRDefault="001B7D7D" w:rsidP="001B7D7D">
      <w:pPr>
        <w:pStyle w:val="NormalInd"/>
        <w:numPr>
          <w:ilvl w:val="0"/>
          <w:numId w:val="29"/>
        </w:numPr>
        <w:rPr>
          <w:rFonts w:ascii="Bookman Old Style" w:hAnsi="Bookman Old Style"/>
          <w:b/>
          <w:sz w:val="22"/>
          <w:szCs w:val="22"/>
          <w:lang w:val="es-ES_tradnl"/>
        </w:rPr>
      </w:pPr>
      <w:r w:rsidRPr="00705387">
        <w:rPr>
          <w:rFonts w:ascii="Bookman Old Style" w:hAnsi="Bookman Old Style"/>
          <w:b/>
          <w:sz w:val="22"/>
          <w:szCs w:val="22"/>
          <w:lang w:val="es-ES_tradnl"/>
        </w:rPr>
        <w:t>Cliente</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 xml:space="preserve">REST web </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Visualizar resultados individuales de los servicios</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Visualizar resultado integrado de los servicios</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Permitir ver el JSON resultante del servicio consumido</w:t>
      </w:r>
    </w:p>
    <w:p w:rsidR="00281D73" w:rsidRDefault="00281D73" w:rsidP="00281D73">
      <w:pPr>
        <w:spacing w:before="100"/>
        <w:ind w:left="426"/>
        <w:rPr>
          <w:rFonts w:ascii="Bookman Old Style" w:hAnsi="Bookman Old Style"/>
          <w:b/>
          <w:bCs/>
          <w:sz w:val="28"/>
          <w:szCs w:val="32"/>
          <w:lang w:val="es-ES_tradnl"/>
        </w:rPr>
      </w:pPr>
      <w:bookmarkStart w:id="299" w:name="_Toc358799201"/>
      <w:bookmarkStart w:id="300" w:name="_Toc399771650"/>
      <w:bookmarkStart w:id="301" w:name="_Toc400366876"/>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Características del Usuario</w:t>
      </w:r>
      <w:r w:rsidRPr="00281D73">
        <w:rPr>
          <w:rFonts w:ascii="Bookman Old Style" w:hAnsi="Bookman Old Style"/>
          <w:b/>
          <w:bCs/>
          <w:sz w:val="28"/>
          <w:szCs w:val="32"/>
          <w:lang w:val="es-ES_tradnl"/>
        </w:rPr>
        <w:softHyphen/>
      </w:r>
      <w:r w:rsidRPr="00281D73">
        <w:rPr>
          <w:rFonts w:ascii="Bookman Old Style" w:hAnsi="Bookman Old Style"/>
          <w:b/>
          <w:bCs/>
          <w:sz w:val="28"/>
          <w:szCs w:val="32"/>
          <w:lang w:val="es-ES_tradnl"/>
        </w:rPr>
        <w:softHyphen/>
      </w:r>
      <w:bookmarkEnd w:id="299"/>
      <w:bookmarkEnd w:id="300"/>
      <w:bookmarkEnd w:id="301"/>
    </w:p>
    <w:p w:rsidR="001B7D7D" w:rsidRPr="007D524A" w:rsidRDefault="001B7D7D" w:rsidP="001B7D7D">
      <w:pPr>
        <w:pStyle w:val="NormalInd"/>
        <w:rPr>
          <w:rFonts w:ascii="Bookman Old Style" w:hAnsi="Bookman Old Style"/>
          <w:lang w:val="es-ES_tradnl"/>
        </w:rPr>
      </w:pPr>
    </w:p>
    <w:p w:rsidR="001B7D7D" w:rsidRDefault="001B7D7D" w:rsidP="001B7D7D">
      <w:pPr>
        <w:pStyle w:val="NormalInd"/>
        <w:rPr>
          <w:rFonts w:ascii="Bookman Old Style" w:hAnsi="Bookman Old Style"/>
          <w:sz w:val="22"/>
          <w:szCs w:val="22"/>
          <w:lang w:val="es-ES_tradnl"/>
        </w:rPr>
      </w:pPr>
      <w:r>
        <w:rPr>
          <w:rFonts w:ascii="Bookman Old Style" w:hAnsi="Bookman Old Style"/>
          <w:b/>
          <w:sz w:val="22"/>
          <w:szCs w:val="22"/>
          <w:lang w:val="es-ES_tradnl"/>
        </w:rPr>
        <w:t xml:space="preserve">Usuarios anónimos: </w:t>
      </w:r>
      <w:r>
        <w:rPr>
          <w:rFonts w:ascii="Bookman Old Style" w:hAnsi="Bookman Old Style"/>
          <w:sz w:val="22"/>
          <w:szCs w:val="22"/>
          <w:lang w:val="es-ES_tradnl"/>
        </w:rPr>
        <w:t xml:space="preserve">a través de la construcción del cliente </w:t>
      </w:r>
      <w:proofErr w:type="spellStart"/>
      <w:r>
        <w:rPr>
          <w:rFonts w:ascii="Bookman Old Style" w:hAnsi="Bookman Old Style"/>
          <w:sz w:val="22"/>
          <w:szCs w:val="22"/>
          <w:lang w:val="es-ES_tradnl"/>
        </w:rPr>
        <w:t>Rest</w:t>
      </w:r>
      <w:proofErr w:type="spellEnd"/>
      <w:r>
        <w:rPr>
          <w:rFonts w:ascii="Bookman Old Style" w:hAnsi="Bookman Old Style"/>
          <w:sz w:val="22"/>
          <w:szCs w:val="22"/>
          <w:lang w:val="es-ES_tradnl"/>
        </w:rPr>
        <w:t xml:space="preserve"> web cualquier usuario podrá interactuar con el sistema. </w:t>
      </w:r>
    </w:p>
    <w:p w:rsidR="001B7D7D" w:rsidRDefault="001B7D7D" w:rsidP="001B7D7D">
      <w:pPr>
        <w:pStyle w:val="NormalInd"/>
        <w:rPr>
          <w:rFonts w:ascii="Bookman Old Style" w:hAnsi="Bookman Old Style"/>
          <w:b/>
          <w:sz w:val="22"/>
          <w:szCs w:val="22"/>
          <w:lang w:val="es-ES_tradnl"/>
        </w:rPr>
      </w:pPr>
    </w:p>
    <w:p w:rsidR="001B7D7D" w:rsidRPr="00C50116" w:rsidRDefault="001B7D7D" w:rsidP="001B7D7D">
      <w:pPr>
        <w:pStyle w:val="NormalInd"/>
        <w:rPr>
          <w:rFonts w:ascii="Bookman Old Style" w:hAnsi="Bookman Old Style"/>
          <w:sz w:val="22"/>
          <w:szCs w:val="22"/>
          <w:lang w:val="es-ES_tradnl"/>
        </w:rPr>
      </w:pPr>
      <w:r>
        <w:rPr>
          <w:rFonts w:ascii="Bookman Old Style" w:hAnsi="Bookman Old Style"/>
          <w:b/>
          <w:sz w:val="22"/>
          <w:szCs w:val="22"/>
          <w:lang w:val="es-ES_tradnl"/>
        </w:rPr>
        <w:t xml:space="preserve">Usuarios clientes </w:t>
      </w:r>
      <w:proofErr w:type="spellStart"/>
      <w:r>
        <w:rPr>
          <w:rFonts w:ascii="Bookman Old Style" w:hAnsi="Bookman Old Style"/>
          <w:b/>
          <w:sz w:val="22"/>
          <w:szCs w:val="22"/>
          <w:lang w:val="es-ES_tradnl"/>
        </w:rPr>
        <w:t>Rest</w:t>
      </w:r>
      <w:proofErr w:type="spellEnd"/>
      <w:r>
        <w:rPr>
          <w:rFonts w:ascii="Bookman Old Style" w:hAnsi="Bookman Old Style"/>
          <w:b/>
          <w:sz w:val="22"/>
          <w:szCs w:val="22"/>
          <w:lang w:val="es-ES_tradnl"/>
        </w:rPr>
        <w:t xml:space="preserve">: </w:t>
      </w:r>
      <w:r>
        <w:rPr>
          <w:rFonts w:ascii="Bookman Old Style" w:hAnsi="Bookman Old Style"/>
          <w:sz w:val="22"/>
          <w:szCs w:val="22"/>
          <w:lang w:val="es-ES_tradnl"/>
        </w:rPr>
        <w:t>los servicios web implementaos podrán responder al cualquier servicio que se pueda construir a partir de esos.</w:t>
      </w:r>
    </w:p>
    <w:p w:rsidR="00281D73" w:rsidRDefault="00281D73" w:rsidP="00281D73">
      <w:pPr>
        <w:spacing w:before="100"/>
        <w:ind w:left="426"/>
        <w:rPr>
          <w:rFonts w:ascii="Bookman Old Style" w:hAnsi="Bookman Old Style"/>
          <w:b/>
          <w:bCs/>
          <w:sz w:val="28"/>
          <w:szCs w:val="32"/>
          <w:lang w:val="es-ES_tradnl"/>
        </w:rPr>
      </w:pPr>
      <w:bookmarkStart w:id="302" w:name="_Toc358799202"/>
      <w:bookmarkStart w:id="303" w:name="_Toc399771651"/>
      <w:bookmarkStart w:id="304" w:name="_Toc400366877"/>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Limitaciones Generales</w:t>
      </w:r>
      <w:bookmarkEnd w:id="302"/>
      <w:bookmarkEnd w:id="303"/>
      <w:bookmarkEnd w:id="304"/>
    </w:p>
    <w:p w:rsidR="001B7D7D" w:rsidRPr="00717D35" w:rsidRDefault="001B7D7D" w:rsidP="001B7D7D">
      <w:pPr>
        <w:pStyle w:val="NormalInd"/>
        <w:spacing w:before="120" w:after="120"/>
        <w:rPr>
          <w:rFonts w:ascii="Bookman Old Style" w:hAnsi="Bookman Old Style"/>
          <w:sz w:val="22"/>
          <w:szCs w:val="22"/>
          <w:lang w:val="es-ES_tradnl"/>
        </w:rPr>
      </w:pPr>
      <w:r w:rsidRPr="00717D35">
        <w:rPr>
          <w:rFonts w:ascii="Bookman Old Style" w:hAnsi="Bookman Old Style"/>
          <w:sz w:val="22"/>
          <w:szCs w:val="22"/>
          <w:lang w:val="es-ES_tradnl"/>
        </w:rPr>
        <w:t xml:space="preserve">A continuación se detallan </w:t>
      </w:r>
      <w:r>
        <w:rPr>
          <w:rFonts w:ascii="Bookman Old Style" w:hAnsi="Bookman Old Style"/>
          <w:sz w:val="22"/>
          <w:szCs w:val="22"/>
          <w:lang w:val="es-ES_tradnl"/>
        </w:rPr>
        <w:t>limitaciones en cuanto al</w:t>
      </w:r>
      <w:r w:rsidRPr="00717D35">
        <w:rPr>
          <w:rFonts w:ascii="Bookman Old Style" w:hAnsi="Bookman Old Style"/>
          <w:sz w:val="22"/>
          <w:szCs w:val="22"/>
          <w:lang w:val="es-ES_tradnl"/>
        </w:rPr>
        <w:t xml:space="preserve"> </w:t>
      </w:r>
      <w:r>
        <w:rPr>
          <w:rFonts w:ascii="Bookman Old Style" w:hAnsi="Bookman Old Style"/>
          <w:sz w:val="22"/>
          <w:szCs w:val="22"/>
          <w:lang w:val="es-ES_tradnl"/>
        </w:rPr>
        <w:t>software:</w:t>
      </w:r>
    </w:p>
    <w:p w:rsidR="001B7D7D" w:rsidRDefault="001B7D7D" w:rsidP="001B7D7D">
      <w:pPr>
        <w:pStyle w:val="NormalInd"/>
        <w:numPr>
          <w:ilvl w:val="0"/>
          <w:numId w:val="19"/>
        </w:numPr>
        <w:spacing w:before="120" w:after="120"/>
        <w:rPr>
          <w:rFonts w:ascii="Bookman Old Style" w:hAnsi="Bookman Old Style"/>
          <w:sz w:val="22"/>
          <w:szCs w:val="22"/>
          <w:lang w:val="es-ES_tradnl"/>
        </w:rPr>
      </w:pPr>
      <w:r w:rsidRPr="00C50116">
        <w:rPr>
          <w:rFonts w:ascii="Bookman Old Style" w:hAnsi="Bookman Old Style"/>
          <w:sz w:val="22"/>
          <w:szCs w:val="22"/>
          <w:lang w:val="es-ES_tradnl"/>
        </w:rPr>
        <w:t xml:space="preserve">Todos los enlaces que se puedan realizar se los hará con recursos disponibles en el </w:t>
      </w:r>
      <w:proofErr w:type="spellStart"/>
      <w:r w:rsidRPr="00C50116">
        <w:rPr>
          <w:rFonts w:ascii="Bookman Old Style" w:hAnsi="Bookman Old Style"/>
          <w:sz w:val="22"/>
          <w:szCs w:val="22"/>
          <w:lang w:val="es-ES_tradnl"/>
        </w:rPr>
        <w:t>DataSet</w:t>
      </w:r>
      <w:proofErr w:type="spellEnd"/>
      <w:r w:rsidRPr="00C50116">
        <w:rPr>
          <w:rFonts w:ascii="Bookman Old Style" w:hAnsi="Bookman Old Style"/>
          <w:sz w:val="22"/>
          <w:szCs w:val="22"/>
          <w:lang w:val="es-ES_tradnl"/>
        </w:rPr>
        <w:t xml:space="preserve"> de DBpedia, esto significa que pueden existir recursos en otro</w:t>
      </w:r>
      <w:r>
        <w:rPr>
          <w:rFonts w:ascii="Bookman Old Style" w:hAnsi="Bookman Old Style"/>
          <w:sz w:val="22"/>
          <w:szCs w:val="22"/>
          <w:lang w:val="es-ES_tradnl"/>
        </w:rPr>
        <w:t xml:space="preserve"> u otros repositorios a los cuales no se los enlazara directamente.</w:t>
      </w:r>
    </w:p>
    <w:p w:rsidR="001B7D7D" w:rsidRDefault="001B7D7D" w:rsidP="001B7D7D">
      <w:pPr>
        <w:pStyle w:val="NormalInd"/>
        <w:numPr>
          <w:ilvl w:val="0"/>
          <w:numId w:val="19"/>
        </w:numPr>
        <w:spacing w:before="120" w:after="120"/>
        <w:rPr>
          <w:rFonts w:ascii="Bookman Old Style" w:hAnsi="Bookman Old Style"/>
          <w:sz w:val="22"/>
          <w:szCs w:val="22"/>
          <w:lang w:val="es-ES_tradnl"/>
        </w:rPr>
      </w:pPr>
      <w:r>
        <w:rPr>
          <w:rFonts w:ascii="Bookman Old Style" w:hAnsi="Bookman Old Style"/>
          <w:sz w:val="22"/>
          <w:szCs w:val="22"/>
          <w:lang w:val="es-ES_tradnl"/>
        </w:rPr>
        <w:t>De no existir el término extraído en DBpedia, no podrá ser enlazado.</w:t>
      </w:r>
    </w:p>
    <w:p w:rsidR="001B7D7D" w:rsidRPr="00717D35" w:rsidRDefault="001B7D7D" w:rsidP="001B7D7D">
      <w:pPr>
        <w:pStyle w:val="NormalInd"/>
        <w:numPr>
          <w:ilvl w:val="0"/>
          <w:numId w:val="19"/>
        </w:numPr>
        <w:spacing w:before="120" w:after="120"/>
        <w:rPr>
          <w:rFonts w:ascii="Bookman Old Style" w:hAnsi="Bookman Old Style"/>
          <w:sz w:val="22"/>
          <w:szCs w:val="22"/>
          <w:lang w:val="es-ES_tradnl"/>
        </w:rPr>
      </w:pPr>
      <w:r>
        <w:rPr>
          <w:rFonts w:ascii="Bookman Old Style" w:hAnsi="Bookman Old Style"/>
          <w:sz w:val="22"/>
          <w:szCs w:val="22"/>
          <w:lang w:val="es-ES_tradnl"/>
        </w:rPr>
        <w:t>La desambiguación de un “término” extraído de una publicación se realizara en base a los recursos disponibles en la DBpedia que son nombrado mediante este “termino”.</w:t>
      </w:r>
    </w:p>
    <w:p w:rsidR="00281D73" w:rsidRDefault="00281D73" w:rsidP="00281D73">
      <w:pPr>
        <w:spacing w:before="100"/>
        <w:ind w:left="426"/>
        <w:rPr>
          <w:rFonts w:ascii="Bookman Old Style" w:hAnsi="Bookman Old Style"/>
          <w:b/>
          <w:bCs/>
          <w:sz w:val="28"/>
          <w:szCs w:val="32"/>
          <w:lang w:val="es-ES_tradnl"/>
        </w:rPr>
      </w:pPr>
      <w:bookmarkStart w:id="305" w:name="_Toc358799203"/>
      <w:bookmarkStart w:id="306" w:name="_Toc399771652"/>
      <w:bookmarkStart w:id="307" w:name="_Toc400366878"/>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Asunciones y Dependencias</w:t>
      </w:r>
      <w:bookmarkEnd w:id="305"/>
      <w:bookmarkEnd w:id="306"/>
      <w:bookmarkEnd w:id="307"/>
    </w:p>
    <w:p w:rsidR="001B7D7D" w:rsidRPr="0014402B" w:rsidRDefault="001B7D7D" w:rsidP="001B7D7D">
      <w:pPr>
        <w:pStyle w:val="NormalInd"/>
        <w:spacing w:before="240"/>
        <w:ind w:left="720"/>
        <w:rPr>
          <w:rFonts w:ascii="Bookman Old Style" w:hAnsi="Bookman Old Style"/>
          <w:b/>
          <w:sz w:val="22"/>
          <w:szCs w:val="22"/>
          <w:lang w:val="es-ES_tradnl"/>
        </w:rPr>
      </w:pPr>
      <w:r w:rsidRPr="0014402B">
        <w:rPr>
          <w:rFonts w:ascii="Bookman Old Style" w:hAnsi="Bookman Old Style"/>
          <w:b/>
          <w:sz w:val="22"/>
          <w:szCs w:val="22"/>
          <w:lang w:val="es-ES_tradnl"/>
        </w:rPr>
        <w:t>Asunciones</w:t>
      </w:r>
    </w:p>
    <w:p w:rsidR="001B7D7D" w:rsidRDefault="001B7D7D" w:rsidP="001B7D7D">
      <w:pPr>
        <w:pStyle w:val="NormalInd"/>
        <w:numPr>
          <w:ilvl w:val="0"/>
          <w:numId w:val="17"/>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 xml:space="preserve">Posibles errores en extracción de términos del texto de las publicaciones debido a faltar </w:t>
      </w:r>
      <w:proofErr w:type="spellStart"/>
      <w:r>
        <w:rPr>
          <w:rFonts w:ascii="Bookman Old Style" w:hAnsi="Bookman Old Style"/>
          <w:sz w:val="22"/>
          <w:szCs w:val="22"/>
          <w:lang w:val="es-ES_tradnl"/>
        </w:rPr>
        <w:t>tipeado</w:t>
      </w:r>
      <w:proofErr w:type="spellEnd"/>
      <w:r>
        <w:rPr>
          <w:rFonts w:ascii="Bookman Old Style" w:hAnsi="Bookman Old Style"/>
          <w:sz w:val="22"/>
          <w:szCs w:val="22"/>
          <w:lang w:val="es-ES_tradnl"/>
        </w:rPr>
        <w:t xml:space="preserve"> o error humano en la escritura del texto.</w:t>
      </w:r>
    </w:p>
    <w:p w:rsidR="001B7D7D" w:rsidRDefault="001B7D7D" w:rsidP="001B7D7D">
      <w:pPr>
        <w:pStyle w:val="NormalInd"/>
        <w:numPr>
          <w:ilvl w:val="0"/>
          <w:numId w:val="17"/>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Posibles errores el en enlace de a DBpedia producto de no existir recurso o error de desambiguación.</w:t>
      </w:r>
    </w:p>
    <w:p w:rsidR="001B7D7D" w:rsidRPr="00717D35" w:rsidRDefault="001B7D7D" w:rsidP="001B7D7D">
      <w:pPr>
        <w:pStyle w:val="NormalInd"/>
        <w:spacing w:before="240"/>
        <w:ind w:left="720"/>
        <w:rPr>
          <w:rFonts w:ascii="Bookman Old Style" w:hAnsi="Bookman Old Style"/>
          <w:b/>
          <w:sz w:val="22"/>
          <w:szCs w:val="22"/>
          <w:lang w:val="es-ES_tradnl"/>
        </w:rPr>
      </w:pPr>
      <w:r w:rsidRPr="00717D35">
        <w:rPr>
          <w:rFonts w:ascii="Bookman Old Style" w:hAnsi="Bookman Old Style"/>
          <w:b/>
          <w:sz w:val="22"/>
          <w:szCs w:val="22"/>
          <w:lang w:val="es-ES_tradnl"/>
        </w:rPr>
        <w:t>Dependencias</w:t>
      </w:r>
    </w:p>
    <w:p w:rsidR="001B7D7D" w:rsidRDefault="001B7D7D" w:rsidP="001B7D7D">
      <w:pPr>
        <w:pStyle w:val="NormalInd"/>
        <w:numPr>
          <w:ilvl w:val="0"/>
          <w:numId w:val="17"/>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Se desarrollara en lenguaje de programación de alto nivel Python 2.7 y algunas de sus librerías especializadas en procesamiento de lenguaje natural, levantamiento de servicios, consultas SPARQL, etc.</w:t>
      </w:r>
    </w:p>
    <w:p w:rsidR="001B7D7D" w:rsidRDefault="001B7D7D" w:rsidP="001B7D7D">
      <w:pPr>
        <w:pStyle w:val="NormalInd"/>
        <w:numPr>
          <w:ilvl w:val="0"/>
          <w:numId w:val="17"/>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Cliente desarrollara en base a HTML, CSS, JavaScript, etc.</w:t>
      </w:r>
    </w:p>
    <w:p w:rsidR="001B7D7D" w:rsidRDefault="001B7D7D" w:rsidP="001B7D7D">
      <w:pPr>
        <w:pStyle w:val="NormalInd"/>
        <w:numPr>
          <w:ilvl w:val="0"/>
          <w:numId w:val="17"/>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De navegadores web que soporte tecnologías en las que se construirá en cliente para poder acceder a este.</w:t>
      </w:r>
    </w:p>
    <w:p w:rsidR="001B7D7D" w:rsidRDefault="001B7D7D" w:rsidP="001B7D7D">
      <w:pPr>
        <w:pStyle w:val="NormalInd"/>
        <w:spacing w:before="120" w:after="120"/>
        <w:ind w:left="1570"/>
        <w:rPr>
          <w:rFonts w:ascii="Bookman Old Style" w:hAnsi="Bookman Old Style"/>
          <w:sz w:val="22"/>
          <w:szCs w:val="22"/>
          <w:lang w:val="es-ES_tradnl"/>
        </w:rPr>
      </w:pPr>
    </w:p>
    <w:p w:rsidR="001B7D7D" w:rsidRDefault="001B7D7D" w:rsidP="001B7D7D">
      <w:pPr>
        <w:pStyle w:val="NormalInd"/>
        <w:spacing w:before="120" w:after="120"/>
        <w:ind w:left="1570"/>
        <w:rPr>
          <w:rFonts w:ascii="Bookman Old Style" w:hAnsi="Bookman Old Style"/>
          <w:sz w:val="22"/>
          <w:szCs w:val="22"/>
          <w:lang w:val="es-ES_tradnl"/>
        </w:rPr>
      </w:pPr>
    </w:p>
    <w:p w:rsidR="001B7D7D" w:rsidRPr="00281D73" w:rsidRDefault="001B7D7D" w:rsidP="00281D73">
      <w:pPr>
        <w:pStyle w:val="contenido"/>
        <w:rPr>
          <w:rFonts w:ascii="Bookman Old Style" w:hAnsi="Bookman Old Style"/>
          <w:b/>
          <w:sz w:val="32"/>
          <w:lang w:val="es-ES_tradnl"/>
        </w:rPr>
      </w:pPr>
      <w:bookmarkStart w:id="308" w:name="_Toc358799204"/>
      <w:bookmarkStart w:id="309" w:name="_Toc399771653"/>
      <w:bookmarkStart w:id="310" w:name="_Toc400366879"/>
      <w:r w:rsidRPr="00281D73">
        <w:rPr>
          <w:rFonts w:ascii="Bookman Old Style" w:hAnsi="Bookman Old Style"/>
          <w:b/>
          <w:sz w:val="32"/>
          <w:lang w:val="es-ES_tradnl"/>
        </w:rPr>
        <w:t>Requerimientos Funcionales.</w:t>
      </w:r>
      <w:bookmarkEnd w:id="308"/>
      <w:bookmarkEnd w:id="309"/>
      <w:bookmarkEnd w:id="310"/>
    </w:p>
    <w:p w:rsidR="00281D73" w:rsidRDefault="00281D73" w:rsidP="00281D73">
      <w:pPr>
        <w:spacing w:before="100"/>
        <w:ind w:left="426"/>
        <w:rPr>
          <w:rFonts w:ascii="Bookman Old Style" w:hAnsi="Bookman Old Style"/>
          <w:b/>
          <w:bCs/>
          <w:sz w:val="28"/>
          <w:szCs w:val="32"/>
          <w:lang w:val="es-ES_tradnl"/>
        </w:rPr>
      </w:pPr>
      <w:bookmarkStart w:id="311" w:name="_Toc358799205"/>
      <w:bookmarkStart w:id="312" w:name="_Toc399771654"/>
      <w:bookmarkStart w:id="313" w:name="_Toc400366880"/>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 xml:space="preserve">REQ001 </w:t>
      </w:r>
      <w:bookmarkEnd w:id="311"/>
      <w:bookmarkEnd w:id="312"/>
      <w:r w:rsidRPr="00281D73">
        <w:rPr>
          <w:rFonts w:ascii="Bookman Old Style" w:hAnsi="Bookman Old Style"/>
          <w:b/>
          <w:bCs/>
          <w:sz w:val="28"/>
          <w:szCs w:val="32"/>
          <w:lang w:val="es-ES_tradnl"/>
        </w:rPr>
        <w:t>Extraer entidades y palabra relevantes</w:t>
      </w:r>
      <w:bookmarkEnd w:id="313"/>
    </w:p>
    <w:p w:rsidR="001B7D7D" w:rsidRDefault="001B7D7D" w:rsidP="001B7D7D">
      <w:pPr>
        <w:pStyle w:val="NormalInd"/>
        <w:ind w:left="1134"/>
        <w:rPr>
          <w:rFonts w:ascii="Bookman Old Style" w:hAnsi="Bookman Old Style"/>
          <w:b/>
          <w:sz w:val="22"/>
          <w:szCs w:val="22"/>
          <w:lang w:val="es-ES_tradnl"/>
        </w:rPr>
      </w:pPr>
      <w:bookmarkStart w:id="314" w:name="_Toc358799206"/>
      <w:r>
        <w:rPr>
          <w:rFonts w:ascii="Bookman Old Style" w:hAnsi="Bookman Old Style"/>
          <w:b/>
          <w:sz w:val="22"/>
          <w:szCs w:val="22"/>
          <w:lang w:val="es-ES_tradnl"/>
        </w:rPr>
        <w:t xml:space="preserve">Descripción </w:t>
      </w:r>
    </w:p>
    <w:p w:rsidR="001B7D7D" w:rsidRPr="001B7D7D" w:rsidRDefault="001B7D7D" w:rsidP="001B7D7D">
      <w:pPr>
        <w:ind w:left="1124"/>
        <w:rPr>
          <w:rFonts w:ascii="Bookman Old Style" w:hAnsi="Bookman Old Style"/>
          <w:lang w:val="es-ES_tradnl"/>
        </w:rPr>
      </w:pPr>
      <w:r w:rsidRPr="00262600">
        <w:rPr>
          <w:rFonts w:ascii="Bookman Old Style" w:hAnsi="Bookman Old Style"/>
          <w:lang w:val="es-ES_tradnl"/>
        </w:rPr>
        <w:t>Descubrir datos relevantes en el texto, a quien se describe y las palabra relevantes que lo acompañan</w:t>
      </w: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Default="001B7D7D" w:rsidP="001B7D7D">
      <w:pPr>
        <w:pStyle w:val="Prrafodelista"/>
        <w:ind w:left="1844"/>
        <w:rPr>
          <w:rFonts w:ascii="Bookman Old Style" w:hAnsi="Bookman Old Style"/>
          <w:lang w:val="es-ES_tradnl"/>
        </w:rPr>
      </w:pPr>
    </w:p>
    <w:p w:rsidR="001B7D7D" w:rsidRPr="001E0A79" w:rsidRDefault="001B7D7D" w:rsidP="001B7D7D">
      <w:pPr>
        <w:pStyle w:val="Prrafodelista"/>
        <w:numPr>
          <w:ilvl w:val="0"/>
          <w:numId w:val="20"/>
        </w:numPr>
        <w:tabs>
          <w:tab w:val="num" w:pos="1282"/>
        </w:tabs>
        <w:suppressAutoHyphens w:val="0"/>
        <w:spacing w:after="0"/>
        <w:contextualSpacing w:val="0"/>
        <w:rPr>
          <w:rFonts w:ascii="Bookman Old Style" w:hAnsi="Bookman Old Style"/>
          <w:lang w:val="es-ES_tradnl"/>
        </w:rPr>
      </w:pPr>
      <w:r>
        <w:rPr>
          <w:rFonts w:ascii="Bookman Old Style" w:hAnsi="Bookman Old Style"/>
          <w:lang w:val="es-ES_tradnl"/>
        </w:rPr>
        <w:t>Texto</w:t>
      </w:r>
    </w:p>
    <w:p w:rsidR="001B7D7D" w:rsidRPr="001C204B" w:rsidRDefault="001B7D7D" w:rsidP="001B7D7D">
      <w:pPr>
        <w:pStyle w:val="NormalInd"/>
        <w:ind w:left="1134"/>
        <w:rPr>
          <w:rFonts w:ascii="Bookman Old Style" w:hAnsi="Bookman Old Style"/>
          <w:b/>
          <w:sz w:val="22"/>
          <w:szCs w:val="22"/>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1B7D7D">
      <w:pPr>
        <w:numPr>
          <w:ilvl w:val="0"/>
          <w:numId w:val="21"/>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Tokenización del texto en sentencias (oraciones), separa todas las sentencias.</w:t>
      </w:r>
    </w:p>
    <w:p w:rsidR="001B7D7D" w:rsidRDefault="001B7D7D" w:rsidP="001B7D7D">
      <w:pPr>
        <w:numPr>
          <w:ilvl w:val="0"/>
          <w:numId w:val="21"/>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Tokenización de las sentencias en palabras.</w:t>
      </w:r>
    </w:p>
    <w:p w:rsidR="001B7D7D" w:rsidRDefault="001B7D7D" w:rsidP="001B7D7D">
      <w:pPr>
        <w:numPr>
          <w:ilvl w:val="0"/>
          <w:numId w:val="21"/>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Etiquetar (</w:t>
      </w:r>
      <w:proofErr w:type="spellStart"/>
      <w:r>
        <w:rPr>
          <w:rFonts w:ascii="Bookman Old Style" w:hAnsi="Bookman Old Style"/>
          <w:lang w:val="es-ES_tradnl"/>
        </w:rPr>
        <w:t>Part</w:t>
      </w:r>
      <w:proofErr w:type="spellEnd"/>
      <w:r>
        <w:rPr>
          <w:rFonts w:ascii="Bookman Old Style" w:hAnsi="Bookman Old Style"/>
          <w:lang w:val="es-ES_tradnl"/>
        </w:rPr>
        <w:t xml:space="preserve"> of </w:t>
      </w:r>
      <w:proofErr w:type="spellStart"/>
      <w:r>
        <w:rPr>
          <w:rFonts w:ascii="Bookman Old Style" w:hAnsi="Bookman Old Style"/>
          <w:lang w:val="es-ES_tradnl"/>
        </w:rPr>
        <w:t>Speech</w:t>
      </w:r>
      <w:proofErr w:type="spellEnd"/>
      <w:r>
        <w:rPr>
          <w:rFonts w:ascii="Bookman Old Style" w:hAnsi="Bookman Old Style"/>
          <w:lang w:val="es-ES_tradnl"/>
        </w:rPr>
        <w:t>).</w:t>
      </w:r>
    </w:p>
    <w:p w:rsidR="001B7D7D" w:rsidRDefault="001B7D7D" w:rsidP="001B7D7D">
      <w:pPr>
        <w:numPr>
          <w:ilvl w:val="0"/>
          <w:numId w:val="21"/>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Extracción en base a etiquetas.</w:t>
      </w:r>
    </w:p>
    <w:p w:rsidR="001B7D7D" w:rsidRPr="001C204B" w:rsidRDefault="001B7D7D" w:rsidP="001B7D7D">
      <w:pPr>
        <w:rPr>
          <w:rFonts w:ascii="Bookman Old Style" w:hAnsi="Bookman Old Style"/>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pStyle w:val="NormalInd"/>
        <w:ind w:left="1134"/>
        <w:rPr>
          <w:rFonts w:ascii="Bookman Old Style" w:hAnsi="Bookman Old Style"/>
          <w:b/>
          <w:sz w:val="22"/>
          <w:szCs w:val="22"/>
          <w:lang w:val="es-ES_tradnl"/>
        </w:rPr>
      </w:pPr>
    </w:p>
    <w:bookmarkEnd w:id="314"/>
    <w:p w:rsidR="001B7D7D" w:rsidRPr="008B50B1" w:rsidRDefault="001B7D7D" w:rsidP="001B7D7D">
      <w:pPr>
        <w:pStyle w:val="Prrafodelista"/>
        <w:numPr>
          <w:ilvl w:val="0"/>
          <w:numId w:val="23"/>
        </w:numPr>
        <w:suppressAutoHyphens w:val="0"/>
        <w:spacing w:after="0" w:line="240" w:lineRule="auto"/>
        <w:contextualSpacing w:val="0"/>
        <w:rPr>
          <w:rFonts w:ascii="Bookman Old Style" w:hAnsi="Bookman Old Style"/>
          <w:lang w:val="es-ES_tradnl"/>
        </w:rPr>
      </w:pPr>
      <w:r>
        <w:rPr>
          <w:rFonts w:ascii="Bookman Old Style" w:hAnsi="Bookman Old Style"/>
          <w:lang w:val="es-ES_tradnl"/>
        </w:rPr>
        <w:t>JSON con entidades y palabras claves extraídas</w:t>
      </w:r>
    </w:p>
    <w:p w:rsidR="001B7D7D" w:rsidRPr="00281D73" w:rsidRDefault="001B7D7D" w:rsidP="00281D73">
      <w:pPr>
        <w:spacing w:before="100"/>
        <w:ind w:left="426"/>
        <w:rPr>
          <w:rFonts w:ascii="Bookman Old Style" w:hAnsi="Bookman Old Style"/>
          <w:b/>
          <w:bCs/>
          <w:sz w:val="28"/>
          <w:szCs w:val="32"/>
          <w:lang w:val="es-ES_tradnl"/>
        </w:rPr>
      </w:pPr>
      <w:bookmarkStart w:id="315" w:name="_Toc399771656"/>
      <w:bookmarkStart w:id="316" w:name="_Toc400366881"/>
      <w:bookmarkStart w:id="317" w:name="_Toc399771655"/>
      <w:bookmarkStart w:id="318" w:name="_Toc358487586"/>
      <w:bookmarkStart w:id="319" w:name="_Toc358799207"/>
      <w:r w:rsidRPr="00281D73">
        <w:rPr>
          <w:rFonts w:ascii="Bookman Old Style" w:hAnsi="Bookman Old Style"/>
          <w:b/>
          <w:bCs/>
          <w:sz w:val="28"/>
          <w:szCs w:val="32"/>
          <w:lang w:val="es-ES_tradnl"/>
        </w:rPr>
        <w:t xml:space="preserve">REQ002 </w:t>
      </w:r>
      <w:bookmarkEnd w:id="315"/>
      <w:r w:rsidRPr="00281D73">
        <w:rPr>
          <w:rFonts w:ascii="Bookman Old Style" w:hAnsi="Bookman Old Style"/>
          <w:b/>
          <w:bCs/>
          <w:sz w:val="28"/>
          <w:szCs w:val="32"/>
          <w:lang w:val="es-ES_tradnl"/>
        </w:rPr>
        <w:t>Enlazar entidades y palabra relevantes con LOD Cloud</w:t>
      </w:r>
      <w:bookmarkEnd w:id="316"/>
    </w:p>
    <w:p w:rsidR="001B7D7D" w:rsidRPr="006812F2" w:rsidRDefault="001B7D7D" w:rsidP="001B7D7D">
      <w:pPr>
        <w:pStyle w:val="NormalInd"/>
        <w:rPr>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DC51CB" w:rsidRDefault="001B7D7D" w:rsidP="001B7D7D">
      <w:pPr>
        <w:ind w:left="1124"/>
        <w:rPr>
          <w:rFonts w:ascii="Bookman Old Style" w:hAnsi="Bookman Old Style"/>
          <w:lang w:val="es-ES_tradnl"/>
        </w:rPr>
      </w:pPr>
      <w:r w:rsidRPr="006812F2">
        <w:rPr>
          <w:rFonts w:ascii="Bookman Old Style" w:hAnsi="Bookman Old Style"/>
          <w:lang w:val="es-ES_tradnl"/>
        </w:rPr>
        <w:t>Se enlazara los términos encontrados en caso de que sea posible con la LOD Cloud</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numPr>
          <w:ilvl w:val="0"/>
          <w:numId w:val="24"/>
        </w:numPr>
        <w:rPr>
          <w:rFonts w:ascii="Bookman Old Style" w:hAnsi="Bookman Old Style"/>
          <w:sz w:val="22"/>
          <w:szCs w:val="22"/>
          <w:lang w:val="es-ES_tradnl"/>
        </w:rPr>
      </w:pPr>
      <w:r>
        <w:rPr>
          <w:rFonts w:ascii="Bookman Old Style" w:hAnsi="Bookman Old Style"/>
          <w:sz w:val="22"/>
          <w:szCs w:val="22"/>
          <w:lang w:val="es-ES_tradnl"/>
        </w:rPr>
        <w:t xml:space="preserve">JSON estructurado por procesos anteriores con entidades a </w:t>
      </w:r>
      <w:proofErr w:type="spellStart"/>
      <w:r>
        <w:rPr>
          <w:rFonts w:ascii="Bookman Old Style" w:hAnsi="Bookman Old Style"/>
          <w:sz w:val="22"/>
          <w:szCs w:val="22"/>
          <w:lang w:val="es-ES_tradnl"/>
        </w:rPr>
        <w:t>enazar</w:t>
      </w:r>
      <w:proofErr w:type="spellEnd"/>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ind w:left="1124"/>
        <w:rPr>
          <w:rFonts w:ascii="Bookman Old Style" w:hAnsi="Bookman Old Style"/>
          <w:lang w:val="es-ES_tradnl"/>
        </w:rPr>
      </w:pPr>
    </w:p>
    <w:p w:rsidR="001B7D7D" w:rsidRDefault="001B7D7D" w:rsidP="001B7D7D">
      <w:pPr>
        <w:numPr>
          <w:ilvl w:val="0"/>
          <w:numId w:val="28"/>
        </w:numPr>
        <w:spacing w:after="0"/>
        <w:rPr>
          <w:rFonts w:ascii="Bookman Old Style" w:hAnsi="Bookman Old Style"/>
          <w:lang w:val="es-ES_tradnl"/>
        </w:rPr>
      </w:pPr>
      <w:r>
        <w:rPr>
          <w:rFonts w:ascii="Bookman Old Style" w:hAnsi="Bookman Old Style"/>
          <w:lang w:val="es-ES_tradnl"/>
        </w:rPr>
        <w:t>Consultar a DBpedia por recursos que sean nombrados con las entidades y palabras relevantes extraídas del texto de entrada.</w:t>
      </w:r>
    </w:p>
    <w:p w:rsidR="001B7D7D" w:rsidRPr="008F639B" w:rsidRDefault="001B7D7D" w:rsidP="001B7D7D">
      <w:pPr>
        <w:pStyle w:val="NormalInd"/>
        <w:ind w:left="1134"/>
        <w:rPr>
          <w:rFonts w:ascii="Bookman Old Style" w:hAnsi="Bookman Old Style"/>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Pr="006812F2" w:rsidRDefault="001B7D7D" w:rsidP="001B7D7D">
      <w:pPr>
        <w:pStyle w:val="NormalInd"/>
        <w:numPr>
          <w:ilvl w:val="0"/>
          <w:numId w:val="26"/>
        </w:numPr>
        <w:rPr>
          <w:rFonts w:ascii="Bookman Old Style" w:hAnsi="Bookman Old Style"/>
          <w:sz w:val="22"/>
          <w:szCs w:val="22"/>
          <w:lang w:val="es-ES_tradnl"/>
        </w:rPr>
      </w:pPr>
      <w:r>
        <w:rPr>
          <w:rFonts w:ascii="Bookman Old Style" w:hAnsi="Bookman Old Style"/>
          <w:sz w:val="22"/>
          <w:szCs w:val="22"/>
          <w:lang w:val="es-ES_tradnl"/>
        </w:rPr>
        <w:t>JSON estructurado con los enlaces de los recursos de DBpedia.</w:t>
      </w:r>
    </w:p>
    <w:p w:rsidR="001B7D7D" w:rsidRPr="00281D73" w:rsidRDefault="001B7D7D" w:rsidP="00281D73">
      <w:pPr>
        <w:spacing w:before="100"/>
        <w:ind w:left="426"/>
        <w:rPr>
          <w:rFonts w:ascii="Bookman Old Style" w:hAnsi="Bookman Old Style"/>
          <w:b/>
          <w:bCs/>
          <w:sz w:val="28"/>
          <w:szCs w:val="32"/>
          <w:lang w:val="es-ES_tradnl"/>
        </w:rPr>
      </w:pPr>
      <w:bookmarkStart w:id="320" w:name="_Toc400366882"/>
      <w:r w:rsidRPr="00281D73">
        <w:rPr>
          <w:rFonts w:ascii="Bookman Old Style" w:hAnsi="Bookman Old Style"/>
          <w:b/>
          <w:bCs/>
          <w:sz w:val="28"/>
          <w:szCs w:val="32"/>
          <w:lang w:val="es-ES_tradnl"/>
        </w:rPr>
        <w:t xml:space="preserve">REQ002 </w:t>
      </w:r>
      <w:bookmarkEnd w:id="317"/>
      <w:r w:rsidRPr="00281D73">
        <w:rPr>
          <w:rFonts w:ascii="Bookman Old Style" w:hAnsi="Bookman Old Style"/>
          <w:b/>
          <w:bCs/>
          <w:sz w:val="28"/>
          <w:szCs w:val="32"/>
          <w:lang w:val="es-ES_tradnl"/>
        </w:rPr>
        <w:t>Desambiguar entidades y palabra relevantes</w:t>
      </w:r>
      <w:bookmarkEnd w:id="320"/>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6812F2" w:rsidRDefault="001B7D7D" w:rsidP="001B7D7D">
      <w:pPr>
        <w:pStyle w:val="NormalInd"/>
        <w:ind w:left="1134"/>
        <w:rPr>
          <w:rFonts w:ascii="Bookman Old Style" w:hAnsi="Bookman Old Style"/>
          <w:sz w:val="22"/>
          <w:szCs w:val="22"/>
          <w:lang w:val="es-ES_tradnl"/>
        </w:rPr>
      </w:pPr>
      <w:r w:rsidRPr="006812F2">
        <w:rPr>
          <w:rFonts w:ascii="Bookman Old Style" w:hAnsi="Bookman Old Style"/>
          <w:sz w:val="22"/>
          <w:szCs w:val="22"/>
          <w:lang w:val="es-ES_tradnl"/>
        </w:rPr>
        <w:t>Se determinara el sentido con que las palabras estas siendo usadas en caso de que estas sean ambiguas</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numPr>
          <w:ilvl w:val="0"/>
          <w:numId w:val="24"/>
        </w:numPr>
        <w:rPr>
          <w:rFonts w:ascii="Bookman Old Style" w:hAnsi="Bookman Old Style"/>
          <w:sz w:val="22"/>
          <w:szCs w:val="22"/>
          <w:lang w:val="es-ES_tradnl"/>
        </w:rPr>
      </w:pPr>
      <w:r>
        <w:rPr>
          <w:rFonts w:ascii="Bookman Old Style" w:hAnsi="Bookman Old Style"/>
          <w:sz w:val="22"/>
          <w:szCs w:val="22"/>
          <w:lang w:val="es-ES_tradnl"/>
        </w:rPr>
        <w:t xml:space="preserve">JSON procesos anteriores </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Default="001B7D7D" w:rsidP="001B7D7D">
      <w:pPr>
        <w:ind w:left="1854"/>
        <w:rPr>
          <w:rFonts w:ascii="Bookman Old Style" w:hAnsi="Bookman Old Style"/>
          <w:lang w:val="es-ES_tradnl"/>
        </w:rPr>
      </w:pPr>
    </w:p>
    <w:p w:rsidR="001B7D7D" w:rsidRDefault="001B7D7D" w:rsidP="001B7D7D">
      <w:pPr>
        <w:numPr>
          <w:ilvl w:val="0"/>
          <w:numId w:val="25"/>
        </w:numPr>
        <w:spacing w:after="0"/>
        <w:rPr>
          <w:rFonts w:ascii="Bookman Old Style" w:hAnsi="Bookman Old Style"/>
          <w:lang w:val="es-ES_tradnl"/>
        </w:rPr>
      </w:pPr>
      <w:r>
        <w:rPr>
          <w:rFonts w:ascii="Bookman Old Style" w:hAnsi="Bookman Old Style"/>
          <w:lang w:val="es-ES_tradnl"/>
        </w:rPr>
        <w:t>Aplicar algoritmo s de desambiguación en base a contexto.</w:t>
      </w:r>
    </w:p>
    <w:p w:rsidR="001B7D7D" w:rsidRPr="0073035B" w:rsidRDefault="001B7D7D" w:rsidP="001B7D7D">
      <w:pPr>
        <w:numPr>
          <w:ilvl w:val="0"/>
          <w:numId w:val="25"/>
        </w:numPr>
        <w:spacing w:after="0"/>
        <w:rPr>
          <w:rFonts w:ascii="Bookman Old Style" w:hAnsi="Bookman Old Style"/>
          <w:lang w:val="es-ES_tradnl"/>
        </w:rPr>
      </w:pPr>
      <w:r>
        <w:rPr>
          <w:rFonts w:ascii="Bookman Old Style" w:hAnsi="Bookman Old Style"/>
          <w:lang w:val="es-ES_tradnl"/>
        </w:rPr>
        <w:t>Determinar sentido utilizado en base a mejor resultado de coincidencia.</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Default="001B7D7D" w:rsidP="001B7D7D">
      <w:pPr>
        <w:pStyle w:val="NormalInd"/>
        <w:numPr>
          <w:ilvl w:val="0"/>
          <w:numId w:val="22"/>
        </w:numPr>
        <w:rPr>
          <w:rFonts w:ascii="Bookman Old Style" w:hAnsi="Bookman Old Style"/>
          <w:sz w:val="22"/>
          <w:szCs w:val="22"/>
          <w:lang w:val="es-ES_tradnl"/>
        </w:rPr>
      </w:pPr>
      <w:r>
        <w:rPr>
          <w:rFonts w:ascii="Bookman Old Style" w:hAnsi="Bookman Old Style"/>
          <w:sz w:val="22"/>
          <w:szCs w:val="22"/>
          <w:lang w:val="es-ES_tradnl"/>
        </w:rPr>
        <w:t>JSON con términos desambiguados.</w:t>
      </w:r>
    </w:p>
    <w:p w:rsidR="001B7D7D" w:rsidRPr="00281D73" w:rsidRDefault="001B7D7D" w:rsidP="00281D73">
      <w:pPr>
        <w:spacing w:before="100"/>
        <w:ind w:left="426"/>
        <w:rPr>
          <w:rFonts w:ascii="Bookman Old Style" w:hAnsi="Bookman Old Style"/>
          <w:b/>
          <w:bCs/>
          <w:sz w:val="28"/>
          <w:szCs w:val="32"/>
          <w:lang w:val="es-ES_tradnl"/>
        </w:rPr>
      </w:pPr>
      <w:bookmarkStart w:id="321" w:name="_Toc399771657"/>
      <w:bookmarkStart w:id="322" w:name="_Toc400366883"/>
      <w:bookmarkEnd w:id="318"/>
      <w:r w:rsidRPr="00281D73">
        <w:rPr>
          <w:rFonts w:ascii="Bookman Old Style" w:hAnsi="Bookman Old Style"/>
          <w:b/>
          <w:bCs/>
          <w:sz w:val="28"/>
          <w:szCs w:val="32"/>
          <w:lang w:val="es-ES_tradnl"/>
        </w:rPr>
        <w:t xml:space="preserve">REQ004 </w:t>
      </w:r>
      <w:bookmarkEnd w:id="321"/>
      <w:r w:rsidRPr="00281D73">
        <w:rPr>
          <w:rFonts w:ascii="Bookman Old Style" w:hAnsi="Bookman Old Style"/>
          <w:b/>
          <w:bCs/>
          <w:sz w:val="28"/>
          <w:szCs w:val="32"/>
          <w:lang w:val="es-ES_tradnl"/>
        </w:rPr>
        <w:t>Levantar servicios REST separados para los procesos relevantes.</w:t>
      </w:r>
      <w:bookmarkEnd w:id="322"/>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46680F" w:rsidRDefault="001B7D7D" w:rsidP="001B7D7D">
      <w:pPr>
        <w:ind w:left="1124"/>
        <w:rPr>
          <w:rFonts w:ascii="Bookman Old Style" w:hAnsi="Bookman Old Style"/>
          <w:lang w:val="es-ES_tradnl"/>
        </w:rPr>
      </w:pPr>
      <w:r w:rsidRPr="00886DD0">
        <w:rPr>
          <w:rFonts w:ascii="Bookman Old Style" w:hAnsi="Bookman Old Style"/>
          <w:lang w:val="es-ES_tradnl"/>
        </w:rPr>
        <w:t>Para que los procesos relevantes dentro del sistema puedan ser reutilizados se levantaran servicios individuales</w:t>
      </w:r>
      <w:r>
        <w:rPr>
          <w:rFonts w:ascii="Bookman Old Style" w:hAnsi="Bookman Old Style"/>
          <w:lang w:val="es-ES_tradnl"/>
        </w:rPr>
        <w:t xml:space="preserve">. </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Default="001B7D7D" w:rsidP="001B7D7D">
      <w:pPr>
        <w:pStyle w:val="Prrafodelista"/>
        <w:ind w:left="1844"/>
        <w:rPr>
          <w:rFonts w:ascii="Bookman Old Style" w:hAnsi="Bookman Old Style"/>
          <w:lang w:val="es-ES_tradnl"/>
        </w:rPr>
      </w:pPr>
    </w:p>
    <w:p w:rsidR="001B7D7D" w:rsidRDefault="001B7D7D" w:rsidP="001B7D7D">
      <w:pPr>
        <w:pStyle w:val="NormalInd"/>
        <w:numPr>
          <w:ilvl w:val="0"/>
          <w:numId w:val="20"/>
        </w:numPr>
        <w:rPr>
          <w:rFonts w:ascii="Bookman Old Style" w:hAnsi="Bookman Old Style"/>
          <w:sz w:val="22"/>
          <w:szCs w:val="22"/>
          <w:lang w:val="es-ES_tradnl"/>
        </w:rPr>
      </w:pPr>
      <w:r>
        <w:rPr>
          <w:rFonts w:ascii="Bookman Old Style" w:hAnsi="Bookman Old Style"/>
          <w:sz w:val="22"/>
          <w:szCs w:val="22"/>
          <w:lang w:val="es-ES_tradnl"/>
        </w:rPr>
        <w:t>JSON.</w:t>
      </w:r>
    </w:p>
    <w:p w:rsidR="001B7D7D" w:rsidRDefault="001B7D7D" w:rsidP="001B7D7D">
      <w:pPr>
        <w:pStyle w:val="NormalInd"/>
        <w:numPr>
          <w:ilvl w:val="0"/>
          <w:numId w:val="20"/>
        </w:numPr>
        <w:rPr>
          <w:rFonts w:ascii="Bookman Old Style" w:hAnsi="Bookman Old Style"/>
          <w:sz w:val="22"/>
          <w:szCs w:val="22"/>
          <w:lang w:val="es-ES_tradnl"/>
        </w:rPr>
      </w:pPr>
      <w:r>
        <w:rPr>
          <w:rFonts w:ascii="Bookman Old Style" w:hAnsi="Bookman Old Style"/>
          <w:sz w:val="22"/>
          <w:szCs w:val="22"/>
          <w:lang w:val="es-ES_tradnl"/>
        </w:rPr>
        <w:t>Texto.</w:t>
      </w:r>
    </w:p>
    <w:p w:rsidR="001B7D7D" w:rsidRPr="001C204B" w:rsidRDefault="001B7D7D" w:rsidP="001B7D7D">
      <w:pPr>
        <w:pStyle w:val="NormalInd"/>
        <w:ind w:left="1134"/>
        <w:rPr>
          <w:rFonts w:ascii="Bookman Old Style" w:hAnsi="Bookman Old Style"/>
          <w:b/>
          <w:sz w:val="22"/>
          <w:szCs w:val="22"/>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Default="001B7D7D" w:rsidP="001B7D7D">
      <w:pPr>
        <w:ind w:left="1844"/>
        <w:rPr>
          <w:rFonts w:ascii="Bookman Old Style" w:hAnsi="Bookman Old Style"/>
          <w:lang w:val="es-ES_tradnl"/>
        </w:rPr>
      </w:pPr>
    </w:p>
    <w:p w:rsidR="001B7D7D" w:rsidRDefault="001B7D7D" w:rsidP="001B7D7D">
      <w:pPr>
        <w:numPr>
          <w:ilvl w:val="0"/>
          <w:numId w:val="27"/>
        </w:numPr>
        <w:spacing w:after="0" w:line="240" w:lineRule="auto"/>
        <w:ind w:left="1834"/>
        <w:jc w:val="both"/>
        <w:rPr>
          <w:rFonts w:ascii="Bookman Old Style" w:hAnsi="Bookman Old Style"/>
          <w:lang w:val="es-ES_tradnl"/>
        </w:rPr>
      </w:pPr>
      <w:r w:rsidRPr="00886DD0">
        <w:rPr>
          <w:rFonts w:ascii="Bookman Old Style" w:hAnsi="Bookman Old Style"/>
          <w:lang w:val="es-ES_tradnl"/>
        </w:rPr>
        <w:t>Se invoca l</w:t>
      </w:r>
      <w:r>
        <w:rPr>
          <w:rFonts w:ascii="Bookman Old Style" w:hAnsi="Bookman Old Style"/>
          <w:lang w:val="es-ES_tradnl"/>
        </w:rPr>
        <w:t>a</w:t>
      </w:r>
      <w:r w:rsidRPr="00886DD0">
        <w:rPr>
          <w:rFonts w:ascii="Bookman Old Style" w:hAnsi="Bookman Old Style"/>
          <w:lang w:val="es-ES_tradnl"/>
        </w:rPr>
        <w:t>s funciones necesarias del sis</w:t>
      </w:r>
      <w:r>
        <w:rPr>
          <w:rFonts w:ascii="Bookman Old Style" w:hAnsi="Bookman Old Style"/>
          <w:lang w:val="es-ES_tradnl"/>
        </w:rPr>
        <w:t>te</w:t>
      </w:r>
      <w:r w:rsidRPr="00886DD0">
        <w:rPr>
          <w:rFonts w:ascii="Bookman Old Style" w:hAnsi="Bookman Old Style"/>
          <w:lang w:val="es-ES_tradnl"/>
        </w:rPr>
        <w:t>m</w:t>
      </w:r>
      <w:r>
        <w:rPr>
          <w:rFonts w:ascii="Bookman Old Style" w:hAnsi="Bookman Old Style"/>
          <w:lang w:val="es-ES_tradnl"/>
        </w:rPr>
        <w:t>a</w:t>
      </w:r>
      <w:r w:rsidRPr="00886DD0">
        <w:rPr>
          <w:rFonts w:ascii="Bookman Old Style" w:hAnsi="Bookman Old Style"/>
          <w:lang w:val="es-ES_tradnl"/>
        </w:rPr>
        <w:t xml:space="preserve"> para resolver la petición del servi</w:t>
      </w:r>
      <w:r>
        <w:rPr>
          <w:rFonts w:ascii="Bookman Old Style" w:hAnsi="Bookman Old Style"/>
          <w:lang w:val="es-ES_tradnl"/>
        </w:rPr>
        <w:t>ci</w:t>
      </w:r>
      <w:r w:rsidRPr="00886DD0">
        <w:rPr>
          <w:rFonts w:ascii="Bookman Old Style" w:hAnsi="Bookman Old Style"/>
          <w:lang w:val="es-ES_tradnl"/>
        </w:rPr>
        <w:t>o llamado</w:t>
      </w:r>
      <w:r>
        <w:rPr>
          <w:rFonts w:ascii="Bookman Old Style" w:hAnsi="Bookman Old Style"/>
          <w:lang w:val="es-ES_tradnl"/>
        </w:rPr>
        <w:t>.</w:t>
      </w:r>
    </w:p>
    <w:p w:rsidR="001B7D7D" w:rsidRPr="00886DD0" w:rsidRDefault="001B7D7D" w:rsidP="001B7D7D">
      <w:pPr>
        <w:numPr>
          <w:ilvl w:val="0"/>
          <w:numId w:val="27"/>
        </w:numPr>
        <w:spacing w:after="0" w:line="240" w:lineRule="auto"/>
        <w:ind w:left="1834"/>
        <w:jc w:val="both"/>
        <w:rPr>
          <w:rFonts w:ascii="Bookman Old Style" w:hAnsi="Bookman Old Style"/>
          <w:lang w:val="es-ES_tradnl"/>
        </w:rPr>
      </w:pPr>
      <w:r w:rsidRPr="00886DD0">
        <w:rPr>
          <w:rFonts w:ascii="Bookman Old Style" w:hAnsi="Bookman Old Style"/>
          <w:lang w:val="es-ES_tradnl"/>
        </w:rPr>
        <w:lastRenderedPageBreak/>
        <w:t>Se estructurará la data en JSON</w:t>
      </w:r>
      <w:r>
        <w:rPr>
          <w:rFonts w:ascii="Bookman Old Style" w:hAnsi="Bookman Old Style"/>
          <w:lang w:val="es-ES_tradnl"/>
        </w:rPr>
        <w:t>.</w:t>
      </w:r>
    </w:p>
    <w:p w:rsidR="001B7D7D" w:rsidRDefault="001B7D7D" w:rsidP="001B7D7D">
      <w:pPr>
        <w:numPr>
          <w:ilvl w:val="0"/>
          <w:numId w:val="27"/>
        </w:numPr>
        <w:spacing w:after="0" w:line="240" w:lineRule="auto"/>
        <w:ind w:left="1834"/>
        <w:jc w:val="both"/>
        <w:rPr>
          <w:rFonts w:ascii="Bookman Old Style" w:hAnsi="Bookman Old Style"/>
          <w:lang w:val="es-ES_tradnl"/>
        </w:rPr>
      </w:pPr>
      <w:r>
        <w:rPr>
          <w:rFonts w:ascii="Bookman Old Style" w:hAnsi="Bookman Old Style"/>
          <w:lang w:val="es-ES_tradnl"/>
        </w:rPr>
        <w:t>Se devuelve el JSON ya sea al servicio que lo invocó o al cliente si este fuese el origen de la invocación del servicio.</w:t>
      </w:r>
    </w:p>
    <w:p w:rsidR="001B7D7D" w:rsidRDefault="001B7D7D" w:rsidP="001B7D7D">
      <w:pPr>
        <w:ind w:left="1834"/>
        <w:rPr>
          <w:rFonts w:ascii="Bookman Old Style" w:hAnsi="Bookman Old Style"/>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pStyle w:val="NormalInd"/>
        <w:ind w:left="1134"/>
        <w:rPr>
          <w:rFonts w:ascii="Bookman Old Style" w:hAnsi="Bookman Old Style"/>
          <w:b/>
          <w:sz w:val="22"/>
          <w:szCs w:val="22"/>
          <w:lang w:val="es-ES_tradnl"/>
        </w:rPr>
      </w:pPr>
    </w:p>
    <w:p w:rsidR="001B7D7D" w:rsidRPr="00E45920" w:rsidRDefault="001B7D7D" w:rsidP="001B7D7D">
      <w:pPr>
        <w:pStyle w:val="NormalInd"/>
        <w:numPr>
          <w:ilvl w:val="0"/>
          <w:numId w:val="26"/>
        </w:numPr>
        <w:rPr>
          <w:rFonts w:ascii="Bookman Old Style" w:hAnsi="Bookman Old Style"/>
          <w:sz w:val="22"/>
          <w:szCs w:val="22"/>
          <w:lang w:val="es-ES_tradnl"/>
        </w:rPr>
      </w:pPr>
      <w:r>
        <w:rPr>
          <w:rFonts w:ascii="Bookman Old Style" w:hAnsi="Bookman Old Style"/>
          <w:sz w:val="22"/>
          <w:szCs w:val="22"/>
          <w:lang w:val="es-ES_tradnl"/>
        </w:rPr>
        <w:t>JSON estructurado de acuerdo al servicio invocado.</w:t>
      </w:r>
    </w:p>
    <w:p w:rsidR="00A35BD2" w:rsidRDefault="00A35BD2" w:rsidP="00A35BD2">
      <w:pPr>
        <w:pStyle w:val="contenido"/>
        <w:rPr>
          <w:rFonts w:ascii="Bookman Old Style" w:hAnsi="Bookman Old Style"/>
          <w:b/>
          <w:sz w:val="28"/>
          <w:lang w:val="es-ES_tradnl"/>
        </w:rPr>
      </w:pPr>
      <w:bookmarkStart w:id="323" w:name="_Toc399771658"/>
      <w:bookmarkStart w:id="324" w:name="_Toc400366884"/>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 xml:space="preserve">REQ005 </w:t>
      </w:r>
      <w:bookmarkEnd w:id="319"/>
      <w:bookmarkEnd w:id="323"/>
      <w:r w:rsidRPr="00281D73">
        <w:rPr>
          <w:rFonts w:ascii="Bookman Old Style" w:hAnsi="Bookman Old Style"/>
          <w:b/>
          <w:bCs/>
          <w:sz w:val="28"/>
          <w:szCs w:val="32"/>
          <w:lang w:val="es-ES_tradnl"/>
        </w:rPr>
        <w:t>Frontal UI Web</w:t>
      </w:r>
      <w:bookmarkEnd w:id="324"/>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411B2E" w:rsidRDefault="001B7D7D" w:rsidP="001B7D7D">
      <w:pPr>
        <w:pStyle w:val="NormalInd"/>
        <w:ind w:left="1134"/>
        <w:rPr>
          <w:rFonts w:ascii="Bookman Old Style" w:hAnsi="Bookman Old Style"/>
          <w:sz w:val="22"/>
          <w:szCs w:val="22"/>
          <w:lang w:val="es-ES_tradnl"/>
        </w:rPr>
      </w:pPr>
      <w:r w:rsidRPr="00411B2E">
        <w:rPr>
          <w:rFonts w:ascii="Bookman Old Style" w:hAnsi="Bookman Old Style"/>
          <w:sz w:val="22"/>
          <w:szCs w:val="22"/>
          <w:lang w:val="es-ES_tradnl"/>
        </w:rPr>
        <w:t>Construir una interfaz web que permita visualizar el comportamiento del sistema, es decir, la integración de los servicios y su funcionamiento individual</w:t>
      </w:r>
    </w:p>
    <w:p w:rsidR="001B7D7D" w:rsidRPr="00411B2E" w:rsidRDefault="001B7D7D" w:rsidP="001B7D7D">
      <w:pPr>
        <w:pStyle w:val="NormalInd"/>
        <w:ind w:left="1134"/>
        <w:rPr>
          <w:rFonts w:ascii="Bookman Old Style" w:hAnsi="Bookman Old Style"/>
          <w:b/>
          <w:sz w:val="22"/>
          <w:szCs w:val="22"/>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numPr>
          <w:ilvl w:val="0"/>
          <w:numId w:val="24"/>
        </w:numPr>
        <w:rPr>
          <w:rFonts w:ascii="Bookman Old Style" w:hAnsi="Bookman Old Style"/>
          <w:sz w:val="22"/>
          <w:szCs w:val="22"/>
          <w:lang w:val="es-ES_tradnl"/>
        </w:rPr>
      </w:pPr>
      <w:r>
        <w:rPr>
          <w:rFonts w:ascii="Bookman Old Style" w:hAnsi="Bookman Old Style"/>
          <w:sz w:val="22"/>
          <w:szCs w:val="22"/>
          <w:lang w:val="es-ES_tradnl"/>
        </w:rPr>
        <w:t>Texto</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ind w:left="1124"/>
        <w:rPr>
          <w:rFonts w:ascii="Bookman Old Style" w:hAnsi="Bookman Old Style"/>
          <w:lang w:val="es-ES_tradnl"/>
        </w:rPr>
      </w:pPr>
    </w:p>
    <w:p w:rsidR="001B7D7D" w:rsidRDefault="001B7D7D" w:rsidP="001B7D7D">
      <w:pPr>
        <w:numPr>
          <w:ilvl w:val="0"/>
          <w:numId w:val="30"/>
        </w:numPr>
        <w:spacing w:after="0"/>
        <w:rPr>
          <w:rFonts w:ascii="Bookman Old Style" w:hAnsi="Bookman Old Style"/>
          <w:lang w:val="es-ES_tradnl"/>
        </w:rPr>
      </w:pPr>
      <w:r>
        <w:rPr>
          <w:rFonts w:ascii="Bookman Old Style" w:hAnsi="Bookman Old Style"/>
          <w:lang w:val="es-ES_tradnl"/>
        </w:rPr>
        <w:t xml:space="preserve"> Introducir texto a ser procesado</w:t>
      </w:r>
    </w:p>
    <w:p w:rsidR="001B7D7D" w:rsidRDefault="001B7D7D" w:rsidP="001B7D7D">
      <w:pPr>
        <w:numPr>
          <w:ilvl w:val="0"/>
          <w:numId w:val="30"/>
        </w:numPr>
        <w:spacing w:after="0"/>
        <w:rPr>
          <w:rFonts w:ascii="Bookman Old Style" w:hAnsi="Bookman Old Style"/>
          <w:lang w:val="es-ES_tradnl"/>
        </w:rPr>
      </w:pPr>
      <w:r>
        <w:rPr>
          <w:rFonts w:ascii="Bookman Old Style" w:hAnsi="Bookman Old Style"/>
          <w:lang w:val="es-ES_tradnl"/>
        </w:rPr>
        <w:t>Seleccionar servicios a ser invocados</w:t>
      </w:r>
    </w:p>
    <w:p w:rsidR="001B7D7D" w:rsidRDefault="001B7D7D" w:rsidP="001B7D7D">
      <w:pPr>
        <w:numPr>
          <w:ilvl w:val="0"/>
          <w:numId w:val="30"/>
        </w:numPr>
        <w:spacing w:after="0"/>
        <w:rPr>
          <w:rFonts w:ascii="Bookman Old Style" w:hAnsi="Bookman Old Style"/>
          <w:lang w:val="es-ES_tradnl"/>
        </w:rPr>
      </w:pPr>
      <w:r>
        <w:rPr>
          <w:rFonts w:ascii="Bookman Old Style" w:hAnsi="Bookman Old Style"/>
          <w:lang w:val="es-ES_tradnl"/>
        </w:rPr>
        <w:t>Esperar resultado</w:t>
      </w:r>
    </w:p>
    <w:p w:rsidR="001B7D7D" w:rsidRDefault="001B7D7D" w:rsidP="001B7D7D">
      <w:pPr>
        <w:numPr>
          <w:ilvl w:val="0"/>
          <w:numId w:val="30"/>
        </w:numPr>
        <w:spacing w:after="0"/>
        <w:rPr>
          <w:rFonts w:ascii="Bookman Old Style" w:hAnsi="Bookman Old Style"/>
          <w:lang w:val="es-ES_tradnl"/>
        </w:rPr>
      </w:pPr>
      <w:r>
        <w:rPr>
          <w:rFonts w:ascii="Bookman Old Style" w:hAnsi="Bookman Old Style"/>
          <w:lang w:val="es-ES_tradnl"/>
        </w:rPr>
        <w:t>Procesar resultado</w:t>
      </w:r>
    </w:p>
    <w:p w:rsidR="001B7D7D" w:rsidRDefault="001B7D7D" w:rsidP="001B7D7D">
      <w:pPr>
        <w:numPr>
          <w:ilvl w:val="0"/>
          <w:numId w:val="30"/>
        </w:numPr>
        <w:spacing w:after="0"/>
        <w:rPr>
          <w:rFonts w:ascii="Bookman Old Style" w:hAnsi="Bookman Old Style"/>
          <w:lang w:val="es-ES_tradnl"/>
        </w:rPr>
      </w:pPr>
      <w:r>
        <w:rPr>
          <w:rFonts w:ascii="Bookman Old Style" w:hAnsi="Bookman Old Style"/>
          <w:lang w:val="es-ES_tradnl"/>
        </w:rPr>
        <w:t>Presentar resultado procesado</w:t>
      </w:r>
    </w:p>
    <w:p w:rsidR="001B7D7D" w:rsidRPr="008F639B" w:rsidRDefault="001B7D7D" w:rsidP="001B7D7D">
      <w:pPr>
        <w:pStyle w:val="NormalInd"/>
        <w:ind w:left="1134"/>
        <w:rPr>
          <w:rFonts w:ascii="Bookman Old Style" w:hAnsi="Bookman Old Style"/>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Default="001B7D7D" w:rsidP="001B7D7D">
      <w:pPr>
        <w:pStyle w:val="NormalInd"/>
        <w:numPr>
          <w:ilvl w:val="0"/>
          <w:numId w:val="22"/>
        </w:numPr>
        <w:rPr>
          <w:rFonts w:ascii="Bookman Old Style" w:hAnsi="Bookman Old Style"/>
          <w:sz w:val="22"/>
          <w:szCs w:val="22"/>
          <w:lang w:val="es-ES_tradnl"/>
        </w:rPr>
      </w:pPr>
      <w:r>
        <w:rPr>
          <w:rFonts w:ascii="Bookman Old Style" w:hAnsi="Bookman Old Style"/>
          <w:sz w:val="22"/>
          <w:szCs w:val="22"/>
          <w:lang w:val="es-ES_tradnl"/>
        </w:rPr>
        <w:t>Resultado gráfico de servicios invocados.</w:t>
      </w:r>
    </w:p>
    <w:p w:rsidR="001B7D7D" w:rsidRDefault="001B7D7D" w:rsidP="001B7D7D">
      <w:pPr>
        <w:pStyle w:val="NormalInd"/>
        <w:ind w:left="1854"/>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361097" w:rsidRDefault="00361097" w:rsidP="001B7D7D">
      <w:pPr>
        <w:pStyle w:val="NormalInd"/>
        <w:rPr>
          <w:rFonts w:ascii="Bookman Old Style" w:hAnsi="Bookman Old Style"/>
          <w:sz w:val="22"/>
          <w:szCs w:val="22"/>
          <w:lang w:val="es-ES_tradnl"/>
        </w:rPr>
      </w:pPr>
    </w:p>
    <w:p w:rsidR="00361097" w:rsidRDefault="00361097">
      <w:pPr>
        <w:rPr>
          <w:rFonts w:ascii="Bookman Old Style" w:eastAsia="Times New Roman" w:hAnsi="Bookman Old Style" w:cs="Times New Roman"/>
          <w:lang w:val="es-ES_tradnl" w:eastAsia="en-US"/>
        </w:rPr>
      </w:pPr>
      <w:r>
        <w:rPr>
          <w:rFonts w:ascii="Bookman Old Style" w:hAnsi="Bookman Old Style"/>
          <w:lang w:val="es-ES_tradnl"/>
        </w:rPr>
        <w:br w:type="page"/>
      </w:r>
    </w:p>
    <w:p w:rsidR="00361097" w:rsidRDefault="00740ABC" w:rsidP="005804D4">
      <w:pPr>
        <w:pStyle w:val="Nivel2"/>
      </w:pPr>
      <w:bookmarkStart w:id="325" w:name="_Toc403114508"/>
      <w:r>
        <w:lastRenderedPageBreak/>
        <w:t xml:space="preserve">Anexo 2: Especificación de Caso de Uso (ECS) - </w:t>
      </w:r>
      <w:r w:rsidRPr="00740ABC">
        <w:t>Tokenización en Sentencias</w:t>
      </w:r>
      <w:bookmarkEnd w:id="325"/>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Tokenización en Sentencias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lang w:val="es-ES_tradnl"/>
        </w:rPr>
      </w:pPr>
      <w:r>
        <w:rPr>
          <w:rFonts w:ascii="Bookman Old Style" w:hAnsi="Bookman Old Style"/>
          <w:lang w:val="es-ES_tradnl"/>
        </w:rPr>
        <w:t>Versión [1.0]</w:t>
      </w: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 xml:space="preserve">Servicio Web - Tokenización en Sentencias </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proofErr w:type="spellStart"/>
            <w:r>
              <w:rPr>
                <w:rFonts w:ascii="Bookman Old Style" w:eastAsia="Times New Roman" w:hAnsi="Bookman Old Style" w:cs="Times New Roman"/>
                <w:sz w:val="20"/>
                <w:lang w:val="es-ES_tradnl"/>
              </w:rPr>
              <w:t>ECS_SW_TokenizaciónSentecias</w:t>
            </w:r>
            <w:proofErr w:type="spellEnd"/>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 xml:space="preserve">Fabricio </w:t>
            </w:r>
            <w:r w:rsidR="0042475C">
              <w:rPr>
                <w:rFonts w:ascii="Bookman Old Style" w:eastAsia="Times New Roman" w:hAnsi="Bookman Old Style" w:cs="Times New Roman"/>
                <w:sz w:val="20"/>
                <w:lang w:val="es-ES_tradnl"/>
              </w:rPr>
              <w:t>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b/>
                <w:lang w:eastAsia="en-US"/>
              </w:rPr>
            </w:pPr>
            <w:r>
              <w:rPr>
                <w:rFonts w:ascii="Arial" w:hAnsi="Arial" w:cs="Arial"/>
                <w:b/>
              </w:rPr>
              <w:t>ECS-01</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Tokenización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Usuario, Cliente</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Divide el texto de entrada en sentencias cortas separadas por un punto y parte, la salida es una lista de estas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1"/>
              </w:numPr>
              <w:suppressAutoHyphens w:val="0"/>
              <w:spacing w:after="0"/>
              <w:jc w:val="both"/>
              <w:rPr>
                <w:rFonts w:ascii="Arial" w:hAnsi="Arial" w:cs="Arial"/>
              </w:rPr>
            </w:pPr>
            <w:r>
              <w:rPr>
                <w:rFonts w:ascii="Arial" w:hAnsi="Arial" w:cs="Arial"/>
              </w:rPr>
              <w:t>Ingreso texto como parámetro de la aplicación</w:t>
            </w:r>
          </w:p>
          <w:p w:rsidR="00361097" w:rsidRDefault="00361097" w:rsidP="00361097">
            <w:pPr>
              <w:pStyle w:val="Prrafodelista"/>
              <w:numPr>
                <w:ilvl w:val="0"/>
                <w:numId w:val="31"/>
              </w:numPr>
              <w:suppressAutoHyphens w:val="0"/>
              <w:spacing w:after="0"/>
              <w:jc w:val="both"/>
              <w:rPr>
                <w:rFonts w:ascii="Arial" w:hAnsi="Arial" w:cs="Arial"/>
              </w:rPr>
            </w:pPr>
            <w:r>
              <w:rPr>
                <w:rFonts w:ascii="Arial" w:hAnsi="Arial" w:cs="Arial"/>
              </w:rPr>
              <w:t>Texto ha sido validado y procesado</w:t>
            </w:r>
          </w:p>
          <w:p w:rsidR="00361097" w:rsidRDefault="00361097" w:rsidP="00361097">
            <w:pPr>
              <w:pStyle w:val="Prrafodelista"/>
              <w:numPr>
                <w:ilvl w:val="0"/>
                <w:numId w:val="31"/>
              </w:numPr>
              <w:suppressAutoHyphens w:val="0"/>
              <w:spacing w:after="0"/>
              <w:jc w:val="both"/>
              <w:rPr>
                <w:rFonts w:ascii="Arial" w:hAnsi="Arial" w:cs="Arial"/>
              </w:rPr>
            </w:pPr>
            <w:r>
              <w:rPr>
                <w:rFonts w:ascii="Arial" w:hAnsi="Arial" w:cs="Arial"/>
              </w:rPr>
              <w:t>Texto segmentado en sentencias</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rPr>
            </w:pPr>
            <w:r>
              <w:rPr>
                <w:rFonts w:ascii="Arial" w:hAnsi="Arial" w:cs="Arial"/>
                <w:b/>
                <w:bCs/>
              </w:rPr>
              <w:t>Secuencia</w:t>
            </w:r>
          </w:p>
          <w:p w:rsidR="00361097" w:rsidRDefault="00361097">
            <w:pPr>
              <w:spacing w:after="0"/>
              <w:jc w:val="both"/>
              <w:rPr>
                <w:rFonts w:ascii="Arial" w:hAnsi="Arial" w:cs="Arial"/>
                <w:b/>
                <w:bCs/>
                <w:lang w:eastAsia="en-US"/>
              </w:rPr>
            </w:pPr>
            <w:r>
              <w:rPr>
                <w:rFonts w:ascii="Arial" w:hAnsi="Arial" w:cs="Arial"/>
                <w:b/>
                <w:bCs/>
              </w:rPr>
              <w:t>Normal</w:t>
            </w: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bCs/>
                <w:lang w:eastAsia="en-US"/>
              </w:rPr>
            </w:pPr>
            <w:r>
              <w:rPr>
                <w:rFonts w:ascii="Arial" w:hAnsi="Arial" w:cs="Arial"/>
                <w:bCs/>
              </w:rPr>
              <w:t>Paso</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bCs/>
                <w:lang w:eastAsia="en-US"/>
              </w:rPr>
            </w:pPr>
            <w:r>
              <w:rPr>
                <w:rFonts w:ascii="Arial" w:hAnsi="Arial" w:cs="Arial"/>
                <w:bCs/>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1</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 xml:space="preserve">Entrada del texto validado, como parámetro para el servicio web. </w:t>
            </w:r>
            <w:r>
              <w:rPr>
                <w:rFonts w:ascii="Arial" w:hAnsi="Arial" w:cs="Arial"/>
                <w:b/>
              </w:rPr>
              <w:t>SA1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2</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Verifica el número de sentencias que comenten al texto, que estén separadas por un punto seguido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3</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Divide cada una teniendo en cuenta la terminación con punto (.) estructura las sentencias dentro de una lista.</w:t>
            </w:r>
            <w:r>
              <w:rPr>
                <w:rFonts w:ascii="Arial" w:hAnsi="Arial" w:cs="Arial"/>
                <w:b/>
              </w:rPr>
              <w:t xml:space="preserve"> SA1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4</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Estructura la lista de elementos formato JSON.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5</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Devuelve el JSON resultante.</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proofErr w:type="spellStart"/>
            <w:r>
              <w:rPr>
                <w:rFonts w:ascii="Arial" w:hAnsi="Arial" w:cs="Arial"/>
                <w:b/>
                <w:bCs/>
              </w:rPr>
              <w:t>Poscondición</w:t>
            </w:r>
            <w:proofErr w:type="spellEnd"/>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2"/>
              </w:numPr>
              <w:suppressAutoHyphens w:val="0"/>
              <w:spacing w:after="0"/>
              <w:jc w:val="both"/>
              <w:rPr>
                <w:rFonts w:ascii="Arial" w:hAnsi="Arial" w:cs="Arial"/>
              </w:rPr>
            </w:pPr>
            <w:r>
              <w:rPr>
                <w:rFonts w:ascii="Arial" w:hAnsi="Arial" w:cs="Arial"/>
              </w:rPr>
              <w:t>El texto dividido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both"/>
              <w:rPr>
                <w:rFonts w:ascii="Arial" w:hAnsi="Arial" w:cs="Arial"/>
                <w:b/>
              </w:rPr>
            </w:pPr>
            <w:r>
              <w:rPr>
                <w:rFonts w:ascii="Arial" w:hAnsi="Arial" w:cs="Arial"/>
                <w:b/>
              </w:rPr>
              <w:t>SA1 el número de sentencias es 1</w:t>
            </w:r>
          </w:p>
          <w:p w:rsidR="00361097" w:rsidRDefault="00361097">
            <w:pPr>
              <w:tabs>
                <w:tab w:val="left" w:pos="1680"/>
              </w:tabs>
              <w:spacing w:after="0"/>
              <w:jc w:val="both"/>
              <w:rPr>
                <w:rFonts w:ascii="Arial" w:hAnsi="Arial" w:cs="Arial"/>
              </w:rPr>
            </w:pPr>
            <w:r>
              <w:rPr>
                <w:rFonts w:ascii="Arial" w:hAnsi="Arial" w:cs="Arial"/>
              </w:rPr>
              <w:t>Se estructura una lista de un solo elemento con la sentencia.</w:t>
            </w:r>
          </w:p>
          <w:p w:rsidR="00361097" w:rsidRDefault="00361097">
            <w:pPr>
              <w:spacing w:after="0"/>
              <w:jc w:val="both"/>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Media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center"/>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rPr>
            </w:pPr>
            <w:r>
              <w:rPr>
                <w:rFonts w:ascii="Arial" w:hAnsi="Arial" w:cs="Arial"/>
                <w:b/>
              </w:rPr>
              <w:t>Asunciones y</w:t>
            </w:r>
          </w:p>
          <w:p w:rsidR="00361097" w:rsidRDefault="00361097">
            <w:pPr>
              <w:spacing w:after="0"/>
              <w:jc w:val="both"/>
              <w:rPr>
                <w:rFonts w:ascii="Arial" w:hAnsi="Arial" w:cs="Arial"/>
                <w:b/>
                <w:lang w:eastAsia="en-US"/>
              </w:rPr>
            </w:pPr>
            <w:r>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both"/>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361097" w:rsidRDefault="00361097">
            <w:pPr>
              <w:spacing w:after="0"/>
              <w:jc w:val="both"/>
              <w:rPr>
                <w:rFonts w:ascii="Arial" w:hAnsi="Arial" w:cs="Arial"/>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pPr>
        <w:rPr>
          <w:rFonts w:ascii="Bookman Old Style" w:eastAsia="Times New Roman" w:hAnsi="Bookman Old Style" w:cs="Times New Roman"/>
          <w:lang w:val="es-ES_tradnl" w:eastAsia="en-US"/>
        </w:rPr>
      </w:pPr>
      <w:r>
        <w:rPr>
          <w:rFonts w:ascii="Bookman Old Style" w:hAnsi="Bookman Old Style"/>
          <w:lang w:val="es-ES_tradnl"/>
        </w:rPr>
        <w:br w:type="page"/>
      </w: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740ABC" w:rsidRPr="00740ABC" w:rsidRDefault="00740ABC" w:rsidP="005804D4">
      <w:pPr>
        <w:pStyle w:val="Nivel2"/>
      </w:pPr>
      <w:bookmarkStart w:id="326" w:name="_Toc403114509"/>
      <w:r w:rsidRPr="00740ABC">
        <w:t>Anexo 3: Especificación de Caso de Uso (ECS) - Tokenización en Palabras</w:t>
      </w:r>
      <w:bookmarkEnd w:id="326"/>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Tokenización en Palabras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r>
        <w:rPr>
          <w:rFonts w:ascii="Bookman Old Style" w:hAnsi="Bookman Old Style"/>
          <w:lang w:val="es-ES_tradnl"/>
        </w:rPr>
        <w:t>Versión [1.0]</w:t>
      </w:r>
    </w:p>
    <w:p w:rsidR="00361097"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tcPr>
          <w:p w:rsidR="00361097" w:rsidRDefault="00361097">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Tokenización</w:t>
            </w:r>
          </w:p>
          <w:p w:rsidR="00361097" w:rsidRDefault="00361097">
            <w:pPr>
              <w:jc w:val="both"/>
              <w:rPr>
                <w:rFonts w:ascii="Bookman Old Style" w:eastAsia="Times New Roman" w:hAnsi="Bookman Old Style" w:cs="Times New Roman"/>
                <w:sz w:val="20"/>
                <w:lang w:val="es-ES_tradnl" w:eastAsia="en-US"/>
              </w:rPr>
            </w:pP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proofErr w:type="spellStart"/>
            <w:r>
              <w:rPr>
                <w:rFonts w:ascii="Bookman Old Style" w:eastAsia="Times New Roman" w:hAnsi="Bookman Old Style" w:cs="Times New Roman"/>
                <w:sz w:val="20"/>
                <w:lang w:val="es-ES_tradnl"/>
              </w:rPr>
              <w:t>ECS_SW_Tokenización</w:t>
            </w:r>
            <w:proofErr w:type="spellEnd"/>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ECS-02</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Tokenización en palabras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Cliente, Servicio Web</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Divide cada sentencia en palabras validas, tokens.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1"/>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361097" w:rsidRDefault="00361097" w:rsidP="00361097">
            <w:pPr>
              <w:pStyle w:val="Prrafodelista"/>
              <w:numPr>
                <w:ilvl w:val="0"/>
                <w:numId w:val="31"/>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Segmentación del texto en sentencias. </w:t>
            </w:r>
            <w:r>
              <w:rPr>
                <w:rFonts w:ascii="Arial" w:hAnsi="Arial" w:cs="Arial"/>
                <w:b/>
                <w:sz w:val="20"/>
              </w:rPr>
              <w:t>ECS-01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recorre la lista de sentencias segmentadas.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divide palabra por palabra de la sentencia en una lista, se obtiene una lista de listas.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estructura en formato JSON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6</w:t>
            </w:r>
          </w:p>
        </w:tc>
        <w:tc>
          <w:tcPr>
            <w:tcW w:w="4974" w:type="dxa"/>
            <w:tcBorders>
              <w:top w:val="nil"/>
              <w:left w:val="single" w:sz="2" w:space="0" w:color="auto"/>
              <w:bottom w:val="single" w:sz="2" w:space="0" w:color="auto"/>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Retorna el JSON con las sentencias divididas en “tokens”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proofErr w:type="spellStart"/>
            <w:r>
              <w:rPr>
                <w:rFonts w:ascii="Arial" w:hAnsi="Arial" w:cs="Arial"/>
                <w:b/>
                <w:bCs/>
                <w:sz w:val="20"/>
              </w:rPr>
              <w:t>Postcondición</w:t>
            </w:r>
            <w:proofErr w:type="spellEnd"/>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2"/>
              </w:numPr>
              <w:suppressAutoHyphens w:val="0"/>
              <w:spacing w:after="0" w:line="360" w:lineRule="auto"/>
              <w:jc w:val="both"/>
              <w:rPr>
                <w:rFonts w:ascii="Arial" w:hAnsi="Arial" w:cs="Arial"/>
                <w:sz w:val="20"/>
              </w:rPr>
            </w:pPr>
            <w:r>
              <w:rPr>
                <w:rFonts w:ascii="Arial" w:hAnsi="Arial" w:cs="Arial"/>
                <w:sz w:val="20"/>
              </w:rPr>
              <w:t>Texto tokenizado por sentencias y estos a la vez tokenizados en palabras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Baja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jc w:val="both"/>
              <w:rPr>
                <w:rFonts w:ascii="Arial" w:hAnsi="Arial" w:cs="Arial"/>
                <w:sz w:val="20"/>
                <w:lang w:eastAsia="en-US"/>
              </w:rPr>
            </w:pPr>
            <w:r>
              <w:rPr>
                <w:rFonts w:ascii="Arial" w:hAnsi="Arial" w:cs="Arial"/>
                <w:sz w:val="20"/>
              </w:rPr>
              <w:t>Del funcionamiento del Servicio web de Tokenización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rPr>
            </w:pPr>
            <w:r>
              <w:rPr>
                <w:rFonts w:ascii="Arial" w:hAnsi="Arial" w:cs="Arial"/>
                <w:b/>
                <w:sz w:val="20"/>
              </w:rPr>
              <w:t>Asunciones y</w:t>
            </w:r>
          </w:p>
          <w:p w:rsidR="00361097" w:rsidRDefault="00361097">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361097" w:rsidRDefault="00361097">
            <w:pPr>
              <w:spacing w:after="0" w:line="360" w:lineRule="auto"/>
              <w:jc w:val="both"/>
              <w:rPr>
                <w:rFonts w:ascii="Arial" w:hAnsi="Arial" w:cs="Arial"/>
                <w:sz w:val="20"/>
                <w:lang w:eastAsia="en-US"/>
              </w:rPr>
            </w:pPr>
          </w:p>
        </w:tc>
      </w:tr>
    </w:tbl>
    <w:p w:rsidR="00361097" w:rsidRDefault="00361097" w:rsidP="00361097">
      <w:pPr>
        <w:rPr>
          <w:lang w:eastAsia="en-US"/>
        </w:rPr>
      </w:pPr>
    </w:p>
    <w:p w:rsidR="00361097" w:rsidRDefault="00361097" w:rsidP="00361097"/>
    <w:p w:rsidR="00361097" w:rsidRDefault="00361097"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361097" w:rsidRDefault="00361097">
      <w:pPr>
        <w:rPr>
          <w:rFonts w:ascii="Arial" w:eastAsia="DejaVu Sans" w:hAnsi="Arial" w:cs="Arial"/>
          <w:lang w:val="es-ES_tradnl" w:eastAsia="en-US"/>
        </w:rPr>
      </w:pPr>
      <w:r>
        <w:rPr>
          <w:lang w:val="es-ES_tradnl"/>
        </w:rPr>
        <w:br w:type="page"/>
      </w:r>
    </w:p>
    <w:p w:rsidR="00A35BD2" w:rsidRPr="00A35BD2" w:rsidRDefault="00A35BD2" w:rsidP="005804D4">
      <w:pPr>
        <w:pStyle w:val="Nivel2"/>
      </w:pPr>
      <w:bookmarkStart w:id="327" w:name="_Toc403114510"/>
      <w:r w:rsidRPr="00A35BD2">
        <w:lastRenderedPageBreak/>
        <w:t>Anexo 4: Especificación de Caso de Uso (ECS)</w:t>
      </w:r>
      <w:r>
        <w:t xml:space="preserve"> - </w:t>
      </w:r>
      <w:r w:rsidRPr="00A35BD2">
        <w:t>Etiquetado</w:t>
      </w:r>
      <w:bookmarkEnd w:id="327"/>
    </w:p>
    <w:p w:rsidR="001B7D7D" w:rsidRPr="00361097" w:rsidRDefault="001B7D7D" w:rsidP="00361097">
      <w:pPr>
        <w:pStyle w:val="contenido"/>
      </w:pPr>
    </w:p>
    <w:tbl>
      <w:tblPr>
        <w:tblW w:w="9080" w:type="dxa"/>
        <w:tblLayout w:type="fixed"/>
        <w:tblLook w:val="04A0" w:firstRow="1" w:lastRow="0" w:firstColumn="1" w:lastColumn="0" w:noHBand="0" w:noVBand="1"/>
      </w:tblPr>
      <w:tblGrid>
        <w:gridCol w:w="2925"/>
        <w:gridCol w:w="302"/>
        <w:gridCol w:w="2769"/>
        <w:gridCol w:w="284"/>
        <w:gridCol w:w="2800"/>
      </w:tblGrid>
      <w:tr w:rsidR="001B7D7D" w:rsidRPr="00A97996" w:rsidDel="007E1238" w:rsidTr="001B7D7D">
        <w:trPr>
          <w:del w:id="328" w:author="Lenovo-UTPL" w:date="2012-05-28T18:07:00Z"/>
        </w:trPr>
        <w:tc>
          <w:tcPr>
            <w:tcW w:w="2925" w:type="dxa"/>
            <w:tcBorders>
              <w:bottom w:val="single" w:sz="4" w:space="0" w:color="auto"/>
            </w:tcBorders>
            <w:shd w:val="clear" w:color="auto" w:fill="auto"/>
          </w:tcPr>
          <w:p w:rsidR="001B7D7D" w:rsidRPr="007E1238" w:rsidDel="007E1238" w:rsidRDefault="001B7D7D" w:rsidP="00361097">
            <w:pPr>
              <w:pStyle w:val="NormalInd"/>
              <w:ind w:left="0"/>
              <w:rPr>
                <w:del w:id="329" w:author="Lenovo-UTPL" w:date="2012-05-28T18:07:00Z"/>
                <w:color w:val="000000"/>
                <w:rPrChange w:id="330" w:author="Lenovo-UTPL" w:date="2012-05-28T18:06:00Z">
                  <w:rPr>
                    <w:del w:id="331" w:author="Lenovo-UTPL" w:date="2012-05-28T18:07:00Z"/>
                    <w:color w:val="000000"/>
                    <w:lang w:val="en-US"/>
                  </w:rPr>
                </w:rPrChange>
              </w:rPr>
            </w:pPr>
          </w:p>
          <w:p w:rsidR="001B7D7D" w:rsidRPr="007E1238" w:rsidDel="007E1238" w:rsidRDefault="001B7D7D" w:rsidP="00361097">
            <w:pPr>
              <w:pStyle w:val="NormalInd"/>
              <w:ind w:left="0"/>
              <w:rPr>
                <w:del w:id="332" w:author="Lenovo-UTPL" w:date="2012-05-28T18:07:00Z"/>
                <w:color w:val="000000"/>
                <w:rPrChange w:id="333" w:author="Lenovo-UTPL" w:date="2012-05-28T18:06:00Z">
                  <w:rPr>
                    <w:del w:id="334" w:author="Lenovo-UTPL" w:date="2012-05-28T18:07:00Z"/>
                    <w:color w:val="000000"/>
                    <w:lang w:val="en-US"/>
                  </w:rPr>
                </w:rPrChange>
              </w:rPr>
            </w:pPr>
          </w:p>
          <w:p w:rsidR="001B7D7D" w:rsidRPr="007E1238" w:rsidDel="007E1238" w:rsidRDefault="001B7D7D" w:rsidP="00361097">
            <w:pPr>
              <w:pStyle w:val="NormalInd"/>
              <w:ind w:left="0"/>
              <w:rPr>
                <w:del w:id="335" w:author="Lenovo-UTPL" w:date="2012-05-28T18:07:00Z"/>
                <w:color w:val="000000"/>
                <w:rPrChange w:id="336" w:author="Lenovo-UTPL" w:date="2012-05-28T18:06:00Z">
                  <w:rPr>
                    <w:del w:id="337" w:author="Lenovo-UTPL" w:date="2012-05-28T18:07:00Z"/>
                    <w:color w:val="000000"/>
                    <w:lang w:val="en-US"/>
                  </w:rPr>
                </w:rPrChange>
              </w:rPr>
            </w:pPr>
          </w:p>
          <w:p w:rsidR="001B7D7D" w:rsidRPr="007E1238" w:rsidDel="007E1238" w:rsidRDefault="001B7D7D" w:rsidP="00361097">
            <w:pPr>
              <w:pStyle w:val="NormalInd"/>
              <w:ind w:left="0"/>
              <w:rPr>
                <w:del w:id="338" w:author="Lenovo-UTPL" w:date="2012-05-28T18:07:00Z"/>
                <w:color w:val="000000"/>
                <w:rPrChange w:id="339" w:author="Lenovo-UTPL" w:date="2012-05-28T18:06:00Z">
                  <w:rPr>
                    <w:del w:id="340" w:author="Lenovo-UTPL" w:date="2012-05-28T18:07:00Z"/>
                    <w:color w:val="000000"/>
                    <w:lang w:val="en-US"/>
                  </w:rPr>
                </w:rPrChange>
              </w:rPr>
            </w:pPr>
          </w:p>
          <w:p w:rsidR="001B7D7D" w:rsidRPr="007E1238" w:rsidDel="007E1238" w:rsidRDefault="001B7D7D" w:rsidP="00361097">
            <w:pPr>
              <w:pStyle w:val="NormalInd"/>
              <w:ind w:left="0"/>
              <w:rPr>
                <w:del w:id="341" w:author="Lenovo-UTPL" w:date="2012-05-28T18:07:00Z"/>
                <w:color w:val="000000"/>
                <w:rPrChange w:id="342" w:author="Lenovo-UTPL" w:date="2012-05-28T18:06:00Z">
                  <w:rPr>
                    <w:del w:id="343" w:author="Lenovo-UTPL" w:date="2012-05-28T18:07:00Z"/>
                    <w:color w:val="000000"/>
                    <w:lang w:val="en-US"/>
                  </w:rPr>
                </w:rPrChange>
              </w:rPr>
            </w:pPr>
          </w:p>
        </w:tc>
        <w:tc>
          <w:tcPr>
            <w:tcW w:w="302" w:type="dxa"/>
            <w:shd w:val="clear" w:color="auto" w:fill="auto"/>
          </w:tcPr>
          <w:p w:rsidR="001B7D7D" w:rsidRPr="007E1238" w:rsidDel="007E1238" w:rsidRDefault="001B7D7D" w:rsidP="00361097">
            <w:pPr>
              <w:pStyle w:val="NormalInd"/>
              <w:ind w:left="0"/>
              <w:rPr>
                <w:del w:id="344" w:author="Lenovo-UTPL" w:date="2012-05-28T18:07:00Z"/>
                <w:color w:val="000000"/>
                <w:rPrChange w:id="345" w:author="Lenovo-UTPL" w:date="2012-05-28T18:06:00Z">
                  <w:rPr>
                    <w:del w:id="346" w:author="Lenovo-UTPL" w:date="2012-05-28T18:07:00Z"/>
                    <w:color w:val="000000"/>
                    <w:lang w:val="en-US"/>
                  </w:rPr>
                </w:rPrChange>
              </w:rPr>
            </w:pPr>
          </w:p>
        </w:tc>
        <w:tc>
          <w:tcPr>
            <w:tcW w:w="2769" w:type="dxa"/>
            <w:shd w:val="clear" w:color="auto" w:fill="auto"/>
          </w:tcPr>
          <w:p w:rsidR="001B7D7D" w:rsidRPr="007E1238" w:rsidDel="007E1238" w:rsidRDefault="001B7D7D" w:rsidP="00361097">
            <w:pPr>
              <w:pStyle w:val="NormalInd"/>
              <w:ind w:left="0"/>
              <w:rPr>
                <w:del w:id="347" w:author="Lenovo-UTPL" w:date="2012-05-28T18:07:00Z"/>
                <w:color w:val="000000"/>
                <w:rPrChange w:id="348" w:author="Lenovo-UTPL" w:date="2012-05-28T18:06:00Z">
                  <w:rPr>
                    <w:del w:id="349" w:author="Lenovo-UTPL" w:date="2012-05-28T18:07:00Z"/>
                    <w:color w:val="000000"/>
                    <w:lang w:val="en-US"/>
                  </w:rPr>
                </w:rPrChange>
              </w:rPr>
            </w:pPr>
          </w:p>
        </w:tc>
        <w:tc>
          <w:tcPr>
            <w:tcW w:w="284" w:type="dxa"/>
            <w:shd w:val="clear" w:color="auto" w:fill="auto"/>
          </w:tcPr>
          <w:p w:rsidR="001B7D7D" w:rsidRPr="007E1238" w:rsidDel="007E1238" w:rsidRDefault="001B7D7D" w:rsidP="00361097">
            <w:pPr>
              <w:pStyle w:val="NormalInd"/>
              <w:ind w:left="0"/>
              <w:rPr>
                <w:del w:id="350" w:author="Lenovo-UTPL" w:date="2012-05-28T18:07:00Z"/>
                <w:color w:val="000000"/>
                <w:rPrChange w:id="351" w:author="Lenovo-UTPL" w:date="2012-05-28T18:06:00Z">
                  <w:rPr>
                    <w:del w:id="352" w:author="Lenovo-UTPL" w:date="2012-05-28T18:07:00Z"/>
                    <w:color w:val="000000"/>
                    <w:lang w:val="en-US"/>
                  </w:rPr>
                </w:rPrChange>
              </w:rPr>
            </w:pPr>
          </w:p>
        </w:tc>
        <w:tc>
          <w:tcPr>
            <w:tcW w:w="2800" w:type="dxa"/>
            <w:tcBorders>
              <w:bottom w:val="single" w:sz="4" w:space="0" w:color="auto"/>
            </w:tcBorders>
            <w:shd w:val="clear" w:color="auto" w:fill="auto"/>
          </w:tcPr>
          <w:p w:rsidR="001B7D7D" w:rsidRPr="007E1238" w:rsidDel="007E1238" w:rsidRDefault="001B7D7D" w:rsidP="00361097">
            <w:pPr>
              <w:pStyle w:val="NormalInd"/>
              <w:ind w:left="0"/>
              <w:rPr>
                <w:del w:id="353" w:author="Lenovo-UTPL" w:date="2012-05-28T18:07:00Z"/>
                <w:color w:val="000000"/>
                <w:rPrChange w:id="354" w:author="Lenovo-UTPL" w:date="2012-05-28T18:06:00Z">
                  <w:rPr>
                    <w:del w:id="355" w:author="Lenovo-UTPL" w:date="2012-05-28T18:07:00Z"/>
                    <w:color w:val="000000"/>
                    <w:lang w:val="en-US"/>
                  </w:rPr>
                </w:rPrChange>
              </w:rPr>
            </w:pPr>
          </w:p>
        </w:tc>
      </w:tr>
      <w:tr w:rsidR="001B7D7D" w:rsidRPr="00A97996" w:rsidDel="007E1238" w:rsidTr="001B7D7D">
        <w:trPr>
          <w:del w:id="356" w:author="Lenovo-UTPL" w:date="2012-05-28T18:07:00Z"/>
        </w:trPr>
        <w:tc>
          <w:tcPr>
            <w:tcW w:w="2925" w:type="dxa"/>
            <w:tcBorders>
              <w:top w:val="single" w:sz="4" w:space="0" w:color="auto"/>
            </w:tcBorders>
            <w:shd w:val="clear" w:color="auto" w:fill="auto"/>
          </w:tcPr>
          <w:p w:rsidR="001B7D7D" w:rsidRDefault="001B7D7D" w:rsidP="00361097">
            <w:pPr>
              <w:pStyle w:val="NormalInd"/>
              <w:ind w:left="0"/>
              <w:rPr>
                <w:color w:val="000000"/>
              </w:rPr>
            </w:pPr>
            <w:r>
              <w:rPr>
                <w:color w:val="000000"/>
              </w:rPr>
              <w:t>Fabricio Montaño</w:t>
            </w:r>
          </w:p>
          <w:p w:rsidR="001B7D7D" w:rsidRPr="00A97996" w:rsidDel="007E1238" w:rsidRDefault="001B7D7D" w:rsidP="001B7D7D">
            <w:pPr>
              <w:pStyle w:val="NormalInd"/>
              <w:ind w:left="0"/>
              <w:jc w:val="center"/>
              <w:rPr>
                <w:del w:id="357" w:author="Lenovo-UTPL" w:date="2012-05-28T18:07:00Z"/>
                <w:b/>
                <w:color w:val="000000"/>
              </w:rPr>
            </w:pPr>
            <w:r>
              <w:rPr>
                <w:color w:val="000000"/>
              </w:rPr>
              <w:t xml:space="preserve">Analista - </w:t>
            </w:r>
            <w:proofErr w:type="spellStart"/>
            <w:r>
              <w:rPr>
                <w:color w:val="000000"/>
              </w:rPr>
              <w:t>Desarrollador</w:t>
            </w:r>
          </w:p>
        </w:tc>
        <w:tc>
          <w:tcPr>
            <w:tcW w:w="302" w:type="dxa"/>
            <w:shd w:val="clear" w:color="auto" w:fill="auto"/>
          </w:tcPr>
          <w:p w:rsidR="001B7D7D" w:rsidRPr="00A97996" w:rsidDel="007E1238" w:rsidRDefault="001B7D7D" w:rsidP="001B7D7D">
            <w:pPr>
              <w:pStyle w:val="NormalInd"/>
              <w:ind w:left="0"/>
              <w:jc w:val="center"/>
              <w:rPr>
                <w:del w:id="358" w:author="Lenovo-UTPL" w:date="2012-05-28T18:07:00Z"/>
                <w:color w:val="000000"/>
              </w:rPr>
            </w:pPr>
          </w:p>
        </w:tc>
        <w:tc>
          <w:tcPr>
            <w:tcW w:w="2769" w:type="dxa"/>
            <w:shd w:val="clear" w:color="auto" w:fill="auto"/>
          </w:tcPr>
          <w:p w:rsidR="001B7D7D" w:rsidRPr="00A97996" w:rsidDel="007E1238" w:rsidRDefault="001B7D7D" w:rsidP="001B7D7D">
            <w:pPr>
              <w:pStyle w:val="NormalInd"/>
              <w:ind w:left="0"/>
              <w:rPr>
                <w:del w:id="359" w:author="Lenovo-UTPL" w:date="2012-05-28T18:07:00Z"/>
                <w:b/>
                <w:color w:val="000000"/>
              </w:rPr>
            </w:pPr>
          </w:p>
        </w:tc>
        <w:tc>
          <w:tcPr>
            <w:tcW w:w="284" w:type="dxa"/>
            <w:shd w:val="clear" w:color="auto" w:fill="auto"/>
          </w:tcPr>
          <w:p w:rsidR="001B7D7D" w:rsidRPr="00A97996" w:rsidDel="007E1238" w:rsidRDefault="001B7D7D" w:rsidP="001B7D7D">
            <w:pPr>
              <w:pStyle w:val="NormalInd"/>
              <w:ind w:left="0"/>
              <w:jc w:val="center"/>
              <w:rPr>
                <w:del w:id="360" w:author="Lenovo-UTPL" w:date="2012-05-28T18:07:00Z"/>
                <w:color w:val="000000"/>
              </w:rPr>
            </w:pPr>
            <w:proofErr w:type="spellEnd"/>
          </w:p>
        </w:tc>
        <w:tc>
          <w:tcPr>
            <w:tcW w:w="2800" w:type="dxa"/>
            <w:tcBorders>
              <w:top w:val="single" w:sz="4" w:space="0" w:color="auto"/>
            </w:tcBorders>
            <w:shd w:val="clear" w:color="auto" w:fill="auto"/>
          </w:tcPr>
          <w:p w:rsidR="001B7D7D" w:rsidRPr="00A97996" w:rsidDel="007E1238" w:rsidRDefault="001B7D7D" w:rsidP="001B7D7D">
            <w:pPr>
              <w:pStyle w:val="NormalInd"/>
              <w:ind w:left="0"/>
              <w:jc w:val="center"/>
              <w:rPr>
                <w:del w:id="361" w:author="Lenovo-UTPL" w:date="2012-05-28T18:07:00Z"/>
                <w:color w:val="000000"/>
              </w:rPr>
            </w:pPr>
            <w:r>
              <w:rPr>
                <w:color w:val="000000"/>
              </w:rPr>
              <w:t>Ing. Nelson Piedra</w:t>
            </w:r>
          </w:p>
          <w:p w:rsidR="001B7D7D" w:rsidRPr="00A97996" w:rsidDel="007E1238" w:rsidRDefault="001B7D7D" w:rsidP="001B7D7D">
            <w:pPr>
              <w:pStyle w:val="NormalInd"/>
              <w:ind w:left="0"/>
              <w:jc w:val="center"/>
              <w:rPr>
                <w:del w:id="362" w:author="Lenovo-UTPL" w:date="2012-05-28T18:07:00Z"/>
                <w:b/>
                <w:color w:val="000000"/>
              </w:rPr>
            </w:pPr>
          </w:p>
        </w:tc>
      </w:tr>
    </w:tbl>
    <w:p w:rsidR="001B7D7D" w:rsidRDefault="001B7D7D" w:rsidP="00361097">
      <w:pPr>
        <w:rPr>
          <w:rFonts w:ascii="Bookman Old Style" w:hAnsi="Bookman Old Style"/>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Pr="005735EB" w:rsidRDefault="00361097" w:rsidP="00361097">
      <w:pPr>
        <w:spacing w:after="0" w:line="240" w:lineRule="auto"/>
        <w:jc w:val="right"/>
        <w:rPr>
          <w:rFonts w:ascii="Arial" w:eastAsia="Times New Roman" w:hAnsi="Arial" w:cs="Times New Roman"/>
          <w:color w:val="000000"/>
          <w:sz w:val="32"/>
          <w:szCs w:val="32"/>
          <w:lang w:val="es-ES_tradnl"/>
        </w:rPr>
      </w:pPr>
      <w:r w:rsidRPr="005735EB">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Etiquetado</w:t>
      </w: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r w:rsidRPr="007D524A">
        <w:rPr>
          <w:rFonts w:ascii="Bookman Old Style" w:hAnsi="Bookman Old Style"/>
          <w:lang w:val="es-ES_tradnl"/>
        </w:rPr>
        <w:t xml:space="preserve">Versión </w:t>
      </w:r>
      <w:r>
        <w:rPr>
          <w:rFonts w:ascii="Bookman Old Style" w:hAnsi="Bookman Old Style"/>
          <w:lang w:val="es-ES_tradnl"/>
        </w:rPr>
        <w:t>[1.0</w:t>
      </w:r>
      <w:r w:rsidRPr="007D524A">
        <w:rPr>
          <w:rFonts w:ascii="Bookman Old Style" w:hAnsi="Bookman Old Style"/>
          <w:lang w:val="es-ES_tradnl"/>
        </w:rPr>
        <w:t>]</w:t>
      </w:r>
    </w:p>
    <w:p w:rsidR="00361097" w:rsidRPr="005735EB" w:rsidRDefault="00361097" w:rsidP="00361097">
      <w:pPr>
        <w:spacing w:after="0"/>
        <w:jc w:val="right"/>
        <w:rPr>
          <w:rFonts w:ascii="Bookman Old Style" w:eastAsia="Times New Roman" w:hAnsi="Bookman Old Style" w:cs="Times New Roman"/>
          <w:i/>
          <w:iCs/>
          <w:sz w:val="28"/>
          <w:szCs w:val="28"/>
          <w:lang w:val="es-ES_tradnl"/>
        </w:rPr>
      </w:pPr>
    </w:p>
    <w:p w:rsidR="00361097" w:rsidRPr="00ED00C6"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RPr="003423C4" w:rsidTr="00740ABC">
        <w:tc>
          <w:tcPr>
            <w:tcW w:w="180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Especificación de  casos de Uso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Subtítulo:</w:t>
            </w:r>
          </w:p>
        </w:tc>
        <w:tc>
          <w:tcPr>
            <w:tcW w:w="7169" w:type="dxa"/>
          </w:tcPr>
          <w:p w:rsidR="00361097" w:rsidRPr="00684D2F"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Etiquetado</w:t>
            </w:r>
          </w:p>
          <w:p w:rsidR="00361097" w:rsidRPr="00E4012E" w:rsidRDefault="00361097" w:rsidP="00740ABC">
            <w:pPr>
              <w:jc w:val="both"/>
              <w:rPr>
                <w:rFonts w:ascii="Bookman Old Style" w:eastAsia="Times New Roman" w:hAnsi="Bookman Old Style" w:cs="Times New Roman"/>
                <w:sz w:val="20"/>
                <w:lang w:val="es-ES_tradnl"/>
              </w:rPr>
            </w:pP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Versión:</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[1.0]</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Archivo:</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proofErr w:type="spellStart"/>
            <w:r>
              <w:rPr>
                <w:rFonts w:ascii="Bookman Old Style" w:eastAsia="Times New Roman" w:hAnsi="Bookman Old Style" w:cs="Times New Roman"/>
                <w:sz w:val="20"/>
                <w:lang w:val="es-ES_tradnl"/>
              </w:rPr>
              <w:t>ECS_SW_Etiquetado</w:t>
            </w:r>
            <w:proofErr w:type="spellEnd"/>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Autor:</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r>
      <w:tr w:rsidR="00361097" w:rsidRPr="003423C4" w:rsidTr="00740ABC">
        <w:tc>
          <w:tcPr>
            <w:tcW w:w="180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Estado:</w:t>
            </w:r>
          </w:p>
        </w:tc>
        <w:tc>
          <w:tcPr>
            <w:tcW w:w="716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RPr="003423C4" w:rsidTr="00740ABC">
        <w:trPr>
          <w:trHeight w:val="194"/>
        </w:trPr>
        <w:tc>
          <w:tcPr>
            <w:tcW w:w="1809"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Descripción</w:t>
            </w:r>
          </w:p>
        </w:tc>
      </w:tr>
      <w:tr w:rsidR="00361097" w:rsidRPr="003423C4" w:rsidTr="00740ABC">
        <w:trPr>
          <w:trHeight w:val="193"/>
        </w:trPr>
        <w:tc>
          <w:tcPr>
            <w:tcW w:w="1809"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1.0</w:t>
            </w:r>
          </w:p>
        </w:tc>
        <w:tc>
          <w:tcPr>
            <w:tcW w:w="1985"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17/07/2014</w:t>
            </w:r>
          </w:p>
        </w:tc>
        <w:tc>
          <w:tcPr>
            <w:tcW w:w="2268"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Fabricio Montaño</w:t>
            </w:r>
          </w:p>
        </w:tc>
        <w:tc>
          <w:tcPr>
            <w:tcW w:w="2917"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Emisión inicial</w:t>
            </w:r>
          </w:p>
        </w:tc>
      </w:tr>
      <w:tr w:rsidR="00361097" w:rsidRPr="003423C4" w:rsidTr="00740ABC">
        <w:tc>
          <w:tcPr>
            <w:tcW w:w="1809"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1985"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268"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917"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RPr="00E4012E" w:rsidTr="00740ABC">
        <w:trPr>
          <w:trHeight w:val="400"/>
        </w:trPr>
        <w:tc>
          <w:tcPr>
            <w:tcW w:w="2093"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tcBorders>
          </w:tcPr>
          <w:p w:rsidR="00361097" w:rsidRPr="00E4012E" w:rsidRDefault="00361097" w:rsidP="00740ABC">
            <w:pPr>
              <w:rPr>
                <w:sz w:val="20"/>
              </w:rPr>
            </w:pPr>
          </w:p>
        </w:tc>
      </w:tr>
      <w:tr w:rsidR="00361097" w:rsidRPr="00E4012E" w:rsidTr="00740ABC">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17/07/2014</w:t>
            </w:r>
          </w:p>
        </w:tc>
        <w:tc>
          <w:tcPr>
            <w:tcW w:w="1559" w:type="dxa"/>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Pr>
          <w:p w:rsidR="00361097" w:rsidRPr="00E4012E" w:rsidRDefault="00361097" w:rsidP="00740ABC">
            <w:pPr>
              <w:rPr>
                <w:sz w:val="20"/>
              </w:rPr>
            </w:pPr>
          </w:p>
        </w:tc>
      </w:tr>
      <w:tr w:rsidR="00361097" w:rsidRPr="00E4012E" w:rsidTr="00740ABC">
        <w:tc>
          <w:tcPr>
            <w:tcW w:w="8978" w:type="dxa"/>
            <w:gridSpan w:val="4"/>
          </w:tcPr>
          <w:p w:rsidR="00361097" w:rsidRPr="00E4012E" w:rsidRDefault="00361097" w:rsidP="00740ABC">
            <w:pPr>
              <w:rPr>
                <w:sz w:val="20"/>
              </w:rPr>
            </w:pPr>
          </w:p>
        </w:tc>
      </w:tr>
      <w:tr w:rsidR="00361097" w:rsidRPr="00E4012E" w:rsidTr="00740ABC">
        <w:trPr>
          <w:trHeight w:val="386"/>
        </w:trPr>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Revisado por:</w:t>
            </w:r>
          </w:p>
        </w:tc>
        <w:tc>
          <w:tcPr>
            <w:tcW w:w="3260" w:type="dxa"/>
            <w:gridSpan w:val="2"/>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Ing. Nelson Piedra</w:t>
            </w:r>
          </w:p>
        </w:tc>
        <w:tc>
          <w:tcPr>
            <w:tcW w:w="3625" w:type="dxa"/>
            <w:vMerge w:val="restart"/>
          </w:tcPr>
          <w:p w:rsidR="00361097" w:rsidRPr="00E4012E" w:rsidRDefault="00361097" w:rsidP="00740ABC">
            <w:pPr>
              <w:rPr>
                <w:sz w:val="20"/>
              </w:rPr>
            </w:pPr>
          </w:p>
          <w:p w:rsidR="00361097" w:rsidRPr="00E4012E" w:rsidRDefault="00361097" w:rsidP="00740ABC">
            <w:pPr>
              <w:rPr>
                <w:sz w:val="20"/>
              </w:rPr>
            </w:pPr>
          </w:p>
          <w:p w:rsidR="00361097" w:rsidRPr="00E4012E" w:rsidRDefault="00361097" w:rsidP="00740ABC">
            <w:pPr>
              <w:rPr>
                <w:sz w:val="20"/>
              </w:rPr>
            </w:pPr>
          </w:p>
        </w:tc>
      </w:tr>
      <w:tr w:rsidR="00361097" w:rsidRPr="00E4012E" w:rsidTr="00740ABC">
        <w:trPr>
          <w:trHeight w:val="294"/>
        </w:trPr>
        <w:tc>
          <w:tcPr>
            <w:tcW w:w="2093"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p>
        </w:tc>
        <w:tc>
          <w:tcPr>
            <w:tcW w:w="1559"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Borders>
              <w:bottom w:val="single" w:sz="12" w:space="0" w:color="7F7F7F" w:themeColor="text1" w:themeTint="80"/>
            </w:tcBorders>
          </w:tcPr>
          <w:p w:rsidR="00361097" w:rsidRPr="00E4012E" w:rsidRDefault="00361097" w:rsidP="00740ABC">
            <w:pPr>
              <w:rPr>
                <w:sz w:val="20"/>
              </w:rPr>
            </w:pPr>
          </w:p>
        </w:tc>
      </w:tr>
    </w:tbl>
    <w:p w:rsidR="00361097" w:rsidRPr="00E4012E"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Default="00361097" w:rsidP="00361097">
      <w:r>
        <w:br w:type="page"/>
      </w:r>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1097" w:rsidRPr="00C43605" w:rsidTr="00740ABC">
        <w:trPr>
          <w:cantSplit/>
        </w:trPr>
        <w:tc>
          <w:tcPr>
            <w:tcW w:w="2881" w:type="dxa"/>
            <w:tcBorders>
              <w:top w:val="single" w:sz="12" w:space="0" w:color="auto"/>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lastRenderedPageBreak/>
              <w:t>Número</w:t>
            </w:r>
          </w:p>
        </w:tc>
        <w:tc>
          <w:tcPr>
            <w:tcW w:w="5763" w:type="dxa"/>
            <w:gridSpan w:val="2"/>
            <w:tcBorders>
              <w:top w:val="single" w:sz="12" w:space="0" w:color="auto"/>
              <w:righ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ECS-03</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Nombre</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SW-Etiquetado</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Actores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Cliente</w:t>
            </w:r>
            <w:r>
              <w:rPr>
                <w:rFonts w:ascii="Arial" w:hAnsi="Arial" w:cs="Arial"/>
                <w:sz w:val="20"/>
              </w:rPr>
              <w:t>, Servicio Web</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Descripción</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 xml:space="preserve">Este servicio permite la </w:t>
            </w:r>
            <w:proofErr w:type="spellStart"/>
            <w:r>
              <w:rPr>
                <w:rFonts w:ascii="Arial" w:hAnsi="Arial" w:cs="Arial"/>
                <w:sz w:val="20"/>
              </w:rPr>
              <w:t>tokenización</w:t>
            </w:r>
            <w:proofErr w:type="spellEnd"/>
            <w:r>
              <w:rPr>
                <w:rFonts w:ascii="Arial" w:hAnsi="Arial" w:cs="Arial"/>
                <w:sz w:val="20"/>
              </w:rPr>
              <w:t xml:space="preserve"> de cada palabra y etiquetación de las mismas de acuerdo a la función que cumplen en el contexto que se encuentra, para hacerlo se apoya en el servicio web de </w:t>
            </w:r>
            <w:proofErr w:type="spellStart"/>
            <w:r>
              <w:rPr>
                <w:rFonts w:ascii="Arial" w:hAnsi="Arial" w:cs="Arial"/>
                <w:sz w:val="20"/>
              </w:rPr>
              <w:t>tokenización</w:t>
            </w:r>
            <w:proofErr w:type="spellEnd"/>
            <w:r>
              <w:rPr>
                <w:rFonts w:ascii="Arial" w:hAnsi="Arial" w:cs="Arial"/>
                <w:sz w:val="20"/>
              </w:rPr>
              <w:t xml:space="preserve"> en sentencias</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Precondición</w:t>
            </w:r>
          </w:p>
        </w:tc>
        <w:tc>
          <w:tcPr>
            <w:tcW w:w="5763" w:type="dxa"/>
            <w:gridSpan w:val="2"/>
            <w:tcBorders>
              <w:right w:val="single" w:sz="12" w:space="0" w:color="auto"/>
            </w:tcBorders>
          </w:tcPr>
          <w:p w:rsidR="00361097" w:rsidRPr="00C43605" w:rsidRDefault="00361097" w:rsidP="00361097">
            <w:pPr>
              <w:pStyle w:val="Prrafodelista"/>
              <w:numPr>
                <w:ilvl w:val="0"/>
                <w:numId w:val="11"/>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361097" w:rsidRPr="00C43605" w:rsidRDefault="00361097" w:rsidP="00361097">
            <w:pPr>
              <w:pStyle w:val="Prrafodelista"/>
              <w:numPr>
                <w:ilvl w:val="0"/>
                <w:numId w:val="11"/>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361097" w:rsidRPr="00C43605" w:rsidTr="00740ABC">
        <w:trPr>
          <w:cantSplit/>
        </w:trPr>
        <w:tc>
          <w:tcPr>
            <w:tcW w:w="2881" w:type="dxa"/>
            <w:vMerge w:val="restart"/>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Secuencia Normal</w:t>
            </w:r>
          </w:p>
        </w:tc>
        <w:tc>
          <w:tcPr>
            <w:tcW w:w="789" w:type="dxa"/>
            <w:tcBorders>
              <w:bottom w:val="single" w:sz="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Acción</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sidRPr="00C43605">
              <w:rPr>
                <w:rFonts w:ascii="Arial" w:hAnsi="Arial" w:cs="Arial"/>
                <w:sz w:val="20"/>
              </w:rPr>
              <w:t xml:space="preserve">Entrada del texto validado, como parámetro para el servicio web. </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Tokenización</w:t>
            </w:r>
            <w:r w:rsidRPr="00C43605">
              <w:rPr>
                <w:rFonts w:ascii="Arial" w:hAnsi="Arial" w:cs="Arial"/>
                <w:sz w:val="20"/>
              </w:rPr>
              <w:t xml:space="preserve"> del texto en sentencias. </w:t>
            </w:r>
            <w:r w:rsidRPr="00C43605">
              <w:rPr>
                <w:rFonts w:ascii="Arial" w:hAnsi="Arial" w:cs="Arial"/>
                <w:b/>
                <w:sz w:val="20"/>
              </w:rPr>
              <w:t>ECS-01</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Recorrido de la lista de sentencias</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Etiquetado de las palabras que conforman cada sentencia</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Estructura y retorna data en JSON</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single" w:sz="2" w:space="0" w:color="auto"/>
              <w:right w:val="single" w:sz="2" w:space="0" w:color="auto"/>
            </w:tcBorders>
          </w:tcPr>
          <w:p w:rsidR="00361097" w:rsidRPr="00C43605" w:rsidRDefault="00361097" w:rsidP="00740ABC">
            <w:pPr>
              <w:spacing w:line="360" w:lineRule="auto"/>
              <w:jc w:val="center"/>
              <w:rPr>
                <w:rFonts w:ascii="Arial" w:hAnsi="Arial" w:cs="Arial"/>
                <w:sz w:val="20"/>
              </w:rPr>
            </w:pPr>
          </w:p>
        </w:tc>
        <w:tc>
          <w:tcPr>
            <w:tcW w:w="4974" w:type="dxa"/>
            <w:tcBorders>
              <w:top w:val="nil"/>
              <w:left w:val="single" w:sz="2" w:space="0" w:color="auto"/>
              <w:bottom w:val="single" w:sz="2" w:space="0" w:color="auto"/>
              <w:right w:val="single" w:sz="12" w:space="0" w:color="auto"/>
            </w:tcBorders>
          </w:tcPr>
          <w:p w:rsidR="00361097" w:rsidRPr="00C43605" w:rsidRDefault="00361097" w:rsidP="00740ABC">
            <w:pPr>
              <w:spacing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proofErr w:type="spellStart"/>
            <w:r w:rsidRPr="002B32E6">
              <w:rPr>
                <w:rFonts w:ascii="Arial" w:hAnsi="Arial" w:cs="Arial"/>
                <w:b/>
                <w:bCs/>
                <w:sz w:val="20"/>
              </w:rPr>
              <w:t>Poscondición</w:t>
            </w:r>
            <w:proofErr w:type="spellEnd"/>
          </w:p>
        </w:tc>
        <w:tc>
          <w:tcPr>
            <w:tcW w:w="5763" w:type="dxa"/>
            <w:gridSpan w:val="2"/>
            <w:tcBorders>
              <w:right w:val="single" w:sz="12" w:space="0" w:color="auto"/>
            </w:tcBorders>
          </w:tcPr>
          <w:p w:rsidR="00361097" w:rsidRPr="00C43605" w:rsidRDefault="00361097" w:rsidP="00361097">
            <w:pPr>
              <w:pStyle w:val="Prrafodelista"/>
              <w:numPr>
                <w:ilvl w:val="0"/>
                <w:numId w:val="10"/>
              </w:numPr>
              <w:suppressAutoHyphens w:val="0"/>
              <w:spacing w:after="0" w:line="360" w:lineRule="auto"/>
              <w:jc w:val="both"/>
              <w:rPr>
                <w:rFonts w:ascii="Arial" w:hAnsi="Arial" w:cs="Arial"/>
                <w:sz w:val="20"/>
              </w:rPr>
            </w:pPr>
            <w:r>
              <w:rPr>
                <w:rFonts w:ascii="Arial" w:hAnsi="Arial" w:cs="Arial"/>
                <w:sz w:val="20"/>
              </w:rPr>
              <w:t>Texto tokenizado a nivel de palabras y etiquetado.</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Secuencia alternativo</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Prioridad</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Alta</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Requerimientos Especiales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Asunciones y</w:t>
            </w:r>
          </w:p>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Dependencias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bottom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Notas adicionales</w:t>
            </w:r>
          </w:p>
        </w:tc>
        <w:tc>
          <w:tcPr>
            <w:tcW w:w="5763" w:type="dxa"/>
            <w:gridSpan w:val="2"/>
            <w:tcBorders>
              <w:bottom w:val="single" w:sz="12" w:space="0" w:color="auto"/>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Depende del funcionamiento del servicio web de Etiquetado en Sentencias (ECS-01)</w:t>
            </w:r>
          </w:p>
        </w:tc>
      </w:tr>
    </w:tbl>
    <w:p w:rsidR="00361097" w:rsidRDefault="00361097" w:rsidP="00361097">
      <w:r>
        <w:br w:type="textWrapping" w:clear="all"/>
      </w:r>
    </w:p>
    <w:p w:rsidR="00361097" w:rsidRDefault="00361097" w:rsidP="00361097"/>
    <w:p w:rsidR="00361097" w:rsidRDefault="00361097">
      <w:r>
        <w:br w:type="page"/>
      </w:r>
    </w:p>
    <w:p w:rsidR="00A35BD2" w:rsidRPr="00A35BD2" w:rsidRDefault="00A35BD2" w:rsidP="005804D4">
      <w:pPr>
        <w:pStyle w:val="Nivel2"/>
      </w:pPr>
      <w:bookmarkStart w:id="363" w:name="_Toc403114511"/>
      <w:r w:rsidRPr="00A35BD2">
        <w:lastRenderedPageBreak/>
        <w:t>Anexo 5: Especificación de Caso de Uso (ECS)</w:t>
      </w:r>
      <w:r>
        <w:t xml:space="preserve"> - </w:t>
      </w:r>
      <w:r w:rsidRPr="00A35BD2">
        <w:t>Extracción de Entidades</w:t>
      </w:r>
      <w:bookmarkEnd w:id="363"/>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ab/>
      </w: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Extracción de Entidades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r>
        <w:rPr>
          <w:rFonts w:ascii="Bookman Old Style" w:hAnsi="Bookman Old Style"/>
          <w:lang w:val="es-ES_tradnl"/>
        </w:rPr>
        <w:t>Versión [1.0]</w:t>
      </w:r>
    </w:p>
    <w:p w:rsidR="00361097" w:rsidRDefault="00361097" w:rsidP="00361097">
      <w:pPr>
        <w:spacing w:after="0"/>
        <w:jc w:val="right"/>
        <w:rPr>
          <w:rFonts w:ascii="Bookman Old Style" w:eastAsia="Times New Roman" w:hAnsi="Bookman Old Style" w:cs="Times New Roman"/>
          <w:i/>
          <w:iCs/>
          <w:sz w:val="28"/>
          <w:szCs w:val="28"/>
          <w:lang w:val="es-ES_tradnl"/>
        </w:rPr>
      </w:pPr>
    </w:p>
    <w:p w:rsidR="00361097" w:rsidRDefault="00361097" w:rsidP="00361097">
      <w:pPr>
        <w:spacing w:after="0"/>
        <w:jc w:val="right"/>
        <w:rPr>
          <w:rFonts w:ascii="Bookman Old Style" w:eastAsia="Times New Roman" w:hAnsi="Bookman Old Style" w:cs="Times New Roman"/>
          <w:i/>
          <w:iCs/>
          <w:sz w:val="28"/>
          <w:szCs w:val="28"/>
          <w:lang w:val="es-ES_tradnl"/>
        </w:rPr>
      </w:pPr>
    </w:p>
    <w:p w:rsidR="00361097" w:rsidRDefault="00361097" w:rsidP="00361097">
      <w:pPr>
        <w:rPr>
          <w:rFonts w:eastAsiaTheme="minorHAnsi"/>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tcPr>
          <w:p w:rsidR="00361097" w:rsidRDefault="00361097">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Extracción de Entidades</w:t>
            </w:r>
          </w:p>
          <w:p w:rsidR="00361097" w:rsidRDefault="00361097">
            <w:pPr>
              <w:jc w:val="both"/>
              <w:rPr>
                <w:rFonts w:ascii="Bookman Old Style" w:eastAsia="Times New Roman" w:hAnsi="Bookman Old Style" w:cs="Times New Roman"/>
                <w:sz w:val="20"/>
                <w:lang w:val="es-ES_tradnl" w:eastAsia="en-US"/>
              </w:rPr>
            </w:pP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proofErr w:type="spellStart"/>
            <w:r>
              <w:rPr>
                <w:rFonts w:ascii="Bookman Old Style" w:eastAsia="Times New Roman" w:hAnsi="Bookman Old Style" w:cs="Times New Roman"/>
                <w:sz w:val="20"/>
                <w:lang w:val="es-ES_tradnl"/>
              </w:rPr>
              <w:t>ECS_SW_ExtracciónEntidades</w:t>
            </w:r>
            <w:proofErr w:type="spellEnd"/>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ECS-04</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lang w:eastAsia="en-US"/>
              </w:rPr>
            </w:pPr>
            <w:r>
              <w:rPr>
                <w:rFonts w:ascii="Arial" w:hAnsi="Arial" w:cs="Arial"/>
                <w:sz w:val="20"/>
              </w:rPr>
              <w:t>Extracción de Entidades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Cliente, Servicio Web</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 xml:space="preserve">Permite reconocer y extraer, las entidades y palabras relevantes o claves (keywords) que se encuentran dentro del texto, para lograr se apoya en el servicio web de Etiquetado (y en los que este a su vez , servicio web de </w:t>
            </w:r>
            <w:proofErr w:type="spellStart"/>
            <w:r>
              <w:rPr>
                <w:rFonts w:ascii="Arial" w:hAnsi="Arial" w:cs="Arial"/>
                <w:sz w:val="20"/>
              </w:rPr>
              <w:t>tokenización</w:t>
            </w:r>
            <w:proofErr w:type="spellEnd"/>
            <w:r>
              <w:rPr>
                <w:rFonts w:ascii="Arial" w:hAnsi="Arial" w:cs="Arial"/>
                <w:sz w:val="20"/>
              </w:rPr>
              <w:t xml:space="preserve"> de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1"/>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361097" w:rsidRDefault="00361097" w:rsidP="00361097">
            <w:pPr>
              <w:pStyle w:val="Prrafodelista"/>
              <w:numPr>
                <w:ilvl w:val="0"/>
                <w:numId w:val="31"/>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Tokenización del texto en sentencias. </w:t>
            </w:r>
            <w:r>
              <w:rPr>
                <w:rFonts w:ascii="Arial" w:hAnsi="Arial" w:cs="Arial"/>
                <w:b/>
                <w:sz w:val="20"/>
              </w:rPr>
              <w:t>ECS-01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361097" w:rsidRDefault="00361097">
            <w:pPr>
              <w:jc w:val="both"/>
              <w:rPr>
                <w:rFonts w:ascii="Arial" w:hAnsi="Arial" w:cs="Arial"/>
                <w:sz w:val="20"/>
                <w:lang w:eastAsia="en-US"/>
              </w:rPr>
            </w:pPr>
            <w:r>
              <w:rPr>
                <w:rFonts w:ascii="Arial" w:hAnsi="Arial" w:cs="Arial"/>
                <w:sz w:val="20"/>
              </w:rPr>
              <w:t xml:space="preserve">Tokenización y Etiquetado de palabra </w:t>
            </w:r>
            <w:r>
              <w:rPr>
                <w:rFonts w:ascii="Arial" w:hAnsi="Arial" w:cs="Arial"/>
                <w:b/>
                <w:sz w:val="20"/>
              </w:rPr>
              <w:t>ECS-03</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Reconocimiento de estructuras de Entidades y Keywords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Extracción de Entidades y Keywords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6</w:t>
            </w:r>
          </w:p>
        </w:tc>
        <w:tc>
          <w:tcPr>
            <w:tcW w:w="4974" w:type="dxa"/>
            <w:tcBorders>
              <w:top w:val="nil"/>
              <w:left w:val="single" w:sz="2" w:space="0" w:color="auto"/>
              <w:bottom w:val="single" w:sz="2" w:space="0" w:color="auto"/>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Estructuración de retorno de resultado en formato JSON</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proofErr w:type="spellStart"/>
            <w:r>
              <w:rPr>
                <w:rFonts w:ascii="Arial" w:hAnsi="Arial" w:cs="Arial"/>
                <w:b/>
                <w:bCs/>
                <w:sz w:val="20"/>
              </w:rPr>
              <w:t>Poscondición</w:t>
            </w:r>
            <w:proofErr w:type="spellEnd"/>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2"/>
              </w:numPr>
              <w:suppressAutoHyphens w:val="0"/>
              <w:spacing w:after="0" w:line="360" w:lineRule="auto"/>
              <w:jc w:val="both"/>
              <w:rPr>
                <w:rFonts w:ascii="Arial" w:hAnsi="Arial" w:cs="Arial"/>
                <w:sz w:val="20"/>
              </w:rPr>
            </w:pPr>
            <w:r>
              <w:rPr>
                <w:rFonts w:ascii="Arial" w:hAnsi="Arial" w:cs="Arial"/>
                <w:sz w:val="20"/>
              </w:rPr>
              <w:t>Entidades y palabra importantes que las acompañan reconocidos y extraídos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Alta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rPr>
            </w:pPr>
            <w:r>
              <w:rPr>
                <w:rFonts w:ascii="Arial" w:hAnsi="Arial" w:cs="Arial"/>
                <w:b/>
                <w:sz w:val="20"/>
              </w:rPr>
              <w:t>Asunciones y</w:t>
            </w:r>
          </w:p>
          <w:p w:rsidR="00361097" w:rsidRDefault="00361097">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Este servicio depende del funcionamiento del servicio web de Tokenización en Entidades (ECS-01) y Servicio web de Etiquetado (ECS-03)</w:t>
            </w:r>
          </w:p>
        </w:tc>
      </w:tr>
    </w:tbl>
    <w:p w:rsidR="00361097" w:rsidRDefault="00361097" w:rsidP="00361097">
      <w:pPr>
        <w:rPr>
          <w:lang w:eastAsia="en-US"/>
        </w:rPr>
      </w:pPr>
      <w:r>
        <w:br w:type="textWrapping" w:clear="all"/>
      </w:r>
    </w:p>
    <w:p w:rsidR="00A35BD2" w:rsidRPr="00A35BD2" w:rsidRDefault="00A35BD2" w:rsidP="005804D4">
      <w:pPr>
        <w:pStyle w:val="Nivel2"/>
      </w:pPr>
      <w:bookmarkStart w:id="364" w:name="_Toc403114512"/>
      <w:r w:rsidRPr="00A35BD2">
        <w:lastRenderedPageBreak/>
        <w:t xml:space="preserve">Anexo </w:t>
      </w:r>
      <w:r>
        <w:t>6</w:t>
      </w:r>
      <w:r w:rsidRPr="00A35BD2">
        <w:t>: Especificación de Caso de Uso (ECS) - Desambiguación y Enlace</w:t>
      </w:r>
      <w:bookmarkEnd w:id="364"/>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Pr="005735EB" w:rsidRDefault="00361097" w:rsidP="00361097">
      <w:pPr>
        <w:spacing w:after="0" w:line="240" w:lineRule="auto"/>
        <w:jc w:val="right"/>
        <w:rPr>
          <w:rFonts w:ascii="Arial" w:eastAsia="Times New Roman" w:hAnsi="Arial" w:cs="Times New Roman"/>
          <w:color w:val="000000"/>
          <w:sz w:val="32"/>
          <w:szCs w:val="32"/>
          <w:lang w:val="es-ES_tradnl"/>
        </w:rPr>
      </w:pPr>
      <w:r w:rsidRPr="005735EB">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Desambiguación y Enlace</w:t>
      </w:r>
    </w:p>
    <w:p w:rsidR="00361097" w:rsidRPr="007D524A" w:rsidRDefault="00361097" w:rsidP="00361097">
      <w:pPr>
        <w:spacing w:before="100"/>
        <w:jc w:val="right"/>
        <w:rPr>
          <w:rFonts w:ascii="Bookman Old Style" w:hAnsi="Bookman Old Style"/>
          <w:sz w:val="32"/>
          <w:lang w:val="es-ES_tradnl"/>
        </w:rPr>
      </w:pPr>
    </w:p>
    <w:p w:rsidR="00361097" w:rsidRPr="007D524A"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p>
    <w:p w:rsidR="00361097" w:rsidRPr="005735EB" w:rsidRDefault="00361097" w:rsidP="00361097">
      <w:pPr>
        <w:spacing w:after="0"/>
        <w:jc w:val="right"/>
        <w:rPr>
          <w:rFonts w:ascii="Bookman Old Style" w:eastAsia="Times New Roman" w:hAnsi="Bookman Old Style" w:cs="Times New Roman"/>
          <w:i/>
          <w:iCs/>
          <w:sz w:val="28"/>
          <w:szCs w:val="28"/>
          <w:lang w:val="es-ES_tradnl"/>
        </w:rPr>
      </w:pPr>
      <w:r w:rsidRPr="007D524A">
        <w:rPr>
          <w:rFonts w:ascii="Bookman Old Style" w:hAnsi="Bookman Old Style"/>
          <w:lang w:val="es-ES_tradnl"/>
        </w:rPr>
        <w:t xml:space="preserve">Versión </w:t>
      </w:r>
      <w:r>
        <w:rPr>
          <w:rFonts w:ascii="Bookman Old Style" w:hAnsi="Bookman Old Style"/>
          <w:lang w:val="es-ES_tradnl"/>
        </w:rPr>
        <w:t>[1.0</w:t>
      </w:r>
      <w:r w:rsidRPr="007D524A">
        <w:rPr>
          <w:rFonts w:ascii="Bookman Old Style" w:hAnsi="Bookman Old Style"/>
          <w:lang w:val="es-ES_tradnl"/>
        </w:rPr>
        <w:t>]</w:t>
      </w:r>
    </w:p>
    <w:p w:rsidR="00361097" w:rsidRDefault="00361097" w:rsidP="00361097">
      <w:pPr>
        <w:rPr>
          <w:lang w:val="es-ES_tradnl"/>
        </w:rPr>
      </w:pPr>
    </w:p>
    <w:p w:rsidR="00361097" w:rsidRDefault="00361097" w:rsidP="00361097">
      <w:pPr>
        <w:rPr>
          <w:lang w:val="es-ES_tradnl"/>
        </w:rPr>
      </w:pPr>
    </w:p>
    <w:p w:rsidR="00361097" w:rsidRDefault="00361097" w:rsidP="00361097">
      <w:pPr>
        <w:rPr>
          <w:lang w:val="es-ES_tradnl"/>
        </w:rPr>
      </w:pPr>
    </w:p>
    <w:p w:rsidR="00361097" w:rsidRDefault="00361097" w:rsidP="00361097">
      <w:pPr>
        <w:rPr>
          <w:lang w:val="es-ES_tradnl"/>
        </w:rPr>
      </w:pPr>
    </w:p>
    <w:p w:rsidR="00361097" w:rsidRPr="00A23AD9"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RPr="003423C4" w:rsidTr="00740ABC">
        <w:tc>
          <w:tcPr>
            <w:tcW w:w="180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Especificación de  casos de Uso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Subtítulo:</w:t>
            </w:r>
          </w:p>
        </w:tc>
        <w:tc>
          <w:tcPr>
            <w:tcW w:w="7169" w:type="dxa"/>
          </w:tcPr>
          <w:p w:rsidR="00361097" w:rsidRPr="00684D2F"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 Desambiguación y Enlace</w:t>
            </w:r>
          </w:p>
          <w:p w:rsidR="00361097" w:rsidRPr="00E4012E" w:rsidRDefault="00361097" w:rsidP="00740ABC">
            <w:pPr>
              <w:jc w:val="both"/>
              <w:rPr>
                <w:rFonts w:ascii="Bookman Old Style" w:eastAsia="Times New Roman" w:hAnsi="Bookman Old Style" w:cs="Times New Roman"/>
                <w:sz w:val="20"/>
                <w:lang w:val="es-ES_tradnl"/>
              </w:rPr>
            </w:pP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Versión:</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[1.0]</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Archivo:</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 xml:space="preserve">ECS_SW_ </w:t>
            </w:r>
            <w:proofErr w:type="spellStart"/>
            <w:r>
              <w:rPr>
                <w:rFonts w:ascii="Bookman Old Style" w:eastAsia="Times New Roman" w:hAnsi="Bookman Old Style" w:cs="Times New Roman"/>
                <w:sz w:val="20"/>
                <w:lang w:val="es-ES_tradnl"/>
              </w:rPr>
              <w:t>DesambiguaciónEnlace</w:t>
            </w:r>
            <w:proofErr w:type="spellEnd"/>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Autor:</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r>
      <w:tr w:rsidR="00361097" w:rsidRPr="003423C4" w:rsidTr="00740ABC">
        <w:tc>
          <w:tcPr>
            <w:tcW w:w="180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Estado:</w:t>
            </w:r>
          </w:p>
        </w:tc>
        <w:tc>
          <w:tcPr>
            <w:tcW w:w="716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Borrador</w:t>
            </w:r>
          </w:p>
        </w:tc>
      </w:tr>
    </w:tbl>
    <w:p w:rsidR="00A35BD2" w:rsidRDefault="00A35BD2" w:rsidP="00A35BD2">
      <w:pPr>
        <w:pStyle w:val="contenido"/>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RPr="003423C4" w:rsidTr="00740ABC">
        <w:trPr>
          <w:trHeight w:val="194"/>
        </w:trPr>
        <w:tc>
          <w:tcPr>
            <w:tcW w:w="1809"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Descripción</w:t>
            </w:r>
          </w:p>
        </w:tc>
      </w:tr>
      <w:tr w:rsidR="00361097" w:rsidRPr="003423C4" w:rsidTr="00740ABC">
        <w:trPr>
          <w:trHeight w:val="193"/>
        </w:trPr>
        <w:tc>
          <w:tcPr>
            <w:tcW w:w="1809"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1.0</w:t>
            </w:r>
          </w:p>
        </w:tc>
        <w:tc>
          <w:tcPr>
            <w:tcW w:w="1985"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17/07/2014</w:t>
            </w:r>
          </w:p>
        </w:tc>
        <w:tc>
          <w:tcPr>
            <w:tcW w:w="2268"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Fabricio Montaño</w:t>
            </w:r>
          </w:p>
        </w:tc>
        <w:tc>
          <w:tcPr>
            <w:tcW w:w="2917"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Emisión inicial</w:t>
            </w:r>
          </w:p>
        </w:tc>
      </w:tr>
      <w:tr w:rsidR="00361097" w:rsidRPr="003423C4" w:rsidTr="00740ABC">
        <w:tc>
          <w:tcPr>
            <w:tcW w:w="1809"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1985"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268"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917"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r>
    </w:tbl>
    <w:p w:rsidR="00A35BD2" w:rsidRDefault="00A35BD2" w:rsidP="00A35BD2">
      <w:pPr>
        <w:pStyle w:val="contenido"/>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RPr="00E4012E" w:rsidTr="00740ABC">
        <w:trPr>
          <w:trHeight w:val="400"/>
        </w:trPr>
        <w:tc>
          <w:tcPr>
            <w:tcW w:w="2093"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c>
          <w:tcPr>
            <w:tcW w:w="3625" w:type="dxa"/>
            <w:vMerge w:val="restart"/>
            <w:tcBorders>
              <w:top w:val="single" w:sz="12" w:space="0" w:color="7F7F7F" w:themeColor="text1" w:themeTint="80"/>
            </w:tcBorders>
          </w:tcPr>
          <w:p w:rsidR="00361097" w:rsidRPr="00E4012E" w:rsidRDefault="00361097" w:rsidP="00740ABC">
            <w:pPr>
              <w:rPr>
                <w:sz w:val="20"/>
              </w:rPr>
            </w:pPr>
          </w:p>
        </w:tc>
      </w:tr>
      <w:tr w:rsidR="00361097" w:rsidRPr="00E4012E" w:rsidTr="00740ABC">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17/07/2014</w:t>
            </w:r>
          </w:p>
        </w:tc>
        <w:tc>
          <w:tcPr>
            <w:tcW w:w="1559" w:type="dxa"/>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Pr>
          <w:p w:rsidR="00361097" w:rsidRPr="00E4012E" w:rsidRDefault="00361097" w:rsidP="00740ABC">
            <w:pPr>
              <w:rPr>
                <w:sz w:val="20"/>
              </w:rPr>
            </w:pPr>
          </w:p>
        </w:tc>
      </w:tr>
      <w:tr w:rsidR="00361097" w:rsidRPr="00E4012E" w:rsidTr="00740ABC">
        <w:tc>
          <w:tcPr>
            <w:tcW w:w="8978" w:type="dxa"/>
            <w:gridSpan w:val="4"/>
          </w:tcPr>
          <w:p w:rsidR="00361097" w:rsidRPr="00E4012E" w:rsidRDefault="00361097" w:rsidP="00740ABC">
            <w:pPr>
              <w:rPr>
                <w:sz w:val="20"/>
              </w:rPr>
            </w:pPr>
          </w:p>
        </w:tc>
      </w:tr>
      <w:tr w:rsidR="00361097" w:rsidRPr="00E4012E" w:rsidTr="00740ABC">
        <w:trPr>
          <w:trHeight w:val="386"/>
        </w:trPr>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Revisado por:</w:t>
            </w:r>
          </w:p>
        </w:tc>
        <w:tc>
          <w:tcPr>
            <w:tcW w:w="3260" w:type="dxa"/>
            <w:gridSpan w:val="2"/>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Ing. Nelson Piedra</w:t>
            </w:r>
          </w:p>
        </w:tc>
        <w:tc>
          <w:tcPr>
            <w:tcW w:w="3625" w:type="dxa"/>
            <w:vMerge w:val="restart"/>
          </w:tcPr>
          <w:p w:rsidR="00361097" w:rsidRPr="00E4012E" w:rsidRDefault="00361097" w:rsidP="00740ABC">
            <w:pPr>
              <w:rPr>
                <w:sz w:val="20"/>
              </w:rPr>
            </w:pPr>
          </w:p>
          <w:p w:rsidR="00361097" w:rsidRPr="00E4012E" w:rsidRDefault="00361097" w:rsidP="00740ABC">
            <w:pPr>
              <w:rPr>
                <w:sz w:val="20"/>
              </w:rPr>
            </w:pPr>
          </w:p>
          <w:p w:rsidR="00361097" w:rsidRPr="00E4012E" w:rsidRDefault="00361097" w:rsidP="00740ABC">
            <w:pPr>
              <w:rPr>
                <w:sz w:val="20"/>
              </w:rPr>
            </w:pPr>
          </w:p>
        </w:tc>
      </w:tr>
      <w:tr w:rsidR="00361097" w:rsidRPr="00E4012E" w:rsidTr="00740ABC">
        <w:trPr>
          <w:trHeight w:val="294"/>
        </w:trPr>
        <w:tc>
          <w:tcPr>
            <w:tcW w:w="2093"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p>
        </w:tc>
        <w:tc>
          <w:tcPr>
            <w:tcW w:w="1559"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Borders>
              <w:bottom w:val="single" w:sz="12" w:space="0" w:color="7F7F7F" w:themeColor="text1" w:themeTint="80"/>
            </w:tcBorders>
          </w:tcPr>
          <w:p w:rsidR="00361097" w:rsidRPr="00E4012E" w:rsidRDefault="00361097" w:rsidP="00740ABC">
            <w:pPr>
              <w:rPr>
                <w:sz w:val="20"/>
              </w:rPr>
            </w:pPr>
          </w:p>
        </w:tc>
      </w:tr>
    </w:tbl>
    <w:p w:rsidR="00361097" w:rsidRPr="00E4012E"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Default="00361097" w:rsidP="00361097">
      <w:r>
        <w:br w:type="page"/>
      </w:r>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1097" w:rsidRPr="00C43605" w:rsidTr="00740ABC">
        <w:trPr>
          <w:cantSplit/>
          <w:trHeight w:val="337"/>
        </w:trPr>
        <w:tc>
          <w:tcPr>
            <w:tcW w:w="2881" w:type="dxa"/>
            <w:tcBorders>
              <w:top w:val="single" w:sz="12" w:space="0" w:color="auto"/>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lastRenderedPageBreak/>
              <w:t>Número</w:t>
            </w:r>
          </w:p>
        </w:tc>
        <w:tc>
          <w:tcPr>
            <w:tcW w:w="5763" w:type="dxa"/>
            <w:gridSpan w:val="2"/>
            <w:tcBorders>
              <w:top w:val="single" w:sz="12" w:space="0" w:color="auto"/>
              <w:righ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ECS-05</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Nombre</w:t>
            </w:r>
          </w:p>
        </w:tc>
        <w:tc>
          <w:tcPr>
            <w:tcW w:w="5763" w:type="dxa"/>
            <w:gridSpan w:val="2"/>
            <w:tcBorders>
              <w:right w:val="single" w:sz="12" w:space="0" w:color="auto"/>
            </w:tcBorders>
          </w:tcPr>
          <w:p w:rsidR="00361097" w:rsidRPr="006F0768" w:rsidRDefault="00361097" w:rsidP="00740ABC">
            <w:pPr>
              <w:spacing w:after="0" w:line="360" w:lineRule="auto"/>
              <w:jc w:val="both"/>
            </w:pPr>
            <w:r>
              <w:rPr>
                <w:rFonts w:ascii="Arial" w:hAnsi="Arial" w:cs="Arial"/>
                <w:sz w:val="20"/>
              </w:rPr>
              <w:t>Desambiguación y Enlace</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Actores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Cliente</w:t>
            </w:r>
            <w:r>
              <w:rPr>
                <w:rFonts w:ascii="Arial" w:hAnsi="Arial" w:cs="Arial"/>
                <w:sz w:val="20"/>
              </w:rPr>
              <w:t>, Servicio Web</w:t>
            </w:r>
          </w:p>
        </w:tc>
      </w:tr>
      <w:tr w:rsidR="00361097" w:rsidRPr="00C43605" w:rsidTr="00740ABC">
        <w:trPr>
          <w:cantSplit/>
          <w:trHeight w:val="1646"/>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Descripción</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Enlaza las entidades y palabras relevantes (keywords) hacia LOD Cloud, más específicamente  DBpedia, esto de existir un recurso al cual vincular, en caso de que una entidad o keyword tuviese más de uno posible recurso al cual enlazar, se realizara un proceso de desambiguación y luego de enlace.</w:t>
            </w:r>
          </w:p>
        </w:tc>
      </w:tr>
      <w:tr w:rsidR="00361097" w:rsidRPr="00C43605" w:rsidTr="00740ABC">
        <w:trPr>
          <w:cantSplit/>
          <w:trHeight w:val="648"/>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Precondición</w:t>
            </w:r>
          </w:p>
        </w:tc>
        <w:tc>
          <w:tcPr>
            <w:tcW w:w="5763" w:type="dxa"/>
            <w:gridSpan w:val="2"/>
            <w:tcBorders>
              <w:right w:val="single" w:sz="12" w:space="0" w:color="auto"/>
            </w:tcBorders>
          </w:tcPr>
          <w:p w:rsidR="00361097" w:rsidRPr="00C43605" w:rsidRDefault="00361097" w:rsidP="00361097">
            <w:pPr>
              <w:pStyle w:val="Prrafodelista"/>
              <w:numPr>
                <w:ilvl w:val="0"/>
                <w:numId w:val="11"/>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361097" w:rsidRPr="00C43605" w:rsidRDefault="00361097" w:rsidP="00361097">
            <w:pPr>
              <w:pStyle w:val="Prrafodelista"/>
              <w:numPr>
                <w:ilvl w:val="0"/>
                <w:numId w:val="11"/>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361097" w:rsidRPr="00C43605" w:rsidTr="00740ABC">
        <w:trPr>
          <w:cantSplit/>
          <w:trHeight w:val="337"/>
        </w:trPr>
        <w:tc>
          <w:tcPr>
            <w:tcW w:w="2881" w:type="dxa"/>
            <w:vMerge w:val="restart"/>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Secuencia Normal</w:t>
            </w:r>
          </w:p>
        </w:tc>
        <w:tc>
          <w:tcPr>
            <w:tcW w:w="789" w:type="dxa"/>
            <w:tcBorders>
              <w:bottom w:val="single" w:sz="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Acción</w:t>
            </w:r>
          </w:p>
        </w:tc>
      </w:tr>
      <w:tr w:rsidR="00361097" w:rsidRPr="00C43605" w:rsidTr="00740ABC">
        <w:trPr>
          <w:cantSplit/>
          <w:trHeight w:val="700"/>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sidRPr="00C43605">
              <w:rPr>
                <w:rFonts w:ascii="Arial" w:hAnsi="Arial" w:cs="Arial"/>
                <w:sz w:val="20"/>
              </w:rPr>
              <w:t xml:space="preserve">Entrada del texto validado, como parámetro para el servicio web. </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Tokenización</w:t>
            </w:r>
            <w:r w:rsidRPr="00C43605">
              <w:rPr>
                <w:rFonts w:ascii="Arial" w:hAnsi="Arial" w:cs="Arial"/>
                <w:sz w:val="20"/>
              </w:rPr>
              <w:t xml:space="preserve"> del texto en sentencias. </w:t>
            </w:r>
            <w:r w:rsidRPr="00C43605">
              <w:rPr>
                <w:rFonts w:ascii="Arial" w:hAnsi="Arial" w:cs="Arial"/>
                <w:b/>
                <w:sz w:val="20"/>
              </w:rPr>
              <w:t>ECS-01</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Tokenización y Etiquetado de palabra. </w:t>
            </w:r>
            <w:r w:rsidRPr="00903C8F">
              <w:rPr>
                <w:rFonts w:ascii="Arial" w:hAnsi="Arial" w:cs="Arial"/>
                <w:b/>
                <w:sz w:val="20"/>
              </w:rPr>
              <w:t>ECS-03</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Extracción de Entidades y keywords. </w:t>
            </w:r>
            <w:r w:rsidRPr="008127A4">
              <w:rPr>
                <w:rFonts w:ascii="Arial" w:hAnsi="Arial" w:cs="Arial"/>
                <w:b/>
                <w:sz w:val="20"/>
              </w:rPr>
              <w:t>ECS-04</w:t>
            </w:r>
          </w:p>
        </w:tc>
      </w:tr>
      <w:tr w:rsidR="00361097" w:rsidRPr="00C43605" w:rsidTr="00740ABC">
        <w:trPr>
          <w:cantSplit/>
          <w:trHeight w:val="518"/>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Consulta de recursos a DBpedia.</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6</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Consulta de “</w:t>
            </w:r>
            <w:proofErr w:type="spellStart"/>
            <w:r>
              <w:rPr>
                <w:rFonts w:ascii="Arial" w:hAnsi="Arial" w:cs="Arial"/>
                <w:sz w:val="20"/>
              </w:rPr>
              <w:t>Abstract</w:t>
            </w:r>
            <w:proofErr w:type="spellEnd"/>
            <w:r>
              <w:rPr>
                <w:rFonts w:ascii="Arial" w:hAnsi="Arial" w:cs="Arial"/>
                <w:sz w:val="20"/>
              </w:rPr>
              <w:t>” de recurso a DBpedia</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7</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Verificar si existen Entidades o keywords ambiguas</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8</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Desambiguar Entidades y keywords ambiguos. </w:t>
            </w:r>
            <w:r w:rsidRPr="008D1951">
              <w:rPr>
                <w:rFonts w:ascii="Arial" w:hAnsi="Arial" w:cs="Arial"/>
                <w:b/>
                <w:sz w:val="20"/>
              </w:rPr>
              <w:t>SA1</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9</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Estructurara resultado</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10</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Retornar resultado</w:t>
            </w:r>
          </w:p>
        </w:tc>
      </w:tr>
      <w:tr w:rsidR="00361097" w:rsidRPr="00C43605" w:rsidTr="00740ABC">
        <w:trPr>
          <w:cantSplit/>
          <w:trHeight w:val="492"/>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proofErr w:type="spellStart"/>
            <w:r w:rsidRPr="00BB4EB5">
              <w:rPr>
                <w:rFonts w:ascii="Arial" w:hAnsi="Arial" w:cs="Arial"/>
                <w:b/>
                <w:bCs/>
                <w:sz w:val="20"/>
              </w:rPr>
              <w:t>Poscondición</w:t>
            </w:r>
            <w:proofErr w:type="spellEnd"/>
          </w:p>
        </w:tc>
        <w:tc>
          <w:tcPr>
            <w:tcW w:w="5763" w:type="dxa"/>
            <w:gridSpan w:val="2"/>
            <w:tcBorders>
              <w:right w:val="single" w:sz="12" w:space="0" w:color="auto"/>
            </w:tcBorders>
          </w:tcPr>
          <w:p w:rsidR="00361097" w:rsidRPr="00C43605" w:rsidRDefault="00361097" w:rsidP="00361097">
            <w:pPr>
              <w:pStyle w:val="Prrafodelista"/>
              <w:numPr>
                <w:ilvl w:val="0"/>
                <w:numId w:val="10"/>
              </w:numPr>
              <w:suppressAutoHyphens w:val="0"/>
              <w:spacing w:after="0"/>
              <w:jc w:val="both"/>
              <w:rPr>
                <w:rFonts w:ascii="Arial" w:hAnsi="Arial" w:cs="Arial"/>
                <w:sz w:val="20"/>
              </w:rPr>
            </w:pPr>
            <w:r>
              <w:rPr>
                <w:rFonts w:ascii="Arial" w:hAnsi="Arial" w:cs="Arial"/>
                <w:sz w:val="20"/>
              </w:rPr>
              <w:t>Entidades y palabra importantes que las acompañan reconocidos y extraídos</w:t>
            </w:r>
          </w:p>
        </w:tc>
      </w:tr>
      <w:tr w:rsidR="00361097" w:rsidRPr="00C43605" w:rsidTr="00740ABC">
        <w:trPr>
          <w:cantSplit/>
          <w:trHeight w:val="752"/>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Secuencia alternativo</w:t>
            </w:r>
          </w:p>
        </w:tc>
        <w:tc>
          <w:tcPr>
            <w:tcW w:w="5763" w:type="dxa"/>
            <w:gridSpan w:val="2"/>
            <w:tcBorders>
              <w:right w:val="single" w:sz="12" w:space="0" w:color="auto"/>
            </w:tcBorders>
          </w:tcPr>
          <w:p w:rsidR="00361097" w:rsidRDefault="00361097" w:rsidP="00740ABC">
            <w:pPr>
              <w:spacing w:after="0"/>
              <w:jc w:val="both"/>
              <w:rPr>
                <w:rFonts w:ascii="Arial" w:hAnsi="Arial" w:cs="Arial"/>
                <w:b/>
                <w:sz w:val="20"/>
              </w:rPr>
            </w:pPr>
            <w:r w:rsidRPr="008D1951">
              <w:rPr>
                <w:rFonts w:ascii="Arial" w:hAnsi="Arial" w:cs="Arial"/>
                <w:b/>
                <w:sz w:val="20"/>
              </w:rPr>
              <w:t>SA1</w:t>
            </w:r>
            <w:r>
              <w:rPr>
                <w:rFonts w:ascii="Arial" w:hAnsi="Arial" w:cs="Arial"/>
                <w:b/>
                <w:sz w:val="20"/>
              </w:rPr>
              <w:t xml:space="preserve"> Entidades y keywords no ambiguos</w:t>
            </w:r>
          </w:p>
          <w:p w:rsidR="00361097" w:rsidRPr="008D1951" w:rsidRDefault="00361097" w:rsidP="00740ABC">
            <w:pPr>
              <w:spacing w:after="0"/>
              <w:jc w:val="both"/>
              <w:rPr>
                <w:rFonts w:ascii="Arial" w:hAnsi="Arial" w:cs="Arial"/>
                <w:sz w:val="20"/>
              </w:rPr>
            </w:pPr>
            <w:r w:rsidRPr="008D1951">
              <w:rPr>
                <w:rFonts w:ascii="Arial" w:hAnsi="Arial" w:cs="Arial"/>
                <w:sz w:val="20"/>
              </w:rPr>
              <w:t xml:space="preserve">Se </w:t>
            </w:r>
            <w:r>
              <w:rPr>
                <w:rFonts w:ascii="Arial" w:hAnsi="Arial" w:cs="Arial"/>
                <w:sz w:val="20"/>
              </w:rPr>
              <w:t>enlaza con los recursos únicos encontrados a las entidades y keywords del texto.</w:t>
            </w:r>
          </w:p>
        </w:tc>
      </w:tr>
      <w:tr w:rsidR="00361097" w:rsidRPr="00C43605" w:rsidTr="00740ABC">
        <w:trPr>
          <w:cantSplit/>
          <w:trHeight w:val="337"/>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Prioridad</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Alta</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Requerimientos Especiales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Height w:val="985"/>
        </w:trPr>
        <w:tc>
          <w:tcPr>
            <w:tcW w:w="2881" w:type="dxa"/>
            <w:tcBorders>
              <w:left w:val="single" w:sz="12" w:space="0" w:color="auto"/>
              <w:bottom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lastRenderedPageBreak/>
              <w:t>Notas adicionales</w:t>
            </w:r>
          </w:p>
        </w:tc>
        <w:tc>
          <w:tcPr>
            <w:tcW w:w="5763" w:type="dxa"/>
            <w:gridSpan w:val="2"/>
            <w:tcBorders>
              <w:bottom w:val="single" w:sz="12" w:space="0" w:color="auto"/>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 xml:space="preserve">Este servicio depende de los servicios web de </w:t>
            </w:r>
            <w:proofErr w:type="spellStart"/>
            <w:r>
              <w:rPr>
                <w:rFonts w:ascii="Arial" w:hAnsi="Arial" w:cs="Arial"/>
                <w:sz w:val="20"/>
              </w:rPr>
              <w:t>tokenización</w:t>
            </w:r>
            <w:proofErr w:type="spellEnd"/>
            <w:r>
              <w:rPr>
                <w:rFonts w:ascii="Arial" w:hAnsi="Arial" w:cs="Arial"/>
                <w:sz w:val="20"/>
              </w:rPr>
              <w:t xml:space="preserve"> en sentencias (ECS-01), etiquetado (ECS-03), extracción de entidades (ECS-04). </w:t>
            </w:r>
          </w:p>
        </w:tc>
      </w:tr>
    </w:tbl>
    <w:p w:rsidR="00361097" w:rsidRPr="00A23AD9" w:rsidRDefault="00361097" w:rsidP="00361097"/>
    <w:p w:rsidR="00361097" w:rsidRDefault="00361097" w:rsidP="00361097"/>
    <w:p w:rsidR="00361097" w:rsidRDefault="00361097" w:rsidP="00361097"/>
    <w:p w:rsidR="001B7D7D" w:rsidRPr="00EC5758" w:rsidRDefault="00361097" w:rsidP="005804D4">
      <w:pPr>
        <w:pStyle w:val="Nivel2"/>
      </w:pPr>
      <w:r>
        <w:br w:type="page"/>
      </w:r>
      <w:bookmarkStart w:id="365" w:name="_Toc403114513"/>
      <w:r w:rsidR="00A35BD2">
        <w:lastRenderedPageBreak/>
        <w:t>Anexo 6</w:t>
      </w:r>
      <w:r>
        <w:t xml:space="preserve">: </w:t>
      </w:r>
      <w:r w:rsidR="0021281D" w:rsidRPr="00361097">
        <w:rPr>
          <w:rFonts w:eastAsia="DejaVu Sans"/>
        </w:rPr>
        <w:t xml:space="preserve">Pseudocódigo del algoritmo de </w:t>
      </w:r>
      <w:proofErr w:type="spellStart"/>
      <w:r w:rsidR="0021281D" w:rsidRPr="00361097">
        <w:rPr>
          <w:rFonts w:eastAsia="DejaVu Sans"/>
        </w:rPr>
        <w:t>Lesk</w:t>
      </w:r>
      <w:proofErr w:type="spellEnd"/>
      <w:r w:rsidR="0021281D" w:rsidRPr="00361097">
        <w:rPr>
          <w:rFonts w:eastAsia="DejaVu Sans"/>
        </w:rPr>
        <w:t xml:space="preserve"> encontrado en </w:t>
      </w:r>
      <w:sdt>
        <w:sdtPr>
          <w:rPr>
            <w:rFonts w:eastAsia="DejaVu Sans"/>
          </w:rPr>
          <w:id w:val="457610948"/>
          <w:citation/>
        </w:sdtPr>
        <w:sdtContent>
          <w:r w:rsidR="0021281D" w:rsidRPr="00361097">
            <w:rPr>
              <w:rFonts w:eastAsia="DejaVu Sans"/>
            </w:rPr>
            <w:fldChar w:fldCharType="begin"/>
          </w:r>
          <w:r w:rsidR="0021281D" w:rsidRPr="00361097">
            <w:rPr>
              <w:rFonts w:eastAsia="DejaVu Sans"/>
            </w:rPr>
            <w:instrText xml:space="preserve"> CITATION Sat02 \l 12298 </w:instrText>
          </w:r>
          <w:r w:rsidR="0021281D" w:rsidRPr="00361097">
            <w:rPr>
              <w:rFonts w:eastAsia="DejaVu Sans"/>
            </w:rPr>
            <w:fldChar w:fldCharType="separate"/>
          </w:r>
          <w:r w:rsidR="0023518F" w:rsidRPr="0023518F">
            <w:rPr>
              <w:rFonts w:eastAsia="DejaVu Sans"/>
              <w:noProof/>
            </w:rPr>
            <w:t>(Satanjeev, 2002)</w:t>
          </w:r>
          <w:r w:rsidR="0021281D" w:rsidRPr="00361097">
            <w:rPr>
              <w:rFonts w:eastAsia="DejaVu Sans"/>
            </w:rPr>
            <w:fldChar w:fldCharType="end"/>
          </w:r>
        </w:sdtContent>
      </w:sdt>
      <w:bookmarkEnd w:id="365"/>
    </w:p>
    <w:p w:rsidR="001B7D7D" w:rsidRDefault="001B7D7D">
      <w:pPr>
        <w:rPr>
          <w:rFonts w:ascii="Arial" w:eastAsia="DejaVu Sans" w:hAnsi="Arial" w:cs="Arial"/>
          <w:lang w:eastAsia="en-US"/>
        </w:rPr>
      </w:pPr>
      <w:r>
        <w:rPr>
          <w:rFonts w:ascii="Arial" w:eastAsia="DejaVu Sans" w:hAnsi="Arial" w:cs="Arial"/>
          <w:noProof/>
        </w:rPr>
        <w:drawing>
          <wp:inline distT="0" distB="0" distL="0" distR="0" wp14:anchorId="1EA07F9A" wp14:editId="0E4BF836">
            <wp:extent cx="5795010" cy="49879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5010" cy="4987925"/>
                    </a:xfrm>
                    <a:prstGeom prst="rect">
                      <a:avLst/>
                    </a:prstGeom>
                    <a:noFill/>
                    <a:ln>
                      <a:noFill/>
                    </a:ln>
                  </pic:spPr>
                </pic:pic>
              </a:graphicData>
            </a:graphic>
          </wp:inline>
        </w:drawing>
      </w:r>
    </w:p>
    <w:p w:rsidR="003105BC" w:rsidRDefault="003105BC">
      <w:pPr>
        <w:rPr>
          <w:rFonts w:ascii="Arial" w:eastAsia="DejaVu Sans" w:hAnsi="Arial" w:cs="Arial"/>
          <w:lang w:eastAsia="en-US"/>
        </w:rPr>
      </w:pPr>
      <w:r>
        <w:rPr>
          <w:rFonts w:ascii="Arial" w:eastAsia="DejaVu Sans" w:hAnsi="Arial" w:cs="Arial"/>
          <w:lang w:eastAsia="en-US"/>
        </w:rPr>
        <w:br w:type="page"/>
      </w:r>
    </w:p>
    <w:p w:rsidR="003105BC" w:rsidRPr="00EC5758" w:rsidRDefault="003105BC" w:rsidP="003105BC">
      <w:pPr>
        <w:pStyle w:val="Nivel2"/>
      </w:pPr>
      <w:bookmarkStart w:id="366" w:name="_Toc403114514"/>
      <w:r>
        <w:lastRenderedPageBreak/>
        <w:t xml:space="preserve">Anexo 6: </w:t>
      </w:r>
      <w:r w:rsidRPr="00361097">
        <w:rPr>
          <w:rFonts w:eastAsia="DejaVu Sans"/>
        </w:rPr>
        <w:t xml:space="preserve">Pseudocódigo del algoritmo de </w:t>
      </w:r>
      <w:proofErr w:type="spellStart"/>
      <w:r w:rsidRPr="00361097">
        <w:rPr>
          <w:rFonts w:eastAsia="DejaVu Sans"/>
        </w:rPr>
        <w:t>Lesk</w:t>
      </w:r>
      <w:proofErr w:type="spellEnd"/>
      <w:r w:rsidRPr="00361097">
        <w:rPr>
          <w:rFonts w:eastAsia="DejaVu Sans"/>
        </w:rPr>
        <w:t xml:space="preserve"> encontrado en </w:t>
      </w:r>
      <w:sdt>
        <w:sdtPr>
          <w:rPr>
            <w:rFonts w:eastAsia="DejaVu Sans"/>
          </w:rPr>
          <w:id w:val="-1504128597"/>
          <w:citation/>
        </w:sdtPr>
        <w:sdtContent>
          <w:r w:rsidRPr="00361097">
            <w:rPr>
              <w:rFonts w:eastAsia="DejaVu Sans"/>
            </w:rPr>
            <w:fldChar w:fldCharType="begin"/>
          </w:r>
          <w:r w:rsidRPr="00361097">
            <w:rPr>
              <w:rFonts w:eastAsia="DejaVu Sans"/>
            </w:rPr>
            <w:instrText xml:space="preserve"> CITATION Sat02 \l 12298 </w:instrText>
          </w:r>
          <w:r w:rsidRPr="00361097">
            <w:rPr>
              <w:rFonts w:eastAsia="DejaVu Sans"/>
            </w:rPr>
            <w:fldChar w:fldCharType="separate"/>
          </w:r>
          <w:r w:rsidR="0023518F" w:rsidRPr="0023518F">
            <w:rPr>
              <w:rFonts w:eastAsia="DejaVu Sans"/>
              <w:noProof/>
            </w:rPr>
            <w:t>(Satanjeev, 2002)</w:t>
          </w:r>
          <w:r w:rsidRPr="00361097">
            <w:rPr>
              <w:rFonts w:eastAsia="DejaVu Sans"/>
            </w:rPr>
            <w:fldChar w:fldCharType="end"/>
          </w:r>
        </w:sdtContent>
      </w:sdt>
      <w:bookmarkEnd w:id="366"/>
    </w:p>
    <w:tbl>
      <w:tblPr>
        <w:tblW w:w="8453" w:type="dxa"/>
        <w:tblInd w:w="55" w:type="dxa"/>
        <w:tblCellMar>
          <w:left w:w="70" w:type="dxa"/>
          <w:right w:w="70" w:type="dxa"/>
        </w:tblCellMar>
        <w:tblLook w:val="04A0" w:firstRow="1" w:lastRow="0" w:firstColumn="1" w:lastColumn="0" w:noHBand="0" w:noVBand="1"/>
      </w:tblPr>
      <w:tblGrid>
        <w:gridCol w:w="1580"/>
        <w:gridCol w:w="1580"/>
        <w:gridCol w:w="5293"/>
      </w:tblGrid>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CC</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Coordinating</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conjunction</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CD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Cardinal </w:t>
            </w:r>
            <w:proofErr w:type="spellStart"/>
            <w:r w:rsidRPr="00837C68">
              <w:rPr>
                <w:rFonts w:ascii="Verdana" w:eastAsia="Times New Roman" w:hAnsi="Verdana" w:cs="Times New Roman"/>
                <w:color w:val="000000"/>
                <w:sz w:val="20"/>
                <w:szCs w:val="20"/>
              </w:rPr>
              <w:t>number</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Determiner</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EX</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Existential</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there</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FW</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Foreign</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word</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IN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Preposition</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or</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subordinating</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conjunction</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Adjective</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JJR</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Adjective</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comparative</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Adjective</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superlative</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LS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List</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item</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marker</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MD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Modal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Noun</w:t>
            </w:r>
            <w:proofErr w:type="spellEnd"/>
            <w:r w:rsidRPr="00837C68">
              <w:rPr>
                <w:rFonts w:ascii="Verdana" w:eastAsia="Times New Roman" w:hAnsi="Verdana" w:cs="Times New Roman"/>
                <w:color w:val="000000"/>
                <w:sz w:val="20"/>
                <w:szCs w:val="20"/>
              </w:rPr>
              <w:t xml:space="preserve">, singular </w:t>
            </w:r>
            <w:proofErr w:type="spellStart"/>
            <w:r w:rsidRPr="00837C68">
              <w:rPr>
                <w:rFonts w:ascii="Verdana" w:eastAsia="Times New Roman" w:hAnsi="Verdana" w:cs="Times New Roman"/>
                <w:color w:val="000000"/>
                <w:sz w:val="20"/>
                <w:szCs w:val="20"/>
              </w:rPr>
              <w:t>or</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mass</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NNS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Noun</w:t>
            </w:r>
            <w:proofErr w:type="spellEnd"/>
            <w:r w:rsidRPr="00837C68">
              <w:rPr>
                <w:rFonts w:ascii="Verdana" w:eastAsia="Times New Roman" w:hAnsi="Verdana" w:cs="Times New Roman"/>
                <w:color w:val="000000"/>
                <w:sz w:val="20"/>
                <w:szCs w:val="20"/>
              </w:rPr>
              <w:t xml:space="preserve">, plural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Proper</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noun</w:t>
            </w:r>
            <w:proofErr w:type="spellEnd"/>
            <w:r w:rsidRPr="00837C68">
              <w:rPr>
                <w:rFonts w:ascii="Verdana" w:eastAsia="Times New Roman" w:hAnsi="Verdana" w:cs="Times New Roman"/>
                <w:color w:val="000000"/>
                <w:sz w:val="20"/>
                <w:szCs w:val="20"/>
              </w:rPr>
              <w:t xml:space="preserve">, singular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NPS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Proper</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noun</w:t>
            </w:r>
            <w:proofErr w:type="spellEnd"/>
            <w:r w:rsidRPr="00837C68">
              <w:rPr>
                <w:rFonts w:ascii="Verdana" w:eastAsia="Times New Roman" w:hAnsi="Verdana" w:cs="Times New Roman"/>
                <w:color w:val="000000"/>
                <w:sz w:val="20"/>
                <w:szCs w:val="20"/>
              </w:rPr>
              <w:t xml:space="preserve">, plural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Predeterminer</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POS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Possessive</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ending</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Personal </w:t>
            </w:r>
            <w:proofErr w:type="spellStart"/>
            <w:r w:rsidRPr="00837C68">
              <w:rPr>
                <w:rFonts w:ascii="Verdana" w:eastAsia="Times New Roman" w:hAnsi="Verdana" w:cs="Times New Roman"/>
                <w:color w:val="000000"/>
                <w:sz w:val="20"/>
                <w:szCs w:val="20"/>
              </w:rPr>
              <w:t>pronoun</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Possessive</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pronoun</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Adverb</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RBR</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Adverb</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comparative</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Adverb</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superlative</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Particle</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SYM</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Symbol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TO</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to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UH</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Interjection</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Verb</w:t>
            </w:r>
            <w:proofErr w:type="spellEnd"/>
            <w:r w:rsidRPr="00837C68">
              <w:rPr>
                <w:rFonts w:ascii="Verdana" w:eastAsia="Times New Roman" w:hAnsi="Verdana" w:cs="Times New Roman"/>
                <w:color w:val="000000"/>
                <w:sz w:val="20"/>
                <w:szCs w:val="20"/>
              </w:rPr>
              <w:t xml:space="preserve">, base </w:t>
            </w:r>
            <w:proofErr w:type="spellStart"/>
            <w:r w:rsidRPr="00837C68">
              <w:rPr>
                <w:rFonts w:ascii="Verdana" w:eastAsia="Times New Roman" w:hAnsi="Verdana" w:cs="Times New Roman"/>
                <w:color w:val="000000"/>
                <w:sz w:val="20"/>
                <w:szCs w:val="20"/>
              </w:rPr>
              <w:t>form</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Verb</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past</w:t>
            </w:r>
            <w:proofErr w:type="spellEnd"/>
            <w:r w:rsidRPr="00837C68">
              <w:rPr>
                <w:rFonts w:ascii="Verdana" w:eastAsia="Times New Roman" w:hAnsi="Verdana" w:cs="Times New Roman"/>
                <w:color w:val="000000"/>
                <w:sz w:val="20"/>
                <w:szCs w:val="20"/>
              </w:rPr>
              <w:t xml:space="preserve"> tense  </w:t>
            </w:r>
          </w:p>
        </w:tc>
      </w:tr>
      <w:tr w:rsidR="00837C68" w:rsidRPr="0053346A"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VBG</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lang w:val="en-US"/>
              </w:rPr>
            </w:pPr>
            <w:r w:rsidRPr="00837C68">
              <w:rPr>
                <w:rFonts w:ascii="Verdana" w:eastAsia="Times New Roman" w:hAnsi="Verdana" w:cs="Times New Roman"/>
                <w:color w:val="000000"/>
                <w:sz w:val="20"/>
                <w:szCs w:val="20"/>
                <w:lang w:val="en-US"/>
              </w:rPr>
              <w:t>Verb, gerund or present participle</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Verb</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past</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participle</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Verb</w:t>
            </w:r>
            <w:proofErr w:type="spellEnd"/>
            <w:r w:rsidRPr="00837C68">
              <w:rPr>
                <w:rFonts w:ascii="Verdana" w:eastAsia="Times New Roman" w:hAnsi="Verdana" w:cs="Times New Roman"/>
                <w:color w:val="000000"/>
                <w:sz w:val="20"/>
                <w:szCs w:val="20"/>
              </w:rPr>
              <w:t xml:space="preserve">, non-3rd </w:t>
            </w:r>
            <w:proofErr w:type="spellStart"/>
            <w:r w:rsidRPr="00837C68">
              <w:rPr>
                <w:rFonts w:ascii="Verdana" w:eastAsia="Times New Roman" w:hAnsi="Verdana" w:cs="Times New Roman"/>
                <w:color w:val="000000"/>
                <w:sz w:val="20"/>
                <w:szCs w:val="20"/>
              </w:rPr>
              <w:t>person</w:t>
            </w:r>
            <w:proofErr w:type="spellEnd"/>
            <w:r w:rsidRPr="00837C68">
              <w:rPr>
                <w:rFonts w:ascii="Verdana" w:eastAsia="Times New Roman" w:hAnsi="Verdana" w:cs="Times New Roman"/>
                <w:color w:val="000000"/>
                <w:sz w:val="20"/>
                <w:szCs w:val="20"/>
              </w:rPr>
              <w:t xml:space="preserve"> singular </w:t>
            </w:r>
            <w:proofErr w:type="spellStart"/>
            <w:r w:rsidRPr="00837C68">
              <w:rPr>
                <w:rFonts w:ascii="Verdana" w:eastAsia="Times New Roman" w:hAnsi="Verdana" w:cs="Times New Roman"/>
                <w:color w:val="000000"/>
                <w:sz w:val="20"/>
                <w:szCs w:val="20"/>
              </w:rPr>
              <w:t>present</w:t>
            </w:r>
            <w:proofErr w:type="spellEnd"/>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VBZ</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Verb</w:t>
            </w:r>
            <w:proofErr w:type="spellEnd"/>
            <w:r w:rsidRPr="00837C68">
              <w:rPr>
                <w:rFonts w:ascii="Verdana" w:eastAsia="Times New Roman" w:hAnsi="Verdana" w:cs="Times New Roman"/>
                <w:color w:val="000000"/>
                <w:sz w:val="20"/>
                <w:szCs w:val="20"/>
              </w:rPr>
              <w:t xml:space="preserve">, 3rd </w:t>
            </w:r>
            <w:proofErr w:type="spellStart"/>
            <w:r w:rsidRPr="00837C68">
              <w:rPr>
                <w:rFonts w:ascii="Verdana" w:eastAsia="Times New Roman" w:hAnsi="Verdana" w:cs="Times New Roman"/>
                <w:color w:val="000000"/>
                <w:sz w:val="20"/>
                <w:szCs w:val="20"/>
              </w:rPr>
              <w:t>person</w:t>
            </w:r>
            <w:proofErr w:type="spellEnd"/>
            <w:r w:rsidRPr="00837C68">
              <w:rPr>
                <w:rFonts w:ascii="Verdana" w:eastAsia="Times New Roman" w:hAnsi="Verdana" w:cs="Times New Roman"/>
                <w:color w:val="000000"/>
                <w:sz w:val="20"/>
                <w:szCs w:val="20"/>
              </w:rPr>
              <w:t xml:space="preserve"> singular </w:t>
            </w:r>
            <w:proofErr w:type="spellStart"/>
            <w:r w:rsidRPr="00837C68">
              <w:rPr>
                <w:rFonts w:ascii="Verdana" w:eastAsia="Times New Roman" w:hAnsi="Verdana" w:cs="Times New Roman"/>
                <w:color w:val="000000"/>
                <w:sz w:val="20"/>
                <w:szCs w:val="20"/>
              </w:rPr>
              <w:t>present</w:t>
            </w:r>
            <w:proofErr w:type="spellEnd"/>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Wh-determiner</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Wh-pronoun</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35.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Possessive</w:t>
            </w:r>
            <w:proofErr w:type="spellEnd"/>
            <w:r w:rsidRPr="00837C68">
              <w:rPr>
                <w:rFonts w:ascii="Verdana" w:eastAsia="Times New Roman" w:hAnsi="Verdana" w:cs="Times New Roman"/>
                <w:color w:val="000000"/>
                <w:sz w:val="20"/>
                <w:szCs w:val="20"/>
              </w:rPr>
              <w:t xml:space="preserve"> </w:t>
            </w:r>
            <w:proofErr w:type="spellStart"/>
            <w:r w:rsidRPr="00837C68">
              <w:rPr>
                <w:rFonts w:ascii="Verdana" w:eastAsia="Times New Roman" w:hAnsi="Verdana" w:cs="Times New Roman"/>
                <w:color w:val="000000"/>
                <w:sz w:val="20"/>
                <w:szCs w:val="20"/>
              </w:rPr>
              <w:t>wh-pronoun</w:t>
            </w:r>
            <w:proofErr w:type="spellEnd"/>
            <w:r w:rsidRPr="00837C68">
              <w:rPr>
                <w:rFonts w:ascii="Verdana" w:eastAsia="Times New Roman" w:hAnsi="Verdana" w:cs="Times New Roman"/>
                <w:color w:val="000000"/>
                <w:sz w:val="20"/>
                <w:szCs w:val="20"/>
              </w:rPr>
              <w:t xml:space="preser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36.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WRB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proofErr w:type="spellStart"/>
            <w:r w:rsidRPr="00837C68">
              <w:rPr>
                <w:rFonts w:ascii="Verdana" w:eastAsia="Times New Roman" w:hAnsi="Verdana" w:cs="Times New Roman"/>
                <w:color w:val="000000"/>
                <w:sz w:val="20"/>
                <w:szCs w:val="20"/>
              </w:rPr>
              <w:t>Wh-adverb</w:t>
            </w:r>
            <w:proofErr w:type="spellEnd"/>
            <w:r w:rsidRPr="00837C68">
              <w:rPr>
                <w:rFonts w:ascii="Verdana" w:eastAsia="Times New Roman" w:hAnsi="Verdana" w:cs="Times New Roman"/>
                <w:color w:val="000000"/>
                <w:sz w:val="20"/>
                <w:szCs w:val="20"/>
              </w:rPr>
              <w:t xml:space="preserve">    </w:t>
            </w:r>
          </w:p>
        </w:tc>
      </w:tr>
    </w:tbl>
    <w:p w:rsidR="00837C68" w:rsidRPr="003105BC" w:rsidRDefault="00837C68" w:rsidP="00837C68">
      <w:pPr>
        <w:rPr>
          <w:rFonts w:ascii="Arial" w:eastAsia="DejaVu Sans" w:hAnsi="Arial" w:cs="Arial"/>
          <w:lang w:val="es-ES_tradnl" w:eastAsia="en-US"/>
        </w:rPr>
      </w:pPr>
    </w:p>
    <w:sectPr w:rsidR="00837C68" w:rsidRPr="003105BC" w:rsidSect="001B7D7D">
      <w:pgSz w:w="12240" w:h="15840"/>
      <w:pgMar w:top="1701" w:right="1418" w:bottom="1418" w:left="1701" w:header="0" w:footer="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59CC" w:rsidRDefault="004D59CC" w:rsidP="00011D11">
      <w:pPr>
        <w:spacing w:after="0" w:line="240" w:lineRule="auto"/>
      </w:pPr>
      <w:r>
        <w:separator/>
      </w:r>
    </w:p>
  </w:endnote>
  <w:endnote w:type="continuationSeparator" w:id="0">
    <w:p w:rsidR="004D59CC" w:rsidRDefault="004D59CC" w:rsidP="00011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ejaVu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Symbol">
    <w:altName w:val="Arial Unicode MS"/>
    <w:charset w:val="80"/>
    <w:family w:val="auto"/>
    <w:pitch w:val="default"/>
  </w:font>
  <w:font w:name="Lohit Hindi">
    <w:panose1 w:val="00000000000000000000"/>
    <w:charset w:val="00"/>
    <w:family w:val="roman"/>
    <w:notTrueType/>
    <w:pitch w:val="default"/>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1754046"/>
      <w:docPartObj>
        <w:docPartGallery w:val="Page Numbers (Bottom of Page)"/>
        <w:docPartUnique/>
      </w:docPartObj>
    </w:sdtPr>
    <w:sdtContent>
      <w:p w:rsidR="0053346A" w:rsidRDefault="0053346A">
        <w:pPr>
          <w:pStyle w:val="Piedepgina"/>
          <w:jc w:val="center"/>
        </w:pPr>
        <w:r>
          <w:fldChar w:fldCharType="begin"/>
        </w:r>
        <w:r>
          <w:instrText>PAGE   \* MERGEFORMAT</w:instrText>
        </w:r>
        <w:r>
          <w:fldChar w:fldCharType="separate"/>
        </w:r>
        <w:r w:rsidR="00B6333B" w:rsidRPr="00B6333B">
          <w:rPr>
            <w:noProof/>
            <w:lang w:val="es-ES"/>
          </w:rPr>
          <w:t>64</w:t>
        </w:r>
        <w:r>
          <w:fldChar w:fldCharType="end"/>
        </w:r>
      </w:p>
    </w:sdtContent>
  </w:sdt>
  <w:p w:rsidR="0053346A" w:rsidRDefault="0053346A" w:rsidP="0015612A">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59CC" w:rsidRDefault="004D59CC" w:rsidP="00011D11">
      <w:pPr>
        <w:spacing w:after="0" w:line="240" w:lineRule="auto"/>
      </w:pPr>
      <w:r>
        <w:separator/>
      </w:r>
    </w:p>
  </w:footnote>
  <w:footnote w:type="continuationSeparator" w:id="0">
    <w:p w:rsidR="004D59CC" w:rsidRDefault="004D59CC" w:rsidP="00011D11">
      <w:pPr>
        <w:spacing w:after="0" w:line="240" w:lineRule="auto"/>
      </w:pPr>
      <w:r>
        <w:continuationSeparator/>
      </w:r>
    </w:p>
  </w:footnote>
  <w:footnote w:id="1">
    <w:p w:rsidR="0053346A" w:rsidRDefault="0053346A" w:rsidP="0021281D">
      <w:pPr>
        <w:pStyle w:val="Textonotapie"/>
      </w:pPr>
      <w:r>
        <w:rPr>
          <w:rStyle w:val="Refdenotaalpie"/>
        </w:rPr>
        <w:footnoteRef/>
      </w:r>
      <w:r>
        <w:t xml:space="preserve"> </w:t>
      </w:r>
      <w:r>
        <w:rPr>
          <w:u w:val="single"/>
        </w:rPr>
        <w:t>http://www.evolutionoftheweb.com</w:t>
      </w:r>
    </w:p>
  </w:footnote>
  <w:footnote w:id="2">
    <w:p w:rsidR="0053346A" w:rsidRDefault="0053346A" w:rsidP="0021281D">
      <w:pPr>
        <w:pStyle w:val="Textonotapie"/>
      </w:pPr>
      <w:r w:rsidRPr="00163C45">
        <w:rPr>
          <w:rStyle w:val="Refdenotaalpie"/>
        </w:rPr>
        <w:footnoteRef/>
      </w:r>
      <w:r w:rsidRPr="00163C45">
        <w:t xml:space="preserve"> </w:t>
      </w:r>
      <w:hyperlink r:id="rId1" w:history="1">
        <w:r w:rsidRPr="00163C45">
          <w:rPr>
            <w:rStyle w:val="Hipervnculo"/>
            <w:color w:val="auto"/>
          </w:rPr>
          <w:t>http://www.w3.org/</w:t>
        </w:r>
      </w:hyperlink>
      <w:r w:rsidRPr="00163C45">
        <w:t xml:space="preserve"> </w:t>
      </w:r>
    </w:p>
  </w:footnote>
  <w:footnote w:id="3">
    <w:p w:rsidR="0053346A" w:rsidRPr="005C20B2" w:rsidRDefault="0053346A">
      <w:pPr>
        <w:pStyle w:val="Textonotapie"/>
      </w:pPr>
      <w:r w:rsidRPr="005C20B2">
        <w:rPr>
          <w:rStyle w:val="Refdenotaalpie"/>
        </w:rPr>
        <w:footnoteRef/>
      </w:r>
      <w:r w:rsidRPr="005C20B2">
        <w:t xml:space="preserve"> </w:t>
      </w:r>
      <w:hyperlink r:id="rId2" w:history="1">
        <w:r w:rsidRPr="005C20B2">
          <w:rPr>
            <w:rStyle w:val="Hipervnculo"/>
            <w:color w:val="auto"/>
          </w:rPr>
          <w:t>http://www.w3c.es/Divulgacion/GuiasBreves/WebSemantica</w:t>
        </w:r>
      </w:hyperlink>
    </w:p>
    <w:p w:rsidR="0053346A" w:rsidRDefault="0053346A">
      <w:pPr>
        <w:pStyle w:val="Textonotapie"/>
      </w:pPr>
    </w:p>
  </w:footnote>
  <w:footnote w:id="4">
    <w:p w:rsidR="0053346A" w:rsidRDefault="0053346A">
      <w:pPr>
        <w:pStyle w:val="Textonotapie"/>
      </w:pPr>
      <w:r>
        <w:rPr>
          <w:rStyle w:val="Refdenotaalpie"/>
        </w:rPr>
        <w:footnoteRef/>
      </w:r>
      <w:r>
        <w:t xml:space="preserve"> </w:t>
      </w:r>
      <w:r w:rsidRPr="00564888">
        <w:t>http://www.ietf.org/rfc/rfc3986.txt</w:t>
      </w:r>
    </w:p>
  </w:footnote>
  <w:footnote w:id="5">
    <w:p w:rsidR="0053346A" w:rsidRDefault="0053346A">
      <w:pPr>
        <w:pStyle w:val="Textonotapie"/>
      </w:pPr>
      <w:r>
        <w:rPr>
          <w:rStyle w:val="Refdenotaalpie"/>
        </w:rPr>
        <w:footnoteRef/>
      </w:r>
      <w:r>
        <w:t xml:space="preserve"> </w:t>
      </w:r>
      <w:r w:rsidRPr="00564888">
        <w:t>http://es.wikipedia.org/wiki/Request_for_Comments</w:t>
      </w:r>
    </w:p>
    <w:p w:rsidR="0053346A" w:rsidRDefault="0053346A">
      <w:pPr>
        <w:pStyle w:val="Textonotapie"/>
      </w:pPr>
    </w:p>
  </w:footnote>
  <w:footnote w:id="6">
    <w:p w:rsidR="0053346A" w:rsidRDefault="0053346A">
      <w:pPr>
        <w:pStyle w:val="Textonotapie"/>
      </w:pPr>
      <w:r>
        <w:rPr>
          <w:rStyle w:val="Refdenotaalpie"/>
        </w:rPr>
        <w:footnoteRef/>
      </w:r>
      <w:r>
        <w:t xml:space="preserve"> </w:t>
      </w:r>
      <w:r w:rsidRPr="008465E6">
        <w:t>https://tools.ietf.org/html/rfc3986#section-3</w:t>
      </w:r>
    </w:p>
    <w:p w:rsidR="0053346A" w:rsidRDefault="0053346A">
      <w:pPr>
        <w:pStyle w:val="Textonotapie"/>
      </w:pPr>
    </w:p>
  </w:footnote>
  <w:footnote w:id="7">
    <w:p w:rsidR="0053346A" w:rsidRDefault="0053346A">
      <w:pPr>
        <w:pStyle w:val="Textonotapie"/>
      </w:pPr>
      <w:r>
        <w:rPr>
          <w:rStyle w:val="Refdenotaalpie"/>
        </w:rPr>
        <w:footnoteRef/>
      </w:r>
      <w:r>
        <w:t xml:space="preserve"> </w:t>
      </w:r>
      <w:r w:rsidRPr="007E7975">
        <w:t>http://www.w3.org/TR/2014/REC-rdf11-concepts-20140225/</w:t>
      </w:r>
    </w:p>
  </w:footnote>
  <w:footnote w:id="8">
    <w:p w:rsidR="0053346A" w:rsidRDefault="0053346A">
      <w:pPr>
        <w:pStyle w:val="Textonotapie"/>
      </w:pPr>
      <w:r>
        <w:rPr>
          <w:rStyle w:val="Refdenotaalpie"/>
        </w:rPr>
        <w:footnoteRef/>
      </w:r>
      <w:r>
        <w:t xml:space="preserve"> </w:t>
      </w:r>
      <w:r w:rsidRPr="001D6C4E">
        <w:t>http://www.ietf.org/rfc/rfc3987.txt</w:t>
      </w:r>
    </w:p>
  </w:footnote>
  <w:footnote w:id="9">
    <w:p w:rsidR="0053346A" w:rsidRDefault="0053346A">
      <w:pPr>
        <w:pStyle w:val="Textonotapie"/>
      </w:pPr>
      <w:r>
        <w:rPr>
          <w:rStyle w:val="Refdenotaalpie"/>
        </w:rPr>
        <w:footnoteRef/>
      </w:r>
      <w:r>
        <w:t xml:space="preserve"> </w:t>
      </w:r>
      <w:r w:rsidRPr="00710DA0">
        <w:t>http://www.unicode.org/versions/Unicode7.0.0/</w:t>
      </w:r>
    </w:p>
  </w:footnote>
  <w:footnote w:id="10">
    <w:p w:rsidR="0053346A" w:rsidRDefault="0053346A" w:rsidP="00EB0CED">
      <w:pPr>
        <w:pStyle w:val="Textonotapie"/>
      </w:pPr>
      <w:r>
        <w:rPr>
          <w:rStyle w:val="Refdenotaalpie"/>
        </w:rPr>
        <w:footnoteRef/>
      </w:r>
      <w:r>
        <w:t xml:space="preserve"> </w:t>
      </w:r>
      <w:r w:rsidRPr="00EB0CED">
        <w:t>http://www.w3.org/TR/2014/REC-rdf-schema-20140225/</w:t>
      </w:r>
    </w:p>
  </w:footnote>
  <w:footnote w:id="11">
    <w:p w:rsidR="0053346A" w:rsidRDefault="0053346A">
      <w:pPr>
        <w:pStyle w:val="Textonotapie"/>
      </w:pPr>
      <w:r>
        <w:rPr>
          <w:rStyle w:val="Refdenotaalpie"/>
        </w:rPr>
        <w:footnoteRef/>
      </w:r>
      <w:r>
        <w:t xml:space="preserve"> </w:t>
      </w:r>
      <w:r w:rsidRPr="001D6A55">
        <w:t>http://www.foaf-project.org/</w:t>
      </w:r>
    </w:p>
  </w:footnote>
  <w:footnote w:id="12">
    <w:p w:rsidR="0053346A" w:rsidRDefault="0053346A">
      <w:pPr>
        <w:pStyle w:val="Textonotapie"/>
      </w:pPr>
      <w:r>
        <w:rPr>
          <w:rStyle w:val="Refdenotaalpie"/>
        </w:rPr>
        <w:footnoteRef/>
      </w:r>
      <w:r>
        <w:t xml:space="preserve"> </w:t>
      </w:r>
      <w:r w:rsidRPr="001D6A55">
        <w:t>http://dublincore.org/documents/dces/</w:t>
      </w:r>
    </w:p>
  </w:footnote>
  <w:footnote w:id="13">
    <w:p w:rsidR="0053346A" w:rsidRDefault="0053346A" w:rsidP="001F5EAF">
      <w:pPr>
        <w:pStyle w:val="Textonotapie"/>
        <w:tabs>
          <w:tab w:val="left" w:pos="5844"/>
        </w:tabs>
      </w:pPr>
      <w:r>
        <w:rPr>
          <w:rStyle w:val="Refdenotaalpie"/>
        </w:rPr>
        <w:footnoteRef/>
      </w:r>
      <w:r>
        <w:t xml:space="preserve"> </w:t>
      </w:r>
      <w:r w:rsidRPr="001F5EAF">
        <w:t>http://www.w3.org/TR/2014/REC-rdf11-concepts-20140225/#bib-RDF11-SCHEMA</w:t>
      </w:r>
    </w:p>
  </w:footnote>
  <w:footnote w:id="14">
    <w:p w:rsidR="0053346A" w:rsidRDefault="0053346A">
      <w:pPr>
        <w:pStyle w:val="Textonotapie"/>
      </w:pPr>
      <w:r>
        <w:rPr>
          <w:rStyle w:val="Refdenotaalpie"/>
        </w:rPr>
        <w:footnoteRef/>
      </w:r>
      <w:r>
        <w:t xml:space="preserve"> </w:t>
      </w:r>
      <w:r w:rsidRPr="001F5EAF">
        <w:t>http://www.w3.org/TR/2014/REC-rdf11-concepts-20140225/#bib-RDF11-SCHEMA</w:t>
      </w:r>
    </w:p>
  </w:footnote>
  <w:footnote w:id="15">
    <w:p w:rsidR="0053346A" w:rsidRDefault="0053346A">
      <w:pPr>
        <w:pStyle w:val="Textonotapie"/>
      </w:pPr>
      <w:r>
        <w:rPr>
          <w:rStyle w:val="Refdenotaalpie"/>
        </w:rPr>
        <w:footnoteRef/>
      </w:r>
      <w:r>
        <w:t xml:space="preserve"> </w:t>
      </w:r>
      <w:r w:rsidRPr="001F5EAF">
        <w:t>http://www.w3.org/TR/2014/REC-rdf11-concepts-20140225/#dfn-rdf-compatible-xsd-types</w:t>
      </w:r>
    </w:p>
  </w:footnote>
  <w:footnote w:id="16">
    <w:p w:rsidR="0053346A" w:rsidRDefault="0053346A">
      <w:pPr>
        <w:pStyle w:val="Textonotapie"/>
      </w:pPr>
      <w:r>
        <w:rPr>
          <w:rStyle w:val="Refdenotaalpie"/>
        </w:rPr>
        <w:footnoteRef/>
      </w:r>
      <w:r>
        <w:t xml:space="preserve"> </w:t>
      </w:r>
      <w:r w:rsidRPr="00DD6D8A">
        <w:t>http://www.w3.org/TR/sparql11-query/</w:t>
      </w:r>
    </w:p>
  </w:footnote>
  <w:footnote w:id="17">
    <w:p w:rsidR="0053346A" w:rsidRDefault="0053346A" w:rsidP="000F0415">
      <w:pPr>
        <w:pStyle w:val="Textonotapie"/>
      </w:pPr>
      <w:r>
        <w:rPr>
          <w:rStyle w:val="Refdenotaalpie"/>
        </w:rPr>
        <w:footnoteRef/>
      </w:r>
      <w:r w:rsidRPr="00822C23">
        <w:t>http://dbpedia.org/About</w:t>
      </w:r>
    </w:p>
  </w:footnote>
  <w:footnote w:id="18">
    <w:p w:rsidR="0053346A" w:rsidRPr="0056689B" w:rsidRDefault="0053346A">
      <w:pPr>
        <w:pStyle w:val="Textonotapie"/>
      </w:pPr>
      <w:r w:rsidRPr="0056689B">
        <w:rPr>
          <w:rStyle w:val="Refdenotaalpie"/>
        </w:rPr>
        <w:footnoteRef/>
      </w:r>
      <w:r>
        <w:t xml:space="preserve"> </w:t>
      </w:r>
      <w:r w:rsidRPr="000F0415">
        <w:t>http://es.wikipedia.org/wiki/Crowdsourcing</w:t>
      </w:r>
    </w:p>
  </w:footnote>
  <w:footnote w:id="19">
    <w:p w:rsidR="0053346A" w:rsidRPr="009436AF" w:rsidRDefault="0053346A">
      <w:pPr>
        <w:pStyle w:val="Textonotapie"/>
      </w:pPr>
      <w:r w:rsidRPr="009436AF">
        <w:rPr>
          <w:rStyle w:val="Refdenotaalpie"/>
        </w:rPr>
        <w:footnoteRef/>
      </w:r>
      <w:r w:rsidRPr="009436AF">
        <w:rPr>
          <w:rStyle w:val="Refdenotaalpie"/>
        </w:rPr>
        <w:t xml:space="preserve"> </w:t>
      </w:r>
      <w:hyperlink r:id="rId3" w:history="1">
        <w:r w:rsidRPr="009436AF">
          <w:t>http://www.wikipedia.org/</w:t>
        </w:r>
      </w:hyperlink>
      <w:r w:rsidRPr="009436AF">
        <w:t xml:space="preserve"> </w:t>
      </w:r>
      <w:r w:rsidRPr="009436AF">
        <w:tab/>
      </w:r>
    </w:p>
  </w:footnote>
  <w:footnote w:id="20">
    <w:p w:rsidR="0053346A" w:rsidRDefault="0053346A">
      <w:pPr>
        <w:pStyle w:val="Textonotapie"/>
      </w:pPr>
      <w:r>
        <w:rPr>
          <w:rStyle w:val="Refdenotaalpie"/>
        </w:rPr>
        <w:footnoteRef/>
      </w:r>
      <w:r>
        <w:t xml:space="preserve"> </w:t>
      </w:r>
      <w:r w:rsidRPr="00F2556F">
        <w:t>http://en.wikipedia.org/wiki/Help:Wiki_markup</w:t>
      </w:r>
    </w:p>
  </w:footnote>
  <w:footnote w:id="21">
    <w:p w:rsidR="0053346A" w:rsidRDefault="0053346A">
      <w:pPr>
        <w:pStyle w:val="Textonotapie"/>
      </w:pPr>
      <w:r>
        <w:rPr>
          <w:rStyle w:val="Refdenotaalpie"/>
        </w:rPr>
        <w:footnoteRef/>
      </w:r>
      <w:r>
        <w:t xml:space="preserve"> </w:t>
      </w:r>
      <w:r w:rsidRPr="008C55CA">
        <w:t>http://www.mpi-inf.mpg.de/departments/databases-and-information-systems/research/yago-naga/yago/</w:t>
      </w:r>
    </w:p>
  </w:footnote>
  <w:footnote w:id="22">
    <w:p w:rsidR="0053346A" w:rsidRDefault="0053346A">
      <w:pPr>
        <w:pStyle w:val="Textonotapie"/>
      </w:pPr>
      <w:r>
        <w:rPr>
          <w:rStyle w:val="Refdenotaalpie"/>
        </w:rPr>
        <w:footnoteRef/>
      </w:r>
      <w:r>
        <w:t xml:space="preserve"> </w:t>
      </w:r>
      <w:r w:rsidRPr="00C14E78">
        <w:rPr>
          <w:rFonts w:cs="Calibri"/>
        </w:rPr>
        <w:t>http://es.wikip</w:t>
      </w:r>
      <w:r>
        <w:rPr>
          <w:rFonts w:cs="Calibri"/>
        </w:rPr>
        <w:t>edia.org/wiki/Ambig%C3%BCedad</w:t>
      </w:r>
    </w:p>
  </w:footnote>
  <w:footnote w:id="23">
    <w:p w:rsidR="0053346A" w:rsidRDefault="0053346A">
      <w:pPr>
        <w:pStyle w:val="Textonotapie"/>
      </w:pPr>
      <w:r>
        <w:rPr>
          <w:rStyle w:val="Refdenotaalpie"/>
        </w:rPr>
        <w:footnoteRef/>
      </w:r>
      <w:r>
        <w:t xml:space="preserve"> </w:t>
      </w:r>
      <w:r w:rsidRPr="00501064">
        <w:t>Para detalles, consúltese el sito: http://www.iijnet.or.jp/edr/.</w:t>
      </w:r>
    </w:p>
  </w:footnote>
  <w:footnote w:id="24">
    <w:p w:rsidR="0053346A" w:rsidRDefault="0053346A">
      <w:pPr>
        <w:pStyle w:val="Textonotapie"/>
      </w:pPr>
      <w:r>
        <w:rPr>
          <w:rStyle w:val="Refdenotaalpie"/>
        </w:rPr>
        <w:footnoteRef/>
      </w:r>
      <w:r>
        <w:t xml:space="preserve"> </w:t>
      </w:r>
      <w:r w:rsidRPr="00501064">
        <w:t xml:space="preserve">De </w:t>
      </w:r>
      <w:proofErr w:type="spellStart"/>
      <w:r w:rsidRPr="00501064">
        <w:t>synonym</w:t>
      </w:r>
      <w:proofErr w:type="spellEnd"/>
      <w:r w:rsidRPr="00501064">
        <w:t xml:space="preserve"> set ‘conjuntos de sinónimos’.</w:t>
      </w:r>
      <w:r w:rsidRPr="00501064">
        <w:cr/>
      </w:r>
    </w:p>
  </w:footnote>
  <w:footnote w:id="25">
    <w:p w:rsidR="0053346A" w:rsidRDefault="0053346A" w:rsidP="001854C1">
      <w:pPr>
        <w:pStyle w:val="Textonotapie"/>
      </w:pPr>
      <w:r>
        <w:rPr>
          <w:rStyle w:val="Refdenotaalpie"/>
        </w:rPr>
        <w:footnoteRef/>
      </w:r>
      <w:r>
        <w:t xml:space="preserve"> </w:t>
      </w:r>
      <w:r w:rsidRPr="00F8294D">
        <w:t>http://www.w3.org/</w:t>
      </w:r>
    </w:p>
  </w:footnote>
  <w:footnote w:id="26">
    <w:p w:rsidR="0053346A" w:rsidRDefault="0053346A">
      <w:pPr>
        <w:pStyle w:val="Textonotapie"/>
      </w:pPr>
      <w:r>
        <w:rPr>
          <w:rStyle w:val="Refdenotaalpie"/>
        </w:rPr>
        <w:footnoteRef/>
      </w:r>
      <w:r>
        <w:t xml:space="preserve"> Nombrado así en </w:t>
      </w:r>
      <w:sdt>
        <w:sdtPr>
          <w:id w:val="-1380006407"/>
          <w:citation/>
        </w:sdtPr>
        <w:sdtContent>
          <w:r>
            <w:fldChar w:fldCharType="begin"/>
          </w:r>
          <w:r>
            <w:instrText xml:space="preserve"> CITATION Leo07 \l 12298 </w:instrText>
          </w:r>
          <w:r>
            <w:fldChar w:fldCharType="separate"/>
          </w:r>
          <w:r>
            <w:rPr>
              <w:noProof/>
            </w:rPr>
            <w:t>(Richardson &amp; Ruby, RESTful Web Services, 2007)</w:t>
          </w:r>
          <w:r>
            <w:fldChar w:fldCharType="end"/>
          </w:r>
        </w:sdtContent>
      </w:sdt>
    </w:p>
  </w:footnote>
  <w:footnote w:id="27">
    <w:p w:rsidR="0053346A" w:rsidRDefault="0053346A">
      <w:pPr>
        <w:pStyle w:val="Textonotapie"/>
      </w:pPr>
      <w:r>
        <w:rPr>
          <w:rStyle w:val="Refdenotaalpie"/>
        </w:rPr>
        <w:footnoteRef/>
      </w:r>
      <w:r>
        <w:t xml:space="preserve"> </w:t>
      </w:r>
      <w:r w:rsidRPr="00B1149A">
        <w:t>http://www.w3.org/TR/ws-gloss/#endpoint</w:t>
      </w:r>
    </w:p>
  </w:footnote>
  <w:footnote w:id="28">
    <w:p w:rsidR="0053346A" w:rsidRDefault="0053346A">
      <w:pPr>
        <w:pStyle w:val="Textonotapie"/>
      </w:pPr>
      <w:r>
        <w:rPr>
          <w:rStyle w:val="Refdenotaalpie"/>
        </w:rPr>
        <w:footnoteRef/>
      </w:r>
      <w:r>
        <w:t xml:space="preserve"> </w:t>
      </w:r>
      <w:r w:rsidRPr="007359EE">
        <w:t>http://www.thefreedictionary.com/self-contained</w:t>
      </w:r>
    </w:p>
  </w:footnote>
  <w:footnote w:id="29">
    <w:p w:rsidR="0053346A" w:rsidRDefault="0053346A">
      <w:pPr>
        <w:pStyle w:val="Textonotapie"/>
      </w:pPr>
      <w:r>
        <w:rPr>
          <w:rStyle w:val="Refdenotaalpie"/>
        </w:rPr>
        <w:footnoteRef/>
      </w:r>
      <w:r>
        <w:t xml:space="preserve"> </w:t>
      </w:r>
      <w:r w:rsidRPr="00807ED9">
        <w:t>http://json.org/json-es.html</w:t>
      </w:r>
    </w:p>
  </w:footnote>
  <w:footnote w:id="30">
    <w:p w:rsidR="0053346A" w:rsidRDefault="0053346A">
      <w:pPr>
        <w:pStyle w:val="Textonotapie"/>
      </w:pPr>
      <w:r>
        <w:rPr>
          <w:rStyle w:val="Refdenotaalpie"/>
        </w:rPr>
        <w:footnoteRef/>
      </w:r>
      <w:r>
        <w:t xml:space="preserve"> Ver en anexos documento de especificación de requerimientos</w:t>
      </w:r>
    </w:p>
  </w:footnote>
  <w:footnote w:id="31">
    <w:p w:rsidR="0053346A" w:rsidRPr="001B7D7D" w:rsidRDefault="0053346A" w:rsidP="001B7D7D">
      <w:pPr>
        <w:pStyle w:val="Textonotapie"/>
      </w:pPr>
      <w:r>
        <w:rPr>
          <w:rStyle w:val="Refdenotaalpie"/>
        </w:rPr>
        <w:footnoteRef/>
      </w:r>
      <w:r>
        <w:t xml:space="preserve"> </w:t>
      </w:r>
      <w:r w:rsidRPr="00953293">
        <w:t>http://ieeexplore.ieee.org/xpl/mostRecentIssue.jsp?punumber=2228</w:t>
      </w:r>
    </w:p>
    <w:p w:rsidR="0053346A" w:rsidRPr="001B7D7D" w:rsidRDefault="0053346A" w:rsidP="001B7D7D">
      <w:pPr>
        <w:pStyle w:val="Textonotapi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120673B"/>
    <w:multiLevelType w:val="multilevel"/>
    <w:tmpl w:val="87B6F95A"/>
    <w:lvl w:ilvl="0">
      <w:start w:val="1"/>
      <w:numFmt w:val="decimal"/>
      <w:pStyle w:val="Nivel2"/>
      <w:lvlText w:val="%1."/>
      <w:lvlJc w:val="left"/>
      <w:pPr>
        <w:ind w:left="360" w:hanging="360"/>
      </w:pPr>
    </w:lvl>
    <w:lvl w:ilvl="1">
      <w:start w:val="1"/>
      <w:numFmt w:val="decimal"/>
      <w:pStyle w:val="Nivel3"/>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ivel4"/>
      <w:lvlText w:val="%1.%2.%3."/>
      <w:lvlJc w:val="left"/>
      <w:pPr>
        <w:ind w:left="1071"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ivel5"/>
      <w:lvlText w:val="%1.%2.%3.%4."/>
      <w:lvlJc w:val="left"/>
      <w:pPr>
        <w:ind w:left="1728" w:hanging="648"/>
      </w:pPr>
      <w:rPr>
        <w:rFonts w:cs="Times New Roman"/>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359" w:hanging="792"/>
      </w:pPr>
      <w:rPr>
        <w:rFonts w:cs="Times New Roman"/>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1164CC"/>
    <w:multiLevelType w:val="hybridMultilevel"/>
    <w:tmpl w:val="5476889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51C427F"/>
    <w:multiLevelType w:val="multilevel"/>
    <w:tmpl w:val="7624E6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B2C3946"/>
    <w:multiLevelType w:val="multilevel"/>
    <w:tmpl w:val="CEECC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FC266F"/>
    <w:multiLevelType w:val="hybridMultilevel"/>
    <w:tmpl w:val="A68026C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4E67A1C"/>
    <w:multiLevelType w:val="hybridMultilevel"/>
    <w:tmpl w:val="A56EDAA8"/>
    <w:lvl w:ilvl="0" w:tplc="300A0001">
      <w:start w:val="1"/>
      <w:numFmt w:val="bullet"/>
      <w:lvlText w:val=""/>
      <w:lvlJc w:val="left"/>
      <w:pPr>
        <w:ind w:left="1854" w:hanging="360"/>
      </w:pPr>
      <w:rPr>
        <w:rFonts w:ascii="Symbol" w:hAnsi="Symbol" w:hint="default"/>
      </w:rPr>
    </w:lvl>
    <w:lvl w:ilvl="1" w:tplc="300A0003">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7">
    <w:nsid w:val="15A22D8C"/>
    <w:multiLevelType w:val="hybridMultilevel"/>
    <w:tmpl w:val="FB847A12"/>
    <w:lvl w:ilvl="0" w:tplc="300A0005">
      <w:start w:val="1"/>
      <w:numFmt w:val="bullet"/>
      <w:lvlText w:val=""/>
      <w:lvlJc w:val="left"/>
      <w:pPr>
        <w:ind w:left="720" w:hanging="360"/>
      </w:pPr>
      <w:rPr>
        <w:rFonts w:ascii="Wingdings" w:hAnsi="Wingdings" w:hint="default"/>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8">
    <w:nsid w:val="183C6B09"/>
    <w:multiLevelType w:val="hybridMultilevel"/>
    <w:tmpl w:val="E7427EC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18AB0334"/>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10">
    <w:nsid w:val="249D4C7A"/>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11">
    <w:nsid w:val="2A8037CD"/>
    <w:multiLevelType w:val="hybridMultilevel"/>
    <w:tmpl w:val="2DB86B14"/>
    <w:lvl w:ilvl="0" w:tplc="300A0001">
      <w:start w:val="1"/>
      <w:numFmt w:val="bullet"/>
      <w:lvlText w:val=""/>
      <w:lvlJc w:val="left"/>
      <w:pPr>
        <w:ind w:left="1844" w:hanging="360"/>
      </w:pPr>
      <w:rPr>
        <w:rFonts w:ascii="Symbol" w:hAnsi="Symbol" w:hint="default"/>
      </w:rPr>
    </w:lvl>
    <w:lvl w:ilvl="1" w:tplc="300A0003" w:tentative="1">
      <w:start w:val="1"/>
      <w:numFmt w:val="bullet"/>
      <w:lvlText w:val="o"/>
      <w:lvlJc w:val="left"/>
      <w:pPr>
        <w:ind w:left="2564" w:hanging="360"/>
      </w:pPr>
      <w:rPr>
        <w:rFonts w:ascii="Courier New" w:hAnsi="Courier New" w:cs="Courier New" w:hint="default"/>
      </w:rPr>
    </w:lvl>
    <w:lvl w:ilvl="2" w:tplc="300A0005" w:tentative="1">
      <w:start w:val="1"/>
      <w:numFmt w:val="bullet"/>
      <w:lvlText w:val=""/>
      <w:lvlJc w:val="left"/>
      <w:pPr>
        <w:ind w:left="3284" w:hanging="360"/>
      </w:pPr>
      <w:rPr>
        <w:rFonts w:ascii="Wingdings" w:hAnsi="Wingdings" w:hint="default"/>
      </w:rPr>
    </w:lvl>
    <w:lvl w:ilvl="3" w:tplc="300A0001" w:tentative="1">
      <w:start w:val="1"/>
      <w:numFmt w:val="bullet"/>
      <w:lvlText w:val=""/>
      <w:lvlJc w:val="left"/>
      <w:pPr>
        <w:ind w:left="4004" w:hanging="360"/>
      </w:pPr>
      <w:rPr>
        <w:rFonts w:ascii="Symbol" w:hAnsi="Symbol" w:hint="default"/>
      </w:rPr>
    </w:lvl>
    <w:lvl w:ilvl="4" w:tplc="300A0003" w:tentative="1">
      <w:start w:val="1"/>
      <w:numFmt w:val="bullet"/>
      <w:lvlText w:val="o"/>
      <w:lvlJc w:val="left"/>
      <w:pPr>
        <w:ind w:left="4724" w:hanging="360"/>
      </w:pPr>
      <w:rPr>
        <w:rFonts w:ascii="Courier New" w:hAnsi="Courier New" w:cs="Courier New" w:hint="default"/>
      </w:rPr>
    </w:lvl>
    <w:lvl w:ilvl="5" w:tplc="300A0005" w:tentative="1">
      <w:start w:val="1"/>
      <w:numFmt w:val="bullet"/>
      <w:lvlText w:val=""/>
      <w:lvlJc w:val="left"/>
      <w:pPr>
        <w:ind w:left="5444" w:hanging="360"/>
      </w:pPr>
      <w:rPr>
        <w:rFonts w:ascii="Wingdings" w:hAnsi="Wingdings" w:hint="default"/>
      </w:rPr>
    </w:lvl>
    <w:lvl w:ilvl="6" w:tplc="300A0001" w:tentative="1">
      <w:start w:val="1"/>
      <w:numFmt w:val="bullet"/>
      <w:lvlText w:val=""/>
      <w:lvlJc w:val="left"/>
      <w:pPr>
        <w:ind w:left="6164" w:hanging="360"/>
      </w:pPr>
      <w:rPr>
        <w:rFonts w:ascii="Symbol" w:hAnsi="Symbol" w:hint="default"/>
      </w:rPr>
    </w:lvl>
    <w:lvl w:ilvl="7" w:tplc="300A0003" w:tentative="1">
      <w:start w:val="1"/>
      <w:numFmt w:val="bullet"/>
      <w:lvlText w:val="o"/>
      <w:lvlJc w:val="left"/>
      <w:pPr>
        <w:ind w:left="6884" w:hanging="360"/>
      </w:pPr>
      <w:rPr>
        <w:rFonts w:ascii="Courier New" w:hAnsi="Courier New" w:cs="Courier New" w:hint="default"/>
      </w:rPr>
    </w:lvl>
    <w:lvl w:ilvl="8" w:tplc="300A0005" w:tentative="1">
      <w:start w:val="1"/>
      <w:numFmt w:val="bullet"/>
      <w:lvlText w:val=""/>
      <w:lvlJc w:val="left"/>
      <w:pPr>
        <w:ind w:left="7604" w:hanging="360"/>
      </w:pPr>
      <w:rPr>
        <w:rFonts w:ascii="Wingdings" w:hAnsi="Wingdings" w:hint="default"/>
      </w:rPr>
    </w:lvl>
  </w:abstractNum>
  <w:abstractNum w:abstractNumId="12">
    <w:nsid w:val="2CB42816"/>
    <w:multiLevelType w:val="hybridMultilevel"/>
    <w:tmpl w:val="3A1A77D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13">
    <w:nsid w:val="3A9B135B"/>
    <w:multiLevelType w:val="hybridMultilevel"/>
    <w:tmpl w:val="7206EC78"/>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4">
    <w:nsid w:val="3B7D7319"/>
    <w:multiLevelType w:val="hybridMultilevel"/>
    <w:tmpl w:val="ABEAADAC"/>
    <w:lvl w:ilvl="0" w:tplc="300A0001">
      <w:start w:val="1"/>
      <w:numFmt w:val="bullet"/>
      <w:lvlText w:val=""/>
      <w:lvlJc w:val="left"/>
      <w:pPr>
        <w:ind w:left="1571" w:hanging="360"/>
      </w:pPr>
      <w:rPr>
        <w:rFonts w:ascii="Symbol" w:hAnsi="Symbol"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15">
    <w:nsid w:val="45FB030F"/>
    <w:multiLevelType w:val="hybridMultilevel"/>
    <w:tmpl w:val="1FF679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4CAB10CA"/>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7">
    <w:nsid w:val="4F04085B"/>
    <w:multiLevelType w:val="hybridMultilevel"/>
    <w:tmpl w:val="585A11E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54E50F52"/>
    <w:multiLevelType w:val="hybridMultilevel"/>
    <w:tmpl w:val="025E3E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589C3480"/>
    <w:multiLevelType w:val="hybridMultilevel"/>
    <w:tmpl w:val="A7D415DA"/>
    <w:lvl w:ilvl="0" w:tplc="300A0001">
      <w:start w:val="1"/>
      <w:numFmt w:val="bullet"/>
      <w:lvlText w:val=""/>
      <w:lvlJc w:val="left"/>
      <w:pPr>
        <w:ind w:left="1844" w:hanging="360"/>
      </w:pPr>
      <w:rPr>
        <w:rFonts w:ascii="Symbol" w:hAnsi="Symbol" w:hint="default"/>
      </w:rPr>
    </w:lvl>
    <w:lvl w:ilvl="1" w:tplc="300A0003" w:tentative="1">
      <w:start w:val="1"/>
      <w:numFmt w:val="bullet"/>
      <w:lvlText w:val="o"/>
      <w:lvlJc w:val="left"/>
      <w:pPr>
        <w:ind w:left="2564" w:hanging="360"/>
      </w:pPr>
      <w:rPr>
        <w:rFonts w:ascii="Courier New" w:hAnsi="Courier New" w:cs="Courier New" w:hint="default"/>
      </w:rPr>
    </w:lvl>
    <w:lvl w:ilvl="2" w:tplc="300A0005" w:tentative="1">
      <w:start w:val="1"/>
      <w:numFmt w:val="bullet"/>
      <w:lvlText w:val=""/>
      <w:lvlJc w:val="left"/>
      <w:pPr>
        <w:ind w:left="3284" w:hanging="360"/>
      </w:pPr>
      <w:rPr>
        <w:rFonts w:ascii="Wingdings" w:hAnsi="Wingdings" w:hint="default"/>
      </w:rPr>
    </w:lvl>
    <w:lvl w:ilvl="3" w:tplc="300A0001" w:tentative="1">
      <w:start w:val="1"/>
      <w:numFmt w:val="bullet"/>
      <w:lvlText w:val=""/>
      <w:lvlJc w:val="left"/>
      <w:pPr>
        <w:ind w:left="4004" w:hanging="360"/>
      </w:pPr>
      <w:rPr>
        <w:rFonts w:ascii="Symbol" w:hAnsi="Symbol" w:hint="default"/>
      </w:rPr>
    </w:lvl>
    <w:lvl w:ilvl="4" w:tplc="300A0003" w:tentative="1">
      <w:start w:val="1"/>
      <w:numFmt w:val="bullet"/>
      <w:lvlText w:val="o"/>
      <w:lvlJc w:val="left"/>
      <w:pPr>
        <w:ind w:left="4724" w:hanging="360"/>
      </w:pPr>
      <w:rPr>
        <w:rFonts w:ascii="Courier New" w:hAnsi="Courier New" w:cs="Courier New" w:hint="default"/>
      </w:rPr>
    </w:lvl>
    <w:lvl w:ilvl="5" w:tplc="300A0005" w:tentative="1">
      <w:start w:val="1"/>
      <w:numFmt w:val="bullet"/>
      <w:lvlText w:val=""/>
      <w:lvlJc w:val="left"/>
      <w:pPr>
        <w:ind w:left="5444" w:hanging="360"/>
      </w:pPr>
      <w:rPr>
        <w:rFonts w:ascii="Wingdings" w:hAnsi="Wingdings" w:hint="default"/>
      </w:rPr>
    </w:lvl>
    <w:lvl w:ilvl="6" w:tplc="300A0001" w:tentative="1">
      <w:start w:val="1"/>
      <w:numFmt w:val="bullet"/>
      <w:lvlText w:val=""/>
      <w:lvlJc w:val="left"/>
      <w:pPr>
        <w:ind w:left="6164" w:hanging="360"/>
      </w:pPr>
      <w:rPr>
        <w:rFonts w:ascii="Symbol" w:hAnsi="Symbol" w:hint="default"/>
      </w:rPr>
    </w:lvl>
    <w:lvl w:ilvl="7" w:tplc="300A0003" w:tentative="1">
      <w:start w:val="1"/>
      <w:numFmt w:val="bullet"/>
      <w:lvlText w:val="o"/>
      <w:lvlJc w:val="left"/>
      <w:pPr>
        <w:ind w:left="6884" w:hanging="360"/>
      </w:pPr>
      <w:rPr>
        <w:rFonts w:ascii="Courier New" w:hAnsi="Courier New" w:cs="Courier New" w:hint="default"/>
      </w:rPr>
    </w:lvl>
    <w:lvl w:ilvl="8" w:tplc="300A0005" w:tentative="1">
      <w:start w:val="1"/>
      <w:numFmt w:val="bullet"/>
      <w:lvlText w:val=""/>
      <w:lvlJc w:val="left"/>
      <w:pPr>
        <w:ind w:left="7604" w:hanging="360"/>
      </w:pPr>
      <w:rPr>
        <w:rFonts w:ascii="Wingdings" w:hAnsi="Wingdings" w:hint="default"/>
      </w:rPr>
    </w:lvl>
  </w:abstractNum>
  <w:abstractNum w:abstractNumId="20">
    <w:nsid w:val="640D1D04"/>
    <w:multiLevelType w:val="hybridMultilevel"/>
    <w:tmpl w:val="CB7AB8C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64850C46"/>
    <w:multiLevelType w:val="hybridMultilevel"/>
    <w:tmpl w:val="13D2BD6C"/>
    <w:lvl w:ilvl="0" w:tplc="300A0003">
      <w:start w:val="1"/>
      <w:numFmt w:val="bullet"/>
      <w:lvlText w:val="o"/>
      <w:lvlJc w:val="left"/>
      <w:pPr>
        <w:ind w:left="1854" w:hanging="360"/>
      </w:pPr>
      <w:rPr>
        <w:rFonts w:ascii="Courier New" w:hAnsi="Courier New" w:cs="Courier New"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2">
    <w:nsid w:val="6A452822"/>
    <w:multiLevelType w:val="hybridMultilevel"/>
    <w:tmpl w:val="B1C2D390"/>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3">
    <w:nsid w:val="76062136"/>
    <w:multiLevelType w:val="hybridMultilevel"/>
    <w:tmpl w:val="51BE4D1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4">
    <w:nsid w:val="7B5825D2"/>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25">
    <w:nsid w:val="7E5E326A"/>
    <w:multiLevelType w:val="hybridMultilevel"/>
    <w:tmpl w:val="92926C8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17"/>
  </w:num>
  <w:num w:numId="4">
    <w:abstractNumId w:val="18"/>
  </w:num>
  <w:num w:numId="5">
    <w:abstractNumId w:val="5"/>
  </w:num>
  <w:num w:numId="6">
    <w:abstractNumId w:val="1"/>
  </w:num>
  <w:num w:numId="7">
    <w:abstractNumId w:val="15"/>
  </w:num>
  <w:num w:numId="8">
    <w:abstractNumId w:val="20"/>
  </w:num>
  <w:num w:numId="9">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7"/>
  </w:num>
  <w:num w:numId="12">
    <w:abstractNumId w:val="13"/>
  </w:num>
  <w:num w:numId="13">
    <w:abstractNumId w:val="8"/>
  </w:num>
  <w:num w:numId="14">
    <w:abstractNumId w:val="2"/>
  </w:num>
  <w:num w:numId="15">
    <w:abstractNumId w:val="1"/>
  </w:num>
  <w:num w:numId="16">
    <w:abstractNumId w:val="4"/>
  </w:num>
  <w:num w:numId="17">
    <w:abstractNumId w:val="23"/>
  </w:num>
  <w:num w:numId="18">
    <w:abstractNumId w:val="25"/>
  </w:num>
  <w:num w:numId="19">
    <w:abstractNumId w:val="14"/>
  </w:num>
  <w:num w:numId="20">
    <w:abstractNumId w:val="11"/>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9"/>
  </w:num>
  <w:num w:numId="24">
    <w:abstractNumId w:val="6"/>
  </w:num>
  <w:num w:numId="25">
    <w:abstractNumId w:val="10"/>
  </w:num>
  <w:num w:numId="26">
    <w:abstractNumId w:val="21"/>
  </w:num>
  <w:num w:numId="27">
    <w:abstractNumId w:val="16"/>
  </w:num>
  <w:num w:numId="28">
    <w:abstractNumId w:val="24"/>
  </w:num>
  <w:num w:numId="29">
    <w:abstractNumId w:val="22"/>
  </w:num>
  <w:num w:numId="30">
    <w:abstractNumId w:val="9"/>
  </w:num>
  <w:num w:numId="3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num>
  <w:num w:numId="33">
    <w:abstractNumId w:val="1"/>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0D0"/>
    <w:rsid w:val="00006AB2"/>
    <w:rsid w:val="00006BE8"/>
    <w:rsid w:val="0001178E"/>
    <w:rsid w:val="00011D11"/>
    <w:rsid w:val="00015071"/>
    <w:rsid w:val="0001546D"/>
    <w:rsid w:val="00021C8E"/>
    <w:rsid w:val="00024638"/>
    <w:rsid w:val="00024EC2"/>
    <w:rsid w:val="000320EA"/>
    <w:rsid w:val="0003331B"/>
    <w:rsid w:val="00033CC7"/>
    <w:rsid w:val="00037983"/>
    <w:rsid w:val="00041AC6"/>
    <w:rsid w:val="00041C26"/>
    <w:rsid w:val="00043514"/>
    <w:rsid w:val="00043F7F"/>
    <w:rsid w:val="00047CAC"/>
    <w:rsid w:val="00050494"/>
    <w:rsid w:val="00051F52"/>
    <w:rsid w:val="00052D1C"/>
    <w:rsid w:val="00053EF3"/>
    <w:rsid w:val="0005738B"/>
    <w:rsid w:val="00057A18"/>
    <w:rsid w:val="00061E68"/>
    <w:rsid w:val="000624C5"/>
    <w:rsid w:val="00062875"/>
    <w:rsid w:val="00070F03"/>
    <w:rsid w:val="000732DC"/>
    <w:rsid w:val="00073D45"/>
    <w:rsid w:val="00074789"/>
    <w:rsid w:val="0007542C"/>
    <w:rsid w:val="00077CDF"/>
    <w:rsid w:val="0008575C"/>
    <w:rsid w:val="00085BA1"/>
    <w:rsid w:val="00085FCA"/>
    <w:rsid w:val="00086BF1"/>
    <w:rsid w:val="00087958"/>
    <w:rsid w:val="000904B2"/>
    <w:rsid w:val="000949A9"/>
    <w:rsid w:val="0009578F"/>
    <w:rsid w:val="0009657F"/>
    <w:rsid w:val="000A0945"/>
    <w:rsid w:val="000A127D"/>
    <w:rsid w:val="000A1DD4"/>
    <w:rsid w:val="000A27A4"/>
    <w:rsid w:val="000A2D43"/>
    <w:rsid w:val="000A35E1"/>
    <w:rsid w:val="000A4D34"/>
    <w:rsid w:val="000B5DF3"/>
    <w:rsid w:val="000C02A6"/>
    <w:rsid w:val="000C08AA"/>
    <w:rsid w:val="000C1693"/>
    <w:rsid w:val="000C3561"/>
    <w:rsid w:val="000C4A70"/>
    <w:rsid w:val="000D04CD"/>
    <w:rsid w:val="000D6C49"/>
    <w:rsid w:val="000D6F04"/>
    <w:rsid w:val="000E2499"/>
    <w:rsid w:val="000E6F98"/>
    <w:rsid w:val="000E7AD6"/>
    <w:rsid w:val="000F0415"/>
    <w:rsid w:val="000F068A"/>
    <w:rsid w:val="000F0C3C"/>
    <w:rsid w:val="000F4511"/>
    <w:rsid w:val="000F6B72"/>
    <w:rsid w:val="000F723A"/>
    <w:rsid w:val="00102973"/>
    <w:rsid w:val="00104851"/>
    <w:rsid w:val="00105CBF"/>
    <w:rsid w:val="00105CE6"/>
    <w:rsid w:val="001077AD"/>
    <w:rsid w:val="00107856"/>
    <w:rsid w:val="00111BD4"/>
    <w:rsid w:val="001137C0"/>
    <w:rsid w:val="001145E5"/>
    <w:rsid w:val="00114C11"/>
    <w:rsid w:val="00115933"/>
    <w:rsid w:val="00124CC7"/>
    <w:rsid w:val="00124F45"/>
    <w:rsid w:val="0012574B"/>
    <w:rsid w:val="00131688"/>
    <w:rsid w:val="001336C6"/>
    <w:rsid w:val="00134B16"/>
    <w:rsid w:val="001371F3"/>
    <w:rsid w:val="00140999"/>
    <w:rsid w:val="001420E4"/>
    <w:rsid w:val="00143032"/>
    <w:rsid w:val="00143F59"/>
    <w:rsid w:val="001447C9"/>
    <w:rsid w:val="00144B53"/>
    <w:rsid w:val="00145C54"/>
    <w:rsid w:val="00153473"/>
    <w:rsid w:val="0015612A"/>
    <w:rsid w:val="001575DD"/>
    <w:rsid w:val="00160A2C"/>
    <w:rsid w:val="00161B9A"/>
    <w:rsid w:val="00163BC7"/>
    <w:rsid w:val="00163C45"/>
    <w:rsid w:val="001674CE"/>
    <w:rsid w:val="00170071"/>
    <w:rsid w:val="00172402"/>
    <w:rsid w:val="00173CC9"/>
    <w:rsid w:val="00177467"/>
    <w:rsid w:val="00177AB7"/>
    <w:rsid w:val="00177D73"/>
    <w:rsid w:val="00181C88"/>
    <w:rsid w:val="001854C1"/>
    <w:rsid w:val="00193658"/>
    <w:rsid w:val="00193928"/>
    <w:rsid w:val="00193EBA"/>
    <w:rsid w:val="001A2A43"/>
    <w:rsid w:val="001A4017"/>
    <w:rsid w:val="001B0E32"/>
    <w:rsid w:val="001B3C72"/>
    <w:rsid w:val="001B3D77"/>
    <w:rsid w:val="001B45B4"/>
    <w:rsid w:val="001B7D7D"/>
    <w:rsid w:val="001C249B"/>
    <w:rsid w:val="001C37A3"/>
    <w:rsid w:val="001C69F1"/>
    <w:rsid w:val="001D1A5D"/>
    <w:rsid w:val="001D6A55"/>
    <w:rsid w:val="001D6C4E"/>
    <w:rsid w:val="001E01CE"/>
    <w:rsid w:val="001E0589"/>
    <w:rsid w:val="001E1BFF"/>
    <w:rsid w:val="001E3F9D"/>
    <w:rsid w:val="001E44E1"/>
    <w:rsid w:val="001E58F7"/>
    <w:rsid w:val="001E6986"/>
    <w:rsid w:val="001F08AE"/>
    <w:rsid w:val="001F0915"/>
    <w:rsid w:val="001F1DDC"/>
    <w:rsid w:val="001F5EAF"/>
    <w:rsid w:val="001F5EBC"/>
    <w:rsid w:val="001F6245"/>
    <w:rsid w:val="00200D95"/>
    <w:rsid w:val="00202130"/>
    <w:rsid w:val="002051EC"/>
    <w:rsid w:val="00206C9C"/>
    <w:rsid w:val="00207EF5"/>
    <w:rsid w:val="002106A7"/>
    <w:rsid w:val="0021281D"/>
    <w:rsid w:val="00215C85"/>
    <w:rsid w:val="00220026"/>
    <w:rsid w:val="0022067C"/>
    <w:rsid w:val="0022651A"/>
    <w:rsid w:val="0023171D"/>
    <w:rsid w:val="00231CEB"/>
    <w:rsid w:val="00231CFD"/>
    <w:rsid w:val="0023518F"/>
    <w:rsid w:val="0023768F"/>
    <w:rsid w:val="00243B9A"/>
    <w:rsid w:val="00243D16"/>
    <w:rsid w:val="00243E6C"/>
    <w:rsid w:val="002447F9"/>
    <w:rsid w:val="00246EE0"/>
    <w:rsid w:val="00247F9C"/>
    <w:rsid w:val="00250E86"/>
    <w:rsid w:val="002527E3"/>
    <w:rsid w:val="00253DF2"/>
    <w:rsid w:val="002616C2"/>
    <w:rsid w:val="002636FA"/>
    <w:rsid w:val="002665D6"/>
    <w:rsid w:val="0026688A"/>
    <w:rsid w:val="00276B9B"/>
    <w:rsid w:val="002808BD"/>
    <w:rsid w:val="00281D73"/>
    <w:rsid w:val="00287F2E"/>
    <w:rsid w:val="00290B2D"/>
    <w:rsid w:val="00295E5D"/>
    <w:rsid w:val="002A094B"/>
    <w:rsid w:val="002A0C59"/>
    <w:rsid w:val="002A0D67"/>
    <w:rsid w:val="002A1E28"/>
    <w:rsid w:val="002A690F"/>
    <w:rsid w:val="002B02D7"/>
    <w:rsid w:val="002B3123"/>
    <w:rsid w:val="002B33B0"/>
    <w:rsid w:val="002B52F2"/>
    <w:rsid w:val="002B7BC9"/>
    <w:rsid w:val="002C0454"/>
    <w:rsid w:val="002C1055"/>
    <w:rsid w:val="002C20A3"/>
    <w:rsid w:val="002C326C"/>
    <w:rsid w:val="002C5406"/>
    <w:rsid w:val="002C63FF"/>
    <w:rsid w:val="002C70C6"/>
    <w:rsid w:val="002D1B70"/>
    <w:rsid w:val="002D3B3F"/>
    <w:rsid w:val="002D4600"/>
    <w:rsid w:val="002D49A2"/>
    <w:rsid w:val="002D703A"/>
    <w:rsid w:val="002E0E74"/>
    <w:rsid w:val="002E139B"/>
    <w:rsid w:val="002E35AF"/>
    <w:rsid w:val="002E43F8"/>
    <w:rsid w:val="002E6823"/>
    <w:rsid w:val="002E6C75"/>
    <w:rsid w:val="002E7D09"/>
    <w:rsid w:val="002F1973"/>
    <w:rsid w:val="002F4622"/>
    <w:rsid w:val="002F4636"/>
    <w:rsid w:val="002F7A15"/>
    <w:rsid w:val="002F7D6C"/>
    <w:rsid w:val="00302422"/>
    <w:rsid w:val="00302C41"/>
    <w:rsid w:val="00304010"/>
    <w:rsid w:val="0030413B"/>
    <w:rsid w:val="00305804"/>
    <w:rsid w:val="003059C3"/>
    <w:rsid w:val="003074BC"/>
    <w:rsid w:val="003105BC"/>
    <w:rsid w:val="003131A5"/>
    <w:rsid w:val="00315DF3"/>
    <w:rsid w:val="0032124A"/>
    <w:rsid w:val="003240A4"/>
    <w:rsid w:val="00326ADB"/>
    <w:rsid w:val="003312ED"/>
    <w:rsid w:val="0033425B"/>
    <w:rsid w:val="003369C5"/>
    <w:rsid w:val="00345F63"/>
    <w:rsid w:val="00347D7A"/>
    <w:rsid w:val="00350E9E"/>
    <w:rsid w:val="003514D8"/>
    <w:rsid w:val="0035346D"/>
    <w:rsid w:val="0035479D"/>
    <w:rsid w:val="00361097"/>
    <w:rsid w:val="00362E5C"/>
    <w:rsid w:val="003632E5"/>
    <w:rsid w:val="003648DB"/>
    <w:rsid w:val="003723E8"/>
    <w:rsid w:val="0037267F"/>
    <w:rsid w:val="00375B12"/>
    <w:rsid w:val="003777D2"/>
    <w:rsid w:val="003778BB"/>
    <w:rsid w:val="00377C1E"/>
    <w:rsid w:val="00384527"/>
    <w:rsid w:val="00384DB9"/>
    <w:rsid w:val="003856EF"/>
    <w:rsid w:val="00391218"/>
    <w:rsid w:val="003929D1"/>
    <w:rsid w:val="003951FA"/>
    <w:rsid w:val="0039610C"/>
    <w:rsid w:val="003A0908"/>
    <w:rsid w:val="003A1082"/>
    <w:rsid w:val="003A133C"/>
    <w:rsid w:val="003A1AD6"/>
    <w:rsid w:val="003A2A3D"/>
    <w:rsid w:val="003A5AE9"/>
    <w:rsid w:val="003B05CE"/>
    <w:rsid w:val="003B44D2"/>
    <w:rsid w:val="003B629B"/>
    <w:rsid w:val="003C28B9"/>
    <w:rsid w:val="003C2F85"/>
    <w:rsid w:val="003C47D9"/>
    <w:rsid w:val="003C59BB"/>
    <w:rsid w:val="003D19FD"/>
    <w:rsid w:val="003E056F"/>
    <w:rsid w:val="003E4076"/>
    <w:rsid w:val="003E6FE5"/>
    <w:rsid w:val="003F03CC"/>
    <w:rsid w:val="003F3422"/>
    <w:rsid w:val="003F3475"/>
    <w:rsid w:val="003F6914"/>
    <w:rsid w:val="003F7152"/>
    <w:rsid w:val="003F7863"/>
    <w:rsid w:val="00401E09"/>
    <w:rsid w:val="00402A13"/>
    <w:rsid w:val="00406DF3"/>
    <w:rsid w:val="004071EF"/>
    <w:rsid w:val="004137E1"/>
    <w:rsid w:val="0042068E"/>
    <w:rsid w:val="00422748"/>
    <w:rsid w:val="0042277C"/>
    <w:rsid w:val="0042295A"/>
    <w:rsid w:val="0042398A"/>
    <w:rsid w:val="0042475C"/>
    <w:rsid w:val="0042546F"/>
    <w:rsid w:val="004271FA"/>
    <w:rsid w:val="0042736D"/>
    <w:rsid w:val="00431448"/>
    <w:rsid w:val="00440B3C"/>
    <w:rsid w:val="00440E20"/>
    <w:rsid w:val="0044134F"/>
    <w:rsid w:val="00441B61"/>
    <w:rsid w:val="00444776"/>
    <w:rsid w:val="00446D81"/>
    <w:rsid w:val="0044761B"/>
    <w:rsid w:val="00453647"/>
    <w:rsid w:val="00454C39"/>
    <w:rsid w:val="004577FD"/>
    <w:rsid w:val="004665B7"/>
    <w:rsid w:val="0047175F"/>
    <w:rsid w:val="00472444"/>
    <w:rsid w:val="004764FB"/>
    <w:rsid w:val="004811D3"/>
    <w:rsid w:val="004816FB"/>
    <w:rsid w:val="004828DD"/>
    <w:rsid w:val="00484FAE"/>
    <w:rsid w:val="004851A0"/>
    <w:rsid w:val="00485C57"/>
    <w:rsid w:val="00490BEF"/>
    <w:rsid w:val="00491A91"/>
    <w:rsid w:val="00494C33"/>
    <w:rsid w:val="00494DAE"/>
    <w:rsid w:val="00495251"/>
    <w:rsid w:val="00495DA4"/>
    <w:rsid w:val="004A1600"/>
    <w:rsid w:val="004A2B75"/>
    <w:rsid w:val="004A53C8"/>
    <w:rsid w:val="004B22D2"/>
    <w:rsid w:val="004B246A"/>
    <w:rsid w:val="004B4992"/>
    <w:rsid w:val="004B6270"/>
    <w:rsid w:val="004C538F"/>
    <w:rsid w:val="004C7D6A"/>
    <w:rsid w:val="004D0808"/>
    <w:rsid w:val="004D1A09"/>
    <w:rsid w:val="004D59CC"/>
    <w:rsid w:val="004D7277"/>
    <w:rsid w:val="004D791C"/>
    <w:rsid w:val="004E17B1"/>
    <w:rsid w:val="004E6E61"/>
    <w:rsid w:val="004E7F7A"/>
    <w:rsid w:val="004F5AB2"/>
    <w:rsid w:val="004F740A"/>
    <w:rsid w:val="00501064"/>
    <w:rsid w:val="0050441F"/>
    <w:rsid w:val="005057A8"/>
    <w:rsid w:val="005061F6"/>
    <w:rsid w:val="00506E2F"/>
    <w:rsid w:val="005122B5"/>
    <w:rsid w:val="005126CE"/>
    <w:rsid w:val="00515C21"/>
    <w:rsid w:val="00515D23"/>
    <w:rsid w:val="00516932"/>
    <w:rsid w:val="00516F37"/>
    <w:rsid w:val="00520575"/>
    <w:rsid w:val="00520E14"/>
    <w:rsid w:val="005219EE"/>
    <w:rsid w:val="00523242"/>
    <w:rsid w:val="005256BE"/>
    <w:rsid w:val="00527079"/>
    <w:rsid w:val="005278C1"/>
    <w:rsid w:val="00527A4F"/>
    <w:rsid w:val="00527F44"/>
    <w:rsid w:val="00530836"/>
    <w:rsid w:val="00531B4C"/>
    <w:rsid w:val="0053346A"/>
    <w:rsid w:val="00534D7A"/>
    <w:rsid w:val="00534FE0"/>
    <w:rsid w:val="005370D0"/>
    <w:rsid w:val="00541755"/>
    <w:rsid w:val="00541817"/>
    <w:rsid w:val="00542083"/>
    <w:rsid w:val="00546047"/>
    <w:rsid w:val="00550476"/>
    <w:rsid w:val="005576A7"/>
    <w:rsid w:val="00560B27"/>
    <w:rsid w:val="00564888"/>
    <w:rsid w:val="00565318"/>
    <w:rsid w:val="0056689B"/>
    <w:rsid w:val="00570E8E"/>
    <w:rsid w:val="00571A26"/>
    <w:rsid w:val="00574CDC"/>
    <w:rsid w:val="00575FB5"/>
    <w:rsid w:val="005779D7"/>
    <w:rsid w:val="005804D4"/>
    <w:rsid w:val="005808CC"/>
    <w:rsid w:val="00581FBF"/>
    <w:rsid w:val="00586B7A"/>
    <w:rsid w:val="005931FD"/>
    <w:rsid w:val="00593A34"/>
    <w:rsid w:val="005953F7"/>
    <w:rsid w:val="0059552F"/>
    <w:rsid w:val="00595657"/>
    <w:rsid w:val="005A2402"/>
    <w:rsid w:val="005A4EC4"/>
    <w:rsid w:val="005B16C4"/>
    <w:rsid w:val="005B18D4"/>
    <w:rsid w:val="005B439A"/>
    <w:rsid w:val="005C20B2"/>
    <w:rsid w:val="005C3763"/>
    <w:rsid w:val="005C4F6C"/>
    <w:rsid w:val="005D63D2"/>
    <w:rsid w:val="005E2A2F"/>
    <w:rsid w:val="005E3AF3"/>
    <w:rsid w:val="005E3CE8"/>
    <w:rsid w:val="005E4E97"/>
    <w:rsid w:val="005F2154"/>
    <w:rsid w:val="005F3EF6"/>
    <w:rsid w:val="005F4D94"/>
    <w:rsid w:val="005F7546"/>
    <w:rsid w:val="005F78F6"/>
    <w:rsid w:val="00600F80"/>
    <w:rsid w:val="0060125D"/>
    <w:rsid w:val="006015B7"/>
    <w:rsid w:val="00602918"/>
    <w:rsid w:val="006062C8"/>
    <w:rsid w:val="00610413"/>
    <w:rsid w:val="00610910"/>
    <w:rsid w:val="00617440"/>
    <w:rsid w:val="006217B7"/>
    <w:rsid w:val="00624EAB"/>
    <w:rsid w:val="006250F3"/>
    <w:rsid w:val="00625E7D"/>
    <w:rsid w:val="00626810"/>
    <w:rsid w:val="006303E4"/>
    <w:rsid w:val="00641D22"/>
    <w:rsid w:val="00642E6C"/>
    <w:rsid w:val="006457FE"/>
    <w:rsid w:val="00646C60"/>
    <w:rsid w:val="00652D7C"/>
    <w:rsid w:val="00653485"/>
    <w:rsid w:val="00653A38"/>
    <w:rsid w:val="00653FBA"/>
    <w:rsid w:val="006570E4"/>
    <w:rsid w:val="00657241"/>
    <w:rsid w:val="006623B2"/>
    <w:rsid w:val="00670BFD"/>
    <w:rsid w:val="0067174E"/>
    <w:rsid w:val="00674AB9"/>
    <w:rsid w:val="006901A7"/>
    <w:rsid w:val="00695636"/>
    <w:rsid w:val="006979CC"/>
    <w:rsid w:val="006A0B55"/>
    <w:rsid w:val="006A1D8D"/>
    <w:rsid w:val="006A2725"/>
    <w:rsid w:val="006A314B"/>
    <w:rsid w:val="006A428E"/>
    <w:rsid w:val="006B695C"/>
    <w:rsid w:val="006C57E4"/>
    <w:rsid w:val="006C7E43"/>
    <w:rsid w:val="006D01C8"/>
    <w:rsid w:val="006D2BF8"/>
    <w:rsid w:val="006D31AC"/>
    <w:rsid w:val="006D3502"/>
    <w:rsid w:val="006D3B9D"/>
    <w:rsid w:val="006D452F"/>
    <w:rsid w:val="006D6865"/>
    <w:rsid w:val="006E109F"/>
    <w:rsid w:val="006E39BF"/>
    <w:rsid w:val="006E4C20"/>
    <w:rsid w:val="006E5ACE"/>
    <w:rsid w:val="006E7CD4"/>
    <w:rsid w:val="006F3740"/>
    <w:rsid w:val="006F5956"/>
    <w:rsid w:val="006F6022"/>
    <w:rsid w:val="006F7712"/>
    <w:rsid w:val="00705CA2"/>
    <w:rsid w:val="007061DC"/>
    <w:rsid w:val="007073AE"/>
    <w:rsid w:val="00710DA0"/>
    <w:rsid w:val="00717FDD"/>
    <w:rsid w:val="00721924"/>
    <w:rsid w:val="007269E2"/>
    <w:rsid w:val="007272C9"/>
    <w:rsid w:val="0073484D"/>
    <w:rsid w:val="007349A4"/>
    <w:rsid w:val="007359EE"/>
    <w:rsid w:val="0073720C"/>
    <w:rsid w:val="00737E62"/>
    <w:rsid w:val="00740ABC"/>
    <w:rsid w:val="00741E71"/>
    <w:rsid w:val="00743AAF"/>
    <w:rsid w:val="00744A44"/>
    <w:rsid w:val="00746A2E"/>
    <w:rsid w:val="0074703F"/>
    <w:rsid w:val="007505EB"/>
    <w:rsid w:val="00751189"/>
    <w:rsid w:val="00754AA1"/>
    <w:rsid w:val="007611DC"/>
    <w:rsid w:val="007622C6"/>
    <w:rsid w:val="00763264"/>
    <w:rsid w:val="007632D2"/>
    <w:rsid w:val="00764227"/>
    <w:rsid w:val="00764749"/>
    <w:rsid w:val="00767A85"/>
    <w:rsid w:val="007710C2"/>
    <w:rsid w:val="007801E3"/>
    <w:rsid w:val="00783BE2"/>
    <w:rsid w:val="00784554"/>
    <w:rsid w:val="0078611E"/>
    <w:rsid w:val="007870F2"/>
    <w:rsid w:val="00793FAA"/>
    <w:rsid w:val="00795B13"/>
    <w:rsid w:val="007963A6"/>
    <w:rsid w:val="00796627"/>
    <w:rsid w:val="00796B9F"/>
    <w:rsid w:val="00796CAB"/>
    <w:rsid w:val="00797D1E"/>
    <w:rsid w:val="007A66FB"/>
    <w:rsid w:val="007B3502"/>
    <w:rsid w:val="007B4613"/>
    <w:rsid w:val="007B564E"/>
    <w:rsid w:val="007B573A"/>
    <w:rsid w:val="007B6942"/>
    <w:rsid w:val="007B6C47"/>
    <w:rsid w:val="007C03B5"/>
    <w:rsid w:val="007C0EB1"/>
    <w:rsid w:val="007C1FF1"/>
    <w:rsid w:val="007C42A9"/>
    <w:rsid w:val="007C515C"/>
    <w:rsid w:val="007C6BB8"/>
    <w:rsid w:val="007D1410"/>
    <w:rsid w:val="007D6F91"/>
    <w:rsid w:val="007E176A"/>
    <w:rsid w:val="007E44C1"/>
    <w:rsid w:val="007E7975"/>
    <w:rsid w:val="007E7CF2"/>
    <w:rsid w:val="007F1FCB"/>
    <w:rsid w:val="007F4076"/>
    <w:rsid w:val="007F4C76"/>
    <w:rsid w:val="00800108"/>
    <w:rsid w:val="00800D48"/>
    <w:rsid w:val="008011B7"/>
    <w:rsid w:val="0080433D"/>
    <w:rsid w:val="00807ED9"/>
    <w:rsid w:val="00810B3E"/>
    <w:rsid w:val="008115A6"/>
    <w:rsid w:val="00811C49"/>
    <w:rsid w:val="00813F27"/>
    <w:rsid w:val="00816737"/>
    <w:rsid w:val="00816A5E"/>
    <w:rsid w:val="00816F06"/>
    <w:rsid w:val="008175BB"/>
    <w:rsid w:val="00820E81"/>
    <w:rsid w:val="00821948"/>
    <w:rsid w:val="00822C23"/>
    <w:rsid w:val="0082366F"/>
    <w:rsid w:val="00824127"/>
    <w:rsid w:val="00830CA0"/>
    <w:rsid w:val="00831EA0"/>
    <w:rsid w:val="00833959"/>
    <w:rsid w:val="00835458"/>
    <w:rsid w:val="00835794"/>
    <w:rsid w:val="00835A80"/>
    <w:rsid w:val="0083621D"/>
    <w:rsid w:val="00837C68"/>
    <w:rsid w:val="008465E6"/>
    <w:rsid w:val="00847050"/>
    <w:rsid w:val="008501E2"/>
    <w:rsid w:val="0085171E"/>
    <w:rsid w:val="0085474F"/>
    <w:rsid w:val="008563F6"/>
    <w:rsid w:val="00862AA5"/>
    <w:rsid w:val="008646E4"/>
    <w:rsid w:val="00864CFB"/>
    <w:rsid w:val="00865EBC"/>
    <w:rsid w:val="0086627B"/>
    <w:rsid w:val="00870EEE"/>
    <w:rsid w:val="00871148"/>
    <w:rsid w:val="00873513"/>
    <w:rsid w:val="00873861"/>
    <w:rsid w:val="00873EE9"/>
    <w:rsid w:val="008741F4"/>
    <w:rsid w:val="00875555"/>
    <w:rsid w:val="00881555"/>
    <w:rsid w:val="00882FE3"/>
    <w:rsid w:val="00883F18"/>
    <w:rsid w:val="00884550"/>
    <w:rsid w:val="00887839"/>
    <w:rsid w:val="00890CAF"/>
    <w:rsid w:val="00893E13"/>
    <w:rsid w:val="00895D0C"/>
    <w:rsid w:val="0089635A"/>
    <w:rsid w:val="00897231"/>
    <w:rsid w:val="00897F6E"/>
    <w:rsid w:val="008A118B"/>
    <w:rsid w:val="008A1CEE"/>
    <w:rsid w:val="008A2C07"/>
    <w:rsid w:val="008A32BD"/>
    <w:rsid w:val="008A48A7"/>
    <w:rsid w:val="008A4D67"/>
    <w:rsid w:val="008B2D45"/>
    <w:rsid w:val="008C086B"/>
    <w:rsid w:val="008C0CB1"/>
    <w:rsid w:val="008C25CF"/>
    <w:rsid w:val="008C3AFD"/>
    <w:rsid w:val="008C4AF4"/>
    <w:rsid w:val="008C55CA"/>
    <w:rsid w:val="008D01CD"/>
    <w:rsid w:val="008D13A8"/>
    <w:rsid w:val="008D1423"/>
    <w:rsid w:val="008D2968"/>
    <w:rsid w:val="008D4139"/>
    <w:rsid w:val="008D4B3A"/>
    <w:rsid w:val="008E0191"/>
    <w:rsid w:val="008E2576"/>
    <w:rsid w:val="008E2D79"/>
    <w:rsid w:val="008E3590"/>
    <w:rsid w:val="008E3B65"/>
    <w:rsid w:val="008E48E2"/>
    <w:rsid w:val="008E4B27"/>
    <w:rsid w:val="008F054A"/>
    <w:rsid w:val="008F17E7"/>
    <w:rsid w:val="008F1B70"/>
    <w:rsid w:val="008F5EB0"/>
    <w:rsid w:val="008F6DEF"/>
    <w:rsid w:val="008F7911"/>
    <w:rsid w:val="00900AF1"/>
    <w:rsid w:val="00902D2F"/>
    <w:rsid w:val="00903942"/>
    <w:rsid w:val="009069AC"/>
    <w:rsid w:val="0090716D"/>
    <w:rsid w:val="00910785"/>
    <w:rsid w:val="00913CC9"/>
    <w:rsid w:val="00914F98"/>
    <w:rsid w:val="00920AC7"/>
    <w:rsid w:val="00920F02"/>
    <w:rsid w:val="00923F7A"/>
    <w:rsid w:val="0092404E"/>
    <w:rsid w:val="00935D72"/>
    <w:rsid w:val="00940569"/>
    <w:rsid w:val="00940A6E"/>
    <w:rsid w:val="00940BDB"/>
    <w:rsid w:val="009436AF"/>
    <w:rsid w:val="00944532"/>
    <w:rsid w:val="00946627"/>
    <w:rsid w:val="00947DBA"/>
    <w:rsid w:val="00951B05"/>
    <w:rsid w:val="00952A2E"/>
    <w:rsid w:val="0095333E"/>
    <w:rsid w:val="00954391"/>
    <w:rsid w:val="009567E5"/>
    <w:rsid w:val="00963B0C"/>
    <w:rsid w:val="00967F0F"/>
    <w:rsid w:val="00973916"/>
    <w:rsid w:val="009745A6"/>
    <w:rsid w:val="00974752"/>
    <w:rsid w:val="0098129F"/>
    <w:rsid w:val="00985157"/>
    <w:rsid w:val="009856D6"/>
    <w:rsid w:val="00985EC3"/>
    <w:rsid w:val="00986199"/>
    <w:rsid w:val="0099027D"/>
    <w:rsid w:val="00992D5D"/>
    <w:rsid w:val="00993AC8"/>
    <w:rsid w:val="009A2D56"/>
    <w:rsid w:val="009A3B77"/>
    <w:rsid w:val="009A4FC6"/>
    <w:rsid w:val="009A713D"/>
    <w:rsid w:val="009B2A29"/>
    <w:rsid w:val="009B2C63"/>
    <w:rsid w:val="009B7978"/>
    <w:rsid w:val="009B7C60"/>
    <w:rsid w:val="009C0A32"/>
    <w:rsid w:val="009C1808"/>
    <w:rsid w:val="009C2543"/>
    <w:rsid w:val="009C48F7"/>
    <w:rsid w:val="009C60D9"/>
    <w:rsid w:val="009D01EB"/>
    <w:rsid w:val="009D10E6"/>
    <w:rsid w:val="009D12BA"/>
    <w:rsid w:val="009D179B"/>
    <w:rsid w:val="009D1D09"/>
    <w:rsid w:val="009D2103"/>
    <w:rsid w:val="009D30EC"/>
    <w:rsid w:val="009D54B7"/>
    <w:rsid w:val="009D5A5C"/>
    <w:rsid w:val="009D5FC7"/>
    <w:rsid w:val="009D6468"/>
    <w:rsid w:val="009D7D6C"/>
    <w:rsid w:val="009E0203"/>
    <w:rsid w:val="009E1290"/>
    <w:rsid w:val="009F0733"/>
    <w:rsid w:val="009F5B13"/>
    <w:rsid w:val="009F5BA0"/>
    <w:rsid w:val="009F5FEB"/>
    <w:rsid w:val="009F7C23"/>
    <w:rsid w:val="00A01E64"/>
    <w:rsid w:val="00A02A32"/>
    <w:rsid w:val="00A11D96"/>
    <w:rsid w:val="00A12F13"/>
    <w:rsid w:val="00A1471C"/>
    <w:rsid w:val="00A176B5"/>
    <w:rsid w:val="00A225AB"/>
    <w:rsid w:val="00A251FA"/>
    <w:rsid w:val="00A27633"/>
    <w:rsid w:val="00A32A16"/>
    <w:rsid w:val="00A35BD2"/>
    <w:rsid w:val="00A37F12"/>
    <w:rsid w:val="00A4044A"/>
    <w:rsid w:val="00A41E89"/>
    <w:rsid w:val="00A434AF"/>
    <w:rsid w:val="00A50E07"/>
    <w:rsid w:val="00A510A2"/>
    <w:rsid w:val="00A5214D"/>
    <w:rsid w:val="00A541E6"/>
    <w:rsid w:val="00A616DE"/>
    <w:rsid w:val="00A6170E"/>
    <w:rsid w:val="00A62EC3"/>
    <w:rsid w:val="00A63F6C"/>
    <w:rsid w:val="00A64203"/>
    <w:rsid w:val="00A658DC"/>
    <w:rsid w:val="00A65A9F"/>
    <w:rsid w:val="00A67313"/>
    <w:rsid w:val="00A7007F"/>
    <w:rsid w:val="00A733FA"/>
    <w:rsid w:val="00A740D8"/>
    <w:rsid w:val="00A75B8C"/>
    <w:rsid w:val="00A7707E"/>
    <w:rsid w:val="00A80900"/>
    <w:rsid w:val="00A8389B"/>
    <w:rsid w:val="00A84410"/>
    <w:rsid w:val="00A853B8"/>
    <w:rsid w:val="00A9024B"/>
    <w:rsid w:val="00A952A7"/>
    <w:rsid w:val="00A967EC"/>
    <w:rsid w:val="00AA6197"/>
    <w:rsid w:val="00AA7F60"/>
    <w:rsid w:val="00AB0EE1"/>
    <w:rsid w:val="00AB2471"/>
    <w:rsid w:val="00AB2B8F"/>
    <w:rsid w:val="00AB38C0"/>
    <w:rsid w:val="00AC04FC"/>
    <w:rsid w:val="00AC18A1"/>
    <w:rsid w:val="00AC2A6E"/>
    <w:rsid w:val="00AC4808"/>
    <w:rsid w:val="00AC4FB3"/>
    <w:rsid w:val="00AC7AE7"/>
    <w:rsid w:val="00AD051F"/>
    <w:rsid w:val="00AD0BCB"/>
    <w:rsid w:val="00AD0D39"/>
    <w:rsid w:val="00AD27D9"/>
    <w:rsid w:val="00AD4787"/>
    <w:rsid w:val="00AD50DC"/>
    <w:rsid w:val="00AD6212"/>
    <w:rsid w:val="00AD635E"/>
    <w:rsid w:val="00AD69CB"/>
    <w:rsid w:val="00AD743C"/>
    <w:rsid w:val="00AE07C2"/>
    <w:rsid w:val="00AE0AC7"/>
    <w:rsid w:val="00AE0C5A"/>
    <w:rsid w:val="00AE7703"/>
    <w:rsid w:val="00AF0B4A"/>
    <w:rsid w:val="00AF7AE4"/>
    <w:rsid w:val="00AF7D9D"/>
    <w:rsid w:val="00B03856"/>
    <w:rsid w:val="00B03BCE"/>
    <w:rsid w:val="00B03F40"/>
    <w:rsid w:val="00B04B79"/>
    <w:rsid w:val="00B1149A"/>
    <w:rsid w:val="00B11EBB"/>
    <w:rsid w:val="00B13886"/>
    <w:rsid w:val="00B16248"/>
    <w:rsid w:val="00B17559"/>
    <w:rsid w:val="00B17F43"/>
    <w:rsid w:val="00B20C3A"/>
    <w:rsid w:val="00B22E03"/>
    <w:rsid w:val="00B22F33"/>
    <w:rsid w:val="00B25151"/>
    <w:rsid w:val="00B26BD2"/>
    <w:rsid w:val="00B31C22"/>
    <w:rsid w:val="00B46089"/>
    <w:rsid w:val="00B4629C"/>
    <w:rsid w:val="00B46DEB"/>
    <w:rsid w:val="00B5414F"/>
    <w:rsid w:val="00B6044A"/>
    <w:rsid w:val="00B62218"/>
    <w:rsid w:val="00B6333B"/>
    <w:rsid w:val="00B66FE7"/>
    <w:rsid w:val="00B67CC2"/>
    <w:rsid w:val="00B70131"/>
    <w:rsid w:val="00B70530"/>
    <w:rsid w:val="00B70FF5"/>
    <w:rsid w:val="00B711E6"/>
    <w:rsid w:val="00B74A28"/>
    <w:rsid w:val="00B75FEE"/>
    <w:rsid w:val="00B80F55"/>
    <w:rsid w:val="00B83D46"/>
    <w:rsid w:val="00B843DA"/>
    <w:rsid w:val="00B84E59"/>
    <w:rsid w:val="00B92069"/>
    <w:rsid w:val="00B93B42"/>
    <w:rsid w:val="00B96310"/>
    <w:rsid w:val="00BA083C"/>
    <w:rsid w:val="00BA40B2"/>
    <w:rsid w:val="00BA5145"/>
    <w:rsid w:val="00BA6332"/>
    <w:rsid w:val="00BB0FF7"/>
    <w:rsid w:val="00BB2102"/>
    <w:rsid w:val="00BB4530"/>
    <w:rsid w:val="00BB469D"/>
    <w:rsid w:val="00BC1F7E"/>
    <w:rsid w:val="00BC4EB9"/>
    <w:rsid w:val="00BC5C14"/>
    <w:rsid w:val="00BD56EF"/>
    <w:rsid w:val="00BE110E"/>
    <w:rsid w:val="00BE4318"/>
    <w:rsid w:val="00BE6E15"/>
    <w:rsid w:val="00BF0875"/>
    <w:rsid w:val="00BF0892"/>
    <w:rsid w:val="00BF5195"/>
    <w:rsid w:val="00BF59F5"/>
    <w:rsid w:val="00BF5CD5"/>
    <w:rsid w:val="00C00AF3"/>
    <w:rsid w:val="00C03371"/>
    <w:rsid w:val="00C04AC0"/>
    <w:rsid w:val="00C0583A"/>
    <w:rsid w:val="00C1167F"/>
    <w:rsid w:val="00C14E78"/>
    <w:rsid w:val="00C17FF3"/>
    <w:rsid w:val="00C24BAF"/>
    <w:rsid w:val="00C320EA"/>
    <w:rsid w:val="00C3488D"/>
    <w:rsid w:val="00C34CEB"/>
    <w:rsid w:val="00C42AFF"/>
    <w:rsid w:val="00C44084"/>
    <w:rsid w:val="00C45843"/>
    <w:rsid w:val="00C46262"/>
    <w:rsid w:val="00C52BB0"/>
    <w:rsid w:val="00C54599"/>
    <w:rsid w:val="00C55DA5"/>
    <w:rsid w:val="00C57A34"/>
    <w:rsid w:val="00C60454"/>
    <w:rsid w:val="00C62C1F"/>
    <w:rsid w:val="00C66A76"/>
    <w:rsid w:val="00C74191"/>
    <w:rsid w:val="00C772DC"/>
    <w:rsid w:val="00C81084"/>
    <w:rsid w:val="00C84F5A"/>
    <w:rsid w:val="00C858CA"/>
    <w:rsid w:val="00C94AF5"/>
    <w:rsid w:val="00CA244D"/>
    <w:rsid w:val="00CA467C"/>
    <w:rsid w:val="00CA7E40"/>
    <w:rsid w:val="00CA7F5E"/>
    <w:rsid w:val="00CB0767"/>
    <w:rsid w:val="00CB1F5C"/>
    <w:rsid w:val="00CB31C5"/>
    <w:rsid w:val="00CB5CB1"/>
    <w:rsid w:val="00CC2727"/>
    <w:rsid w:val="00CC6C74"/>
    <w:rsid w:val="00CD0AFB"/>
    <w:rsid w:val="00CD1F1D"/>
    <w:rsid w:val="00CD2A9A"/>
    <w:rsid w:val="00CD4A69"/>
    <w:rsid w:val="00CD7A2F"/>
    <w:rsid w:val="00CE1924"/>
    <w:rsid w:val="00CE1939"/>
    <w:rsid w:val="00CE433D"/>
    <w:rsid w:val="00CE50BD"/>
    <w:rsid w:val="00CE59E6"/>
    <w:rsid w:val="00CE61B3"/>
    <w:rsid w:val="00CE74AF"/>
    <w:rsid w:val="00CF0CC1"/>
    <w:rsid w:val="00CF30CB"/>
    <w:rsid w:val="00CF59B0"/>
    <w:rsid w:val="00CF694D"/>
    <w:rsid w:val="00CF768D"/>
    <w:rsid w:val="00CF7F84"/>
    <w:rsid w:val="00D0640A"/>
    <w:rsid w:val="00D065DE"/>
    <w:rsid w:val="00D073DE"/>
    <w:rsid w:val="00D07977"/>
    <w:rsid w:val="00D106F0"/>
    <w:rsid w:val="00D12194"/>
    <w:rsid w:val="00D14B4E"/>
    <w:rsid w:val="00D177F4"/>
    <w:rsid w:val="00D17D17"/>
    <w:rsid w:val="00D20711"/>
    <w:rsid w:val="00D23D49"/>
    <w:rsid w:val="00D2537D"/>
    <w:rsid w:val="00D2582F"/>
    <w:rsid w:val="00D322D2"/>
    <w:rsid w:val="00D333B7"/>
    <w:rsid w:val="00D334E0"/>
    <w:rsid w:val="00D3364A"/>
    <w:rsid w:val="00D374F2"/>
    <w:rsid w:val="00D40D08"/>
    <w:rsid w:val="00D46181"/>
    <w:rsid w:val="00D46AF9"/>
    <w:rsid w:val="00D50B68"/>
    <w:rsid w:val="00D54241"/>
    <w:rsid w:val="00D606EB"/>
    <w:rsid w:val="00D6247E"/>
    <w:rsid w:val="00D62987"/>
    <w:rsid w:val="00D62C22"/>
    <w:rsid w:val="00D66081"/>
    <w:rsid w:val="00D66525"/>
    <w:rsid w:val="00D70B4F"/>
    <w:rsid w:val="00D72B9A"/>
    <w:rsid w:val="00D74CC5"/>
    <w:rsid w:val="00D80E09"/>
    <w:rsid w:val="00D839EB"/>
    <w:rsid w:val="00D90010"/>
    <w:rsid w:val="00D9085C"/>
    <w:rsid w:val="00D92EE9"/>
    <w:rsid w:val="00D93EB2"/>
    <w:rsid w:val="00D959A5"/>
    <w:rsid w:val="00D97E75"/>
    <w:rsid w:val="00DA0EA5"/>
    <w:rsid w:val="00DA0F72"/>
    <w:rsid w:val="00DA2FD8"/>
    <w:rsid w:val="00DA450E"/>
    <w:rsid w:val="00DA452B"/>
    <w:rsid w:val="00DA7117"/>
    <w:rsid w:val="00DB3862"/>
    <w:rsid w:val="00DB5904"/>
    <w:rsid w:val="00DB6199"/>
    <w:rsid w:val="00DB7D54"/>
    <w:rsid w:val="00DC0D68"/>
    <w:rsid w:val="00DC6A78"/>
    <w:rsid w:val="00DD36D1"/>
    <w:rsid w:val="00DD3FBF"/>
    <w:rsid w:val="00DD69E2"/>
    <w:rsid w:val="00DD6D8A"/>
    <w:rsid w:val="00DD7ED3"/>
    <w:rsid w:val="00DE02B7"/>
    <w:rsid w:val="00DE207D"/>
    <w:rsid w:val="00DE4585"/>
    <w:rsid w:val="00DE4C57"/>
    <w:rsid w:val="00DE5B2F"/>
    <w:rsid w:val="00DE7427"/>
    <w:rsid w:val="00DE7ABE"/>
    <w:rsid w:val="00DF013B"/>
    <w:rsid w:val="00DF04FA"/>
    <w:rsid w:val="00DF11F0"/>
    <w:rsid w:val="00DF1BA9"/>
    <w:rsid w:val="00DF2379"/>
    <w:rsid w:val="00DF4889"/>
    <w:rsid w:val="00DF524C"/>
    <w:rsid w:val="00DF7D87"/>
    <w:rsid w:val="00E03A99"/>
    <w:rsid w:val="00E0715D"/>
    <w:rsid w:val="00E1453E"/>
    <w:rsid w:val="00E147EB"/>
    <w:rsid w:val="00E17A6C"/>
    <w:rsid w:val="00E17C74"/>
    <w:rsid w:val="00E21780"/>
    <w:rsid w:val="00E222EF"/>
    <w:rsid w:val="00E22909"/>
    <w:rsid w:val="00E23844"/>
    <w:rsid w:val="00E24ABD"/>
    <w:rsid w:val="00E30D5E"/>
    <w:rsid w:val="00E335FA"/>
    <w:rsid w:val="00E33AB2"/>
    <w:rsid w:val="00E35F3F"/>
    <w:rsid w:val="00E412D6"/>
    <w:rsid w:val="00E46EF1"/>
    <w:rsid w:val="00E506D8"/>
    <w:rsid w:val="00E54527"/>
    <w:rsid w:val="00E56ACE"/>
    <w:rsid w:val="00E56BDA"/>
    <w:rsid w:val="00E57D3F"/>
    <w:rsid w:val="00E603A7"/>
    <w:rsid w:val="00E6095F"/>
    <w:rsid w:val="00E60AD7"/>
    <w:rsid w:val="00E60AFA"/>
    <w:rsid w:val="00E61FAB"/>
    <w:rsid w:val="00E64ECD"/>
    <w:rsid w:val="00E659A8"/>
    <w:rsid w:val="00E7106A"/>
    <w:rsid w:val="00E7180E"/>
    <w:rsid w:val="00E76F7F"/>
    <w:rsid w:val="00E84652"/>
    <w:rsid w:val="00E86AA4"/>
    <w:rsid w:val="00E873EB"/>
    <w:rsid w:val="00E90AF9"/>
    <w:rsid w:val="00E91C98"/>
    <w:rsid w:val="00E91FA3"/>
    <w:rsid w:val="00EA2B95"/>
    <w:rsid w:val="00EA3AF3"/>
    <w:rsid w:val="00EA3F03"/>
    <w:rsid w:val="00EA406C"/>
    <w:rsid w:val="00EB0B41"/>
    <w:rsid w:val="00EB0CED"/>
    <w:rsid w:val="00EB0FBF"/>
    <w:rsid w:val="00EB1656"/>
    <w:rsid w:val="00EB1894"/>
    <w:rsid w:val="00EB3A05"/>
    <w:rsid w:val="00EB43D0"/>
    <w:rsid w:val="00EB5626"/>
    <w:rsid w:val="00EB7706"/>
    <w:rsid w:val="00EC2B08"/>
    <w:rsid w:val="00EC3D1A"/>
    <w:rsid w:val="00EC3F19"/>
    <w:rsid w:val="00EC5758"/>
    <w:rsid w:val="00EC78B8"/>
    <w:rsid w:val="00ED0800"/>
    <w:rsid w:val="00ED656C"/>
    <w:rsid w:val="00ED6E59"/>
    <w:rsid w:val="00ED7D3C"/>
    <w:rsid w:val="00EE0A3E"/>
    <w:rsid w:val="00EE2808"/>
    <w:rsid w:val="00EE4496"/>
    <w:rsid w:val="00EE5559"/>
    <w:rsid w:val="00EE70D9"/>
    <w:rsid w:val="00EF0D79"/>
    <w:rsid w:val="00EF272C"/>
    <w:rsid w:val="00EF3EEA"/>
    <w:rsid w:val="00EF5CBC"/>
    <w:rsid w:val="00EF6546"/>
    <w:rsid w:val="00F018F4"/>
    <w:rsid w:val="00F0330A"/>
    <w:rsid w:val="00F036DC"/>
    <w:rsid w:val="00F03A94"/>
    <w:rsid w:val="00F04D37"/>
    <w:rsid w:val="00F06EF4"/>
    <w:rsid w:val="00F11C70"/>
    <w:rsid w:val="00F146F1"/>
    <w:rsid w:val="00F15116"/>
    <w:rsid w:val="00F15244"/>
    <w:rsid w:val="00F16CFE"/>
    <w:rsid w:val="00F176E4"/>
    <w:rsid w:val="00F22737"/>
    <w:rsid w:val="00F23E6C"/>
    <w:rsid w:val="00F2556F"/>
    <w:rsid w:val="00F27050"/>
    <w:rsid w:val="00F279CB"/>
    <w:rsid w:val="00F33BF1"/>
    <w:rsid w:val="00F35932"/>
    <w:rsid w:val="00F35D4C"/>
    <w:rsid w:val="00F370CC"/>
    <w:rsid w:val="00F42404"/>
    <w:rsid w:val="00F4315D"/>
    <w:rsid w:val="00F4377D"/>
    <w:rsid w:val="00F47ACF"/>
    <w:rsid w:val="00F50154"/>
    <w:rsid w:val="00F515B6"/>
    <w:rsid w:val="00F5275C"/>
    <w:rsid w:val="00F52988"/>
    <w:rsid w:val="00F53AB0"/>
    <w:rsid w:val="00F54C04"/>
    <w:rsid w:val="00F5760F"/>
    <w:rsid w:val="00F60FE4"/>
    <w:rsid w:val="00F64ED0"/>
    <w:rsid w:val="00F65B47"/>
    <w:rsid w:val="00F65C8F"/>
    <w:rsid w:val="00F6740D"/>
    <w:rsid w:val="00F74CEF"/>
    <w:rsid w:val="00F77067"/>
    <w:rsid w:val="00F81278"/>
    <w:rsid w:val="00F83B6C"/>
    <w:rsid w:val="00F84A84"/>
    <w:rsid w:val="00F8629E"/>
    <w:rsid w:val="00F86944"/>
    <w:rsid w:val="00F87DF6"/>
    <w:rsid w:val="00F87F3F"/>
    <w:rsid w:val="00F9148E"/>
    <w:rsid w:val="00F933F1"/>
    <w:rsid w:val="00F941B3"/>
    <w:rsid w:val="00F954CA"/>
    <w:rsid w:val="00F95A21"/>
    <w:rsid w:val="00FA1A73"/>
    <w:rsid w:val="00FA3691"/>
    <w:rsid w:val="00FA6D86"/>
    <w:rsid w:val="00FB1344"/>
    <w:rsid w:val="00FB31C3"/>
    <w:rsid w:val="00FB7ACA"/>
    <w:rsid w:val="00FC00B2"/>
    <w:rsid w:val="00FC0DD1"/>
    <w:rsid w:val="00FC0F0E"/>
    <w:rsid w:val="00FC2253"/>
    <w:rsid w:val="00FC32E4"/>
    <w:rsid w:val="00FC337F"/>
    <w:rsid w:val="00FC398D"/>
    <w:rsid w:val="00FC3E8A"/>
    <w:rsid w:val="00FC62CF"/>
    <w:rsid w:val="00FD12FB"/>
    <w:rsid w:val="00FD29E3"/>
    <w:rsid w:val="00FD4C15"/>
    <w:rsid w:val="00FD5A44"/>
    <w:rsid w:val="00FD7260"/>
    <w:rsid w:val="00FD7862"/>
    <w:rsid w:val="00FD7B8F"/>
    <w:rsid w:val="00FD7C39"/>
    <w:rsid w:val="00FD7DC2"/>
    <w:rsid w:val="00FE09D9"/>
    <w:rsid w:val="00FE135C"/>
    <w:rsid w:val="00FE4690"/>
    <w:rsid w:val="00FE53E0"/>
    <w:rsid w:val="00FE7016"/>
    <w:rsid w:val="00FF2893"/>
    <w:rsid w:val="00FF2E79"/>
    <w:rsid w:val="00FF39E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2">
    <w:name w:val="heading 2"/>
    <w:basedOn w:val="Normal"/>
    <w:next w:val="Normal"/>
    <w:link w:val="Ttulo2Car"/>
    <w:uiPriority w:val="9"/>
    <w:semiHidden/>
    <w:unhideWhenUsed/>
    <w:qFormat/>
    <w:rsid w:val="00DF0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link w:val="EncabezadoCar"/>
    <w:uiPriority w:val="99"/>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5804D4"/>
    <w:pPr>
      <w:numPr>
        <w:numId w:val="1"/>
      </w:numPr>
      <w:spacing w:before="240" w:after="240" w:line="360" w:lineRule="auto"/>
      <w:jc w:val="both"/>
    </w:pPr>
    <w:rPr>
      <w:rFonts w:eastAsia="Times New Roman"/>
      <w:lang w:val="es-ES_tradnl"/>
    </w:rPr>
  </w:style>
  <w:style w:type="paragraph" w:customStyle="1" w:styleId="Nivel3">
    <w:name w:val="Nivel 3"/>
    <w:basedOn w:val="Ttulo3"/>
    <w:link w:val="Nivel3Car"/>
    <w:qFormat/>
    <w:rsid w:val="00D90010"/>
    <w:pPr>
      <w:numPr>
        <w:ilvl w:val="1"/>
        <w:numId w:val="1"/>
      </w:numPr>
      <w:spacing w:before="240" w:after="240" w:line="360" w:lineRule="auto"/>
      <w:ind w:left="993" w:hanging="633"/>
    </w:pPr>
    <w:rPr>
      <w:rFonts w:ascii="Arial" w:hAnsi="Arial" w:cs="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5804D4"/>
    <w:rPr>
      <w:rFonts w:ascii="Arial" w:eastAsia="Times New Roman" w:hAnsi="Arial" w:cstheme="majorBidi"/>
      <w:b/>
      <w:bCs/>
      <w:szCs w:val="28"/>
      <w:lang w:val="es-ES_tradnl" w:eastAsia="en-US"/>
    </w:rPr>
  </w:style>
  <w:style w:type="paragraph" w:customStyle="1" w:styleId="Nivel4">
    <w:name w:val="Nivel 4"/>
    <w:basedOn w:val="Nivel3"/>
    <w:link w:val="Nivel4Car"/>
    <w:qFormat/>
    <w:rsid w:val="00D90010"/>
    <w:pPr>
      <w:numPr>
        <w:ilvl w:val="2"/>
      </w:numPr>
      <w:tabs>
        <w:tab w:val="left" w:pos="1985"/>
      </w:tabs>
      <w:ind w:hanging="645"/>
    </w:pPr>
    <w:rPr>
      <w:rFonts w:cs="Times New Roman"/>
      <w:bCs w:val="0"/>
      <w:i/>
      <w14:scene3d>
        <w14:camera w14:prst="orthographicFront"/>
        <w14:lightRig w14:rig="threePt" w14:dir="t">
          <w14:rot w14:lat="0" w14:lon="0" w14:rev="0"/>
        </w14:lightRig>
      </w14:scene3d>
    </w:rPr>
  </w:style>
  <w:style w:type="character" w:customStyle="1" w:styleId="Nivel3Car">
    <w:name w:val="Nivel 3 Car"/>
    <w:basedOn w:val="PrrafodelistaCar"/>
    <w:link w:val="Nivel3"/>
    <w:rsid w:val="00D90010"/>
    <w:rPr>
      <w:rFonts w:ascii="Arial" w:eastAsiaTheme="majorEastAsia" w:hAnsi="Arial" w:cs="Arial"/>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D90010"/>
    <w:rPr>
      <w:rFonts w:ascii="Arial" w:eastAsiaTheme="majorEastAsia" w:hAnsi="Arial" w:cs="Times New Roman"/>
      <w:b/>
      <w:bCs w:val="0"/>
      <w:i/>
      <w:lang w:eastAsia="en-US"/>
      <w14:scene3d>
        <w14:camera w14:prst="orthographicFront"/>
        <w14:lightRig w14:rig="threePt" w14:dir="t">
          <w14:rot w14:lat="0" w14:lon="0" w14:rev="0"/>
        </w14:lightRig>
      </w14:scene3d>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unhideWhenUsed/>
    <w:qFormat/>
    <w:rsid w:val="002E0E74"/>
    <w:pPr>
      <w:spacing w:after="100"/>
      <w:ind w:left="220"/>
    </w:pPr>
  </w:style>
  <w:style w:type="paragraph" w:styleId="TDC1">
    <w:name w:val="toc 1"/>
    <w:basedOn w:val="Normal"/>
    <w:next w:val="Normal"/>
    <w:autoRedefine/>
    <w:uiPriority w:val="39"/>
    <w:unhideWhenUsed/>
    <w:qFormat/>
    <w:rsid w:val="00646C60"/>
    <w:pPr>
      <w:tabs>
        <w:tab w:val="left" w:pos="440"/>
        <w:tab w:val="right" w:leader="dot" w:pos="8778"/>
      </w:tabs>
      <w:spacing w:after="100" w:line="360" w:lineRule="auto"/>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85171E"/>
    <w:pPr>
      <w:numPr>
        <w:ilvl w:val="3"/>
        <w:numId w:val="1"/>
      </w:numPr>
      <w:tabs>
        <w:tab w:val="left" w:pos="1560"/>
      </w:tabs>
      <w:spacing w:after="240" w:line="360" w:lineRule="auto"/>
      <w:ind w:hanging="1302"/>
    </w:pPr>
    <w:rPr>
      <w:rFonts w:ascii="Arial" w:hAnsi="Arial" w:cs="Times New Roman"/>
      <w:i/>
      <w:color w:val="auto"/>
      <w14:scene3d>
        <w14:camera w14:prst="orthographicFront"/>
        <w14:lightRig w14:rig="threePt" w14:dir="t">
          <w14:rot w14:lat="0" w14:lon="0" w14:rev="0"/>
        </w14:lightRig>
      </w14:scene3d>
    </w:rPr>
  </w:style>
  <w:style w:type="character" w:customStyle="1" w:styleId="Nivel5Car">
    <w:name w:val="Nivel 5 Car"/>
    <w:basedOn w:val="Nivel4Car"/>
    <w:link w:val="Nivel5"/>
    <w:rsid w:val="0085171E"/>
    <w:rPr>
      <w:rFonts w:ascii="Arial" w:eastAsiaTheme="majorEastAsia" w:hAnsi="Arial" w:cs="Times New Roman"/>
      <w:b w:val="0"/>
      <w:bCs w:val="0"/>
      <w:i/>
      <w:lang w:eastAsia="en-US"/>
      <w14:scene3d>
        <w14:camera w14:prst="orthographicFront"/>
        <w14:lightRig w14:rig="threePt" w14:dir="t">
          <w14:rot w14:lat="0" w14:lon="0" w14:rev="0"/>
        </w14:lightRig>
      </w14:scene3d>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oggle">
    <w:name w:val="toggle"/>
    <w:basedOn w:val="Fuentedeprrafopredeter"/>
    <w:rsid w:val="007F4C76"/>
  </w:style>
  <w:style w:type="character" w:customStyle="1" w:styleId="property">
    <w:name w:val="property"/>
    <w:basedOn w:val="Fuentedeprrafopredeter"/>
    <w:rsid w:val="007F4C76"/>
  </w:style>
  <w:style w:type="character" w:customStyle="1" w:styleId="p">
    <w:name w:val="p"/>
    <w:basedOn w:val="Fuentedeprrafopredeter"/>
    <w:rsid w:val="007F4C76"/>
  </w:style>
  <w:style w:type="character" w:customStyle="1" w:styleId="object">
    <w:name w:val="object"/>
    <w:basedOn w:val="Fuentedeprrafopredeter"/>
    <w:rsid w:val="007F4C76"/>
  </w:style>
  <w:style w:type="character" w:customStyle="1" w:styleId="toggle-end">
    <w:name w:val="toggle-end"/>
    <w:basedOn w:val="Fuentedeprrafopredeter"/>
    <w:rsid w:val="007F4C76"/>
  </w:style>
  <w:style w:type="character" w:customStyle="1" w:styleId="number">
    <w:name w:val="number"/>
    <w:basedOn w:val="Fuentedeprrafopredeter"/>
    <w:rsid w:val="007F4C76"/>
  </w:style>
  <w:style w:type="table" w:styleId="Sombreadomedio1-nfasis1">
    <w:name w:val="Medium Shading 1 Accent 1"/>
    <w:basedOn w:val="Tablanormal"/>
    <w:uiPriority w:val="63"/>
    <w:rsid w:val="00215C8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semiHidden/>
    <w:rsid w:val="00DF013B"/>
    <w:rPr>
      <w:rFonts w:asciiTheme="majorHAnsi" w:eastAsiaTheme="majorEastAsia" w:hAnsiTheme="majorHAnsi" w:cstheme="majorBidi"/>
      <w:b/>
      <w:bCs/>
      <w:color w:val="4F81BD" w:themeColor="accent1"/>
      <w:sz w:val="26"/>
      <w:szCs w:val="26"/>
    </w:rPr>
  </w:style>
  <w:style w:type="character" w:customStyle="1" w:styleId="EncabezadoCar">
    <w:name w:val="Encabezado Car"/>
    <w:basedOn w:val="Fuentedeprrafopredeter"/>
    <w:link w:val="Encabezado"/>
    <w:uiPriority w:val="99"/>
    <w:rsid w:val="001B7D7D"/>
    <w:rPr>
      <w:rFonts w:ascii="Calibri" w:eastAsia="DejaVu Sans" w:hAnsi="Calibri" w:cs="Calibri"/>
      <w:lang w:eastAsia="en-US"/>
    </w:rPr>
  </w:style>
  <w:style w:type="paragraph" w:customStyle="1" w:styleId="NormalInd">
    <w:name w:val="Normal Ind"/>
    <w:basedOn w:val="Normal"/>
    <w:rsid w:val="001B7D7D"/>
    <w:pPr>
      <w:spacing w:after="0" w:line="240" w:lineRule="auto"/>
      <w:ind w:left="851"/>
      <w:jc w:val="both"/>
    </w:pPr>
    <w:rPr>
      <w:rFonts w:ascii="Arial" w:eastAsia="Times New Roman" w:hAnsi="Arial" w:cs="Times New Roman"/>
      <w:sz w:val="20"/>
      <w:szCs w:val="24"/>
      <w:lang w:eastAsia="en-US"/>
    </w:rPr>
  </w:style>
  <w:style w:type="character" w:styleId="Nmerodelnea">
    <w:name w:val="line number"/>
    <w:basedOn w:val="Fuentedeprrafopredeter"/>
    <w:uiPriority w:val="99"/>
    <w:semiHidden/>
    <w:unhideWhenUsed/>
    <w:rsid w:val="00FE13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2">
    <w:name w:val="heading 2"/>
    <w:basedOn w:val="Normal"/>
    <w:next w:val="Normal"/>
    <w:link w:val="Ttulo2Car"/>
    <w:uiPriority w:val="9"/>
    <w:semiHidden/>
    <w:unhideWhenUsed/>
    <w:qFormat/>
    <w:rsid w:val="00DF0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link w:val="EncabezadoCar"/>
    <w:uiPriority w:val="99"/>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5804D4"/>
    <w:pPr>
      <w:numPr>
        <w:numId w:val="1"/>
      </w:numPr>
      <w:spacing w:before="240" w:after="240" w:line="360" w:lineRule="auto"/>
      <w:jc w:val="both"/>
    </w:pPr>
    <w:rPr>
      <w:rFonts w:eastAsia="Times New Roman"/>
      <w:lang w:val="es-ES_tradnl"/>
    </w:rPr>
  </w:style>
  <w:style w:type="paragraph" w:customStyle="1" w:styleId="Nivel3">
    <w:name w:val="Nivel 3"/>
    <w:basedOn w:val="Ttulo3"/>
    <w:link w:val="Nivel3Car"/>
    <w:qFormat/>
    <w:rsid w:val="00D90010"/>
    <w:pPr>
      <w:numPr>
        <w:ilvl w:val="1"/>
        <w:numId w:val="1"/>
      </w:numPr>
      <w:spacing w:before="240" w:after="240" w:line="360" w:lineRule="auto"/>
      <w:ind w:left="993" w:hanging="633"/>
    </w:pPr>
    <w:rPr>
      <w:rFonts w:ascii="Arial" w:hAnsi="Arial" w:cs="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5804D4"/>
    <w:rPr>
      <w:rFonts w:ascii="Arial" w:eastAsia="Times New Roman" w:hAnsi="Arial" w:cstheme="majorBidi"/>
      <w:b/>
      <w:bCs/>
      <w:szCs w:val="28"/>
      <w:lang w:val="es-ES_tradnl" w:eastAsia="en-US"/>
    </w:rPr>
  </w:style>
  <w:style w:type="paragraph" w:customStyle="1" w:styleId="Nivel4">
    <w:name w:val="Nivel 4"/>
    <w:basedOn w:val="Nivel3"/>
    <w:link w:val="Nivel4Car"/>
    <w:qFormat/>
    <w:rsid w:val="00D90010"/>
    <w:pPr>
      <w:numPr>
        <w:ilvl w:val="2"/>
      </w:numPr>
      <w:tabs>
        <w:tab w:val="left" w:pos="1985"/>
      </w:tabs>
      <w:ind w:hanging="645"/>
    </w:pPr>
    <w:rPr>
      <w:rFonts w:cs="Times New Roman"/>
      <w:bCs w:val="0"/>
      <w:i/>
      <w14:scene3d>
        <w14:camera w14:prst="orthographicFront"/>
        <w14:lightRig w14:rig="threePt" w14:dir="t">
          <w14:rot w14:lat="0" w14:lon="0" w14:rev="0"/>
        </w14:lightRig>
      </w14:scene3d>
    </w:rPr>
  </w:style>
  <w:style w:type="character" w:customStyle="1" w:styleId="Nivel3Car">
    <w:name w:val="Nivel 3 Car"/>
    <w:basedOn w:val="PrrafodelistaCar"/>
    <w:link w:val="Nivel3"/>
    <w:rsid w:val="00D90010"/>
    <w:rPr>
      <w:rFonts w:ascii="Arial" w:eastAsiaTheme="majorEastAsia" w:hAnsi="Arial" w:cs="Arial"/>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D90010"/>
    <w:rPr>
      <w:rFonts w:ascii="Arial" w:eastAsiaTheme="majorEastAsia" w:hAnsi="Arial" w:cs="Times New Roman"/>
      <w:b/>
      <w:bCs w:val="0"/>
      <w:i/>
      <w:lang w:eastAsia="en-US"/>
      <w14:scene3d>
        <w14:camera w14:prst="orthographicFront"/>
        <w14:lightRig w14:rig="threePt" w14:dir="t">
          <w14:rot w14:lat="0" w14:lon="0" w14:rev="0"/>
        </w14:lightRig>
      </w14:scene3d>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unhideWhenUsed/>
    <w:qFormat/>
    <w:rsid w:val="002E0E74"/>
    <w:pPr>
      <w:spacing w:after="100"/>
      <w:ind w:left="220"/>
    </w:pPr>
  </w:style>
  <w:style w:type="paragraph" w:styleId="TDC1">
    <w:name w:val="toc 1"/>
    <w:basedOn w:val="Normal"/>
    <w:next w:val="Normal"/>
    <w:autoRedefine/>
    <w:uiPriority w:val="39"/>
    <w:unhideWhenUsed/>
    <w:qFormat/>
    <w:rsid w:val="00646C60"/>
    <w:pPr>
      <w:tabs>
        <w:tab w:val="left" w:pos="440"/>
        <w:tab w:val="right" w:leader="dot" w:pos="8778"/>
      </w:tabs>
      <w:spacing w:after="100" w:line="360" w:lineRule="auto"/>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85171E"/>
    <w:pPr>
      <w:numPr>
        <w:ilvl w:val="3"/>
        <w:numId w:val="1"/>
      </w:numPr>
      <w:tabs>
        <w:tab w:val="left" w:pos="1560"/>
      </w:tabs>
      <w:spacing w:after="240" w:line="360" w:lineRule="auto"/>
      <w:ind w:hanging="1302"/>
    </w:pPr>
    <w:rPr>
      <w:rFonts w:ascii="Arial" w:hAnsi="Arial" w:cs="Times New Roman"/>
      <w:i/>
      <w:color w:val="auto"/>
      <w14:scene3d>
        <w14:camera w14:prst="orthographicFront"/>
        <w14:lightRig w14:rig="threePt" w14:dir="t">
          <w14:rot w14:lat="0" w14:lon="0" w14:rev="0"/>
        </w14:lightRig>
      </w14:scene3d>
    </w:rPr>
  </w:style>
  <w:style w:type="character" w:customStyle="1" w:styleId="Nivel5Car">
    <w:name w:val="Nivel 5 Car"/>
    <w:basedOn w:val="Nivel4Car"/>
    <w:link w:val="Nivel5"/>
    <w:rsid w:val="0085171E"/>
    <w:rPr>
      <w:rFonts w:ascii="Arial" w:eastAsiaTheme="majorEastAsia" w:hAnsi="Arial" w:cs="Times New Roman"/>
      <w:b w:val="0"/>
      <w:bCs w:val="0"/>
      <w:i/>
      <w:lang w:eastAsia="en-US"/>
      <w14:scene3d>
        <w14:camera w14:prst="orthographicFront"/>
        <w14:lightRig w14:rig="threePt" w14:dir="t">
          <w14:rot w14:lat="0" w14:lon="0" w14:rev="0"/>
        </w14:lightRig>
      </w14:scene3d>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oggle">
    <w:name w:val="toggle"/>
    <w:basedOn w:val="Fuentedeprrafopredeter"/>
    <w:rsid w:val="007F4C76"/>
  </w:style>
  <w:style w:type="character" w:customStyle="1" w:styleId="property">
    <w:name w:val="property"/>
    <w:basedOn w:val="Fuentedeprrafopredeter"/>
    <w:rsid w:val="007F4C76"/>
  </w:style>
  <w:style w:type="character" w:customStyle="1" w:styleId="p">
    <w:name w:val="p"/>
    <w:basedOn w:val="Fuentedeprrafopredeter"/>
    <w:rsid w:val="007F4C76"/>
  </w:style>
  <w:style w:type="character" w:customStyle="1" w:styleId="object">
    <w:name w:val="object"/>
    <w:basedOn w:val="Fuentedeprrafopredeter"/>
    <w:rsid w:val="007F4C76"/>
  </w:style>
  <w:style w:type="character" w:customStyle="1" w:styleId="toggle-end">
    <w:name w:val="toggle-end"/>
    <w:basedOn w:val="Fuentedeprrafopredeter"/>
    <w:rsid w:val="007F4C76"/>
  </w:style>
  <w:style w:type="character" w:customStyle="1" w:styleId="number">
    <w:name w:val="number"/>
    <w:basedOn w:val="Fuentedeprrafopredeter"/>
    <w:rsid w:val="007F4C76"/>
  </w:style>
  <w:style w:type="table" w:styleId="Sombreadomedio1-nfasis1">
    <w:name w:val="Medium Shading 1 Accent 1"/>
    <w:basedOn w:val="Tablanormal"/>
    <w:uiPriority w:val="63"/>
    <w:rsid w:val="00215C8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semiHidden/>
    <w:rsid w:val="00DF013B"/>
    <w:rPr>
      <w:rFonts w:asciiTheme="majorHAnsi" w:eastAsiaTheme="majorEastAsia" w:hAnsiTheme="majorHAnsi" w:cstheme="majorBidi"/>
      <w:b/>
      <w:bCs/>
      <w:color w:val="4F81BD" w:themeColor="accent1"/>
      <w:sz w:val="26"/>
      <w:szCs w:val="26"/>
    </w:rPr>
  </w:style>
  <w:style w:type="character" w:customStyle="1" w:styleId="EncabezadoCar">
    <w:name w:val="Encabezado Car"/>
    <w:basedOn w:val="Fuentedeprrafopredeter"/>
    <w:link w:val="Encabezado"/>
    <w:uiPriority w:val="99"/>
    <w:rsid w:val="001B7D7D"/>
    <w:rPr>
      <w:rFonts w:ascii="Calibri" w:eastAsia="DejaVu Sans" w:hAnsi="Calibri" w:cs="Calibri"/>
      <w:lang w:eastAsia="en-US"/>
    </w:rPr>
  </w:style>
  <w:style w:type="paragraph" w:customStyle="1" w:styleId="NormalInd">
    <w:name w:val="Normal Ind"/>
    <w:basedOn w:val="Normal"/>
    <w:rsid w:val="001B7D7D"/>
    <w:pPr>
      <w:spacing w:after="0" w:line="240" w:lineRule="auto"/>
      <w:ind w:left="851"/>
      <w:jc w:val="both"/>
    </w:pPr>
    <w:rPr>
      <w:rFonts w:ascii="Arial" w:eastAsia="Times New Roman" w:hAnsi="Arial" w:cs="Times New Roman"/>
      <w:sz w:val="20"/>
      <w:szCs w:val="24"/>
      <w:lang w:eastAsia="en-US"/>
    </w:rPr>
  </w:style>
  <w:style w:type="character" w:styleId="Nmerodelnea">
    <w:name w:val="line number"/>
    <w:basedOn w:val="Fuentedeprrafopredeter"/>
    <w:uiPriority w:val="99"/>
    <w:semiHidden/>
    <w:unhideWhenUsed/>
    <w:rsid w:val="00FE1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3112">
      <w:bodyDiv w:val="1"/>
      <w:marLeft w:val="0"/>
      <w:marRight w:val="0"/>
      <w:marTop w:val="0"/>
      <w:marBottom w:val="0"/>
      <w:divBdr>
        <w:top w:val="none" w:sz="0" w:space="0" w:color="auto"/>
        <w:left w:val="none" w:sz="0" w:space="0" w:color="auto"/>
        <w:bottom w:val="none" w:sz="0" w:space="0" w:color="auto"/>
        <w:right w:val="none" w:sz="0" w:space="0" w:color="auto"/>
      </w:divBdr>
    </w:div>
    <w:div w:id="216284974">
      <w:bodyDiv w:val="1"/>
      <w:marLeft w:val="0"/>
      <w:marRight w:val="0"/>
      <w:marTop w:val="0"/>
      <w:marBottom w:val="0"/>
      <w:divBdr>
        <w:top w:val="none" w:sz="0" w:space="0" w:color="auto"/>
        <w:left w:val="none" w:sz="0" w:space="0" w:color="auto"/>
        <w:bottom w:val="none" w:sz="0" w:space="0" w:color="auto"/>
        <w:right w:val="none" w:sz="0" w:space="0" w:color="auto"/>
      </w:divBdr>
    </w:div>
    <w:div w:id="242032723">
      <w:bodyDiv w:val="1"/>
      <w:marLeft w:val="0"/>
      <w:marRight w:val="0"/>
      <w:marTop w:val="0"/>
      <w:marBottom w:val="0"/>
      <w:divBdr>
        <w:top w:val="none" w:sz="0" w:space="0" w:color="auto"/>
        <w:left w:val="none" w:sz="0" w:space="0" w:color="auto"/>
        <w:bottom w:val="none" w:sz="0" w:space="0" w:color="auto"/>
        <w:right w:val="none" w:sz="0" w:space="0" w:color="auto"/>
      </w:divBdr>
    </w:div>
    <w:div w:id="272975939">
      <w:bodyDiv w:val="1"/>
      <w:marLeft w:val="0"/>
      <w:marRight w:val="0"/>
      <w:marTop w:val="0"/>
      <w:marBottom w:val="0"/>
      <w:divBdr>
        <w:top w:val="none" w:sz="0" w:space="0" w:color="auto"/>
        <w:left w:val="none" w:sz="0" w:space="0" w:color="auto"/>
        <w:bottom w:val="none" w:sz="0" w:space="0" w:color="auto"/>
        <w:right w:val="none" w:sz="0" w:space="0" w:color="auto"/>
      </w:divBdr>
    </w:div>
    <w:div w:id="314729258">
      <w:bodyDiv w:val="1"/>
      <w:marLeft w:val="0"/>
      <w:marRight w:val="0"/>
      <w:marTop w:val="0"/>
      <w:marBottom w:val="0"/>
      <w:divBdr>
        <w:top w:val="none" w:sz="0" w:space="0" w:color="auto"/>
        <w:left w:val="none" w:sz="0" w:space="0" w:color="auto"/>
        <w:bottom w:val="none" w:sz="0" w:space="0" w:color="auto"/>
        <w:right w:val="none" w:sz="0" w:space="0" w:color="auto"/>
      </w:divBdr>
    </w:div>
    <w:div w:id="330455044">
      <w:bodyDiv w:val="1"/>
      <w:marLeft w:val="0"/>
      <w:marRight w:val="0"/>
      <w:marTop w:val="0"/>
      <w:marBottom w:val="0"/>
      <w:divBdr>
        <w:top w:val="none" w:sz="0" w:space="0" w:color="auto"/>
        <w:left w:val="none" w:sz="0" w:space="0" w:color="auto"/>
        <w:bottom w:val="none" w:sz="0" w:space="0" w:color="auto"/>
        <w:right w:val="none" w:sz="0" w:space="0" w:color="auto"/>
      </w:divBdr>
    </w:div>
    <w:div w:id="363096934">
      <w:bodyDiv w:val="1"/>
      <w:marLeft w:val="0"/>
      <w:marRight w:val="0"/>
      <w:marTop w:val="0"/>
      <w:marBottom w:val="0"/>
      <w:divBdr>
        <w:top w:val="none" w:sz="0" w:space="0" w:color="auto"/>
        <w:left w:val="none" w:sz="0" w:space="0" w:color="auto"/>
        <w:bottom w:val="none" w:sz="0" w:space="0" w:color="auto"/>
        <w:right w:val="none" w:sz="0" w:space="0" w:color="auto"/>
      </w:divBdr>
    </w:div>
    <w:div w:id="415369741">
      <w:bodyDiv w:val="1"/>
      <w:marLeft w:val="0"/>
      <w:marRight w:val="0"/>
      <w:marTop w:val="0"/>
      <w:marBottom w:val="0"/>
      <w:divBdr>
        <w:top w:val="none" w:sz="0" w:space="0" w:color="auto"/>
        <w:left w:val="none" w:sz="0" w:space="0" w:color="auto"/>
        <w:bottom w:val="none" w:sz="0" w:space="0" w:color="auto"/>
        <w:right w:val="none" w:sz="0" w:space="0" w:color="auto"/>
      </w:divBdr>
      <w:divsChild>
        <w:div w:id="120540126">
          <w:marLeft w:val="446"/>
          <w:marRight w:val="0"/>
          <w:marTop w:val="0"/>
          <w:marBottom w:val="0"/>
          <w:divBdr>
            <w:top w:val="none" w:sz="0" w:space="0" w:color="auto"/>
            <w:left w:val="none" w:sz="0" w:space="0" w:color="auto"/>
            <w:bottom w:val="none" w:sz="0" w:space="0" w:color="auto"/>
            <w:right w:val="none" w:sz="0" w:space="0" w:color="auto"/>
          </w:divBdr>
        </w:div>
        <w:div w:id="568466034">
          <w:marLeft w:val="446"/>
          <w:marRight w:val="0"/>
          <w:marTop w:val="0"/>
          <w:marBottom w:val="0"/>
          <w:divBdr>
            <w:top w:val="none" w:sz="0" w:space="0" w:color="auto"/>
            <w:left w:val="none" w:sz="0" w:space="0" w:color="auto"/>
            <w:bottom w:val="none" w:sz="0" w:space="0" w:color="auto"/>
            <w:right w:val="none" w:sz="0" w:space="0" w:color="auto"/>
          </w:divBdr>
        </w:div>
        <w:div w:id="852721278">
          <w:marLeft w:val="446"/>
          <w:marRight w:val="0"/>
          <w:marTop w:val="0"/>
          <w:marBottom w:val="0"/>
          <w:divBdr>
            <w:top w:val="none" w:sz="0" w:space="0" w:color="auto"/>
            <w:left w:val="none" w:sz="0" w:space="0" w:color="auto"/>
            <w:bottom w:val="none" w:sz="0" w:space="0" w:color="auto"/>
            <w:right w:val="none" w:sz="0" w:space="0" w:color="auto"/>
          </w:divBdr>
        </w:div>
        <w:div w:id="1793207468">
          <w:marLeft w:val="446"/>
          <w:marRight w:val="0"/>
          <w:marTop w:val="0"/>
          <w:marBottom w:val="0"/>
          <w:divBdr>
            <w:top w:val="none" w:sz="0" w:space="0" w:color="auto"/>
            <w:left w:val="none" w:sz="0" w:space="0" w:color="auto"/>
            <w:bottom w:val="none" w:sz="0" w:space="0" w:color="auto"/>
            <w:right w:val="none" w:sz="0" w:space="0" w:color="auto"/>
          </w:divBdr>
        </w:div>
        <w:div w:id="1843355917">
          <w:marLeft w:val="446"/>
          <w:marRight w:val="0"/>
          <w:marTop w:val="0"/>
          <w:marBottom w:val="0"/>
          <w:divBdr>
            <w:top w:val="none" w:sz="0" w:space="0" w:color="auto"/>
            <w:left w:val="none" w:sz="0" w:space="0" w:color="auto"/>
            <w:bottom w:val="none" w:sz="0" w:space="0" w:color="auto"/>
            <w:right w:val="none" w:sz="0" w:space="0" w:color="auto"/>
          </w:divBdr>
        </w:div>
      </w:divsChild>
    </w:div>
    <w:div w:id="422384535">
      <w:bodyDiv w:val="1"/>
      <w:marLeft w:val="0"/>
      <w:marRight w:val="0"/>
      <w:marTop w:val="0"/>
      <w:marBottom w:val="0"/>
      <w:divBdr>
        <w:top w:val="none" w:sz="0" w:space="0" w:color="auto"/>
        <w:left w:val="none" w:sz="0" w:space="0" w:color="auto"/>
        <w:bottom w:val="none" w:sz="0" w:space="0" w:color="auto"/>
        <w:right w:val="none" w:sz="0" w:space="0" w:color="auto"/>
      </w:divBdr>
    </w:div>
    <w:div w:id="446855028">
      <w:bodyDiv w:val="1"/>
      <w:marLeft w:val="0"/>
      <w:marRight w:val="0"/>
      <w:marTop w:val="0"/>
      <w:marBottom w:val="0"/>
      <w:divBdr>
        <w:top w:val="none" w:sz="0" w:space="0" w:color="auto"/>
        <w:left w:val="none" w:sz="0" w:space="0" w:color="auto"/>
        <w:bottom w:val="none" w:sz="0" w:space="0" w:color="auto"/>
        <w:right w:val="none" w:sz="0" w:space="0" w:color="auto"/>
      </w:divBdr>
    </w:div>
    <w:div w:id="456073992">
      <w:bodyDiv w:val="1"/>
      <w:marLeft w:val="0"/>
      <w:marRight w:val="0"/>
      <w:marTop w:val="0"/>
      <w:marBottom w:val="0"/>
      <w:divBdr>
        <w:top w:val="none" w:sz="0" w:space="0" w:color="auto"/>
        <w:left w:val="none" w:sz="0" w:space="0" w:color="auto"/>
        <w:bottom w:val="none" w:sz="0" w:space="0" w:color="auto"/>
        <w:right w:val="none" w:sz="0" w:space="0" w:color="auto"/>
      </w:divBdr>
    </w:div>
    <w:div w:id="473572287">
      <w:bodyDiv w:val="1"/>
      <w:marLeft w:val="0"/>
      <w:marRight w:val="0"/>
      <w:marTop w:val="0"/>
      <w:marBottom w:val="0"/>
      <w:divBdr>
        <w:top w:val="none" w:sz="0" w:space="0" w:color="auto"/>
        <w:left w:val="none" w:sz="0" w:space="0" w:color="auto"/>
        <w:bottom w:val="none" w:sz="0" w:space="0" w:color="auto"/>
        <w:right w:val="none" w:sz="0" w:space="0" w:color="auto"/>
      </w:divBdr>
    </w:div>
    <w:div w:id="501698285">
      <w:bodyDiv w:val="1"/>
      <w:marLeft w:val="0"/>
      <w:marRight w:val="0"/>
      <w:marTop w:val="0"/>
      <w:marBottom w:val="0"/>
      <w:divBdr>
        <w:top w:val="none" w:sz="0" w:space="0" w:color="auto"/>
        <w:left w:val="none" w:sz="0" w:space="0" w:color="auto"/>
        <w:bottom w:val="none" w:sz="0" w:space="0" w:color="auto"/>
        <w:right w:val="none" w:sz="0" w:space="0" w:color="auto"/>
      </w:divBdr>
    </w:div>
    <w:div w:id="503712970">
      <w:bodyDiv w:val="1"/>
      <w:marLeft w:val="0"/>
      <w:marRight w:val="0"/>
      <w:marTop w:val="0"/>
      <w:marBottom w:val="0"/>
      <w:divBdr>
        <w:top w:val="none" w:sz="0" w:space="0" w:color="auto"/>
        <w:left w:val="none" w:sz="0" w:space="0" w:color="auto"/>
        <w:bottom w:val="none" w:sz="0" w:space="0" w:color="auto"/>
        <w:right w:val="none" w:sz="0" w:space="0" w:color="auto"/>
      </w:divBdr>
    </w:div>
    <w:div w:id="540483952">
      <w:bodyDiv w:val="1"/>
      <w:marLeft w:val="0"/>
      <w:marRight w:val="0"/>
      <w:marTop w:val="0"/>
      <w:marBottom w:val="0"/>
      <w:divBdr>
        <w:top w:val="none" w:sz="0" w:space="0" w:color="auto"/>
        <w:left w:val="none" w:sz="0" w:space="0" w:color="auto"/>
        <w:bottom w:val="none" w:sz="0" w:space="0" w:color="auto"/>
        <w:right w:val="none" w:sz="0" w:space="0" w:color="auto"/>
      </w:divBdr>
    </w:div>
    <w:div w:id="545726754">
      <w:bodyDiv w:val="1"/>
      <w:marLeft w:val="0"/>
      <w:marRight w:val="0"/>
      <w:marTop w:val="0"/>
      <w:marBottom w:val="0"/>
      <w:divBdr>
        <w:top w:val="none" w:sz="0" w:space="0" w:color="auto"/>
        <w:left w:val="none" w:sz="0" w:space="0" w:color="auto"/>
        <w:bottom w:val="none" w:sz="0" w:space="0" w:color="auto"/>
        <w:right w:val="none" w:sz="0" w:space="0" w:color="auto"/>
      </w:divBdr>
      <w:divsChild>
        <w:div w:id="1672486982">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 w:id="560674021">
      <w:bodyDiv w:val="1"/>
      <w:marLeft w:val="0"/>
      <w:marRight w:val="0"/>
      <w:marTop w:val="0"/>
      <w:marBottom w:val="0"/>
      <w:divBdr>
        <w:top w:val="none" w:sz="0" w:space="0" w:color="auto"/>
        <w:left w:val="none" w:sz="0" w:space="0" w:color="auto"/>
        <w:bottom w:val="none" w:sz="0" w:space="0" w:color="auto"/>
        <w:right w:val="none" w:sz="0" w:space="0" w:color="auto"/>
      </w:divBdr>
    </w:div>
    <w:div w:id="641811535">
      <w:bodyDiv w:val="1"/>
      <w:marLeft w:val="0"/>
      <w:marRight w:val="0"/>
      <w:marTop w:val="0"/>
      <w:marBottom w:val="0"/>
      <w:divBdr>
        <w:top w:val="none" w:sz="0" w:space="0" w:color="auto"/>
        <w:left w:val="none" w:sz="0" w:space="0" w:color="auto"/>
        <w:bottom w:val="none" w:sz="0" w:space="0" w:color="auto"/>
        <w:right w:val="none" w:sz="0" w:space="0" w:color="auto"/>
      </w:divBdr>
      <w:divsChild>
        <w:div w:id="1255673548">
          <w:marLeft w:val="0"/>
          <w:marRight w:val="0"/>
          <w:marTop w:val="0"/>
          <w:marBottom w:val="0"/>
          <w:divBdr>
            <w:top w:val="none" w:sz="0" w:space="0" w:color="auto"/>
            <w:left w:val="none" w:sz="0" w:space="0" w:color="auto"/>
            <w:bottom w:val="none" w:sz="0" w:space="0" w:color="auto"/>
            <w:right w:val="none" w:sz="0" w:space="0" w:color="auto"/>
          </w:divBdr>
          <w:divsChild>
            <w:div w:id="972324401">
              <w:marLeft w:val="0"/>
              <w:marRight w:val="0"/>
              <w:marTop w:val="0"/>
              <w:marBottom w:val="0"/>
              <w:divBdr>
                <w:top w:val="none" w:sz="0" w:space="0" w:color="auto"/>
                <w:left w:val="none" w:sz="0" w:space="0" w:color="auto"/>
                <w:bottom w:val="none" w:sz="0" w:space="0" w:color="auto"/>
                <w:right w:val="none" w:sz="0" w:space="0" w:color="auto"/>
              </w:divBdr>
              <w:divsChild>
                <w:div w:id="10759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07626">
      <w:bodyDiv w:val="1"/>
      <w:marLeft w:val="0"/>
      <w:marRight w:val="0"/>
      <w:marTop w:val="0"/>
      <w:marBottom w:val="0"/>
      <w:divBdr>
        <w:top w:val="none" w:sz="0" w:space="0" w:color="auto"/>
        <w:left w:val="none" w:sz="0" w:space="0" w:color="auto"/>
        <w:bottom w:val="none" w:sz="0" w:space="0" w:color="auto"/>
        <w:right w:val="none" w:sz="0" w:space="0" w:color="auto"/>
      </w:divBdr>
    </w:div>
    <w:div w:id="729814395">
      <w:bodyDiv w:val="1"/>
      <w:marLeft w:val="0"/>
      <w:marRight w:val="0"/>
      <w:marTop w:val="0"/>
      <w:marBottom w:val="0"/>
      <w:divBdr>
        <w:top w:val="none" w:sz="0" w:space="0" w:color="auto"/>
        <w:left w:val="none" w:sz="0" w:space="0" w:color="auto"/>
        <w:bottom w:val="none" w:sz="0" w:space="0" w:color="auto"/>
        <w:right w:val="none" w:sz="0" w:space="0" w:color="auto"/>
      </w:divBdr>
    </w:div>
    <w:div w:id="730154825">
      <w:bodyDiv w:val="1"/>
      <w:marLeft w:val="0"/>
      <w:marRight w:val="0"/>
      <w:marTop w:val="0"/>
      <w:marBottom w:val="0"/>
      <w:divBdr>
        <w:top w:val="none" w:sz="0" w:space="0" w:color="auto"/>
        <w:left w:val="none" w:sz="0" w:space="0" w:color="auto"/>
        <w:bottom w:val="none" w:sz="0" w:space="0" w:color="auto"/>
        <w:right w:val="none" w:sz="0" w:space="0" w:color="auto"/>
      </w:divBdr>
    </w:div>
    <w:div w:id="749086143">
      <w:bodyDiv w:val="1"/>
      <w:marLeft w:val="0"/>
      <w:marRight w:val="0"/>
      <w:marTop w:val="0"/>
      <w:marBottom w:val="0"/>
      <w:divBdr>
        <w:top w:val="none" w:sz="0" w:space="0" w:color="auto"/>
        <w:left w:val="none" w:sz="0" w:space="0" w:color="auto"/>
        <w:bottom w:val="none" w:sz="0" w:space="0" w:color="auto"/>
        <w:right w:val="none" w:sz="0" w:space="0" w:color="auto"/>
      </w:divBdr>
    </w:div>
    <w:div w:id="754548112">
      <w:bodyDiv w:val="1"/>
      <w:marLeft w:val="0"/>
      <w:marRight w:val="0"/>
      <w:marTop w:val="0"/>
      <w:marBottom w:val="0"/>
      <w:divBdr>
        <w:top w:val="none" w:sz="0" w:space="0" w:color="auto"/>
        <w:left w:val="none" w:sz="0" w:space="0" w:color="auto"/>
        <w:bottom w:val="none" w:sz="0" w:space="0" w:color="auto"/>
        <w:right w:val="none" w:sz="0" w:space="0" w:color="auto"/>
      </w:divBdr>
      <w:divsChild>
        <w:div w:id="194543172">
          <w:marLeft w:val="0"/>
          <w:marRight w:val="0"/>
          <w:marTop w:val="0"/>
          <w:marBottom w:val="0"/>
          <w:divBdr>
            <w:top w:val="none" w:sz="0" w:space="0" w:color="auto"/>
            <w:left w:val="none" w:sz="0" w:space="0" w:color="auto"/>
            <w:bottom w:val="none" w:sz="0" w:space="0" w:color="auto"/>
            <w:right w:val="none" w:sz="0" w:space="0" w:color="auto"/>
          </w:divBdr>
        </w:div>
      </w:divsChild>
    </w:div>
    <w:div w:id="787623107">
      <w:bodyDiv w:val="1"/>
      <w:marLeft w:val="0"/>
      <w:marRight w:val="0"/>
      <w:marTop w:val="0"/>
      <w:marBottom w:val="0"/>
      <w:divBdr>
        <w:top w:val="none" w:sz="0" w:space="0" w:color="auto"/>
        <w:left w:val="none" w:sz="0" w:space="0" w:color="auto"/>
        <w:bottom w:val="none" w:sz="0" w:space="0" w:color="auto"/>
        <w:right w:val="none" w:sz="0" w:space="0" w:color="auto"/>
      </w:divBdr>
    </w:div>
    <w:div w:id="796990763">
      <w:bodyDiv w:val="1"/>
      <w:marLeft w:val="0"/>
      <w:marRight w:val="0"/>
      <w:marTop w:val="0"/>
      <w:marBottom w:val="0"/>
      <w:divBdr>
        <w:top w:val="none" w:sz="0" w:space="0" w:color="auto"/>
        <w:left w:val="none" w:sz="0" w:space="0" w:color="auto"/>
        <w:bottom w:val="none" w:sz="0" w:space="0" w:color="auto"/>
        <w:right w:val="none" w:sz="0" w:space="0" w:color="auto"/>
      </w:divBdr>
    </w:div>
    <w:div w:id="817038226">
      <w:bodyDiv w:val="1"/>
      <w:marLeft w:val="0"/>
      <w:marRight w:val="0"/>
      <w:marTop w:val="0"/>
      <w:marBottom w:val="0"/>
      <w:divBdr>
        <w:top w:val="none" w:sz="0" w:space="0" w:color="auto"/>
        <w:left w:val="none" w:sz="0" w:space="0" w:color="auto"/>
        <w:bottom w:val="none" w:sz="0" w:space="0" w:color="auto"/>
        <w:right w:val="none" w:sz="0" w:space="0" w:color="auto"/>
      </w:divBdr>
    </w:div>
    <w:div w:id="829830168">
      <w:bodyDiv w:val="1"/>
      <w:marLeft w:val="0"/>
      <w:marRight w:val="0"/>
      <w:marTop w:val="0"/>
      <w:marBottom w:val="0"/>
      <w:divBdr>
        <w:top w:val="none" w:sz="0" w:space="0" w:color="auto"/>
        <w:left w:val="none" w:sz="0" w:space="0" w:color="auto"/>
        <w:bottom w:val="none" w:sz="0" w:space="0" w:color="auto"/>
        <w:right w:val="none" w:sz="0" w:space="0" w:color="auto"/>
      </w:divBdr>
    </w:div>
    <w:div w:id="861014339">
      <w:bodyDiv w:val="1"/>
      <w:marLeft w:val="0"/>
      <w:marRight w:val="0"/>
      <w:marTop w:val="0"/>
      <w:marBottom w:val="0"/>
      <w:divBdr>
        <w:top w:val="none" w:sz="0" w:space="0" w:color="auto"/>
        <w:left w:val="none" w:sz="0" w:space="0" w:color="auto"/>
        <w:bottom w:val="none" w:sz="0" w:space="0" w:color="auto"/>
        <w:right w:val="none" w:sz="0" w:space="0" w:color="auto"/>
      </w:divBdr>
    </w:div>
    <w:div w:id="884098188">
      <w:bodyDiv w:val="1"/>
      <w:marLeft w:val="0"/>
      <w:marRight w:val="0"/>
      <w:marTop w:val="0"/>
      <w:marBottom w:val="0"/>
      <w:divBdr>
        <w:top w:val="none" w:sz="0" w:space="0" w:color="auto"/>
        <w:left w:val="none" w:sz="0" w:space="0" w:color="auto"/>
        <w:bottom w:val="none" w:sz="0" w:space="0" w:color="auto"/>
        <w:right w:val="none" w:sz="0" w:space="0" w:color="auto"/>
      </w:divBdr>
    </w:div>
    <w:div w:id="897206970">
      <w:bodyDiv w:val="1"/>
      <w:marLeft w:val="0"/>
      <w:marRight w:val="0"/>
      <w:marTop w:val="0"/>
      <w:marBottom w:val="0"/>
      <w:divBdr>
        <w:top w:val="none" w:sz="0" w:space="0" w:color="auto"/>
        <w:left w:val="none" w:sz="0" w:space="0" w:color="auto"/>
        <w:bottom w:val="none" w:sz="0" w:space="0" w:color="auto"/>
        <w:right w:val="none" w:sz="0" w:space="0" w:color="auto"/>
      </w:divBdr>
    </w:div>
    <w:div w:id="925572292">
      <w:bodyDiv w:val="1"/>
      <w:marLeft w:val="0"/>
      <w:marRight w:val="0"/>
      <w:marTop w:val="0"/>
      <w:marBottom w:val="0"/>
      <w:divBdr>
        <w:top w:val="none" w:sz="0" w:space="0" w:color="auto"/>
        <w:left w:val="none" w:sz="0" w:space="0" w:color="auto"/>
        <w:bottom w:val="none" w:sz="0" w:space="0" w:color="auto"/>
        <w:right w:val="none" w:sz="0" w:space="0" w:color="auto"/>
      </w:divBdr>
      <w:divsChild>
        <w:div w:id="272521781">
          <w:marLeft w:val="0"/>
          <w:marRight w:val="0"/>
          <w:marTop w:val="0"/>
          <w:marBottom w:val="0"/>
          <w:divBdr>
            <w:top w:val="none" w:sz="0" w:space="0" w:color="auto"/>
            <w:left w:val="none" w:sz="0" w:space="0" w:color="auto"/>
            <w:bottom w:val="none" w:sz="0" w:space="0" w:color="auto"/>
            <w:right w:val="none" w:sz="0" w:space="0" w:color="auto"/>
          </w:divBdr>
        </w:div>
        <w:div w:id="2091153543">
          <w:marLeft w:val="0"/>
          <w:marRight w:val="0"/>
          <w:marTop w:val="0"/>
          <w:marBottom w:val="0"/>
          <w:divBdr>
            <w:top w:val="none" w:sz="0" w:space="0" w:color="auto"/>
            <w:left w:val="none" w:sz="0" w:space="0" w:color="auto"/>
            <w:bottom w:val="none" w:sz="0" w:space="0" w:color="auto"/>
            <w:right w:val="none" w:sz="0" w:space="0" w:color="auto"/>
          </w:divBdr>
        </w:div>
      </w:divsChild>
    </w:div>
    <w:div w:id="927038137">
      <w:bodyDiv w:val="1"/>
      <w:marLeft w:val="0"/>
      <w:marRight w:val="0"/>
      <w:marTop w:val="0"/>
      <w:marBottom w:val="0"/>
      <w:divBdr>
        <w:top w:val="none" w:sz="0" w:space="0" w:color="auto"/>
        <w:left w:val="none" w:sz="0" w:space="0" w:color="auto"/>
        <w:bottom w:val="none" w:sz="0" w:space="0" w:color="auto"/>
        <w:right w:val="none" w:sz="0" w:space="0" w:color="auto"/>
      </w:divBdr>
    </w:div>
    <w:div w:id="965040468">
      <w:bodyDiv w:val="1"/>
      <w:marLeft w:val="0"/>
      <w:marRight w:val="0"/>
      <w:marTop w:val="0"/>
      <w:marBottom w:val="0"/>
      <w:divBdr>
        <w:top w:val="none" w:sz="0" w:space="0" w:color="auto"/>
        <w:left w:val="none" w:sz="0" w:space="0" w:color="auto"/>
        <w:bottom w:val="none" w:sz="0" w:space="0" w:color="auto"/>
        <w:right w:val="none" w:sz="0" w:space="0" w:color="auto"/>
      </w:divBdr>
    </w:div>
    <w:div w:id="977420636">
      <w:bodyDiv w:val="1"/>
      <w:marLeft w:val="0"/>
      <w:marRight w:val="0"/>
      <w:marTop w:val="0"/>
      <w:marBottom w:val="0"/>
      <w:divBdr>
        <w:top w:val="none" w:sz="0" w:space="0" w:color="auto"/>
        <w:left w:val="none" w:sz="0" w:space="0" w:color="auto"/>
        <w:bottom w:val="none" w:sz="0" w:space="0" w:color="auto"/>
        <w:right w:val="none" w:sz="0" w:space="0" w:color="auto"/>
      </w:divBdr>
      <w:divsChild>
        <w:div w:id="417873065">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1041131011">
      <w:bodyDiv w:val="1"/>
      <w:marLeft w:val="0"/>
      <w:marRight w:val="0"/>
      <w:marTop w:val="0"/>
      <w:marBottom w:val="0"/>
      <w:divBdr>
        <w:top w:val="none" w:sz="0" w:space="0" w:color="auto"/>
        <w:left w:val="none" w:sz="0" w:space="0" w:color="auto"/>
        <w:bottom w:val="none" w:sz="0" w:space="0" w:color="auto"/>
        <w:right w:val="none" w:sz="0" w:space="0" w:color="auto"/>
      </w:divBdr>
    </w:div>
    <w:div w:id="1091468536">
      <w:bodyDiv w:val="1"/>
      <w:marLeft w:val="0"/>
      <w:marRight w:val="0"/>
      <w:marTop w:val="0"/>
      <w:marBottom w:val="0"/>
      <w:divBdr>
        <w:top w:val="none" w:sz="0" w:space="0" w:color="auto"/>
        <w:left w:val="none" w:sz="0" w:space="0" w:color="auto"/>
        <w:bottom w:val="none" w:sz="0" w:space="0" w:color="auto"/>
        <w:right w:val="none" w:sz="0" w:space="0" w:color="auto"/>
      </w:divBdr>
    </w:div>
    <w:div w:id="1151024068">
      <w:bodyDiv w:val="1"/>
      <w:marLeft w:val="0"/>
      <w:marRight w:val="0"/>
      <w:marTop w:val="0"/>
      <w:marBottom w:val="0"/>
      <w:divBdr>
        <w:top w:val="none" w:sz="0" w:space="0" w:color="auto"/>
        <w:left w:val="none" w:sz="0" w:space="0" w:color="auto"/>
        <w:bottom w:val="none" w:sz="0" w:space="0" w:color="auto"/>
        <w:right w:val="none" w:sz="0" w:space="0" w:color="auto"/>
      </w:divBdr>
    </w:div>
    <w:div w:id="1154302512">
      <w:bodyDiv w:val="1"/>
      <w:marLeft w:val="0"/>
      <w:marRight w:val="0"/>
      <w:marTop w:val="0"/>
      <w:marBottom w:val="0"/>
      <w:divBdr>
        <w:top w:val="none" w:sz="0" w:space="0" w:color="auto"/>
        <w:left w:val="none" w:sz="0" w:space="0" w:color="auto"/>
        <w:bottom w:val="none" w:sz="0" w:space="0" w:color="auto"/>
        <w:right w:val="none" w:sz="0" w:space="0" w:color="auto"/>
      </w:divBdr>
    </w:div>
    <w:div w:id="1164396810">
      <w:bodyDiv w:val="1"/>
      <w:marLeft w:val="0"/>
      <w:marRight w:val="0"/>
      <w:marTop w:val="0"/>
      <w:marBottom w:val="0"/>
      <w:divBdr>
        <w:top w:val="none" w:sz="0" w:space="0" w:color="auto"/>
        <w:left w:val="none" w:sz="0" w:space="0" w:color="auto"/>
        <w:bottom w:val="none" w:sz="0" w:space="0" w:color="auto"/>
        <w:right w:val="none" w:sz="0" w:space="0" w:color="auto"/>
      </w:divBdr>
    </w:div>
    <w:div w:id="1218276649">
      <w:bodyDiv w:val="1"/>
      <w:marLeft w:val="0"/>
      <w:marRight w:val="0"/>
      <w:marTop w:val="0"/>
      <w:marBottom w:val="0"/>
      <w:divBdr>
        <w:top w:val="none" w:sz="0" w:space="0" w:color="auto"/>
        <w:left w:val="none" w:sz="0" w:space="0" w:color="auto"/>
        <w:bottom w:val="none" w:sz="0" w:space="0" w:color="auto"/>
        <w:right w:val="none" w:sz="0" w:space="0" w:color="auto"/>
      </w:divBdr>
    </w:div>
    <w:div w:id="1241677057">
      <w:bodyDiv w:val="1"/>
      <w:marLeft w:val="0"/>
      <w:marRight w:val="0"/>
      <w:marTop w:val="0"/>
      <w:marBottom w:val="0"/>
      <w:divBdr>
        <w:top w:val="none" w:sz="0" w:space="0" w:color="auto"/>
        <w:left w:val="none" w:sz="0" w:space="0" w:color="auto"/>
        <w:bottom w:val="none" w:sz="0" w:space="0" w:color="auto"/>
        <w:right w:val="none" w:sz="0" w:space="0" w:color="auto"/>
      </w:divBdr>
    </w:div>
    <w:div w:id="1276018532">
      <w:bodyDiv w:val="1"/>
      <w:marLeft w:val="0"/>
      <w:marRight w:val="0"/>
      <w:marTop w:val="0"/>
      <w:marBottom w:val="0"/>
      <w:divBdr>
        <w:top w:val="none" w:sz="0" w:space="0" w:color="auto"/>
        <w:left w:val="none" w:sz="0" w:space="0" w:color="auto"/>
        <w:bottom w:val="none" w:sz="0" w:space="0" w:color="auto"/>
        <w:right w:val="none" w:sz="0" w:space="0" w:color="auto"/>
      </w:divBdr>
    </w:div>
    <w:div w:id="1301807491">
      <w:bodyDiv w:val="1"/>
      <w:marLeft w:val="0"/>
      <w:marRight w:val="0"/>
      <w:marTop w:val="0"/>
      <w:marBottom w:val="0"/>
      <w:divBdr>
        <w:top w:val="none" w:sz="0" w:space="0" w:color="auto"/>
        <w:left w:val="none" w:sz="0" w:space="0" w:color="auto"/>
        <w:bottom w:val="none" w:sz="0" w:space="0" w:color="auto"/>
        <w:right w:val="none" w:sz="0" w:space="0" w:color="auto"/>
      </w:divBdr>
    </w:div>
    <w:div w:id="1304045609">
      <w:bodyDiv w:val="1"/>
      <w:marLeft w:val="0"/>
      <w:marRight w:val="0"/>
      <w:marTop w:val="0"/>
      <w:marBottom w:val="0"/>
      <w:divBdr>
        <w:top w:val="none" w:sz="0" w:space="0" w:color="auto"/>
        <w:left w:val="none" w:sz="0" w:space="0" w:color="auto"/>
        <w:bottom w:val="none" w:sz="0" w:space="0" w:color="auto"/>
        <w:right w:val="none" w:sz="0" w:space="0" w:color="auto"/>
      </w:divBdr>
    </w:div>
    <w:div w:id="1355574451">
      <w:bodyDiv w:val="1"/>
      <w:marLeft w:val="0"/>
      <w:marRight w:val="0"/>
      <w:marTop w:val="0"/>
      <w:marBottom w:val="0"/>
      <w:divBdr>
        <w:top w:val="none" w:sz="0" w:space="0" w:color="auto"/>
        <w:left w:val="none" w:sz="0" w:space="0" w:color="auto"/>
        <w:bottom w:val="none" w:sz="0" w:space="0" w:color="auto"/>
        <w:right w:val="none" w:sz="0" w:space="0" w:color="auto"/>
      </w:divBdr>
    </w:div>
    <w:div w:id="1363049447">
      <w:bodyDiv w:val="1"/>
      <w:marLeft w:val="0"/>
      <w:marRight w:val="0"/>
      <w:marTop w:val="0"/>
      <w:marBottom w:val="0"/>
      <w:divBdr>
        <w:top w:val="none" w:sz="0" w:space="0" w:color="auto"/>
        <w:left w:val="none" w:sz="0" w:space="0" w:color="auto"/>
        <w:bottom w:val="none" w:sz="0" w:space="0" w:color="auto"/>
        <w:right w:val="none" w:sz="0" w:space="0" w:color="auto"/>
      </w:divBdr>
      <w:divsChild>
        <w:div w:id="224529972">
          <w:marLeft w:val="0"/>
          <w:marRight w:val="0"/>
          <w:marTop w:val="0"/>
          <w:marBottom w:val="0"/>
          <w:divBdr>
            <w:top w:val="none" w:sz="0" w:space="0" w:color="auto"/>
            <w:left w:val="none" w:sz="0" w:space="0" w:color="auto"/>
            <w:bottom w:val="none" w:sz="0" w:space="0" w:color="auto"/>
            <w:right w:val="none" w:sz="0" w:space="0" w:color="auto"/>
          </w:divBdr>
        </w:div>
        <w:div w:id="262765634">
          <w:marLeft w:val="0"/>
          <w:marRight w:val="0"/>
          <w:marTop w:val="0"/>
          <w:marBottom w:val="0"/>
          <w:divBdr>
            <w:top w:val="none" w:sz="0" w:space="0" w:color="auto"/>
            <w:left w:val="none" w:sz="0" w:space="0" w:color="auto"/>
            <w:bottom w:val="none" w:sz="0" w:space="0" w:color="auto"/>
            <w:right w:val="none" w:sz="0" w:space="0" w:color="auto"/>
          </w:divBdr>
        </w:div>
        <w:div w:id="481822815">
          <w:marLeft w:val="0"/>
          <w:marRight w:val="0"/>
          <w:marTop w:val="0"/>
          <w:marBottom w:val="0"/>
          <w:divBdr>
            <w:top w:val="none" w:sz="0" w:space="0" w:color="auto"/>
            <w:left w:val="none" w:sz="0" w:space="0" w:color="auto"/>
            <w:bottom w:val="none" w:sz="0" w:space="0" w:color="auto"/>
            <w:right w:val="none" w:sz="0" w:space="0" w:color="auto"/>
          </w:divBdr>
        </w:div>
        <w:div w:id="690953596">
          <w:marLeft w:val="0"/>
          <w:marRight w:val="0"/>
          <w:marTop w:val="0"/>
          <w:marBottom w:val="0"/>
          <w:divBdr>
            <w:top w:val="none" w:sz="0" w:space="0" w:color="auto"/>
            <w:left w:val="none" w:sz="0" w:space="0" w:color="auto"/>
            <w:bottom w:val="none" w:sz="0" w:space="0" w:color="auto"/>
            <w:right w:val="none" w:sz="0" w:space="0" w:color="auto"/>
          </w:divBdr>
        </w:div>
        <w:div w:id="697655835">
          <w:marLeft w:val="0"/>
          <w:marRight w:val="0"/>
          <w:marTop w:val="0"/>
          <w:marBottom w:val="0"/>
          <w:divBdr>
            <w:top w:val="none" w:sz="0" w:space="0" w:color="auto"/>
            <w:left w:val="none" w:sz="0" w:space="0" w:color="auto"/>
            <w:bottom w:val="none" w:sz="0" w:space="0" w:color="auto"/>
            <w:right w:val="none" w:sz="0" w:space="0" w:color="auto"/>
          </w:divBdr>
        </w:div>
        <w:div w:id="1068188472">
          <w:marLeft w:val="0"/>
          <w:marRight w:val="0"/>
          <w:marTop w:val="0"/>
          <w:marBottom w:val="0"/>
          <w:divBdr>
            <w:top w:val="none" w:sz="0" w:space="0" w:color="auto"/>
            <w:left w:val="none" w:sz="0" w:space="0" w:color="auto"/>
            <w:bottom w:val="none" w:sz="0" w:space="0" w:color="auto"/>
            <w:right w:val="none" w:sz="0" w:space="0" w:color="auto"/>
          </w:divBdr>
        </w:div>
        <w:div w:id="1226140523">
          <w:marLeft w:val="0"/>
          <w:marRight w:val="0"/>
          <w:marTop w:val="0"/>
          <w:marBottom w:val="0"/>
          <w:divBdr>
            <w:top w:val="none" w:sz="0" w:space="0" w:color="auto"/>
            <w:left w:val="none" w:sz="0" w:space="0" w:color="auto"/>
            <w:bottom w:val="none" w:sz="0" w:space="0" w:color="auto"/>
            <w:right w:val="none" w:sz="0" w:space="0" w:color="auto"/>
          </w:divBdr>
        </w:div>
        <w:div w:id="1590500316">
          <w:marLeft w:val="0"/>
          <w:marRight w:val="0"/>
          <w:marTop w:val="0"/>
          <w:marBottom w:val="0"/>
          <w:divBdr>
            <w:top w:val="none" w:sz="0" w:space="0" w:color="auto"/>
            <w:left w:val="none" w:sz="0" w:space="0" w:color="auto"/>
            <w:bottom w:val="none" w:sz="0" w:space="0" w:color="auto"/>
            <w:right w:val="none" w:sz="0" w:space="0" w:color="auto"/>
          </w:divBdr>
        </w:div>
        <w:div w:id="2071996243">
          <w:marLeft w:val="0"/>
          <w:marRight w:val="0"/>
          <w:marTop w:val="0"/>
          <w:marBottom w:val="0"/>
          <w:divBdr>
            <w:top w:val="none" w:sz="0" w:space="0" w:color="auto"/>
            <w:left w:val="none" w:sz="0" w:space="0" w:color="auto"/>
            <w:bottom w:val="none" w:sz="0" w:space="0" w:color="auto"/>
            <w:right w:val="none" w:sz="0" w:space="0" w:color="auto"/>
          </w:divBdr>
        </w:div>
      </w:divsChild>
    </w:div>
    <w:div w:id="1377772382">
      <w:bodyDiv w:val="1"/>
      <w:marLeft w:val="0"/>
      <w:marRight w:val="0"/>
      <w:marTop w:val="0"/>
      <w:marBottom w:val="0"/>
      <w:divBdr>
        <w:top w:val="none" w:sz="0" w:space="0" w:color="auto"/>
        <w:left w:val="none" w:sz="0" w:space="0" w:color="auto"/>
        <w:bottom w:val="none" w:sz="0" w:space="0" w:color="auto"/>
        <w:right w:val="none" w:sz="0" w:space="0" w:color="auto"/>
      </w:divBdr>
      <w:divsChild>
        <w:div w:id="542137436">
          <w:marLeft w:val="0"/>
          <w:marRight w:val="0"/>
          <w:marTop w:val="0"/>
          <w:marBottom w:val="0"/>
          <w:divBdr>
            <w:top w:val="none" w:sz="0" w:space="0" w:color="auto"/>
            <w:left w:val="none" w:sz="0" w:space="0" w:color="auto"/>
            <w:bottom w:val="none" w:sz="0" w:space="0" w:color="auto"/>
            <w:right w:val="none" w:sz="0" w:space="0" w:color="auto"/>
          </w:divBdr>
        </w:div>
      </w:divsChild>
    </w:div>
    <w:div w:id="1389642697">
      <w:bodyDiv w:val="1"/>
      <w:marLeft w:val="0"/>
      <w:marRight w:val="0"/>
      <w:marTop w:val="0"/>
      <w:marBottom w:val="0"/>
      <w:divBdr>
        <w:top w:val="none" w:sz="0" w:space="0" w:color="auto"/>
        <w:left w:val="none" w:sz="0" w:space="0" w:color="auto"/>
        <w:bottom w:val="none" w:sz="0" w:space="0" w:color="auto"/>
        <w:right w:val="none" w:sz="0" w:space="0" w:color="auto"/>
      </w:divBdr>
    </w:div>
    <w:div w:id="1417510591">
      <w:bodyDiv w:val="1"/>
      <w:marLeft w:val="0"/>
      <w:marRight w:val="0"/>
      <w:marTop w:val="0"/>
      <w:marBottom w:val="0"/>
      <w:divBdr>
        <w:top w:val="none" w:sz="0" w:space="0" w:color="auto"/>
        <w:left w:val="none" w:sz="0" w:space="0" w:color="auto"/>
        <w:bottom w:val="none" w:sz="0" w:space="0" w:color="auto"/>
        <w:right w:val="none" w:sz="0" w:space="0" w:color="auto"/>
      </w:divBdr>
    </w:div>
    <w:div w:id="1430731335">
      <w:bodyDiv w:val="1"/>
      <w:marLeft w:val="0"/>
      <w:marRight w:val="0"/>
      <w:marTop w:val="0"/>
      <w:marBottom w:val="0"/>
      <w:divBdr>
        <w:top w:val="none" w:sz="0" w:space="0" w:color="auto"/>
        <w:left w:val="none" w:sz="0" w:space="0" w:color="auto"/>
        <w:bottom w:val="none" w:sz="0" w:space="0" w:color="auto"/>
        <w:right w:val="none" w:sz="0" w:space="0" w:color="auto"/>
      </w:divBdr>
    </w:div>
    <w:div w:id="1431773718">
      <w:bodyDiv w:val="1"/>
      <w:marLeft w:val="0"/>
      <w:marRight w:val="0"/>
      <w:marTop w:val="0"/>
      <w:marBottom w:val="0"/>
      <w:divBdr>
        <w:top w:val="none" w:sz="0" w:space="0" w:color="auto"/>
        <w:left w:val="none" w:sz="0" w:space="0" w:color="auto"/>
        <w:bottom w:val="none" w:sz="0" w:space="0" w:color="auto"/>
        <w:right w:val="none" w:sz="0" w:space="0" w:color="auto"/>
      </w:divBdr>
    </w:div>
    <w:div w:id="1455758533">
      <w:bodyDiv w:val="1"/>
      <w:marLeft w:val="0"/>
      <w:marRight w:val="0"/>
      <w:marTop w:val="0"/>
      <w:marBottom w:val="0"/>
      <w:divBdr>
        <w:top w:val="none" w:sz="0" w:space="0" w:color="auto"/>
        <w:left w:val="none" w:sz="0" w:space="0" w:color="auto"/>
        <w:bottom w:val="none" w:sz="0" w:space="0" w:color="auto"/>
        <w:right w:val="none" w:sz="0" w:space="0" w:color="auto"/>
      </w:divBdr>
    </w:div>
    <w:div w:id="1502965462">
      <w:bodyDiv w:val="1"/>
      <w:marLeft w:val="0"/>
      <w:marRight w:val="0"/>
      <w:marTop w:val="0"/>
      <w:marBottom w:val="0"/>
      <w:divBdr>
        <w:top w:val="none" w:sz="0" w:space="0" w:color="auto"/>
        <w:left w:val="none" w:sz="0" w:space="0" w:color="auto"/>
        <w:bottom w:val="none" w:sz="0" w:space="0" w:color="auto"/>
        <w:right w:val="none" w:sz="0" w:space="0" w:color="auto"/>
      </w:divBdr>
    </w:div>
    <w:div w:id="1510486044">
      <w:bodyDiv w:val="1"/>
      <w:marLeft w:val="0"/>
      <w:marRight w:val="0"/>
      <w:marTop w:val="0"/>
      <w:marBottom w:val="0"/>
      <w:divBdr>
        <w:top w:val="none" w:sz="0" w:space="0" w:color="auto"/>
        <w:left w:val="none" w:sz="0" w:space="0" w:color="auto"/>
        <w:bottom w:val="none" w:sz="0" w:space="0" w:color="auto"/>
        <w:right w:val="none" w:sz="0" w:space="0" w:color="auto"/>
      </w:divBdr>
    </w:div>
    <w:div w:id="1522738609">
      <w:bodyDiv w:val="1"/>
      <w:marLeft w:val="0"/>
      <w:marRight w:val="0"/>
      <w:marTop w:val="0"/>
      <w:marBottom w:val="0"/>
      <w:divBdr>
        <w:top w:val="none" w:sz="0" w:space="0" w:color="auto"/>
        <w:left w:val="none" w:sz="0" w:space="0" w:color="auto"/>
        <w:bottom w:val="none" w:sz="0" w:space="0" w:color="auto"/>
        <w:right w:val="none" w:sz="0" w:space="0" w:color="auto"/>
      </w:divBdr>
    </w:div>
    <w:div w:id="1522815368">
      <w:bodyDiv w:val="1"/>
      <w:marLeft w:val="0"/>
      <w:marRight w:val="0"/>
      <w:marTop w:val="0"/>
      <w:marBottom w:val="0"/>
      <w:divBdr>
        <w:top w:val="none" w:sz="0" w:space="0" w:color="auto"/>
        <w:left w:val="none" w:sz="0" w:space="0" w:color="auto"/>
        <w:bottom w:val="none" w:sz="0" w:space="0" w:color="auto"/>
        <w:right w:val="none" w:sz="0" w:space="0" w:color="auto"/>
      </w:divBdr>
    </w:div>
    <w:div w:id="1540049744">
      <w:bodyDiv w:val="1"/>
      <w:marLeft w:val="0"/>
      <w:marRight w:val="0"/>
      <w:marTop w:val="0"/>
      <w:marBottom w:val="0"/>
      <w:divBdr>
        <w:top w:val="none" w:sz="0" w:space="0" w:color="auto"/>
        <w:left w:val="none" w:sz="0" w:space="0" w:color="auto"/>
        <w:bottom w:val="none" w:sz="0" w:space="0" w:color="auto"/>
        <w:right w:val="none" w:sz="0" w:space="0" w:color="auto"/>
      </w:divBdr>
    </w:div>
    <w:div w:id="1612204913">
      <w:bodyDiv w:val="1"/>
      <w:marLeft w:val="0"/>
      <w:marRight w:val="0"/>
      <w:marTop w:val="0"/>
      <w:marBottom w:val="0"/>
      <w:divBdr>
        <w:top w:val="none" w:sz="0" w:space="0" w:color="auto"/>
        <w:left w:val="none" w:sz="0" w:space="0" w:color="auto"/>
        <w:bottom w:val="none" w:sz="0" w:space="0" w:color="auto"/>
        <w:right w:val="none" w:sz="0" w:space="0" w:color="auto"/>
      </w:divBdr>
    </w:div>
    <w:div w:id="1666591134">
      <w:bodyDiv w:val="1"/>
      <w:marLeft w:val="0"/>
      <w:marRight w:val="0"/>
      <w:marTop w:val="0"/>
      <w:marBottom w:val="0"/>
      <w:divBdr>
        <w:top w:val="none" w:sz="0" w:space="0" w:color="auto"/>
        <w:left w:val="none" w:sz="0" w:space="0" w:color="auto"/>
        <w:bottom w:val="none" w:sz="0" w:space="0" w:color="auto"/>
        <w:right w:val="none" w:sz="0" w:space="0" w:color="auto"/>
      </w:divBdr>
    </w:div>
    <w:div w:id="1690912835">
      <w:bodyDiv w:val="1"/>
      <w:marLeft w:val="0"/>
      <w:marRight w:val="0"/>
      <w:marTop w:val="0"/>
      <w:marBottom w:val="0"/>
      <w:divBdr>
        <w:top w:val="none" w:sz="0" w:space="0" w:color="auto"/>
        <w:left w:val="none" w:sz="0" w:space="0" w:color="auto"/>
        <w:bottom w:val="none" w:sz="0" w:space="0" w:color="auto"/>
        <w:right w:val="none" w:sz="0" w:space="0" w:color="auto"/>
      </w:divBdr>
    </w:div>
    <w:div w:id="1708413514">
      <w:bodyDiv w:val="1"/>
      <w:marLeft w:val="0"/>
      <w:marRight w:val="0"/>
      <w:marTop w:val="0"/>
      <w:marBottom w:val="0"/>
      <w:divBdr>
        <w:top w:val="none" w:sz="0" w:space="0" w:color="auto"/>
        <w:left w:val="none" w:sz="0" w:space="0" w:color="auto"/>
        <w:bottom w:val="none" w:sz="0" w:space="0" w:color="auto"/>
        <w:right w:val="none" w:sz="0" w:space="0" w:color="auto"/>
      </w:divBdr>
    </w:div>
    <w:div w:id="1847864071">
      <w:bodyDiv w:val="1"/>
      <w:marLeft w:val="0"/>
      <w:marRight w:val="0"/>
      <w:marTop w:val="0"/>
      <w:marBottom w:val="0"/>
      <w:divBdr>
        <w:top w:val="none" w:sz="0" w:space="0" w:color="auto"/>
        <w:left w:val="none" w:sz="0" w:space="0" w:color="auto"/>
        <w:bottom w:val="none" w:sz="0" w:space="0" w:color="auto"/>
        <w:right w:val="none" w:sz="0" w:space="0" w:color="auto"/>
      </w:divBdr>
    </w:div>
    <w:div w:id="1865097986">
      <w:bodyDiv w:val="1"/>
      <w:marLeft w:val="0"/>
      <w:marRight w:val="0"/>
      <w:marTop w:val="0"/>
      <w:marBottom w:val="0"/>
      <w:divBdr>
        <w:top w:val="none" w:sz="0" w:space="0" w:color="auto"/>
        <w:left w:val="none" w:sz="0" w:space="0" w:color="auto"/>
        <w:bottom w:val="none" w:sz="0" w:space="0" w:color="auto"/>
        <w:right w:val="none" w:sz="0" w:space="0" w:color="auto"/>
      </w:divBdr>
    </w:div>
    <w:div w:id="1891264111">
      <w:bodyDiv w:val="1"/>
      <w:marLeft w:val="0"/>
      <w:marRight w:val="0"/>
      <w:marTop w:val="0"/>
      <w:marBottom w:val="0"/>
      <w:divBdr>
        <w:top w:val="none" w:sz="0" w:space="0" w:color="auto"/>
        <w:left w:val="none" w:sz="0" w:space="0" w:color="auto"/>
        <w:bottom w:val="none" w:sz="0" w:space="0" w:color="auto"/>
        <w:right w:val="none" w:sz="0" w:space="0" w:color="auto"/>
      </w:divBdr>
    </w:div>
    <w:div w:id="1900171340">
      <w:bodyDiv w:val="1"/>
      <w:marLeft w:val="0"/>
      <w:marRight w:val="0"/>
      <w:marTop w:val="0"/>
      <w:marBottom w:val="0"/>
      <w:divBdr>
        <w:top w:val="none" w:sz="0" w:space="0" w:color="auto"/>
        <w:left w:val="none" w:sz="0" w:space="0" w:color="auto"/>
        <w:bottom w:val="none" w:sz="0" w:space="0" w:color="auto"/>
        <w:right w:val="none" w:sz="0" w:space="0" w:color="auto"/>
      </w:divBdr>
    </w:div>
    <w:div w:id="1907497895">
      <w:bodyDiv w:val="1"/>
      <w:marLeft w:val="0"/>
      <w:marRight w:val="0"/>
      <w:marTop w:val="0"/>
      <w:marBottom w:val="0"/>
      <w:divBdr>
        <w:top w:val="none" w:sz="0" w:space="0" w:color="auto"/>
        <w:left w:val="none" w:sz="0" w:space="0" w:color="auto"/>
        <w:bottom w:val="none" w:sz="0" w:space="0" w:color="auto"/>
        <w:right w:val="none" w:sz="0" w:space="0" w:color="auto"/>
      </w:divBdr>
    </w:div>
    <w:div w:id="1921862476">
      <w:bodyDiv w:val="1"/>
      <w:marLeft w:val="0"/>
      <w:marRight w:val="0"/>
      <w:marTop w:val="0"/>
      <w:marBottom w:val="0"/>
      <w:divBdr>
        <w:top w:val="none" w:sz="0" w:space="0" w:color="auto"/>
        <w:left w:val="none" w:sz="0" w:space="0" w:color="auto"/>
        <w:bottom w:val="none" w:sz="0" w:space="0" w:color="auto"/>
        <w:right w:val="none" w:sz="0" w:space="0" w:color="auto"/>
      </w:divBdr>
    </w:div>
    <w:div w:id="1927878123">
      <w:bodyDiv w:val="1"/>
      <w:marLeft w:val="0"/>
      <w:marRight w:val="0"/>
      <w:marTop w:val="0"/>
      <w:marBottom w:val="0"/>
      <w:divBdr>
        <w:top w:val="none" w:sz="0" w:space="0" w:color="auto"/>
        <w:left w:val="none" w:sz="0" w:space="0" w:color="auto"/>
        <w:bottom w:val="none" w:sz="0" w:space="0" w:color="auto"/>
        <w:right w:val="none" w:sz="0" w:space="0" w:color="auto"/>
      </w:divBdr>
    </w:div>
    <w:div w:id="1952080079">
      <w:bodyDiv w:val="1"/>
      <w:marLeft w:val="0"/>
      <w:marRight w:val="0"/>
      <w:marTop w:val="0"/>
      <w:marBottom w:val="0"/>
      <w:divBdr>
        <w:top w:val="none" w:sz="0" w:space="0" w:color="auto"/>
        <w:left w:val="none" w:sz="0" w:space="0" w:color="auto"/>
        <w:bottom w:val="none" w:sz="0" w:space="0" w:color="auto"/>
        <w:right w:val="none" w:sz="0" w:space="0" w:color="auto"/>
      </w:divBdr>
    </w:div>
    <w:div w:id="2013679182">
      <w:bodyDiv w:val="1"/>
      <w:marLeft w:val="0"/>
      <w:marRight w:val="0"/>
      <w:marTop w:val="0"/>
      <w:marBottom w:val="0"/>
      <w:divBdr>
        <w:top w:val="none" w:sz="0" w:space="0" w:color="auto"/>
        <w:left w:val="none" w:sz="0" w:space="0" w:color="auto"/>
        <w:bottom w:val="none" w:sz="0" w:space="0" w:color="auto"/>
        <w:right w:val="none" w:sz="0" w:space="0" w:color="auto"/>
      </w:divBdr>
    </w:div>
    <w:div w:id="2026394869">
      <w:bodyDiv w:val="1"/>
      <w:marLeft w:val="0"/>
      <w:marRight w:val="0"/>
      <w:marTop w:val="0"/>
      <w:marBottom w:val="0"/>
      <w:divBdr>
        <w:top w:val="none" w:sz="0" w:space="0" w:color="auto"/>
        <w:left w:val="none" w:sz="0" w:space="0" w:color="auto"/>
        <w:bottom w:val="none" w:sz="0" w:space="0" w:color="auto"/>
        <w:right w:val="none" w:sz="0" w:space="0" w:color="auto"/>
      </w:divBdr>
      <w:divsChild>
        <w:div w:id="1148398685">
          <w:marLeft w:val="0"/>
          <w:marRight w:val="0"/>
          <w:marTop w:val="0"/>
          <w:marBottom w:val="0"/>
          <w:divBdr>
            <w:top w:val="none" w:sz="0" w:space="0" w:color="auto"/>
            <w:left w:val="none" w:sz="0" w:space="0" w:color="auto"/>
            <w:bottom w:val="none" w:sz="0" w:space="0" w:color="auto"/>
            <w:right w:val="none" w:sz="0" w:space="0" w:color="auto"/>
          </w:divBdr>
        </w:div>
      </w:divsChild>
    </w:div>
    <w:div w:id="2065133662">
      <w:bodyDiv w:val="1"/>
      <w:marLeft w:val="0"/>
      <w:marRight w:val="0"/>
      <w:marTop w:val="0"/>
      <w:marBottom w:val="0"/>
      <w:divBdr>
        <w:top w:val="none" w:sz="0" w:space="0" w:color="auto"/>
        <w:left w:val="none" w:sz="0" w:space="0" w:color="auto"/>
        <w:bottom w:val="none" w:sz="0" w:space="0" w:color="auto"/>
        <w:right w:val="none" w:sz="0" w:space="0" w:color="auto"/>
      </w:divBdr>
    </w:div>
    <w:div w:id="2073263030">
      <w:bodyDiv w:val="1"/>
      <w:marLeft w:val="0"/>
      <w:marRight w:val="0"/>
      <w:marTop w:val="0"/>
      <w:marBottom w:val="0"/>
      <w:divBdr>
        <w:top w:val="none" w:sz="0" w:space="0" w:color="auto"/>
        <w:left w:val="none" w:sz="0" w:space="0" w:color="auto"/>
        <w:bottom w:val="none" w:sz="0" w:space="0" w:color="auto"/>
        <w:right w:val="none" w:sz="0" w:space="0" w:color="auto"/>
      </w:divBdr>
    </w:div>
    <w:div w:id="2076123414">
      <w:bodyDiv w:val="1"/>
      <w:marLeft w:val="0"/>
      <w:marRight w:val="0"/>
      <w:marTop w:val="0"/>
      <w:marBottom w:val="0"/>
      <w:divBdr>
        <w:top w:val="none" w:sz="0" w:space="0" w:color="auto"/>
        <w:left w:val="none" w:sz="0" w:space="0" w:color="auto"/>
        <w:bottom w:val="none" w:sz="0" w:space="0" w:color="auto"/>
        <w:right w:val="none" w:sz="0" w:space="0" w:color="auto"/>
      </w:divBdr>
    </w:div>
    <w:div w:id="2115244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oleObject" Target="embeddings/oleObject3.bin"/><Relationship Id="rId39" Type="http://schemas.openxmlformats.org/officeDocument/2006/relationships/oleObject" Target="embeddings/oleObject9.bin"/><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w3.org/TR/2014/NOTE-rdf11-primer-20140624/" TargetMode="External"/><Relationship Id="rId29" Type="http://schemas.openxmlformats.org/officeDocument/2006/relationships/oleObject" Target="embeddings/oleObject4.bin"/><Relationship Id="rId11" Type="http://schemas.openxmlformats.org/officeDocument/2006/relationships/image" Target="media/image2.png"/><Relationship Id="rId24" Type="http://schemas.openxmlformats.org/officeDocument/2006/relationships/oleObject" Target="embeddings/oleObject2.bin"/><Relationship Id="rId32" Type="http://schemas.openxmlformats.org/officeDocument/2006/relationships/image" Target="media/image14.emf"/><Relationship Id="rId37" Type="http://schemas.openxmlformats.org/officeDocument/2006/relationships/oleObject" Target="embeddings/oleObject8.bin"/><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image" Target="media/image6.png"/><Relationship Id="rId14" Type="http://schemas.openxmlformats.org/officeDocument/2006/relationships/hyperlink" Target="http://www.w3.org/TR/2014/NOTE-rdf11-primer-20140624/" TargetMode="External"/><Relationship Id="rId22" Type="http://schemas.openxmlformats.org/officeDocument/2006/relationships/oleObject" Target="embeddings/oleObject1.bin"/><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oleObject" Target="embeddings/oleObject7.bin"/><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w3.org/TR/2014/NOTE-rdf11-primer-20140624/" TargetMode="External"/><Relationship Id="rId25" Type="http://schemas.openxmlformats.org/officeDocument/2006/relationships/image" Target="media/image10.emf"/><Relationship Id="rId33" Type="http://schemas.openxmlformats.org/officeDocument/2006/relationships/oleObject" Target="embeddings/oleObject6.bin"/><Relationship Id="rId38" Type="http://schemas.openxmlformats.org/officeDocument/2006/relationships/image" Target="media/image17.emf"/><Relationship Id="rId46" Type="http://schemas.openxmlformats.org/officeDocument/2006/relationships/image" Target="media/image24.jpeg"/><Relationship Id="rId59"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3.org/TR/2014/NOTE-rdf11-primer-20140624/" TargetMode="External"/><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7.jpeg"/><Relationship Id="rId57" Type="http://schemas.openxmlformats.org/officeDocument/2006/relationships/image" Target="media/image35.png"/><Relationship Id="rId10" Type="http://schemas.openxmlformats.org/officeDocument/2006/relationships/image" Target="media/image1.png"/><Relationship Id="rId31" Type="http://schemas.openxmlformats.org/officeDocument/2006/relationships/oleObject" Target="embeddings/oleObject5.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wikipedia.org/" TargetMode="External"/><Relationship Id="rId2" Type="http://schemas.openxmlformats.org/officeDocument/2006/relationships/hyperlink" Target="http://www.w3c.es/Divulgacion/GuiasBreves/WebSemantica" TargetMode="External"/><Relationship Id="rId1" Type="http://schemas.openxmlformats.org/officeDocument/2006/relationships/hyperlink" Target="http://www.w3.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W3C05</b:Tag>
    <b:SourceType>DocumentFromInternetSite</b:SourceType>
    <b:Guid>{11F4930E-15DE-4F88-99DD-C14A60DDEA2B}</b:Guid>
    <b:Title>Uniform Resource Identifier (URI): Generic Syntax</b:Title>
    <b:Year>2005</b:Year>
    <b:Author>
      <b:Author>
        <b:Corporate>W3C</b:Corporate>
      </b:Author>
    </b:Author>
    <b:Month>01</b:Month>
    <b:YearAccessed>2014</b:YearAccessed>
    <b:MonthAccessed>02</b:MonthAccessed>
    <b:DayAccessed>22</b:DayAccessed>
    <b:URL>January 2005</b:URL>
    <b:RefOrder>26</b:RefOrder>
  </b:Source>
  <b:Source>
    <b:Tag>Dou92</b:Tag>
    <b:SourceType>Misc</b:SourceType>
    <b:Guid>{FEFFFD5A-DA26-4215-A929-9EBD70AB0926}</b:Guid>
    <b:Author>
      <b:Author>
        <b:Corporate>Cutting, D., Kupiec, J., Pedersen, J., &amp; Sibun, P.</b:Corporate>
      </b:Author>
    </b:Author>
    <b:Title>A Practical Part of Speech Tagger</b:Title>
    <b:Year>1992</b:Year>
    <b:Month>Marzo</b:Month>
    <b:RefOrder>27</b:RefOrder>
  </b:Source>
  <b:Source>
    <b:Tag>Leo</b:Tag>
    <b:SourceType>Book</b:SourceType>
    <b:Guid>{84923CC4-0B56-4F29-A804-7528E01117F7}</b:Guid>
    <b:Title>RESTful Web Services</b:Title>
    <b:Author>
      <b:Author>
        <b:NameList>
          <b:Person>
            <b:Last>Ruby</b:Last>
            <b:First>Leonard</b:First>
            <b:Middle>Richardson and Sam</b:Middle>
          </b:Person>
        </b:NameList>
      </b:Author>
    </b:Author>
    <b:Year>2007</b:Year>
    <b:RefOrder>28</b:RefOrder>
  </b:Source>
  <b:Source>
    <b:Tag>Tim06</b:Tag>
    <b:SourceType>Misc</b:SourceType>
    <b:Guid>{DC4CFE69-5E54-4D4F-AFA9-B1F9E5D06D86}</b:Guid>
    <b:Title>Linked Data - Design Issues</b:Title>
    <b:Year>2006</b:Year>
    <b:Month>Julio</b:Month>
    <b:Day>23</b:Day>
    <b:Author>
      <b:Author>
        <b:NameList>
          <b:Person>
            <b:Last>Berners-Lee</b:Last>
            <b:First>Tim</b:First>
          </b:Person>
        </b:NameList>
      </b:Author>
    </b:Author>
    <b:RefOrder>1</b:RefOrder>
  </b:Source>
  <b:Source>
    <b:Tag>Mil98</b:Tag>
    <b:SourceType>JournalArticle</b:SourceType>
    <b:Guid>{85940570-B638-4DFB-B806-C20689CC7D73}</b:Guid>
    <b:Title>Wiley Online Library</b:Title>
    <b:Year>1998</b:Year>
    <b:Author>
      <b:Author>
        <b:NameList>
          <b:Person>
            <b:Last>Miller</b:Last>
            <b:First>Eric</b:First>
          </b:Person>
        </b:NameList>
      </b:Author>
    </b:Author>
    <b:JournalName>Bulletin of the American Society for Information Science and Technology</b:JournalName>
    <b:Pages>15-19</b:Pages>
    <b:RefOrder>29</b:RefOrder>
  </b:Source>
  <b:Source>
    <b:Tag>Tjo</b:Tag>
    <b:SourceType>Misc</b:SourceType>
    <b:Guid>{6A97AFDD-17D2-4EEA-97E4-ADF78075E41A}</b:Guid>
    <b:Title>Introduction to the CoNLL-2000 shared task: Chunking.</b:Title>
    <b:Author>
      <b:Author>
        <b:Corporate>Tjong Kim Sang, E. F., &amp; Buchholz, S.</b:Corporate>
      </b:Author>
    </b:Author>
    <b:Year>2000</b:Year>
    <b:Month>Septiembre</b:Month>
    <b:RefOrder>16</b:RefOrder>
  </b:Source>
  <b:Source>
    <b:Tag>Sör07</b:Tag>
    <b:SourceType>Book</b:SourceType>
    <b:Guid>{A7B6F8CE-0A1F-44B1-BFF8-BA3D022B5CE5}</b:Guid>
    <b:Author>
      <b:Author>
        <b:Corporate>Sören Auer, Christian Bizer, Georgi Kobilarov, Jens Lehmann, Richard Cyganiak, and Zachary Ives</b:Corporate>
      </b:Author>
    </b:Author>
    <b:Title>In The semantic web</b:Title>
    <b:Year>2007</b:Year>
    <b:ShortTitle>Dbpedia: A nucleus for a web of open data</b:ShortTitle>
    <b:Pages>722-735</b:Pages>
    <b:RefOrder>30</b:RefOrder>
  </b:Source>
  <b:Source>
    <b:Tag>Chr09</b:Tag>
    <b:SourceType>InternetSite</b:SourceType>
    <b:Guid>{C8312980-1561-4547-9E1B-1102E7F5AE65}</b:Guid>
    <b:Title>Dbpedia</b:Title>
    <b:Year>2009</b:Year>
    <b:Author>
      <b:Author>
        <b:NameList>
          <b:Person>
            <b:Last>Bizer</b:Last>
            <b:First>Chris</b:First>
          </b:Person>
        </b:NameList>
      </b:Author>
    </b:Author>
    <b:InternetSiteTitle>The DBpedia Data Provision Architecture</b:InternetSiteTitle>
    <b:Month>11</b:Month>
    <b:Day>09</b:Day>
    <b:YearAccessed>2014</b:YearAccessed>
    <b:MonthAccessed>06</b:MonthAccessed>
    <b:DayAccessed>10</b:DayAccessed>
    <b:URL>http://wiki.dbpedia.org/Architecture</b:URL>
    <b:RefOrder>15</b:RefOrder>
  </b:Source>
  <b:Source>
    <b:Tag>San04</b:Tag>
    <b:SourceType>Book</b:SourceType>
    <b:Guid>{96A1C2F4-8666-43E7-A770-39222F927FBD}</b:Guid>
    <b:Title>Developing Enterprise Web Services: An Architect's Guide</b:Title>
    <b:Year>2004</b:Year>
    <b:Author>
      <b:Author>
        <b:NameList>
          <b:Person>
            <b:Last>Sandeep Chatterjee</b:Last>
            <b:First>james</b:First>
            <b:Middle>Webber</b:Middle>
          </b:Person>
        </b:NameList>
      </b:Author>
    </b:Author>
    <b:Publisher>Person Education Inc.</b:Publisher>
    <b:RefOrder>31</b:RefOrder>
  </b:Source>
  <b:Source>
    <b:Tag>Ces08</b:Tag>
    <b:SourceType>Misc</b:SourceType>
    <b:Guid>{39C34220-A058-4104-A0D7-7A15B3934705}</b:Guid>
    <b:Title>RESTful Web Services vs. “Big” Web Services: Making the Right Architectural Decision</b:Title>
    <b:Year>2008</b:Year>
    <b:Author>
      <b:Author>
        <b:NameList>
          <b:Person>
            <b:Last>Pautasso</b:Last>
            <b:First>Cesare</b:First>
          </b:Person>
          <b:Person>
            <b:Last>Zimmermann</b:Last>
            <b:First>Olaf</b:First>
          </b:Person>
          <b:Person>
            <b:Last>Leymann</b:Last>
            <b:First>Frank</b:First>
          </b:Person>
        </b:NameList>
      </b:Author>
    </b:Author>
    <b:Month>Abril</b:Month>
    <b:RefOrder>21</b:RefOrder>
  </b:Source>
  <b:Source>
    <b:Tag>Leo07</b:Tag>
    <b:SourceType>BookSection</b:SourceType>
    <b:Guid>{F1A87AB9-CA25-47B8-9C19-D461B683CB02}</b:Guid>
    <b:Title>RESTful Web Services</b:Title>
    <b:Year>2007</b:Year>
    <b:Publisher>O'Reilly</b:Publisher>
    <b:Author>
      <b:Author>
        <b:NameList>
          <b:Person>
            <b:Last>Richardson</b:Last>
            <b:First>Leonard</b:First>
          </b:Person>
          <b:Person>
            <b:Last>Ruby</b:Last>
            <b:First>Sam</b:First>
          </b:Person>
        </b:NameList>
      </b:Author>
      <b:BookAuthor>
        <b:NameList>
          <b:Person>
            <b:Last>Richardson</b:Last>
            <b:First>Leonard</b:First>
          </b:Person>
          <b:Person>
            <b:Last>Ruby</b:Last>
            <b:First>Sam</b:First>
          </b:Person>
        </b:NameList>
      </b:BookAuthor>
    </b:Author>
    <b:BookTitle>RESTful Web Services</b:BookTitle>
    <b:Pages>299</b:Pages>
    <b:RefOrder>32</b:RefOrder>
  </b:Source>
  <b:Source>
    <b:Tag>Eri98</b:Tag>
    <b:SourceType>InternetSite</b:SourceType>
    <b:Guid>{F85D3498-9295-475A-8086-DBC925A0DE03}</b:Guid>
    <b:Title>An Introduction to the Resource Description Framework</b:Title>
    <b:Year>1998</b:Year>
    <b:Author>
      <b:Author>
        <b:NameList>
          <b:Person>
            <b:Last>Miller</b:Last>
            <b:First>Eric</b:First>
          </b:Person>
        </b:NameList>
      </b:Author>
    </b:Author>
    <b:Month>Mayo</b:Month>
    <b:YearAccessed>2014</b:YearAccessed>
    <b:MonthAccessed>06</b:MonthAccessed>
    <b:DayAccessed>27</b:DayAccessed>
    <b:URL>http://www.dlib.org/dlib/may98/miller/05miller.html</b:URL>
    <b:RefOrder>33</b:RefOrder>
  </b:Source>
  <b:Source>
    <b:Tag>Lap13</b:Tag>
    <b:SourceType>DocumentFromInternetSite</b:SourceType>
    <b:Guid>{0B4E7D9E-907C-4518-AFAC-A4E1E1ACC986}</b:Guid>
    <b:Author>
      <b:Author>
        <b:NameList>
          <b:Person>
            <b:Last>Lapuente</b:Last>
            <b:First>María</b:First>
            <b:Middle>Jesús Lamarca</b:Middle>
          </b:Person>
        </b:NameList>
      </b:Author>
    </b:Author>
    <b:Title>HIPERTEXTO: EL NUEVO CONCEPTO DE DOCUMENTO EN LA CULTURA DE LA </b:Title>
    <b:InternetSiteTitle> Tesis doctoral. Universidad Complutense de Madrid.</b:InternetSiteTitle>
    <b:Year>2013</b:Year>
    <b:Month>12</b:Month>
    <b:Day>08</b:Day>
    <b:YearAccessed>2014</b:YearAccessed>
    <b:MonthAccessed>06</b:MonthAccessed>
    <b:DayAccessed>24</b:DayAccessed>
    <b:URL>http://www.hipertexto.info/</b:URL>
    <b:RefOrder>2</b:RefOrder>
  </b:Source>
  <b:Source>
    <b:Tag>SPA08</b:Tag>
    <b:SourceType>DocumentFromInternetSite</b:SourceType>
    <b:Guid>{031D7B40-0C38-466F-B4DF-C45A8861575B}</b:Guid>
    <b:Title>SPARQL Protocol for RDF</b:Title>
    <b:Year>2008</b:Year>
    <b:InternetSiteTitle>W3C Recommendation 15 January 2008</b:InternetSiteTitle>
    <b:Month>15</b:Month>
    <b:Day>01</b:Day>
    <b:YearAccessed>2014</b:YearAccessed>
    <b:MonthAccessed>06</b:MonthAccessed>
    <b:DayAccessed>24</b:DayAccessed>
    <b:URL>http://www.w3.org/TR/rdf-sparql-protocol/</b:URL>
    <b:Author>
      <b:Author>
        <b:NameList>
          <b:Person>
            <b:Last>Clark</b:Last>
            <b:First>Kendall</b:First>
            <b:Middle>Grant</b:Middle>
          </b:Person>
          <b:Person>
            <b:Last>Feigenbaum</b:Last>
            <b:First>Lee</b:First>
          </b:Person>
          <b:Person>
            <b:Last>Torres</b:Last>
            <b:First>Elias</b:First>
          </b:Person>
        </b:NameList>
      </b:Author>
    </b:Author>
    <b:RefOrder>34</b:RefOrder>
  </b:Source>
  <b:Source>
    <b:Tag>Eri08</b:Tag>
    <b:SourceType>DocumentFromInternetSite</b:SourceType>
    <b:Guid>{B459B9C3-7738-46C9-AA57-0EB55E389CF4}</b:Guid>
    <b:Author>
      <b:Author>
        <b:NameList>
          <b:Person>
            <b:Last>Prud'hommeaux</b:Last>
            <b:First>Eric</b:First>
          </b:Person>
          <b:Person>
            <b:Last>Seaborne</b:Last>
            <b:First>Andy</b:First>
          </b:Person>
        </b:NameList>
      </b:Author>
    </b:Author>
    <b:Title>SPARQL Lenguaje de consulta para RDF</b:Title>
    <b:InternetSiteTitle>Recomendación del W3C de 15 de enero de 2008 </b:InternetSiteTitle>
    <b:Year>2008</b:Year>
    <b:Month>01</b:Month>
    <b:Day>15</b:Day>
    <b:YearAccessed>2014</b:YearAccessed>
    <b:MonthAccessed>06</b:MonthAccessed>
    <b:DayAccessed>25</b:DayAccessed>
    <b:URL>http://skos.um.es/TR/rdf-sparql-query/</b:URL>
    <b:RefOrder>13</b:RefOrder>
  </b:Source>
  <b:Source>
    <b:Tag>Bri04</b:Tag>
    <b:SourceType>DocumentFromInternetSite</b:SourceType>
    <b:Guid>{330D6585-47DE-403B-AD18-37B9B4A6BEFA}</b:Guid>
    <b:Author>
      <b:Author>
        <b:NameList>
          <b:Person>
            <b:Last>McBride</b:Last>
            <b:First>Brian</b:First>
          </b:Person>
        </b:NameList>
      </b:Author>
    </b:Author>
    <b:Title>W3C Recommendation</b:Title>
    <b:InternetSiteTitle>RDF Primer</b:InternetSiteTitle>
    <b:Year>2004</b:Year>
    <b:Month>02</b:Month>
    <b:Day>10</b:Day>
    <b:YearAccessed>2014</b:YearAccessed>
    <b:MonthAccessed>06</b:MonthAccessed>
    <b:DayAccessed>26</b:DayAccessed>
    <b:URL>http://www.w3.org/TR/2004/REC-rdf-primer-20040210/</b:URL>
    <b:RefOrder>5</b:RefOrder>
  </b:Source>
  <b:Source>
    <b:Tag>Ric</b:Tag>
    <b:SourceType>DocumentFromInternetSite</b:SourceType>
    <b:Guid>{6773D199-31C7-4FC4-BC2A-090B47283FE8}</b:Guid>
    <b:Author>
      <b:Author>
        <b:NameList>
          <b:Person>
            <b:Last>Cyganiak</b:Last>
            <b:First>Richard</b:First>
          </b:Person>
          <b:Person>
            <b:Last>Wood</b:Last>
            <b:First>David</b:First>
          </b:Person>
          <b:Person>
            <b:Last>Lanthaler</b:Last>
            <b:First>Markus</b:First>
          </b:Person>
        </b:NameList>
      </b:Author>
    </b:Author>
    <b:URL>http://www.w3.org/TR/2014/REC-rdf11-concepts-20140225/</b:URL>
    <b:Title>RDF 1.1 Concepts and Abstract Syntax</b:Title>
    <b:InternetSiteTitle>W3C Recommendation</b:InternetSiteTitle>
    <b:Year>2014</b:Year>
    <b:Month>02</b:Month>
    <b:Day>25</b:Day>
    <b:YearAccessed>2014</b:YearAccessed>
    <b:MonthAccessed>06</b:MonthAccessed>
    <b:DayAccessed>25</b:DayAccessed>
    <b:RefOrder>7</b:RefOrder>
  </b:Source>
  <b:Source>
    <b:Tag>W3C13</b:Tag>
    <b:SourceType>DocumentFromInternetSite</b:SourceType>
    <b:Guid>{71AEDFB5-2E6D-4521-91B8-6878BB839598}</b:Guid>
    <b:Author>
      <b:Author>
        <b:Corporate>W3C</b:Corporate>
      </b:Author>
    </b:Author>
    <b:Title>W3C</b:Title>
    <b:Year>2013</b:Year>
    <b:URL>http://www.w3.org/standards/semanticweb/ontology</b:URL>
    <b:RefOrder>8</b:RefOrder>
  </b:Source>
  <b:Source>
    <b:Tag>Gav14</b:Tag>
    <b:SourceType>DocumentFromInternetSite</b:SourceType>
    <b:Guid>{EE80DE80-BEA1-4856-89D4-D5C3C06A68FF}</b:Guid>
    <b:Author>
      <b:Author>
        <b:NameList>
          <b:Person>
            <b:Last>Carothers</b:Last>
            <b:First>Gavin</b:First>
          </b:Person>
          <b:Person>
            <b:Last>Seaborne</b:Last>
            <b:First>Andy</b:First>
          </b:Person>
        </b:NameList>
      </b:Author>
    </b:Author>
    <b:Title>RDF 1.1 N-Triples</b:Title>
    <b:InternetSiteTitle>W3C Recomendations</b:InternetSiteTitle>
    <b:Year>2014</b:Year>
    <b:Month>02</b:Month>
    <b:Day>25</b:Day>
    <b:YearAccessed>2014</b:YearAccessed>
    <b:MonthAccessed>06</b:MonthAccessed>
    <b:DayAccessed>25</b:DayAccessed>
    <b:URL>http://www.w3.org/TR/2014/REC-n-triples-20140225/</b:URL>
    <b:RefOrder>9</b:RefOrder>
  </b:Source>
  <b:Source>
    <b:Tag>Dav14</b:Tag>
    <b:SourceType>DocumentFromInternetSite</b:SourceType>
    <b:Guid>{660AF7EC-C1A1-45E5-A18A-DD5143036132}</b:Guid>
    <b:Author>
      <b:Author>
        <b:NameList>
          <b:Person>
            <b:Last>Beckett</b:Last>
            <b:First>David</b:First>
          </b:Person>
          <b:Person>
            <b:Last>Berners-Lee</b:Last>
            <b:First>Tim</b:First>
          </b:Person>
          <b:Person>
            <b:Last>Prud'hommeaux</b:Last>
            <b:First>Eric</b:First>
          </b:Person>
          <b:Person>
            <b:Last>Carothers</b:Last>
            <b:First>Gavin</b:First>
          </b:Person>
          <b:Person>
            <b:Last>Machina.</b:Last>
            <b:First>Lex</b:First>
          </b:Person>
        </b:NameList>
      </b:Author>
    </b:Author>
    <b:Title>RDF 1.1 Turtle</b:Title>
    <b:InternetSiteTitle>W3C Recommendation</b:InternetSiteTitle>
    <b:Year>2014</b:Year>
    <b:Month>02</b:Month>
    <b:Day>25</b:Day>
    <b:URL>http://www.w3.org/TR/2014/REC-turtle-20140225/</b:URL>
    <b:RefOrder>11</b:RefOrder>
  </b:Source>
  <b:Source>
    <b:Tag>Guu14</b:Tag>
    <b:SourceType>DocumentFromInternetSite</b:SourceType>
    <b:Guid>{0EC62622-A91C-497E-AB35-65E9F87E4F50}</b:Guid>
    <b:Author>
      <b:Author>
        <b:NameList>
          <b:Person>
            <b:Last>Schreiber</b:Last>
            <b:First>Guus</b:First>
          </b:Person>
          <b:Person>
            <b:Last>Raimond</b:Last>
            <b:First>Yves</b:First>
          </b:Person>
        </b:NameList>
      </b:Author>
    </b:Author>
    <b:Title>RDF 1.1 Primer</b:Title>
    <b:InternetSiteTitle>W3C Working Group</b:InternetSiteTitle>
    <b:Year>2014</b:Year>
    <b:Month>06</b:Month>
    <b:Day>24</b:Day>
    <b:URL>http://www.w3.org/TR/2014/NOTE-rdf11-primer-20140624/</b:URL>
    <b:RefOrder>10</b:RefOrder>
  </b:Source>
  <b:Source>
    <b:Tag>RDF14</b:Tag>
    <b:SourceType>DocumentFromInternetSite</b:SourceType>
    <b:Guid>{F6F8314E-4526-4766-AACE-4604497D2B28}</b:Guid>
    <b:Title>RDF 1.1 TriG</b:Title>
    <b:InternetSiteTitle>W3C Recommendation</b:InternetSiteTitle>
    <b:Year>2014</b:Year>
    <b:Month>02</b:Month>
    <b:Day>25</b:Day>
    <b:URL>http://www.w3.org/TR/2014/REC-trig-20140225/</b:URL>
    <b:Author>
      <b:Author>
        <b:NameList>
          <b:Person>
            <b:Last>Bizer</b:Last>
            <b:First>Chris</b:First>
          </b:Person>
          <b:Person>
            <b:Last>Cyganiak</b:Last>
            <b:First>Richard</b:First>
          </b:Person>
        </b:NameList>
      </b:Author>
    </b:Author>
    <b:RefOrder>12</b:RefOrder>
  </b:Source>
  <b:Source>
    <b:Tag>Dav141</b:Tag>
    <b:SourceType>DocumentFromInternetSite</b:SourceType>
    <b:Guid>{125F6F64-9A82-4D5B-BE97-4B7E714ACCD9}</b:Guid>
    <b:Author>
      <b:Author>
        <b:NameList>
          <b:Person>
            <b:Last>Wood</b:Last>
            <b:First>David</b:First>
          </b:Person>
        </b:NameList>
      </b:Author>
    </b:Author>
    <b:Title>What’s New in RDF 1.1</b:Title>
    <b:InternetSiteTitle>W3C</b:InternetSiteTitle>
    <b:Year>2014</b:Year>
    <b:Month>02</b:Month>
    <b:Day>25</b:Day>
    <b:URL>http://www.w3.org/TR/2014/NOTE-rdf11-new-20140225/</b:URL>
    <b:RefOrder>6</b:RefOrder>
  </b:Source>
  <b:Source>
    <b:Tag>Jen12</b:Tag>
    <b:SourceType>InternetSite</b:SourceType>
    <b:Guid>{5A263448-E0FB-4C84-B1E1-B00F98FB6BF8}</b:Guid>
    <b:Author>
      <b:Author>
        <b:NameList>
          <b:Person>
            <b:Last>Lehmann</b:Last>
            <b:First>Jens</b:First>
          </b:Person>
          <b:Person>
            <b:Last>Isele</b:Last>
            <b:First>Robert</b:First>
          </b:Person>
          <b:Person>
            <b:Last>Jakob</b:Last>
            <b:First>Max</b:First>
          </b:Person>
          <b:Person>
            <b:Last>Jentzsch</b:Last>
            <b:First>Anja</b:First>
          </b:Person>
          <b:Person>
            <b:Last>Kontokostas</b:Last>
            <b:First>Dimitris</b:First>
          </b:Person>
          <b:Person>
            <b:Last>Mendes</b:Last>
            <b:First>Pablo</b:First>
            <b:Middle>N.</b:Middle>
          </b:Person>
          <b:Person>
            <b:Last>Hellmann</b:Last>
            <b:First>Sebastian</b:First>
          </b:Person>
          <b:Person>
            <b:Last>Morsey</b:Last>
            <b:First>Mohamed</b:First>
          </b:Person>
          <b:Person>
            <b:Last>Kleef</b:Last>
            <b:First>Patrick</b:First>
            <b:Middle>van</b:Middle>
          </b:Person>
          <b:Person>
            <b:Last>Auer</b:Last>
            <b:First>Sören</b:First>
          </b:Person>
          <b:Person>
            <b:Last>Bizer</b:Last>
            <b:First>Christian</b:First>
          </b:Person>
        </b:NameList>
      </b:Author>
    </b:Author>
    <b:Title>DBpedia - A Large-scale, Multilingual Knowledge Base Extracted from Wikipedia</b:Title>
    <b:Year>2012</b:Year>
    <b:URL>http://semantic-web-journal.net/system/files/swj499.pdf</b:URL>
    <b:RefOrder>14</b:RefOrder>
  </b:Source>
  <b:Source>
    <b:Tag>Car14</b:Tag>
    <b:SourceType>DocumentFromInternetSite</b:SourceType>
    <b:Guid>{64AB718E-E958-4897-B783-9F8285FF31D6}</b:Guid>
    <b:Author>
      <b:Author>
        <b:NameList>
          <b:Person>
            <b:Last>San Martin Oliva</b:Last>
            <b:First>Carla</b:First>
            <b:Middle>Rebeca Patricia de</b:Middle>
          </b:Person>
        </b:NameList>
      </b:Author>
    </b:Author>
    <b:Title>COMPLEJO UNIVERSITARIO ISLAS MALVINAS</b:Title>
    <b:InternetSiteTitle>COMPLEJO UNIVERSITARIO ISLAS MALVINAS</b:InternetSiteTitle>
    <b:YearAccessed>2014</b:YearAccessed>
    <b:MonthAccessed>07</b:MonthAccessed>
    <b:URL>http://www.unsj-cuim.edu.ar/portalzonda/seminario08/archivos/MetodologiaICONIX.pdf</b:URL>
    <b:RefOrder>24</b:RefOrder>
  </b:Source>
  <b:Source>
    <b:Tag>Sat02</b:Tag>
    <b:SourceType>Report</b:SourceType>
    <b:Guid>{2B7D6262-1894-4D47-A4B9-C5C01EED88FB}</b:Guid>
    <b:Author>
      <b:Author>
        <b:NameList>
          <b:Person>
            <b:Last>Satanjeev</b:Last>
            <b:First>Banerjee</b:First>
          </b:Person>
        </b:NameList>
      </b:Author>
    </b:Author>
    <b:Title>Adapting the Lesk Algorithm for Word Sense Disambiguation to WordNet</b:Title>
    <b:Year>2002</b:Year>
    <b:RefOrder>25</b:RefOrder>
  </b:Source>
  <b:Source>
    <b:Tag>Leo131</b:Tag>
    <b:SourceType>Book</b:SourceType>
    <b:Guid>{D93D2E7E-EFB9-40C2-A3BA-66D9A5793E92}</b:Guid>
    <b:Title>RESTful Web APIs</b:Title>
    <b:Year>2013</b:Year>
    <b:Publisher>O'REiLLY</b:Publisher>
    <b:Author>
      <b:Author>
        <b:NameList>
          <b:Person>
            <b:Last>Richardson</b:Last>
            <b:First>Leonard</b:First>
          </b:Person>
          <b:Person>
            <b:Last>Amundsen</b:Last>
            <b:First>Mike</b:First>
          </b:Person>
        </b:NameList>
      </b:Author>
    </b:Author>
    <b:RefOrder>22</b:RefOrder>
  </b:Source>
  <b:Source>
    <b:Tag>Pel12</b:Tag>
    <b:SourceType>Report</b:SourceType>
    <b:Guid>{4D0B44D0-6F70-43E5-836E-31CC33907FF6}</b:Guid>
    <b:Author>
      <b:Author>
        <b:NameList>
          <b:Person>
            <b:Last>Peláez</b:Last>
            <b:First>Audrey</b:First>
            <b:Middle>Romero</b:Middle>
          </b:Person>
          <b:Person>
            <b:Last>Morocho</b:Last>
            <b:First>Juan</b:First>
            <b:Middle>Carlos</b:Middle>
          </b:Person>
          <b:Person>
            <b:Last>Malla</b:Last>
            <b:First>Pablo</b:First>
          </b:Person>
        </b:NameList>
      </b:Author>
    </b:Author>
    <b:Title>Desambiguación de URI’s en el Contexto de Linked Open Data para Linked Universities Data</b:Title>
    <b:Year>2012</b:Year>
    <b:RefOrder>17</b:RefOrder>
  </b:Source>
  <b:Source>
    <b:Tag>Mar12</b:Tag>
    <b:SourceType>Report</b:SourceType>
    <b:Guid>{5110CAC6-D3FF-466E-BEEF-7CE5EBE625CA}</b:Guid>
    <b:Author>
      <b:Author>
        <b:NameList>
          <b:Person>
            <b:Last>Valverde</b:Last>
            <b:First>María</b:First>
            <b:Middle>Fernanda</b:Middle>
          </b:Person>
          <b:Person>
            <b:Last>Morocho</b:Last>
            <b:First>Juan</b:First>
            <b:Middle>Carlos</b:Middle>
          </b:Person>
          <b:Person>
            <b:Last>Piedra</b:Last>
            <b:First>Nelson</b:First>
          </b:Person>
        </b:NameList>
      </b:Author>
    </b:Author>
    <b:Title>Estudio sobre la aplicación de Linked Data a la Legislación de Educación Superior en Latinoamérica</b:Title>
    <b:Year>2012</b:Year>
    <b:RefOrder>23</b:RefOrder>
  </b:Source>
  <b:Source>
    <b:Tag>Tel09</b:Tag>
    <b:SourceType>InternetSite</b:SourceType>
    <b:Guid>{3459953B-3048-4679-84AD-D0DABB33CC04}</b:Guid>
    <b:Title>La Desambiguación del Sentido de las Palabras: revisión metodológica</b:Title>
    <b:Year>2009</b:Year>
    <b:Author>
      <b:Author>
        <b:NameList>
          <b:Person>
            <b:Last>Tello Leal</b:Last>
            <b:First>Edgar</b:First>
          </b:Person>
        </b:NameList>
      </b:Author>
    </b:Author>
    <b:Month>abril</b:Month>
    <b:Day>17</b:Day>
    <b:URL>http://www.nosolousabilidad.com/articulos/desambiguacion.htm</b:URL>
    <b:RefOrder>18</b:RefOrder>
  </b:Source>
  <b:Source xmlns:b="http://schemas.openxmlformats.org/officeDocument/2006/bibliography">
    <b:Tag>Iul04</b:Tag>
    <b:SourceType>Report</b:SourceType>
    <b:Guid>{13F8CFF8-4F5C-4937-8438-99F638C9AD9B}</b:Guid>
    <b:Title>EL CONOCIMIENTO LINGÜÍSTICO EN LA DESAMBIGUACIÓN SEMÁNTICA AUTOMÁTICA</b:Title>
    <b:Year> 2004</b:Year>
    <b:Author>
      <b:Author>
        <b:NameList>
          <b:Person>
            <b:Last>Mihaela</b:Last>
            <b:First>Iulia</b:First>
            <b:Middle>Nica</b:Middle>
          </b:Person>
        </b:NameList>
      </b:Author>
    </b:Author>
    <b:RefOrder>19</b:RefOrder>
  </b:Source>
  <b:Source>
    <b:Tag>Son09</b:Tag>
    <b:SourceType>Report</b:SourceType>
    <b:Guid>{50B3F332-F4BF-462A-BAE7-B6AA394C69FF}</b:Guid>
    <b:Author>
      <b:Author>
        <b:NameList>
          <b:Person>
            <b:Last>Pérez</b:Last>
            <b:First>Soniz</b:First>
            <b:Middle>Vázquez</b:Middle>
          </b:Person>
        </b:NameList>
      </b:Author>
    </b:Author>
    <b:Title>Resolución de la ambiguedad semántica mediante métodos basados en conocimiento y su aportación a tareas de PLN</b:Title>
    <b:Year>2009</b:Year>
    <b:City>Alicate</b:City>
    <b:RefOrder>20</b:RefOrder>
  </b:Source>
  <b:Source>
    <b:Tag>Tim05</b:Tag>
    <b:SourceType>DocumentFromInternetSite</b:SourceType>
    <b:Guid>{18BF4216-5AC1-4402-920E-D3E636E62D6A}</b:Guid>
    <b:Author>
      <b:Author>
        <b:NameList>
          <b:Person>
            <b:Last>Berners-Lee</b:Last>
            <b:First>Tim</b:First>
          </b:Person>
          <b:Person>
            <b:Last>Fielding</b:Last>
            <b:First>R.</b:First>
          </b:Person>
          <b:Person>
            <b:Last>Masinter</b:Last>
            <b:First>L.</b:First>
          </b:Person>
        </b:NameList>
      </b:Author>
    </b:Author>
    <b:Title>Uniform Resource Identifier (URI): Generic Syntax</b:Title>
    <b:Year>2005</b:Year>
    <b:Month>01</b:Month>
    <b:YearAccessed>2014</b:YearAccessed>
    <b:MonthAccessed>06</b:MonthAccessed>
    <b:DayAccessed>24</b:DayAccessed>
    <b:URL>http://tools.ietf.org/html/rfc3986</b:URL>
    <b:RefOrder>3</b:RefOrder>
  </b:Source>
  <b:Source xmlns:b="http://schemas.openxmlformats.org/officeDocument/2006/bibliography">
    <b:Tag>Alb12</b:Tag>
    <b:SourceType>BookSection</b:SourceType>
    <b:Guid>{F37A14EF-39AE-4064-B800-465F0CF3DB9F}</b:Guid>
    <b:Author>
      <b:Author>
        <b:NameList>
          <b:Person>
            <b:Last>Albahari</b:Last>
            <b:First>Joseph</b:First>
          </b:Person>
          <b:Person>
            <b:Last>Albahari</b:Last>
            <b:First>Ben</b:First>
          </b:Person>
        </b:NameList>
      </b:Author>
    </b:Author>
    <b:Title>C# 5.0 IN A NUTSHELL</b:Title>
    <b:Year>2012</b:Year>
    <b:Publisher>O’Reilly</b:Publisher>
    <b:BookTitle>656</b:BookTitle>
    <b:RefOrder>4</b:RefOrder>
  </b:Source>
</b:Sources>
</file>

<file path=customXml/itemProps1.xml><?xml version="1.0" encoding="utf-8"?>
<ds:datastoreItem xmlns:ds="http://schemas.openxmlformats.org/officeDocument/2006/customXml" ds:itemID="{21ABCF89-6F22-40FD-BF63-3B7148B8C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40390</TotalTime>
  <Pages>1</Pages>
  <Words>19742</Words>
  <Characters>108584</Characters>
  <Application>Microsoft Office Word</Application>
  <DocSecurity>0</DocSecurity>
  <Lines>904</Lines>
  <Paragraphs>256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172</cp:revision>
  <cp:lastPrinted>2014-11-07T14:12:00Z</cp:lastPrinted>
  <dcterms:created xsi:type="dcterms:W3CDTF">2014-06-05T13:55:00Z</dcterms:created>
  <dcterms:modified xsi:type="dcterms:W3CDTF">2015-03-05T07:27:00Z</dcterms:modified>
</cp:coreProperties>
</file>