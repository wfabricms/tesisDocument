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1066800" cy="1651393"/>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0367717_7fd83118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004" cy="1662545"/>
                    </a:xfrm>
                    <a:prstGeom prst="rect">
                      <a:avLst/>
                    </a:prstGeom>
                  </pic:spPr>
                </pic:pic>
              </a:graphicData>
            </a:graphic>
          </wp:inline>
        </w:drawing>
      </w:r>
    </w:p>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p>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9C06EB">
      <w:pPr>
        <w:pStyle w:val="Estilopredeterminado"/>
        <w:spacing w:after="0" w:line="360" w:lineRule="auto"/>
        <w:jc w:val="right"/>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9C06EB">
      <w:pPr>
        <w:pStyle w:val="Estilopredeterminado"/>
        <w:spacing w:after="0" w:line="360" w:lineRule="auto"/>
        <w:rPr>
          <w:rFonts w:ascii="Arial" w:hAnsi="Arial" w:cs="Arial"/>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17458776"/>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El presente trabajo de fin de titulación: </w:t>
      </w:r>
      <w:r w:rsidRPr="00315DF3">
        <w:rPr>
          <w:rFonts w:ascii="Arial" w:hAnsi="Arial" w:cs="Arial"/>
          <w:bCs/>
          <w:color w:val="000000"/>
          <w:sz w:val="23"/>
          <w:szCs w:val="23"/>
        </w:rPr>
        <w:t>Desarrollo de Servicios Web para el proceso de Enlace y Enriquecimiento de Datos Enlazados.  </w:t>
      </w:r>
      <w:r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realizado por</w:t>
      </w:r>
      <w:r w:rsidR="003A5AE9">
        <w:rPr>
          <w:rFonts w:ascii="Arial" w:eastAsia="Times New Roman" w:hAnsi="Arial" w:cs="Arial"/>
          <w:color w:val="222222"/>
          <w:sz w:val="24"/>
          <w:szCs w:val="24"/>
        </w:rPr>
        <w:t xml:space="preserve"> Montaño Sozoranga Wilmer Fabricio</w:t>
      </w:r>
      <w:r w:rsidR="003A5AE9">
        <w:rPr>
          <w:rFonts w:ascii="Arial" w:eastAsia="Times New Roman" w:hAnsi="Arial" w:cs="Arial"/>
          <w:color w:val="222222"/>
          <w:sz w:val="24"/>
          <w:szCs w:val="24"/>
        </w:rPr>
        <w:tab/>
      </w:r>
      <w:r w:rsidRPr="00315DF3">
        <w:rPr>
          <w:rFonts w:ascii="Arial" w:eastAsia="Times New Roman" w:hAnsi="Arial" w:cs="Arial"/>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Loja, noviembre de 2014</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f) …………………………..</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17458777"/>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“Yo </w:t>
      </w:r>
      <w:r w:rsidR="003A5AE9">
        <w:rPr>
          <w:rFonts w:ascii="Arial" w:eastAsia="Times New Roman" w:hAnsi="Arial" w:cs="Arial"/>
          <w:color w:val="222222"/>
          <w:sz w:val="24"/>
          <w:szCs w:val="24"/>
        </w:rPr>
        <w:t xml:space="preserve">Montaño Sozoranga Wilmer Fabricio </w:t>
      </w:r>
      <w:r w:rsidRPr="00315DF3">
        <w:rPr>
          <w:rFonts w:ascii="Arial" w:eastAsia="Times New Roman" w:hAnsi="Arial" w:cs="Arial"/>
          <w:color w:val="222222"/>
          <w:sz w:val="24"/>
          <w:szCs w:val="24"/>
        </w:rPr>
        <w:t xml:space="preserve">declaro ser autor (a) del presente trabajo de fin de titulación: </w:t>
      </w:r>
      <w:r w:rsidR="003A5AE9" w:rsidRPr="00315DF3">
        <w:rPr>
          <w:rFonts w:ascii="Arial" w:hAnsi="Arial" w:cs="Arial"/>
          <w:bCs/>
          <w:color w:val="000000"/>
          <w:sz w:val="23"/>
          <w:szCs w:val="23"/>
        </w:rPr>
        <w:t>Desarrollo de Servicios Web para el proceso de Enlace y Enriquecimiento de Datos Enlazados.  </w:t>
      </w:r>
      <w:r w:rsidR="003A5AE9"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xml:space="preserve">, de la Titulación de </w:t>
      </w:r>
      <w:r w:rsidR="00A658DC" w:rsidRPr="00315DF3">
        <w:rPr>
          <w:rFonts w:ascii="Arial" w:eastAsia="Times New Roman" w:hAnsi="Arial" w:cs="Arial"/>
          <w:color w:val="222222"/>
          <w:sz w:val="24"/>
          <w:szCs w:val="24"/>
        </w:rPr>
        <w:t>Ingenier</w:t>
      </w:r>
      <w:r w:rsidR="00A658DC">
        <w:rPr>
          <w:rFonts w:ascii="Arial" w:eastAsia="Times New Roman" w:hAnsi="Arial" w:cs="Arial"/>
          <w:color w:val="222222"/>
          <w:sz w:val="24"/>
          <w:szCs w:val="24"/>
        </w:rPr>
        <w:t>ía</w:t>
      </w:r>
      <w:r w:rsidRPr="00315DF3">
        <w:rPr>
          <w:rFonts w:ascii="Arial" w:eastAsia="Times New Roman" w:hAnsi="Arial" w:cs="Arial"/>
          <w:color w:val="222222"/>
          <w:sz w:val="24"/>
          <w:szCs w:val="24"/>
        </w:rPr>
        <w:t xml:space="preserve"> en Sistemas Informáticos y Computación, siendo </w:t>
      </w:r>
      <w:r w:rsidR="00A658DC">
        <w:rPr>
          <w:rFonts w:ascii="Arial" w:eastAsia="Times New Roman" w:hAnsi="Arial" w:cs="Arial"/>
          <w:color w:val="222222"/>
          <w:sz w:val="24"/>
          <w:szCs w:val="24"/>
        </w:rPr>
        <w:t xml:space="preserve">el Ing. </w:t>
      </w:r>
      <w:r w:rsidRPr="00315DF3">
        <w:rPr>
          <w:rFonts w:ascii="Arial" w:eastAsia="Times New Roman" w:hAnsi="Arial" w:cs="Arial"/>
          <w:color w:val="222222"/>
          <w:sz w:val="24"/>
          <w:szCs w:val="24"/>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f.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Autor: </w:t>
      </w:r>
      <w:r w:rsidR="00A658DC">
        <w:rPr>
          <w:rFonts w:ascii="Arial" w:eastAsia="Times New Roman" w:hAnsi="Arial" w:cs="Arial"/>
          <w:color w:val="222222"/>
          <w:sz w:val="24"/>
          <w:szCs w:val="24"/>
        </w:rPr>
        <w:t>Montaño Sozoranga Wilmer Fabricio</w:t>
      </w:r>
    </w:p>
    <w:p w:rsidR="00315DF3" w:rsidRDefault="00A658DC" w:rsidP="00315DF3">
      <w:pPr>
        <w:spacing w:after="240" w:line="240" w:lineRule="auto"/>
        <w:rPr>
          <w:rFonts w:ascii="Arial" w:eastAsia="Times New Roman" w:hAnsi="Arial" w:cs="Arial"/>
          <w:color w:val="222222"/>
          <w:sz w:val="24"/>
          <w:szCs w:val="24"/>
        </w:rPr>
      </w:pPr>
      <w:r>
        <w:rPr>
          <w:rFonts w:ascii="Arial" w:eastAsia="Times New Roman" w:hAnsi="Arial" w:cs="Arial"/>
          <w:color w:val="222222"/>
          <w:sz w:val="24"/>
          <w:szCs w:val="24"/>
        </w:rPr>
        <w:t>Cédula: 11104634421</w:t>
      </w:r>
      <w:r w:rsidR="00B83D46">
        <w:rPr>
          <w:rFonts w:ascii="Arial" w:eastAsia="Times New Roman" w:hAnsi="Arial" w:cs="Arial"/>
          <w:color w:val="222222"/>
          <w:sz w:val="24"/>
          <w:szCs w:val="24"/>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bookmarkStart w:id="2" w:name="_Toc417458778" w:displacedByCustomXml="next"/>
    <w:sdt>
      <w:sdtPr>
        <w:rPr>
          <w:rFonts w:asciiTheme="minorHAnsi" w:eastAsiaTheme="minorEastAsia" w:hAnsiTheme="minorHAnsi" w:cstheme="minorBidi"/>
          <w:b w:val="0"/>
          <w:bCs w:val="0"/>
          <w:caps w:val="0"/>
          <w:spacing w:val="0"/>
          <w:kern w:val="0"/>
          <w:szCs w:val="22"/>
          <w:lang w:val="es-ES"/>
        </w:rPr>
        <w:id w:val="22526981"/>
        <w:docPartObj>
          <w:docPartGallery w:val="Table of Contents"/>
          <w:docPartUnique/>
        </w:docPartObj>
      </w:sdtPr>
      <w:sdtEndPr>
        <w:rPr>
          <w:rFonts w:ascii="Arial" w:hAnsi="Arial" w:cs="Arial"/>
        </w:rPr>
      </w:sdtEndPr>
      <w:sdtContent>
        <w:p w:rsidR="002D3B3F" w:rsidRPr="00646C60" w:rsidRDefault="00A436BF" w:rsidP="00A436BF">
          <w:pPr>
            <w:pStyle w:val="Ttulo"/>
          </w:pPr>
          <w:r>
            <w:rPr>
              <w:lang w:val="es-ES"/>
            </w:rPr>
            <w:t>INDICE DE CONTENIDOS</w:t>
          </w:r>
          <w:bookmarkEnd w:id="2"/>
        </w:p>
        <w:p w:rsidR="0029118D" w:rsidRDefault="002D3B3F">
          <w:pPr>
            <w:pStyle w:val="TDC1"/>
            <w:rPr>
              <w:noProof/>
            </w:rPr>
          </w:pPr>
          <w:r w:rsidRPr="00A436BF">
            <w:rPr>
              <w:rFonts w:ascii="Arial" w:hAnsi="Arial" w:cs="Arial"/>
            </w:rPr>
            <w:fldChar w:fldCharType="begin"/>
          </w:r>
          <w:r w:rsidRPr="00A436BF">
            <w:rPr>
              <w:rFonts w:ascii="Arial" w:hAnsi="Arial" w:cs="Arial"/>
            </w:rPr>
            <w:instrText xml:space="preserve"> TOC \o "1-3" \h \z \u </w:instrText>
          </w:r>
          <w:r w:rsidRPr="00A436BF">
            <w:rPr>
              <w:rFonts w:ascii="Arial" w:hAnsi="Arial" w:cs="Arial"/>
            </w:rPr>
            <w:fldChar w:fldCharType="separate"/>
          </w:r>
          <w:hyperlink w:anchor="_Toc417458776" w:history="1">
            <w:r w:rsidR="0029118D" w:rsidRPr="00F85630">
              <w:rPr>
                <w:rStyle w:val="Hipervnculo"/>
                <w:rFonts w:eastAsia="Times New Roman"/>
                <w:noProof/>
              </w:rPr>
              <w:t>APROBACIÓN DEL DIRECTOR DEL TRABAJO DE FIN DE TITULACIÓN</w:t>
            </w:r>
            <w:r w:rsidR="0029118D">
              <w:rPr>
                <w:noProof/>
                <w:webHidden/>
              </w:rPr>
              <w:tab/>
            </w:r>
            <w:r w:rsidR="0029118D">
              <w:rPr>
                <w:noProof/>
                <w:webHidden/>
              </w:rPr>
              <w:fldChar w:fldCharType="begin"/>
            </w:r>
            <w:r w:rsidR="0029118D">
              <w:rPr>
                <w:noProof/>
                <w:webHidden/>
              </w:rPr>
              <w:instrText xml:space="preserve"> PAGEREF _Toc417458776 \h </w:instrText>
            </w:r>
            <w:r w:rsidR="0029118D">
              <w:rPr>
                <w:noProof/>
                <w:webHidden/>
              </w:rPr>
            </w:r>
            <w:r w:rsidR="0029118D">
              <w:rPr>
                <w:noProof/>
                <w:webHidden/>
              </w:rPr>
              <w:fldChar w:fldCharType="separate"/>
            </w:r>
            <w:r w:rsidR="005B46E4">
              <w:rPr>
                <w:noProof/>
                <w:webHidden/>
              </w:rPr>
              <w:t>ii</w:t>
            </w:r>
            <w:r w:rsidR="0029118D">
              <w:rPr>
                <w:noProof/>
                <w:webHidden/>
              </w:rPr>
              <w:fldChar w:fldCharType="end"/>
            </w:r>
          </w:hyperlink>
        </w:p>
        <w:p w:rsidR="0029118D" w:rsidRDefault="0029118D">
          <w:pPr>
            <w:pStyle w:val="TDC1"/>
            <w:rPr>
              <w:noProof/>
            </w:rPr>
          </w:pPr>
          <w:hyperlink w:anchor="_Toc417458777" w:history="1">
            <w:r w:rsidRPr="00F85630">
              <w:rPr>
                <w:rStyle w:val="Hipervnculo"/>
                <w:rFonts w:eastAsia="Times New Roman"/>
                <w:noProof/>
              </w:rPr>
              <w:t>DECLARACIÓN DE AUTORÍA Y CESIÓN DE DERECHOS</w:t>
            </w:r>
            <w:r>
              <w:rPr>
                <w:noProof/>
                <w:webHidden/>
              </w:rPr>
              <w:tab/>
            </w:r>
            <w:r>
              <w:rPr>
                <w:noProof/>
                <w:webHidden/>
              </w:rPr>
              <w:fldChar w:fldCharType="begin"/>
            </w:r>
            <w:r>
              <w:rPr>
                <w:noProof/>
                <w:webHidden/>
              </w:rPr>
              <w:instrText xml:space="preserve"> PAGEREF _Toc417458777 \h </w:instrText>
            </w:r>
            <w:r>
              <w:rPr>
                <w:noProof/>
                <w:webHidden/>
              </w:rPr>
            </w:r>
            <w:r>
              <w:rPr>
                <w:noProof/>
                <w:webHidden/>
              </w:rPr>
              <w:fldChar w:fldCharType="separate"/>
            </w:r>
            <w:r w:rsidR="005B46E4">
              <w:rPr>
                <w:noProof/>
                <w:webHidden/>
              </w:rPr>
              <w:t>iii</w:t>
            </w:r>
            <w:r>
              <w:rPr>
                <w:noProof/>
                <w:webHidden/>
              </w:rPr>
              <w:fldChar w:fldCharType="end"/>
            </w:r>
          </w:hyperlink>
        </w:p>
        <w:p w:rsidR="0029118D" w:rsidRDefault="0029118D">
          <w:pPr>
            <w:pStyle w:val="TDC1"/>
            <w:rPr>
              <w:noProof/>
            </w:rPr>
          </w:pPr>
          <w:hyperlink w:anchor="_Toc417458778" w:history="1">
            <w:r w:rsidRPr="00F85630">
              <w:rPr>
                <w:rStyle w:val="Hipervnculo"/>
                <w:noProof/>
                <w:lang w:val="es-ES"/>
              </w:rPr>
              <w:t>INDICE DE CONTENIDOS</w:t>
            </w:r>
            <w:r>
              <w:rPr>
                <w:noProof/>
                <w:webHidden/>
              </w:rPr>
              <w:tab/>
            </w:r>
            <w:r>
              <w:rPr>
                <w:noProof/>
                <w:webHidden/>
              </w:rPr>
              <w:fldChar w:fldCharType="begin"/>
            </w:r>
            <w:r>
              <w:rPr>
                <w:noProof/>
                <w:webHidden/>
              </w:rPr>
              <w:instrText xml:space="preserve"> PAGEREF _Toc417458778 \h </w:instrText>
            </w:r>
            <w:r>
              <w:rPr>
                <w:noProof/>
                <w:webHidden/>
              </w:rPr>
            </w:r>
            <w:r>
              <w:rPr>
                <w:noProof/>
                <w:webHidden/>
              </w:rPr>
              <w:fldChar w:fldCharType="separate"/>
            </w:r>
            <w:r w:rsidR="005B46E4">
              <w:rPr>
                <w:noProof/>
                <w:webHidden/>
              </w:rPr>
              <w:t>iv</w:t>
            </w:r>
            <w:r>
              <w:rPr>
                <w:noProof/>
                <w:webHidden/>
              </w:rPr>
              <w:fldChar w:fldCharType="end"/>
            </w:r>
          </w:hyperlink>
        </w:p>
        <w:p w:rsidR="0029118D" w:rsidRDefault="0029118D">
          <w:pPr>
            <w:pStyle w:val="TDC1"/>
            <w:rPr>
              <w:noProof/>
            </w:rPr>
          </w:pPr>
          <w:hyperlink w:anchor="_Toc417458779" w:history="1">
            <w:r w:rsidRPr="00F85630">
              <w:rPr>
                <w:rStyle w:val="Hipervnculo"/>
                <w:noProof/>
                <w:lang w:val="es-ES"/>
              </w:rPr>
              <w:t>Indice de Figuras</w:t>
            </w:r>
            <w:r>
              <w:rPr>
                <w:noProof/>
                <w:webHidden/>
              </w:rPr>
              <w:tab/>
            </w:r>
            <w:r>
              <w:rPr>
                <w:noProof/>
                <w:webHidden/>
              </w:rPr>
              <w:fldChar w:fldCharType="begin"/>
            </w:r>
            <w:r>
              <w:rPr>
                <w:noProof/>
                <w:webHidden/>
              </w:rPr>
              <w:instrText xml:space="preserve"> PAGEREF _Toc417458779 \h </w:instrText>
            </w:r>
            <w:r>
              <w:rPr>
                <w:noProof/>
                <w:webHidden/>
              </w:rPr>
            </w:r>
            <w:r>
              <w:rPr>
                <w:noProof/>
                <w:webHidden/>
              </w:rPr>
              <w:fldChar w:fldCharType="separate"/>
            </w:r>
            <w:r w:rsidR="005B46E4">
              <w:rPr>
                <w:noProof/>
                <w:webHidden/>
              </w:rPr>
              <w:t>viii</w:t>
            </w:r>
            <w:r>
              <w:rPr>
                <w:noProof/>
                <w:webHidden/>
              </w:rPr>
              <w:fldChar w:fldCharType="end"/>
            </w:r>
          </w:hyperlink>
        </w:p>
        <w:p w:rsidR="0029118D" w:rsidRDefault="0029118D">
          <w:pPr>
            <w:pStyle w:val="TDC1"/>
            <w:rPr>
              <w:noProof/>
            </w:rPr>
          </w:pPr>
          <w:hyperlink w:anchor="_Toc417458780" w:history="1">
            <w:r w:rsidRPr="00F85630">
              <w:rPr>
                <w:rStyle w:val="Hipervnculo"/>
                <w:rFonts w:cs="Arial"/>
                <w:noProof/>
                <w:lang w:val="es-ES"/>
              </w:rPr>
              <w:t>Índice de tablas</w:t>
            </w:r>
            <w:r>
              <w:rPr>
                <w:noProof/>
                <w:webHidden/>
              </w:rPr>
              <w:tab/>
            </w:r>
            <w:r>
              <w:rPr>
                <w:noProof/>
                <w:webHidden/>
              </w:rPr>
              <w:fldChar w:fldCharType="begin"/>
            </w:r>
            <w:r>
              <w:rPr>
                <w:noProof/>
                <w:webHidden/>
              </w:rPr>
              <w:instrText xml:space="preserve"> PAGEREF _Toc417458780 \h </w:instrText>
            </w:r>
            <w:r>
              <w:rPr>
                <w:noProof/>
                <w:webHidden/>
              </w:rPr>
            </w:r>
            <w:r>
              <w:rPr>
                <w:noProof/>
                <w:webHidden/>
              </w:rPr>
              <w:fldChar w:fldCharType="separate"/>
            </w:r>
            <w:r w:rsidR="005B46E4">
              <w:rPr>
                <w:noProof/>
                <w:webHidden/>
              </w:rPr>
              <w:t>x</w:t>
            </w:r>
            <w:r>
              <w:rPr>
                <w:noProof/>
                <w:webHidden/>
              </w:rPr>
              <w:fldChar w:fldCharType="end"/>
            </w:r>
          </w:hyperlink>
        </w:p>
        <w:p w:rsidR="0029118D" w:rsidRDefault="0029118D">
          <w:pPr>
            <w:pStyle w:val="TDC1"/>
            <w:rPr>
              <w:noProof/>
            </w:rPr>
          </w:pPr>
          <w:hyperlink w:anchor="_Toc417458781" w:history="1">
            <w:r w:rsidRPr="00F85630">
              <w:rPr>
                <w:rStyle w:val="Hipervnculo"/>
                <w:rFonts w:cs="Arial"/>
                <w:noProof/>
              </w:rPr>
              <w:t>CAPITULO I: MARCO TEÓRICO</w:t>
            </w:r>
            <w:r>
              <w:rPr>
                <w:noProof/>
                <w:webHidden/>
              </w:rPr>
              <w:tab/>
            </w:r>
            <w:r>
              <w:rPr>
                <w:noProof/>
                <w:webHidden/>
              </w:rPr>
              <w:fldChar w:fldCharType="begin"/>
            </w:r>
            <w:r>
              <w:rPr>
                <w:noProof/>
                <w:webHidden/>
              </w:rPr>
              <w:instrText xml:space="preserve"> PAGEREF _Toc417458781 \h </w:instrText>
            </w:r>
            <w:r>
              <w:rPr>
                <w:noProof/>
                <w:webHidden/>
              </w:rPr>
            </w:r>
            <w:r>
              <w:rPr>
                <w:noProof/>
                <w:webHidden/>
              </w:rPr>
              <w:fldChar w:fldCharType="separate"/>
            </w:r>
            <w:r w:rsidR="005B46E4">
              <w:rPr>
                <w:noProof/>
                <w:webHidden/>
              </w:rPr>
              <w:t>1</w:t>
            </w:r>
            <w:r>
              <w:rPr>
                <w:noProof/>
                <w:webHidden/>
              </w:rPr>
              <w:fldChar w:fldCharType="end"/>
            </w:r>
          </w:hyperlink>
        </w:p>
        <w:p w:rsidR="0029118D" w:rsidRDefault="0029118D">
          <w:pPr>
            <w:pStyle w:val="TDC1"/>
            <w:rPr>
              <w:noProof/>
            </w:rPr>
          </w:pPr>
          <w:hyperlink w:anchor="_Toc417458782" w:history="1">
            <w:r w:rsidRPr="00F85630">
              <w:rPr>
                <w:rStyle w:val="Hipervnculo"/>
                <w:noProof/>
              </w:rPr>
              <w:t>1.</w:t>
            </w:r>
            <w:r>
              <w:rPr>
                <w:noProof/>
              </w:rPr>
              <w:tab/>
            </w:r>
            <w:r w:rsidRPr="00F85630">
              <w:rPr>
                <w:rStyle w:val="Hipervnculo"/>
                <w:noProof/>
              </w:rPr>
              <w:t>Datos Enlazados</w:t>
            </w:r>
            <w:r>
              <w:rPr>
                <w:noProof/>
                <w:webHidden/>
              </w:rPr>
              <w:tab/>
            </w:r>
            <w:r>
              <w:rPr>
                <w:noProof/>
                <w:webHidden/>
              </w:rPr>
              <w:fldChar w:fldCharType="begin"/>
            </w:r>
            <w:r>
              <w:rPr>
                <w:noProof/>
                <w:webHidden/>
              </w:rPr>
              <w:instrText xml:space="preserve"> PAGEREF _Toc417458782 \h </w:instrText>
            </w:r>
            <w:r>
              <w:rPr>
                <w:noProof/>
                <w:webHidden/>
              </w:rPr>
            </w:r>
            <w:r>
              <w:rPr>
                <w:noProof/>
                <w:webHidden/>
              </w:rPr>
              <w:fldChar w:fldCharType="separate"/>
            </w:r>
            <w:r w:rsidR="005B46E4">
              <w:rPr>
                <w:noProof/>
                <w:webHidden/>
              </w:rPr>
              <w:t>2</w:t>
            </w:r>
            <w:r>
              <w:rPr>
                <w:noProof/>
                <w:webHidden/>
              </w:rPr>
              <w:fldChar w:fldCharType="end"/>
            </w:r>
          </w:hyperlink>
        </w:p>
        <w:p w:rsidR="0029118D" w:rsidRDefault="0029118D">
          <w:pPr>
            <w:pStyle w:val="TDC3"/>
            <w:tabs>
              <w:tab w:val="left" w:pos="1100"/>
              <w:tab w:val="right" w:leader="dot" w:pos="8778"/>
            </w:tabs>
            <w:rPr>
              <w:noProof/>
            </w:rPr>
          </w:pPr>
          <w:hyperlink w:anchor="_Toc417458783" w:history="1">
            <w:r w:rsidRPr="00F85630">
              <w:rPr>
                <w:rStyle w:val="Hipervnculo"/>
                <w:noProof/>
              </w:rPr>
              <w:t>1.1.</w:t>
            </w:r>
            <w:r>
              <w:rPr>
                <w:noProof/>
              </w:rPr>
              <w:tab/>
            </w:r>
            <w:r w:rsidRPr="00F85630">
              <w:rPr>
                <w:rStyle w:val="Hipervnculo"/>
                <w:noProof/>
              </w:rPr>
              <w:t>Introducción.</w:t>
            </w:r>
            <w:r>
              <w:rPr>
                <w:noProof/>
                <w:webHidden/>
              </w:rPr>
              <w:tab/>
            </w:r>
            <w:r>
              <w:rPr>
                <w:noProof/>
                <w:webHidden/>
              </w:rPr>
              <w:fldChar w:fldCharType="begin"/>
            </w:r>
            <w:r>
              <w:rPr>
                <w:noProof/>
                <w:webHidden/>
              </w:rPr>
              <w:instrText xml:space="preserve"> PAGEREF _Toc417458783 \h </w:instrText>
            </w:r>
            <w:r>
              <w:rPr>
                <w:noProof/>
                <w:webHidden/>
              </w:rPr>
            </w:r>
            <w:r>
              <w:rPr>
                <w:noProof/>
                <w:webHidden/>
              </w:rPr>
              <w:fldChar w:fldCharType="separate"/>
            </w:r>
            <w:r w:rsidR="005B46E4">
              <w:rPr>
                <w:noProof/>
                <w:webHidden/>
              </w:rPr>
              <w:t>2</w:t>
            </w:r>
            <w:r>
              <w:rPr>
                <w:noProof/>
                <w:webHidden/>
              </w:rPr>
              <w:fldChar w:fldCharType="end"/>
            </w:r>
          </w:hyperlink>
        </w:p>
        <w:p w:rsidR="0029118D" w:rsidRDefault="0029118D">
          <w:pPr>
            <w:pStyle w:val="TDC3"/>
            <w:tabs>
              <w:tab w:val="left" w:pos="1100"/>
              <w:tab w:val="right" w:leader="dot" w:pos="8778"/>
            </w:tabs>
            <w:rPr>
              <w:noProof/>
            </w:rPr>
          </w:pPr>
          <w:hyperlink w:anchor="_Toc417458784" w:history="1">
            <w:r w:rsidRPr="00F85630">
              <w:rPr>
                <w:rStyle w:val="Hipervnculo"/>
                <w:noProof/>
              </w:rPr>
              <w:t>1.2.</w:t>
            </w:r>
            <w:r>
              <w:rPr>
                <w:noProof/>
              </w:rPr>
              <w:tab/>
            </w:r>
            <w:r w:rsidRPr="00F85630">
              <w:rPr>
                <w:rStyle w:val="Hipervnculo"/>
                <w:noProof/>
              </w:rPr>
              <w:t>Principios de Datos Enlazados.</w:t>
            </w:r>
            <w:r>
              <w:rPr>
                <w:noProof/>
                <w:webHidden/>
              </w:rPr>
              <w:tab/>
            </w:r>
            <w:r>
              <w:rPr>
                <w:noProof/>
                <w:webHidden/>
              </w:rPr>
              <w:fldChar w:fldCharType="begin"/>
            </w:r>
            <w:r>
              <w:rPr>
                <w:noProof/>
                <w:webHidden/>
              </w:rPr>
              <w:instrText xml:space="preserve"> PAGEREF _Toc417458784 \h </w:instrText>
            </w:r>
            <w:r>
              <w:rPr>
                <w:noProof/>
                <w:webHidden/>
              </w:rPr>
            </w:r>
            <w:r>
              <w:rPr>
                <w:noProof/>
                <w:webHidden/>
              </w:rPr>
              <w:fldChar w:fldCharType="separate"/>
            </w:r>
            <w:r w:rsidR="005B46E4">
              <w:rPr>
                <w:noProof/>
                <w:webHidden/>
              </w:rPr>
              <w:t>2</w:t>
            </w:r>
            <w:r>
              <w:rPr>
                <w:noProof/>
                <w:webHidden/>
              </w:rPr>
              <w:fldChar w:fldCharType="end"/>
            </w:r>
          </w:hyperlink>
        </w:p>
        <w:p w:rsidR="0029118D" w:rsidRDefault="0029118D">
          <w:pPr>
            <w:pStyle w:val="TDC3"/>
            <w:tabs>
              <w:tab w:val="left" w:pos="1100"/>
              <w:tab w:val="right" w:leader="dot" w:pos="8778"/>
            </w:tabs>
            <w:rPr>
              <w:noProof/>
            </w:rPr>
          </w:pPr>
          <w:hyperlink w:anchor="_Toc417458785" w:history="1">
            <w:r w:rsidRPr="00F85630">
              <w:rPr>
                <w:rStyle w:val="Hipervnculo"/>
                <w:noProof/>
              </w:rPr>
              <w:t>1.3.</w:t>
            </w:r>
            <w:r>
              <w:rPr>
                <w:noProof/>
              </w:rPr>
              <w:tab/>
            </w:r>
            <w:r w:rsidRPr="00F85630">
              <w:rPr>
                <w:rStyle w:val="Hipervnculo"/>
                <w:noProof/>
              </w:rPr>
              <w:t>Tecnologías.</w:t>
            </w:r>
            <w:r>
              <w:rPr>
                <w:noProof/>
                <w:webHidden/>
              </w:rPr>
              <w:tab/>
            </w:r>
            <w:r>
              <w:rPr>
                <w:noProof/>
                <w:webHidden/>
              </w:rPr>
              <w:fldChar w:fldCharType="begin"/>
            </w:r>
            <w:r>
              <w:rPr>
                <w:noProof/>
                <w:webHidden/>
              </w:rPr>
              <w:instrText xml:space="preserve"> PAGEREF _Toc417458785 \h </w:instrText>
            </w:r>
            <w:r>
              <w:rPr>
                <w:noProof/>
                <w:webHidden/>
              </w:rPr>
            </w:r>
            <w:r>
              <w:rPr>
                <w:noProof/>
                <w:webHidden/>
              </w:rPr>
              <w:fldChar w:fldCharType="separate"/>
            </w:r>
            <w:r w:rsidR="005B46E4">
              <w:rPr>
                <w:noProof/>
                <w:webHidden/>
              </w:rPr>
              <w:t>3</w:t>
            </w:r>
            <w:r>
              <w:rPr>
                <w:noProof/>
                <w:webHidden/>
              </w:rPr>
              <w:fldChar w:fldCharType="end"/>
            </w:r>
          </w:hyperlink>
        </w:p>
        <w:p w:rsidR="0029118D" w:rsidRDefault="0029118D">
          <w:pPr>
            <w:pStyle w:val="TDC3"/>
            <w:tabs>
              <w:tab w:val="left" w:pos="1320"/>
              <w:tab w:val="right" w:leader="dot" w:pos="8778"/>
            </w:tabs>
            <w:rPr>
              <w:noProof/>
            </w:rPr>
          </w:pPr>
          <w:hyperlink w:anchor="_Toc417458786" w:history="1">
            <w:r w:rsidRPr="00F85630">
              <w:rPr>
                <w:rStyle w:val="Hipervnculo"/>
                <w:noProof/>
              </w:rPr>
              <w:t>1.3.1.</w:t>
            </w:r>
            <w:r>
              <w:rPr>
                <w:noProof/>
              </w:rPr>
              <w:tab/>
            </w:r>
            <w:r w:rsidRPr="00F85630">
              <w:rPr>
                <w:rStyle w:val="Hipervnculo"/>
                <w:noProof/>
              </w:rPr>
              <w:t>URI.</w:t>
            </w:r>
            <w:r>
              <w:rPr>
                <w:noProof/>
                <w:webHidden/>
              </w:rPr>
              <w:tab/>
            </w:r>
            <w:r>
              <w:rPr>
                <w:noProof/>
                <w:webHidden/>
              </w:rPr>
              <w:fldChar w:fldCharType="begin"/>
            </w:r>
            <w:r>
              <w:rPr>
                <w:noProof/>
                <w:webHidden/>
              </w:rPr>
              <w:instrText xml:space="preserve"> PAGEREF _Toc417458786 \h </w:instrText>
            </w:r>
            <w:r>
              <w:rPr>
                <w:noProof/>
                <w:webHidden/>
              </w:rPr>
            </w:r>
            <w:r>
              <w:rPr>
                <w:noProof/>
                <w:webHidden/>
              </w:rPr>
              <w:fldChar w:fldCharType="separate"/>
            </w:r>
            <w:r w:rsidR="005B46E4">
              <w:rPr>
                <w:noProof/>
                <w:webHidden/>
              </w:rPr>
              <w:t>3</w:t>
            </w:r>
            <w:r>
              <w:rPr>
                <w:noProof/>
                <w:webHidden/>
              </w:rPr>
              <w:fldChar w:fldCharType="end"/>
            </w:r>
          </w:hyperlink>
        </w:p>
        <w:p w:rsidR="0029118D" w:rsidRDefault="0029118D">
          <w:pPr>
            <w:pStyle w:val="TDC3"/>
            <w:tabs>
              <w:tab w:val="left" w:pos="1320"/>
              <w:tab w:val="right" w:leader="dot" w:pos="8778"/>
            </w:tabs>
            <w:rPr>
              <w:noProof/>
            </w:rPr>
          </w:pPr>
          <w:hyperlink w:anchor="_Toc417458787" w:history="1">
            <w:r w:rsidRPr="00F85630">
              <w:rPr>
                <w:rStyle w:val="Hipervnculo"/>
                <w:noProof/>
              </w:rPr>
              <w:t>1.3.2.</w:t>
            </w:r>
            <w:r>
              <w:rPr>
                <w:noProof/>
              </w:rPr>
              <w:tab/>
            </w:r>
            <w:r w:rsidRPr="00F85630">
              <w:rPr>
                <w:rStyle w:val="Hipervnculo"/>
                <w:noProof/>
              </w:rPr>
              <w:t>RDF</w:t>
            </w:r>
            <w:r>
              <w:rPr>
                <w:noProof/>
                <w:webHidden/>
              </w:rPr>
              <w:tab/>
            </w:r>
            <w:r>
              <w:rPr>
                <w:noProof/>
                <w:webHidden/>
              </w:rPr>
              <w:fldChar w:fldCharType="begin"/>
            </w:r>
            <w:r>
              <w:rPr>
                <w:noProof/>
                <w:webHidden/>
              </w:rPr>
              <w:instrText xml:space="preserve"> PAGEREF _Toc417458787 \h </w:instrText>
            </w:r>
            <w:r>
              <w:rPr>
                <w:noProof/>
                <w:webHidden/>
              </w:rPr>
            </w:r>
            <w:r>
              <w:rPr>
                <w:noProof/>
                <w:webHidden/>
              </w:rPr>
              <w:fldChar w:fldCharType="separate"/>
            </w:r>
            <w:r w:rsidR="005B46E4">
              <w:rPr>
                <w:noProof/>
                <w:webHidden/>
              </w:rPr>
              <w:t>5</w:t>
            </w:r>
            <w:r>
              <w:rPr>
                <w:noProof/>
                <w:webHidden/>
              </w:rPr>
              <w:fldChar w:fldCharType="end"/>
            </w:r>
          </w:hyperlink>
        </w:p>
        <w:p w:rsidR="0029118D" w:rsidRDefault="0029118D">
          <w:pPr>
            <w:pStyle w:val="TDC3"/>
            <w:tabs>
              <w:tab w:val="left" w:pos="1320"/>
              <w:tab w:val="right" w:leader="dot" w:pos="8778"/>
            </w:tabs>
            <w:rPr>
              <w:noProof/>
            </w:rPr>
          </w:pPr>
          <w:hyperlink w:anchor="_Toc417458788" w:history="1">
            <w:r w:rsidRPr="00F85630">
              <w:rPr>
                <w:rStyle w:val="Hipervnculo"/>
                <w:noProof/>
              </w:rPr>
              <w:t>1.3.3.</w:t>
            </w:r>
            <w:r>
              <w:rPr>
                <w:noProof/>
              </w:rPr>
              <w:tab/>
            </w:r>
            <w:r w:rsidRPr="00F85630">
              <w:rPr>
                <w:rStyle w:val="Hipervnculo"/>
                <w:noProof/>
              </w:rPr>
              <w:t>Especificación de formatos de serialización de RDF</w:t>
            </w:r>
            <w:r>
              <w:rPr>
                <w:noProof/>
                <w:webHidden/>
              </w:rPr>
              <w:tab/>
            </w:r>
            <w:r>
              <w:rPr>
                <w:noProof/>
                <w:webHidden/>
              </w:rPr>
              <w:fldChar w:fldCharType="begin"/>
            </w:r>
            <w:r>
              <w:rPr>
                <w:noProof/>
                <w:webHidden/>
              </w:rPr>
              <w:instrText xml:space="preserve"> PAGEREF _Toc417458788 \h </w:instrText>
            </w:r>
            <w:r>
              <w:rPr>
                <w:noProof/>
                <w:webHidden/>
              </w:rPr>
            </w:r>
            <w:r>
              <w:rPr>
                <w:noProof/>
                <w:webHidden/>
              </w:rPr>
              <w:fldChar w:fldCharType="separate"/>
            </w:r>
            <w:r w:rsidR="005B46E4">
              <w:rPr>
                <w:noProof/>
                <w:webHidden/>
              </w:rPr>
              <w:t>8</w:t>
            </w:r>
            <w:r>
              <w:rPr>
                <w:noProof/>
                <w:webHidden/>
              </w:rPr>
              <w:fldChar w:fldCharType="end"/>
            </w:r>
          </w:hyperlink>
        </w:p>
        <w:p w:rsidR="0029118D" w:rsidRDefault="0029118D">
          <w:pPr>
            <w:pStyle w:val="TDC3"/>
            <w:tabs>
              <w:tab w:val="left" w:pos="1320"/>
              <w:tab w:val="right" w:leader="dot" w:pos="8778"/>
            </w:tabs>
            <w:rPr>
              <w:noProof/>
            </w:rPr>
          </w:pPr>
          <w:hyperlink w:anchor="_Toc417458789" w:history="1">
            <w:r w:rsidRPr="00F85630">
              <w:rPr>
                <w:rStyle w:val="Hipervnculo"/>
                <w:noProof/>
              </w:rPr>
              <w:t>1.3.4.</w:t>
            </w:r>
            <w:r>
              <w:rPr>
                <w:noProof/>
              </w:rPr>
              <w:tab/>
            </w:r>
            <w:r w:rsidRPr="00F85630">
              <w:rPr>
                <w:rStyle w:val="Hipervnculo"/>
                <w:noProof/>
                <w:lang w:val="en-US"/>
              </w:rPr>
              <w:t>SPARQL Query Language for RDF</w:t>
            </w:r>
            <w:r>
              <w:rPr>
                <w:noProof/>
                <w:webHidden/>
              </w:rPr>
              <w:tab/>
            </w:r>
            <w:r>
              <w:rPr>
                <w:noProof/>
                <w:webHidden/>
              </w:rPr>
              <w:fldChar w:fldCharType="begin"/>
            </w:r>
            <w:r>
              <w:rPr>
                <w:noProof/>
                <w:webHidden/>
              </w:rPr>
              <w:instrText xml:space="preserve"> PAGEREF _Toc417458789 \h </w:instrText>
            </w:r>
            <w:r>
              <w:rPr>
                <w:noProof/>
                <w:webHidden/>
              </w:rPr>
            </w:r>
            <w:r>
              <w:rPr>
                <w:noProof/>
                <w:webHidden/>
              </w:rPr>
              <w:fldChar w:fldCharType="separate"/>
            </w:r>
            <w:r w:rsidR="005B46E4">
              <w:rPr>
                <w:noProof/>
                <w:webHidden/>
              </w:rPr>
              <w:t>14</w:t>
            </w:r>
            <w:r>
              <w:rPr>
                <w:noProof/>
                <w:webHidden/>
              </w:rPr>
              <w:fldChar w:fldCharType="end"/>
            </w:r>
          </w:hyperlink>
        </w:p>
        <w:p w:rsidR="0029118D" w:rsidRDefault="0029118D">
          <w:pPr>
            <w:pStyle w:val="TDC3"/>
            <w:tabs>
              <w:tab w:val="left" w:pos="1100"/>
              <w:tab w:val="right" w:leader="dot" w:pos="8778"/>
            </w:tabs>
            <w:rPr>
              <w:noProof/>
            </w:rPr>
          </w:pPr>
          <w:hyperlink w:anchor="_Toc417458790" w:history="1">
            <w:r w:rsidRPr="00F85630">
              <w:rPr>
                <w:rStyle w:val="Hipervnculo"/>
                <w:noProof/>
              </w:rPr>
              <w:t>1.4.</w:t>
            </w:r>
            <w:r>
              <w:rPr>
                <w:noProof/>
              </w:rPr>
              <w:tab/>
            </w:r>
            <w:r w:rsidRPr="00F85630">
              <w:rPr>
                <w:rStyle w:val="Hipervnculo"/>
                <w:noProof/>
              </w:rPr>
              <w:t>Acerca de DBpedia</w:t>
            </w:r>
            <w:r>
              <w:rPr>
                <w:noProof/>
                <w:webHidden/>
              </w:rPr>
              <w:tab/>
            </w:r>
            <w:r>
              <w:rPr>
                <w:noProof/>
                <w:webHidden/>
              </w:rPr>
              <w:fldChar w:fldCharType="begin"/>
            </w:r>
            <w:r>
              <w:rPr>
                <w:noProof/>
                <w:webHidden/>
              </w:rPr>
              <w:instrText xml:space="preserve"> PAGEREF _Toc417458790 \h </w:instrText>
            </w:r>
            <w:r>
              <w:rPr>
                <w:noProof/>
                <w:webHidden/>
              </w:rPr>
            </w:r>
            <w:r>
              <w:rPr>
                <w:noProof/>
                <w:webHidden/>
              </w:rPr>
              <w:fldChar w:fldCharType="separate"/>
            </w:r>
            <w:r w:rsidR="005B46E4">
              <w:rPr>
                <w:noProof/>
                <w:webHidden/>
              </w:rPr>
              <w:t>15</w:t>
            </w:r>
            <w:r>
              <w:rPr>
                <w:noProof/>
                <w:webHidden/>
              </w:rPr>
              <w:fldChar w:fldCharType="end"/>
            </w:r>
          </w:hyperlink>
        </w:p>
        <w:p w:rsidR="0029118D" w:rsidRDefault="0029118D">
          <w:pPr>
            <w:pStyle w:val="TDC3"/>
            <w:tabs>
              <w:tab w:val="left" w:pos="1320"/>
              <w:tab w:val="right" w:leader="dot" w:pos="8778"/>
            </w:tabs>
            <w:rPr>
              <w:noProof/>
            </w:rPr>
          </w:pPr>
          <w:hyperlink w:anchor="_Toc417458791" w:history="1">
            <w:r w:rsidRPr="00F85630">
              <w:rPr>
                <w:rStyle w:val="Hipervnculo"/>
                <w:noProof/>
              </w:rPr>
              <w:t>1.4.1.</w:t>
            </w:r>
            <w:r>
              <w:rPr>
                <w:noProof/>
              </w:rPr>
              <w:tab/>
            </w:r>
            <w:r w:rsidRPr="00F85630">
              <w:rPr>
                <w:rStyle w:val="Hipervnculo"/>
                <w:noProof/>
              </w:rPr>
              <w:t>Framework extracción</w:t>
            </w:r>
            <w:r>
              <w:rPr>
                <w:noProof/>
                <w:webHidden/>
              </w:rPr>
              <w:tab/>
            </w:r>
            <w:r>
              <w:rPr>
                <w:noProof/>
                <w:webHidden/>
              </w:rPr>
              <w:fldChar w:fldCharType="begin"/>
            </w:r>
            <w:r>
              <w:rPr>
                <w:noProof/>
                <w:webHidden/>
              </w:rPr>
              <w:instrText xml:space="preserve"> PAGEREF _Toc417458791 \h </w:instrText>
            </w:r>
            <w:r>
              <w:rPr>
                <w:noProof/>
                <w:webHidden/>
              </w:rPr>
            </w:r>
            <w:r>
              <w:rPr>
                <w:noProof/>
                <w:webHidden/>
              </w:rPr>
              <w:fldChar w:fldCharType="separate"/>
            </w:r>
            <w:r w:rsidR="005B46E4">
              <w:rPr>
                <w:noProof/>
                <w:webHidden/>
              </w:rPr>
              <w:t>15</w:t>
            </w:r>
            <w:r>
              <w:rPr>
                <w:noProof/>
                <w:webHidden/>
              </w:rPr>
              <w:fldChar w:fldCharType="end"/>
            </w:r>
          </w:hyperlink>
        </w:p>
        <w:p w:rsidR="0029118D" w:rsidRDefault="0029118D">
          <w:pPr>
            <w:pStyle w:val="TDC3"/>
            <w:tabs>
              <w:tab w:val="left" w:pos="1320"/>
              <w:tab w:val="right" w:leader="dot" w:pos="8778"/>
            </w:tabs>
            <w:rPr>
              <w:noProof/>
            </w:rPr>
          </w:pPr>
          <w:hyperlink w:anchor="_Toc417458792" w:history="1">
            <w:r w:rsidRPr="00F85630">
              <w:rPr>
                <w:rStyle w:val="Hipervnculo"/>
                <w:noProof/>
              </w:rPr>
              <w:t>1.4.2.</w:t>
            </w:r>
            <w:r>
              <w:rPr>
                <w:noProof/>
              </w:rPr>
              <w:tab/>
            </w:r>
            <w:r w:rsidRPr="00F85630">
              <w:rPr>
                <w:rStyle w:val="Hipervnculo"/>
                <w:noProof/>
              </w:rPr>
              <w:t>DBpedia Dataset</w:t>
            </w:r>
            <w:r>
              <w:rPr>
                <w:noProof/>
                <w:webHidden/>
              </w:rPr>
              <w:tab/>
            </w:r>
            <w:r>
              <w:rPr>
                <w:noProof/>
                <w:webHidden/>
              </w:rPr>
              <w:fldChar w:fldCharType="begin"/>
            </w:r>
            <w:r>
              <w:rPr>
                <w:noProof/>
                <w:webHidden/>
              </w:rPr>
              <w:instrText xml:space="preserve"> PAGEREF _Toc417458792 \h </w:instrText>
            </w:r>
            <w:r>
              <w:rPr>
                <w:noProof/>
                <w:webHidden/>
              </w:rPr>
            </w:r>
            <w:r>
              <w:rPr>
                <w:noProof/>
                <w:webHidden/>
              </w:rPr>
              <w:fldChar w:fldCharType="separate"/>
            </w:r>
            <w:r w:rsidR="005B46E4">
              <w:rPr>
                <w:noProof/>
                <w:webHidden/>
              </w:rPr>
              <w:t>16</w:t>
            </w:r>
            <w:r>
              <w:rPr>
                <w:noProof/>
                <w:webHidden/>
              </w:rPr>
              <w:fldChar w:fldCharType="end"/>
            </w:r>
          </w:hyperlink>
        </w:p>
        <w:p w:rsidR="0029118D" w:rsidRDefault="0029118D">
          <w:pPr>
            <w:pStyle w:val="TDC3"/>
            <w:tabs>
              <w:tab w:val="left" w:pos="1320"/>
              <w:tab w:val="right" w:leader="dot" w:pos="8778"/>
            </w:tabs>
            <w:rPr>
              <w:noProof/>
            </w:rPr>
          </w:pPr>
          <w:hyperlink w:anchor="_Toc417458793" w:history="1">
            <w:r w:rsidRPr="00F85630">
              <w:rPr>
                <w:rStyle w:val="Hipervnculo"/>
                <w:noProof/>
              </w:rPr>
              <w:t>1.4.3.</w:t>
            </w:r>
            <w:r>
              <w:rPr>
                <w:noProof/>
              </w:rPr>
              <w:tab/>
            </w:r>
            <w:r w:rsidRPr="00F85630">
              <w:rPr>
                <w:rStyle w:val="Hipervnculo"/>
                <w:noProof/>
              </w:rPr>
              <w:t>Acceso a DBpedia Dataset</w:t>
            </w:r>
            <w:r>
              <w:rPr>
                <w:noProof/>
                <w:webHidden/>
              </w:rPr>
              <w:tab/>
            </w:r>
            <w:r>
              <w:rPr>
                <w:noProof/>
                <w:webHidden/>
              </w:rPr>
              <w:fldChar w:fldCharType="begin"/>
            </w:r>
            <w:r>
              <w:rPr>
                <w:noProof/>
                <w:webHidden/>
              </w:rPr>
              <w:instrText xml:space="preserve"> PAGEREF _Toc417458793 \h </w:instrText>
            </w:r>
            <w:r>
              <w:rPr>
                <w:noProof/>
                <w:webHidden/>
              </w:rPr>
            </w:r>
            <w:r>
              <w:rPr>
                <w:noProof/>
                <w:webHidden/>
              </w:rPr>
              <w:fldChar w:fldCharType="separate"/>
            </w:r>
            <w:r w:rsidR="005B46E4">
              <w:rPr>
                <w:noProof/>
                <w:webHidden/>
              </w:rPr>
              <w:t>16</w:t>
            </w:r>
            <w:r>
              <w:rPr>
                <w:noProof/>
                <w:webHidden/>
              </w:rPr>
              <w:fldChar w:fldCharType="end"/>
            </w:r>
          </w:hyperlink>
        </w:p>
        <w:p w:rsidR="0029118D" w:rsidRDefault="0029118D">
          <w:pPr>
            <w:pStyle w:val="TDC1"/>
            <w:rPr>
              <w:noProof/>
            </w:rPr>
          </w:pPr>
          <w:hyperlink w:anchor="_Toc417458794" w:history="1">
            <w:r w:rsidRPr="00F85630">
              <w:rPr>
                <w:rStyle w:val="Hipervnculo"/>
                <w:noProof/>
              </w:rPr>
              <w:t>2.</w:t>
            </w:r>
            <w:r>
              <w:rPr>
                <w:noProof/>
              </w:rPr>
              <w:tab/>
            </w:r>
            <w:r w:rsidRPr="00F85630">
              <w:rPr>
                <w:rStyle w:val="Hipervnculo"/>
                <w:noProof/>
              </w:rPr>
              <w:t>Procesamiento de Lenguaje Natural (PLN)</w:t>
            </w:r>
            <w:r>
              <w:rPr>
                <w:noProof/>
                <w:webHidden/>
              </w:rPr>
              <w:tab/>
            </w:r>
            <w:r>
              <w:rPr>
                <w:noProof/>
                <w:webHidden/>
              </w:rPr>
              <w:fldChar w:fldCharType="begin"/>
            </w:r>
            <w:r>
              <w:rPr>
                <w:noProof/>
                <w:webHidden/>
              </w:rPr>
              <w:instrText xml:space="preserve"> PAGEREF _Toc417458794 \h </w:instrText>
            </w:r>
            <w:r>
              <w:rPr>
                <w:noProof/>
                <w:webHidden/>
              </w:rPr>
            </w:r>
            <w:r>
              <w:rPr>
                <w:noProof/>
                <w:webHidden/>
              </w:rPr>
              <w:fldChar w:fldCharType="separate"/>
            </w:r>
            <w:r w:rsidR="005B46E4">
              <w:rPr>
                <w:noProof/>
                <w:webHidden/>
              </w:rPr>
              <w:t>17</w:t>
            </w:r>
            <w:r>
              <w:rPr>
                <w:noProof/>
                <w:webHidden/>
              </w:rPr>
              <w:fldChar w:fldCharType="end"/>
            </w:r>
          </w:hyperlink>
        </w:p>
        <w:p w:rsidR="0029118D" w:rsidRDefault="0029118D">
          <w:pPr>
            <w:pStyle w:val="TDC3"/>
            <w:tabs>
              <w:tab w:val="left" w:pos="1100"/>
              <w:tab w:val="right" w:leader="dot" w:pos="8778"/>
            </w:tabs>
            <w:rPr>
              <w:noProof/>
            </w:rPr>
          </w:pPr>
          <w:hyperlink w:anchor="_Toc417458795" w:history="1">
            <w:r w:rsidRPr="00F85630">
              <w:rPr>
                <w:rStyle w:val="Hipervnculo"/>
                <w:noProof/>
              </w:rPr>
              <w:t>2.1.</w:t>
            </w:r>
            <w:r>
              <w:rPr>
                <w:noProof/>
              </w:rPr>
              <w:tab/>
            </w:r>
            <w:r w:rsidRPr="00F85630">
              <w:rPr>
                <w:rStyle w:val="Hipervnculo"/>
                <w:noProof/>
              </w:rPr>
              <w:t>Introducción</w:t>
            </w:r>
            <w:r>
              <w:rPr>
                <w:noProof/>
                <w:webHidden/>
              </w:rPr>
              <w:tab/>
            </w:r>
            <w:r>
              <w:rPr>
                <w:noProof/>
                <w:webHidden/>
              </w:rPr>
              <w:fldChar w:fldCharType="begin"/>
            </w:r>
            <w:r>
              <w:rPr>
                <w:noProof/>
                <w:webHidden/>
              </w:rPr>
              <w:instrText xml:space="preserve"> PAGEREF _Toc417458795 \h </w:instrText>
            </w:r>
            <w:r>
              <w:rPr>
                <w:noProof/>
                <w:webHidden/>
              </w:rPr>
            </w:r>
            <w:r>
              <w:rPr>
                <w:noProof/>
                <w:webHidden/>
              </w:rPr>
              <w:fldChar w:fldCharType="separate"/>
            </w:r>
            <w:r w:rsidR="005B46E4">
              <w:rPr>
                <w:noProof/>
                <w:webHidden/>
              </w:rPr>
              <w:t>17</w:t>
            </w:r>
            <w:r>
              <w:rPr>
                <w:noProof/>
                <w:webHidden/>
              </w:rPr>
              <w:fldChar w:fldCharType="end"/>
            </w:r>
          </w:hyperlink>
        </w:p>
        <w:p w:rsidR="0029118D" w:rsidRDefault="0029118D">
          <w:pPr>
            <w:pStyle w:val="TDC3"/>
            <w:tabs>
              <w:tab w:val="left" w:pos="1100"/>
              <w:tab w:val="right" w:leader="dot" w:pos="8778"/>
            </w:tabs>
            <w:rPr>
              <w:noProof/>
            </w:rPr>
          </w:pPr>
          <w:hyperlink w:anchor="_Toc417458796" w:history="1">
            <w:r w:rsidRPr="00F85630">
              <w:rPr>
                <w:rStyle w:val="Hipervnculo"/>
                <w:noProof/>
              </w:rPr>
              <w:t>2.2.</w:t>
            </w:r>
            <w:r>
              <w:rPr>
                <w:noProof/>
              </w:rPr>
              <w:tab/>
            </w:r>
            <w:r w:rsidRPr="00F85630">
              <w:rPr>
                <w:rStyle w:val="Hipervnculo"/>
                <w:noProof/>
                <w:lang w:val="en-US"/>
              </w:rPr>
              <w:t xml:space="preserve">Part of </w:t>
            </w:r>
            <w:r w:rsidRPr="00F85630">
              <w:rPr>
                <w:rStyle w:val="Hipervnculo"/>
                <w:noProof/>
              </w:rPr>
              <w:t>Speech</w:t>
            </w:r>
            <w:r w:rsidRPr="00F85630">
              <w:rPr>
                <w:rStyle w:val="Hipervnculo"/>
                <w:noProof/>
                <w:lang w:val="en-US"/>
              </w:rPr>
              <w:t xml:space="preserve"> Tagger</w:t>
            </w:r>
            <w:r>
              <w:rPr>
                <w:noProof/>
                <w:webHidden/>
              </w:rPr>
              <w:tab/>
            </w:r>
            <w:r>
              <w:rPr>
                <w:noProof/>
                <w:webHidden/>
              </w:rPr>
              <w:fldChar w:fldCharType="begin"/>
            </w:r>
            <w:r>
              <w:rPr>
                <w:noProof/>
                <w:webHidden/>
              </w:rPr>
              <w:instrText xml:space="preserve"> PAGEREF _Toc417458796 \h </w:instrText>
            </w:r>
            <w:r>
              <w:rPr>
                <w:noProof/>
                <w:webHidden/>
              </w:rPr>
            </w:r>
            <w:r>
              <w:rPr>
                <w:noProof/>
                <w:webHidden/>
              </w:rPr>
              <w:fldChar w:fldCharType="separate"/>
            </w:r>
            <w:r w:rsidR="005B46E4">
              <w:rPr>
                <w:noProof/>
                <w:webHidden/>
              </w:rPr>
              <w:t>18</w:t>
            </w:r>
            <w:r>
              <w:rPr>
                <w:noProof/>
                <w:webHidden/>
              </w:rPr>
              <w:fldChar w:fldCharType="end"/>
            </w:r>
          </w:hyperlink>
        </w:p>
        <w:p w:rsidR="0029118D" w:rsidRDefault="0029118D">
          <w:pPr>
            <w:pStyle w:val="TDC3"/>
            <w:tabs>
              <w:tab w:val="left" w:pos="1100"/>
              <w:tab w:val="right" w:leader="dot" w:pos="8778"/>
            </w:tabs>
            <w:rPr>
              <w:noProof/>
            </w:rPr>
          </w:pPr>
          <w:hyperlink w:anchor="_Toc417458797" w:history="1">
            <w:r w:rsidRPr="00F85630">
              <w:rPr>
                <w:rStyle w:val="Hipervnculo"/>
                <w:noProof/>
              </w:rPr>
              <w:t>2.3.</w:t>
            </w:r>
            <w:r>
              <w:rPr>
                <w:noProof/>
              </w:rPr>
              <w:tab/>
            </w:r>
            <w:r w:rsidRPr="00F85630">
              <w:rPr>
                <w:rStyle w:val="Hipervnculo"/>
                <w:noProof/>
                <w:lang w:val="en-US"/>
              </w:rPr>
              <w:t>Chunking</w:t>
            </w:r>
            <w:r>
              <w:rPr>
                <w:noProof/>
                <w:webHidden/>
              </w:rPr>
              <w:tab/>
            </w:r>
            <w:r>
              <w:rPr>
                <w:noProof/>
                <w:webHidden/>
              </w:rPr>
              <w:fldChar w:fldCharType="begin"/>
            </w:r>
            <w:r>
              <w:rPr>
                <w:noProof/>
                <w:webHidden/>
              </w:rPr>
              <w:instrText xml:space="preserve"> PAGEREF _Toc417458797 \h </w:instrText>
            </w:r>
            <w:r>
              <w:rPr>
                <w:noProof/>
                <w:webHidden/>
              </w:rPr>
            </w:r>
            <w:r>
              <w:rPr>
                <w:noProof/>
                <w:webHidden/>
              </w:rPr>
              <w:fldChar w:fldCharType="separate"/>
            </w:r>
            <w:r w:rsidR="005B46E4">
              <w:rPr>
                <w:noProof/>
                <w:webHidden/>
              </w:rPr>
              <w:t>18</w:t>
            </w:r>
            <w:r>
              <w:rPr>
                <w:noProof/>
                <w:webHidden/>
              </w:rPr>
              <w:fldChar w:fldCharType="end"/>
            </w:r>
          </w:hyperlink>
        </w:p>
        <w:p w:rsidR="0029118D" w:rsidRDefault="0029118D">
          <w:pPr>
            <w:pStyle w:val="TDC3"/>
            <w:tabs>
              <w:tab w:val="left" w:pos="1100"/>
              <w:tab w:val="right" w:leader="dot" w:pos="8778"/>
            </w:tabs>
            <w:rPr>
              <w:noProof/>
            </w:rPr>
          </w:pPr>
          <w:hyperlink w:anchor="_Toc417458798" w:history="1">
            <w:r w:rsidRPr="00F85630">
              <w:rPr>
                <w:rStyle w:val="Hipervnculo"/>
                <w:noProof/>
              </w:rPr>
              <w:t>2.4.</w:t>
            </w:r>
            <w:r>
              <w:rPr>
                <w:noProof/>
              </w:rPr>
              <w:tab/>
            </w:r>
            <w:r w:rsidRPr="00F85630">
              <w:rPr>
                <w:rStyle w:val="Hipervnculo"/>
                <w:noProof/>
              </w:rPr>
              <w:t>Desambiguación</w:t>
            </w:r>
            <w:r>
              <w:rPr>
                <w:noProof/>
                <w:webHidden/>
              </w:rPr>
              <w:tab/>
            </w:r>
            <w:r>
              <w:rPr>
                <w:noProof/>
                <w:webHidden/>
              </w:rPr>
              <w:fldChar w:fldCharType="begin"/>
            </w:r>
            <w:r>
              <w:rPr>
                <w:noProof/>
                <w:webHidden/>
              </w:rPr>
              <w:instrText xml:space="preserve"> PAGEREF _Toc417458798 \h </w:instrText>
            </w:r>
            <w:r>
              <w:rPr>
                <w:noProof/>
                <w:webHidden/>
              </w:rPr>
            </w:r>
            <w:r>
              <w:rPr>
                <w:noProof/>
                <w:webHidden/>
              </w:rPr>
              <w:fldChar w:fldCharType="separate"/>
            </w:r>
            <w:r w:rsidR="005B46E4">
              <w:rPr>
                <w:noProof/>
                <w:webHidden/>
              </w:rPr>
              <w:t>19</w:t>
            </w:r>
            <w:r>
              <w:rPr>
                <w:noProof/>
                <w:webHidden/>
              </w:rPr>
              <w:fldChar w:fldCharType="end"/>
            </w:r>
          </w:hyperlink>
        </w:p>
        <w:p w:rsidR="0029118D" w:rsidRDefault="0029118D">
          <w:pPr>
            <w:pStyle w:val="TDC3"/>
            <w:tabs>
              <w:tab w:val="left" w:pos="1320"/>
              <w:tab w:val="right" w:leader="dot" w:pos="8778"/>
            </w:tabs>
            <w:rPr>
              <w:noProof/>
            </w:rPr>
          </w:pPr>
          <w:hyperlink w:anchor="_Toc417458799" w:history="1">
            <w:r w:rsidRPr="00F85630">
              <w:rPr>
                <w:rStyle w:val="Hipervnculo"/>
                <w:noProof/>
              </w:rPr>
              <w:t>2.4.1.</w:t>
            </w:r>
            <w:r>
              <w:rPr>
                <w:noProof/>
              </w:rPr>
              <w:tab/>
            </w:r>
            <w:r w:rsidRPr="00F85630">
              <w:rPr>
                <w:rStyle w:val="Hipervnculo"/>
                <w:noProof/>
              </w:rPr>
              <w:t>Métodos basados en el conociendo.</w:t>
            </w:r>
            <w:r>
              <w:rPr>
                <w:noProof/>
                <w:webHidden/>
              </w:rPr>
              <w:tab/>
            </w:r>
            <w:r>
              <w:rPr>
                <w:noProof/>
                <w:webHidden/>
              </w:rPr>
              <w:fldChar w:fldCharType="begin"/>
            </w:r>
            <w:r>
              <w:rPr>
                <w:noProof/>
                <w:webHidden/>
              </w:rPr>
              <w:instrText xml:space="preserve"> PAGEREF _Toc417458799 \h </w:instrText>
            </w:r>
            <w:r>
              <w:rPr>
                <w:noProof/>
                <w:webHidden/>
              </w:rPr>
            </w:r>
            <w:r>
              <w:rPr>
                <w:noProof/>
                <w:webHidden/>
              </w:rPr>
              <w:fldChar w:fldCharType="separate"/>
            </w:r>
            <w:r w:rsidR="005B46E4">
              <w:rPr>
                <w:noProof/>
                <w:webHidden/>
              </w:rPr>
              <w:t>19</w:t>
            </w:r>
            <w:r>
              <w:rPr>
                <w:noProof/>
                <w:webHidden/>
              </w:rPr>
              <w:fldChar w:fldCharType="end"/>
            </w:r>
          </w:hyperlink>
        </w:p>
        <w:p w:rsidR="0029118D" w:rsidRDefault="0029118D">
          <w:pPr>
            <w:pStyle w:val="TDC1"/>
            <w:rPr>
              <w:noProof/>
            </w:rPr>
          </w:pPr>
          <w:hyperlink w:anchor="_Toc417458800" w:history="1">
            <w:r w:rsidRPr="00F85630">
              <w:rPr>
                <w:rStyle w:val="Hipervnculo"/>
                <w:noProof/>
              </w:rPr>
              <w:t>3.</w:t>
            </w:r>
            <w:r>
              <w:rPr>
                <w:noProof/>
              </w:rPr>
              <w:tab/>
            </w:r>
            <w:r w:rsidRPr="00F85630">
              <w:rPr>
                <w:rStyle w:val="Hipervnculo"/>
                <w:noProof/>
              </w:rPr>
              <w:t>Servicios Web</w:t>
            </w:r>
            <w:r>
              <w:rPr>
                <w:noProof/>
                <w:webHidden/>
              </w:rPr>
              <w:tab/>
            </w:r>
            <w:r>
              <w:rPr>
                <w:noProof/>
                <w:webHidden/>
              </w:rPr>
              <w:fldChar w:fldCharType="begin"/>
            </w:r>
            <w:r>
              <w:rPr>
                <w:noProof/>
                <w:webHidden/>
              </w:rPr>
              <w:instrText xml:space="preserve"> PAGEREF _Toc417458800 \h </w:instrText>
            </w:r>
            <w:r>
              <w:rPr>
                <w:noProof/>
                <w:webHidden/>
              </w:rPr>
            </w:r>
            <w:r>
              <w:rPr>
                <w:noProof/>
                <w:webHidden/>
              </w:rPr>
              <w:fldChar w:fldCharType="separate"/>
            </w:r>
            <w:r w:rsidR="005B46E4">
              <w:rPr>
                <w:noProof/>
                <w:webHidden/>
              </w:rPr>
              <w:t>21</w:t>
            </w:r>
            <w:r>
              <w:rPr>
                <w:noProof/>
                <w:webHidden/>
              </w:rPr>
              <w:fldChar w:fldCharType="end"/>
            </w:r>
          </w:hyperlink>
        </w:p>
        <w:p w:rsidR="0029118D" w:rsidRDefault="0029118D">
          <w:pPr>
            <w:pStyle w:val="TDC3"/>
            <w:tabs>
              <w:tab w:val="left" w:pos="1100"/>
              <w:tab w:val="right" w:leader="dot" w:pos="8778"/>
            </w:tabs>
            <w:rPr>
              <w:noProof/>
            </w:rPr>
          </w:pPr>
          <w:hyperlink w:anchor="_Toc417458801" w:history="1">
            <w:r w:rsidRPr="00F85630">
              <w:rPr>
                <w:rStyle w:val="Hipervnculo"/>
                <w:noProof/>
              </w:rPr>
              <w:t>3.1.</w:t>
            </w:r>
            <w:r>
              <w:rPr>
                <w:noProof/>
              </w:rPr>
              <w:tab/>
            </w:r>
            <w:r w:rsidRPr="00F85630">
              <w:rPr>
                <w:rStyle w:val="Hipervnculo"/>
                <w:noProof/>
              </w:rPr>
              <w:t>Introducción</w:t>
            </w:r>
            <w:r>
              <w:rPr>
                <w:noProof/>
                <w:webHidden/>
              </w:rPr>
              <w:tab/>
            </w:r>
            <w:r>
              <w:rPr>
                <w:noProof/>
                <w:webHidden/>
              </w:rPr>
              <w:fldChar w:fldCharType="begin"/>
            </w:r>
            <w:r>
              <w:rPr>
                <w:noProof/>
                <w:webHidden/>
              </w:rPr>
              <w:instrText xml:space="preserve"> PAGEREF _Toc417458801 \h </w:instrText>
            </w:r>
            <w:r>
              <w:rPr>
                <w:noProof/>
                <w:webHidden/>
              </w:rPr>
            </w:r>
            <w:r>
              <w:rPr>
                <w:noProof/>
                <w:webHidden/>
              </w:rPr>
              <w:fldChar w:fldCharType="separate"/>
            </w:r>
            <w:r w:rsidR="005B46E4">
              <w:rPr>
                <w:noProof/>
                <w:webHidden/>
              </w:rPr>
              <w:t>21</w:t>
            </w:r>
            <w:r>
              <w:rPr>
                <w:noProof/>
                <w:webHidden/>
              </w:rPr>
              <w:fldChar w:fldCharType="end"/>
            </w:r>
          </w:hyperlink>
        </w:p>
        <w:p w:rsidR="0029118D" w:rsidRDefault="0029118D">
          <w:pPr>
            <w:pStyle w:val="TDC3"/>
            <w:tabs>
              <w:tab w:val="left" w:pos="1100"/>
              <w:tab w:val="right" w:leader="dot" w:pos="8778"/>
            </w:tabs>
            <w:rPr>
              <w:noProof/>
            </w:rPr>
          </w:pPr>
          <w:hyperlink w:anchor="_Toc417458802" w:history="1">
            <w:r w:rsidRPr="00F85630">
              <w:rPr>
                <w:rStyle w:val="Hipervnculo"/>
                <w:noProof/>
              </w:rPr>
              <w:t>3.2.</w:t>
            </w:r>
            <w:r>
              <w:rPr>
                <w:noProof/>
              </w:rPr>
              <w:tab/>
            </w:r>
            <w:r w:rsidRPr="00F85630">
              <w:rPr>
                <w:rStyle w:val="Hipervnculo"/>
                <w:noProof/>
              </w:rPr>
              <w:t>Tipos de servicios web</w:t>
            </w:r>
            <w:r>
              <w:rPr>
                <w:noProof/>
                <w:webHidden/>
              </w:rPr>
              <w:tab/>
            </w:r>
            <w:r>
              <w:rPr>
                <w:noProof/>
                <w:webHidden/>
              </w:rPr>
              <w:fldChar w:fldCharType="begin"/>
            </w:r>
            <w:r>
              <w:rPr>
                <w:noProof/>
                <w:webHidden/>
              </w:rPr>
              <w:instrText xml:space="preserve"> PAGEREF _Toc417458802 \h </w:instrText>
            </w:r>
            <w:r>
              <w:rPr>
                <w:noProof/>
                <w:webHidden/>
              </w:rPr>
            </w:r>
            <w:r>
              <w:rPr>
                <w:noProof/>
                <w:webHidden/>
              </w:rPr>
              <w:fldChar w:fldCharType="separate"/>
            </w:r>
            <w:r w:rsidR="005B46E4">
              <w:rPr>
                <w:noProof/>
                <w:webHidden/>
              </w:rPr>
              <w:t>21</w:t>
            </w:r>
            <w:r>
              <w:rPr>
                <w:noProof/>
                <w:webHidden/>
              </w:rPr>
              <w:fldChar w:fldCharType="end"/>
            </w:r>
          </w:hyperlink>
        </w:p>
        <w:p w:rsidR="0029118D" w:rsidRDefault="0029118D">
          <w:pPr>
            <w:pStyle w:val="TDC3"/>
            <w:tabs>
              <w:tab w:val="left" w:pos="1320"/>
              <w:tab w:val="right" w:leader="dot" w:pos="8778"/>
            </w:tabs>
            <w:rPr>
              <w:noProof/>
            </w:rPr>
          </w:pPr>
          <w:hyperlink w:anchor="_Toc417458803" w:history="1">
            <w:r w:rsidRPr="00F85630">
              <w:rPr>
                <w:rStyle w:val="Hipervnculo"/>
                <w:noProof/>
              </w:rPr>
              <w:t>3.2.1.</w:t>
            </w:r>
            <w:r>
              <w:rPr>
                <w:noProof/>
              </w:rPr>
              <w:tab/>
            </w:r>
            <w:r w:rsidRPr="00F85630">
              <w:rPr>
                <w:rStyle w:val="Hipervnculo"/>
                <w:noProof/>
                <w:lang w:val="en-US"/>
              </w:rPr>
              <w:t>SOAP AND THE WS-* STACK</w:t>
            </w:r>
            <w:r>
              <w:rPr>
                <w:noProof/>
                <w:webHidden/>
              </w:rPr>
              <w:tab/>
            </w:r>
            <w:r>
              <w:rPr>
                <w:noProof/>
                <w:webHidden/>
              </w:rPr>
              <w:fldChar w:fldCharType="begin"/>
            </w:r>
            <w:r>
              <w:rPr>
                <w:noProof/>
                <w:webHidden/>
              </w:rPr>
              <w:instrText xml:space="preserve"> PAGEREF _Toc417458803 \h </w:instrText>
            </w:r>
            <w:r>
              <w:rPr>
                <w:noProof/>
                <w:webHidden/>
              </w:rPr>
            </w:r>
            <w:r>
              <w:rPr>
                <w:noProof/>
                <w:webHidden/>
              </w:rPr>
              <w:fldChar w:fldCharType="separate"/>
            </w:r>
            <w:r w:rsidR="005B46E4">
              <w:rPr>
                <w:noProof/>
                <w:webHidden/>
              </w:rPr>
              <w:t>22</w:t>
            </w:r>
            <w:r>
              <w:rPr>
                <w:noProof/>
                <w:webHidden/>
              </w:rPr>
              <w:fldChar w:fldCharType="end"/>
            </w:r>
          </w:hyperlink>
        </w:p>
        <w:p w:rsidR="0029118D" w:rsidRDefault="0029118D">
          <w:pPr>
            <w:pStyle w:val="TDC3"/>
            <w:tabs>
              <w:tab w:val="left" w:pos="1320"/>
              <w:tab w:val="right" w:leader="dot" w:pos="8778"/>
            </w:tabs>
            <w:rPr>
              <w:noProof/>
            </w:rPr>
          </w:pPr>
          <w:hyperlink w:anchor="_Toc417458804" w:history="1">
            <w:r w:rsidRPr="00F85630">
              <w:rPr>
                <w:rStyle w:val="Hipervnculo"/>
                <w:noProof/>
                <w:lang w:bidi="x-none"/>
              </w:rPr>
              <w:t>3.2.2.</w:t>
            </w:r>
            <w:r>
              <w:rPr>
                <w:noProof/>
              </w:rPr>
              <w:tab/>
            </w:r>
            <w:r w:rsidRPr="00F85630">
              <w:rPr>
                <w:rStyle w:val="Hipervnculo"/>
                <w:rFonts w:eastAsia="DejaVu Sans" w:cs="Arial"/>
                <w:noProof/>
              </w:rPr>
              <w:t>REST</w:t>
            </w:r>
            <w:r>
              <w:rPr>
                <w:noProof/>
                <w:webHidden/>
              </w:rPr>
              <w:tab/>
            </w:r>
            <w:r>
              <w:rPr>
                <w:noProof/>
                <w:webHidden/>
              </w:rPr>
              <w:fldChar w:fldCharType="begin"/>
            </w:r>
            <w:r>
              <w:rPr>
                <w:noProof/>
                <w:webHidden/>
              </w:rPr>
              <w:instrText xml:space="preserve"> PAGEREF _Toc417458804 \h </w:instrText>
            </w:r>
            <w:r>
              <w:rPr>
                <w:noProof/>
                <w:webHidden/>
              </w:rPr>
            </w:r>
            <w:r>
              <w:rPr>
                <w:noProof/>
                <w:webHidden/>
              </w:rPr>
              <w:fldChar w:fldCharType="separate"/>
            </w:r>
            <w:r w:rsidR="005B46E4">
              <w:rPr>
                <w:noProof/>
                <w:webHidden/>
              </w:rPr>
              <w:t>22</w:t>
            </w:r>
            <w:r>
              <w:rPr>
                <w:noProof/>
                <w:webHidden/>
              </w:rPr>
              <w:fldChar w:fldCharType="end"/>
            </w:r>
          </w:hyperlink>
        </w:p>
        <w:p w:rsidR="0029118D" w:rsidRDefault="0029118D">
          <w:pPr>
            <w:pStyle w:val="TDC3"/>
            <w:tabs>
              <w:tab w:val="left" w:pos="1100"/>
              <w:tab w:val="right" w:leader="dot" w:pos="8778"/>
            </w:tabs>
            <w:rPr>
              <w:noProof/>
            </w:rPr>
          </w:pPr>
          <w:hyperlink w:anchor="_Toc417458805" w:history="1">
            <w:r w:rsidRPr="00F85630">
              <w:rPr>
                <w:rStyle w:val="Hipervnculo"/>
                <w:noProof/>
              </w:rPr>
              <w:t>3.3.</w:t>
            </w:r>
            <w:r>
              <w:rPr>
                <w:noProof/>
              </w:rPr>
              <w:tab/>
            </w:r>
            <w:r w:rsidRPr="00F85630">
              <w:rPr>
                <w:rStyle w:val="Hipervnculo"/>
                <w:noProof/>
              </w:rPr>
              <w:t>Recursos y  representaciones</w:t>
            </w:r>
            <w:r>
              <w:rPr>
                <w:noProof/>
                <w:webHidden/>
              </w:rPr>
              <w:tab/>
            </w:r>
            <w:r>
              <w:rPr>
                <w:noProof/>
                <w:webHidden/>
              </w:rPr>
              <w:fldChar w:fldCharType="begin"/>
            </w:r>
            <w:r>
              <w:rPr>
                <w:noProof/>
                <w:webHidden/>
              </w:rPr>
              <w:instrText xml:space="preserve"> PAGEREF _Toc417458805 \h </w:instrText>
            </w:r>
            <w:r>
              <w:rPr>
                <w:noProof/>
                <w:webHidden/>
              </w:rPr>
            </w:r>
            <w:r>
              <w:rPr>
                <w:noProof/>
                <w:webHidden/>
              </w:rPr>
              <w:fldChar w:fldCharType="separate"/>
            </w:r>
            <w:r w:rsidR="005B46E4">
              <w:rPr>
                <w:noProof/>
                <w:webHidden/>
              </w:rPr>
              <w:t>23</w:t>
            </w:r>
            <w:r>
              <w:rPr>
                <w:noProof/>
                <w:webHidden/>
              </w:rPr>
              <w:fldChar w:fldCharType="end"/>
            </w:r>
          </w:hyperlink>
        </w:p>
        <w:p w:rsidR="0029118D" w:rsidRDefault="0029118D">
          <w:pPr>
            <w:pStyle w:val="TDC1"/>
            <w:rPr>
              <w:noProof/>
            </w:rPr>
          </w:pPr>
          <w:hyperlink w:anchor="_Toc417458806" w:history="1">
            <w:r w:rsidRPr="00F85630">
              <w:rPr>
                <w:rStyle w:val="Hipervnculo"/>
                <w:rFonts w:cs="Arial"/>
                <w:noProof/>
              </w:rPr>
              <w:t>CAPITULO 2: PROBLEMÁTICA</w:t>
            </w:r>
            <w:r>
              <w:rPr>
                <w:noProof/>
                <w:webHidden/>
              </w:rPr>
              <w:tab/>
            </w:r>
            <w:r>
              <w:rPr>
                <w:noProof/>
                <w:webHidden/>
              </w:rPr>
              <w:fldChar w:fldCharType="begin"/>
            </w:r>
            <w:r>
              <w:rPr>
                <w:noProof/>
                <w:webHidden/>
              </w:rPr>
              <w:instrText xml:space="preserve"> PAGEREF _Toc417458806 \h </w:instrText>
            </w:r>
            <w:r>
              <w:rPr>
                <w:noProof/>
                <w:webHidden/>
              </w:rPr>
            </w:r>
            <w:r>
              <w:rPr>
                <w:noProof/>
                <w:webHidden/>
              </w:rPr>
              <w:fldChar w:fldCharType="separate"/>
            </w:r>
            <w:r w:rsidR="005B46E4">
              <w:rPr>
                <w:noProof/>
                <w:webHidden/>
              </w:rPr>
              <w:t>25</w:t>
            </w:r>
            <w:r>
              <w:rPr>
                <w:noProof/>
                <w:webHidden/>
              </w:rPr>
              <w:fldChar w:fldCharType="end"/>
            </w:r>
          </w:hyperlink>
        </w:p>
        <w:p w:rsidR="0029118D" w:rsidRDefault="0029118D">
          <w:pPr>
            <w:pStyle w:val="TDC1"/>
            <w:rPr>
              <w:noProof/>
            </w:rPr>
          </w:pPr>
          <w:hyperlink w:anchor="_Toc417458807" w:history="1">
            <w:r w:rsidRPr="00F85630">
              <w:rPr>
                <w:rStyle w:val="Hipervnculo"/>
                <w:noProof/>
              </w:rPr>
              <w:t>1.</w:t>
            </w:r>
            <w:r>
              <w:rPr>
                <w:noProof/>
              </w:rPr>
              <w:tab/>
            </w:r>
            <w:r w:rsidRPr="00F85630">
              <w:rPr>
                <w:rStyle w:val="Hipervnculo"/>
                <w:noProof/>
              </w:rPr>
              <w:t>Estado actual</w:t>
            </w:r>
            <w:r>
              <w:rPr>
                <w:noProof/>
                <w:webHidden/>
              </w:rPr>
              <w:tab/>
            </w:r>
            <w:r>
              <w:rPr>
                <w:noProof/>
                <w:webHidden/>
              </w:rPr>
              <w:fldChar w:fldCharType="begin"/>
            </w:r>
            <w:r>
              <w:rPr>
                <w:noProof/>
                <w:webHidden/>
              </w:rPr>
              <w:instrText xml:space="preserve"> PAGEREF _Toc417458807 \h </w:instrText>
            </w:r>
            <w:r>
              <w:rPr>
                <w:noProof/>
                <w:webHidden/>
              </w:rPr>
            </w:r>
            <w:r>
              <w:rPr>
                <w:noProof/>
                <w:webHidden/>
              </w:rPr>
              <w:fldChar w:fldCharType="separate"/>
            </w:r>
            <w:r w:rsidR="005B46E4">
              <w:rPr>
                <w:noProof/>
                <w:webHidden/>
              </w:rPr>
              <w:t>26</w:t>
            </w:r>
            <w:r>
              <w:rPr>
                <w:noProof/>
                <w:webHidden/>
              </w:rPr>
              <w:fldChar w:fldCharType="end"/>
            </w:r>
          </w:hyperlink>
        </w:p>
        <w:p w:rsidR="0029118D" w:rsidRDefault="0029118D">
          <w:pPr>
            <w:pStyle w:val="TDC1"/>
            <w:rPr>
              <w:noProof/>
            </w:rPr>
          </w:pPr>
          <w:hyperlink w:anchor="_Toc417458808" w:history="1">
            <w:r w:rsidRPr="00F85630">
              <w:rPr>
                <w:rStyle w:val="Hipervnculo"/>
                <w:noProof/>
              </w:rPr>
              <w:t>2.</w:t>
            </w:r>
            <w:r>
              <w:rPr>
                <w:noProof/>
              </w:rPr>
              <w:tab/>
            </w:r>
            <w:r w:rsidRPr="00F85630">
              <w:rPr>
                <w:rStyle w:val="Hipervnculo"/>
                <w:noProof/>
              </w:rPr>
              <w:t>Justificación</w:t>
            </w:r>
            <w:r>
              <w:rPr>
                <w:noProof/>
                <w:webHidden/>
              </w:rPr>
              <w:tab/>
            </w:r>
            <w:r>
              <w:rPr>
                <w:noProof/>
                <w:webHidden/>
              </w:rPr>
              <w:fldChar w:fldCharType="begin"/>
            </w:r>
            <w:r>
              <w:rPr>
                <w:noProof/>
                <w:webHidden/>
              </w:rPr>
              <w:instrText xml:space="preserve"> PAGEREF _Toc417458808 \h </w:instrText>
            </w:r>
            <w:r>
              <w:rPr>
                <w:noProof/>
                <w:webHidden/>
              </w:rPr>
            </w:r>
            <w:r>
              <w:rPr>
                <w:noProof/>
                <w:webHidden/>
              </w:rPr>
              <w:fldChar w:fldCharType="separate"/>
            </w:r>
            <w:r w:rsidR="005B46E4">
              <w:rPr>
                <w:noProof/>
                <w:webHidden/>
              </w:rPr>
              <w:t>26</w:t>
            </w:r>
            <w:r>
              <w:rPr>
                <w:noProof/>
                <w:webHidden/>
              </w:rPr>
              <w:fldChar w:fldCharType="end"/>
            </w:r>
          </w:hyperlink>
        </w:p>
        <w:p w:rsidR="0029118D" w:rsidRDefault="0029118D">
          <w:pPr>
            <w:pStyle w:val="TDC1"/>
            <w:rPr>
              <w:noProof/>
            </w:rPr>
          </w:pPr>
          <w:hyperlink w:anchor="_Toc417458809" w:history="1">
            <w:r w:rsidRPr="00F85630">
              <w:rPr>
                <w:rStyle w:val="Hipervnculo"/>
                <w:noProof/>
              </w:rPr>
              <w:t>3.</w:t>
            </w:r>
            <w:r>
              <w:rPr>
                <w:noProof/>
              </w:rPr>
              <w:tab/>
            </w:r>
            <w:r w:rsidRPr="00F85630">
              <w:rPr>
                <w:rStyle w:val="Hipervnculo"/>
                <w:noProof/>
              </w:rPr>
              <w:t>Objetivo General.</w:t>
            </w:r>
            <w:r>
              <w:rPr>
                <w:noProof/>
                <w:webHidden/>
              </w:rPr>
              <w:tab/>
            </w:r>
            <w:r>
              <w:rPr>
                <w:noProof/>
                <w:webHidden/>
              </w:rPr>
              <w:fldChar w:fldCharType="begin"/>
            </w:r>
            <w:r>
              <w:rPr>
                <w:noProof/>
                <w:webHidden/>
              </w:rPr>
              <w:instrText xml:space="preserve"> PAGEREF _Toc417458809 \h </w:instrText>
            </w:r>
            <w:r>
              <w:rPr>
                <w:noProof/>
                <w:webHidden/>
              </w:rPr>
            </w:r>
            <w:r>
              <w:rPr>
                <w:noProof/>
                <w:webHidden/>
              </w:rPr>
              <w:fldChar w:fldCharType="separate"/>
            </w:r>
            <w:r w:rsidR="005B46E4">
              <w:rPr>
                <w:noProof/>
                <w:webHidden/>
              </w:rPr>
              <w:t>28</w:t>
            </w:r>
            <w:r>
              <w:rPr>
                <w:noProof/>
                <w:webHidden/>
              </w:rPr>
              <w:fldChar w:fldCharType="end"/>
            </w:r>
          </w:hyperlink>
        </w:p>
        <w:p w:rsidR="0029118D" w:rsidRDefault="0029118D">
          <w:pPr>
            <w:pStyle w:val="TDC1"/>
            <w:rPr>
              <w:noProof/>
            </w:rPr>
          </w:pPr>
          <w:hyperlink w:anchor="_Toc417458810" w:history="1">
            <w:r w:rsidRPr="00F85630">
              <w:rPr>
                <w:rStyle w:val="Hipervnculo"/>
                <w:noProof/>
              </w:rPr>
              <w:t>4.</w:t>
            </w:r>
            <w:r>
              <w:rPr>
                <w:noProof/>
              </w:rPr>
              <w:tab/>
            </w:r>
            <w:r w:rsidRPr="00F85630">
              <w:rPr>
                <w:rStyle w:val="Hipervnculo"/>
                <w:noProof/>
              </w:rPr>
              <w:t>Objetivos Específicos</w:t>
            </w:r>
            <w:r>
              <w:rPr>
                <w:noProof/>
                <w:webHidden/>
              </w:rPr>
              <w:tab/>
            </w:r>
            <w:r>
              <w:rPr>
                <w:noProof/>
                <w:webHidden/>
              </w:rPr>
              <w:fldChar w:fldCharType="begin"/>
            </w:r>
            <w:r>
              <w:rPr>
                <w:noProof/>
                <w:webHidden/>
              </w:rPr>
              <w:instrText xml:space="preserve"> PAGEREF _Toc417458810 \h </w:instrText>
            </w:r>
            <w:r>
              <w:rPr>
                <w:noProof/>
                <w:webHidden/>
              </w:rPr>
            </w:r>
            <w:r>
              <w:rPr>
                <w:noProof/>
                <w:webHidden/>
              </w:rPr>
              <w:fldChar w:fldCharType="separate"/>
            </w:r>
            <w:r w:rsidR="005B46E4">
              <w:rPr>
                <w:noProof/>
                <w:webHidden/>
              </w:rPr>
              <w:t>28</w:t>
            </w:r>
            <w:r>
              <w:rPr>
                <w:noProof/>
                <w:webHidden/>
              </w:rPr>
              <w:fldChar w:fldCharType="end"/>
            </w:r>
          </w:hyperlink>
        </w:p>
        <w:p w:rsidR="0029118D" w:rsidRDefault="0029118D">
          <w:pPr>
            <w:pStyle w:val="TDC1"/>
            <w:rPr>
              <w:noProof/>
            </w:rPr>
          </w:pPr>
          <w:hyperlink w:anchor="_Toc417458811" w:history="1">
            <w:r w:rsidRPr="00F85630">
              <w:rPr>
                <w:rStyle w:val="Hipervnculo"/>
                <w:noProof/>
              </w:rPr>
              <w:t>CAPITULO 3: Solución</w:t>
            </w:r>
            <w:r>
              <w:rPr>
                <w:noProof/>
                <w:webHidden/>
              </w:rPr>
              <w:tab/>
            </w:r>
            <w:r>
              <w:rPr>
                <w:noProof/>
                <w:webHidden/>
              </w:rPr>
              <w:fldChar w:fldCharType="begin"/>
            </w:r>
            <w:r>
              <w:rPr>
                <w:noProof/>
                <w:webHidden/>
              </w:rPr>
              <w:instrText xml:space="preserve"> PAGEREF _Toc417458811 \h </w:instrText>
            </w:r>
            <w:r>
              <w:rPr>
                <w:noProof/>
                <w:webHidden/>
              </w:rPr>
            </w:r>
            <w:r>
              <w:rPr>
                <w:noProof/>
                <w:webHidden/>
              </w:rPr>
              <w:fldChar w:fldCharType="separate"/>
            </w:r>
            <w:r w:rsidR="005B46E4">
              <w:rPr>
                <w:noProof/>
                <w:webHidden/>
              </w:rPr>
              <w:t>29</w:t>
            </w:r>
            <w:r>
              <w:rPr>
                <w:noProof/>
                <w:webHidden/>
              </w:rPr>
              <w:fldChar w:fldCharType="end"/>
            </w:r>
          </w:hyperlink>
        </w:p>
        <w:p w:rsidR="0029118D" w:rsidRDefault="0029118D">
          <w:pPr>
            <w:pStyle w:val="TDC1"/>
            <w:rPr>
              <w:noProof/>
            </w:rPr>
          </w:pPr>
          <w:hyperlink w:anchor="_Toc417458812" w:history="1">
            <w:r w:rsidRPr="00F85630">
              <w:rPr>
                <w:rStyle w:val="Hipervnculo"/>
                <w:noProof/>
              </w:rPr>
              <w:t>5.</w:t>
            </w:r>
            <w:r>
              <w:rPr>
                <w:noProof/>
                <w:webHidden/>
              </w:rPr>
              <w:tab/>
            </w:r>
            <w:r>
              <w:rPr>
                <w:noProof/>
                <w:webHidden/>
              </w:rPr>
              <w:fldChar w:fldCharType="begin"/>
            </w:r>
            <w:r>
              <w:rPr>
                <w:noProof/>
                <w:webHidden/>
              </w:rPr>
              <w:instrText xml:space="preserve"> PAGEREF _Toc417458812 \h </w:instrText>
            </w:r>
            <w:r>
              <w:rPr>
                <w:noProof/>
                <w:webHidden/>
              </w:rPr>
            </w:r>
            <w:r>
              <w:rPr>
                <w:noProof/>
                <w:webHidden/>
              </w:rPr>
              <w:fldChar w:fldCharType="separate"/>
            </w:r>
            <w:r w:rsidR="005B46E4">
              <w:rPr>
                <w:noProof/>
                <w:webHidden/>
              </w:rPr>
              <w:t>30</w:t>
            </w:r>
            <w:r>
              <w:rPr>
                <w:noProof/>
                <w:webHidden/>
              </w:rPr>
              <w:fldChar w:fldCharType="end"/>
            </w:r>
          </w:hyperlink>
        </w:p>
        <w:p w:rsidR="0029118D" w:rsidRDefault="0029118D">
          <w:pPr>
            <w:pStyle w:val="TDC1"/>
            <w:rPr>
              <w:noProof/>
            </w:rPr>
          </w:pPr>
          <w:hyperlink w:anchor="_Toc417458813" w:history="1">
            <w:r w:rsidRPr="00F85630">
              <w:rPr>
                <w:rStyle w:val="Hipervnculo"/>
                <w:noProof/>
              </w:rPr>
              <w:t>1.</w:t>
            </w:r>
            <w:r>
              <w:rPr>
                <w:noProof/>
              </w:rPr>
              <w:tab/>
            </w:r>
            <w:r w:rsidRPr="00F85630">
              <w:rPr>
                <w:rStyle w:val="Hipervnculo"/>
                <w:noProof/>
              </w:rPr>
              <w:t>Propuesta</w:t>
            </w:r>
            <w:r>
              <w:rPr>
                <w:noProof/>
                <w:webHidden/>
              </w:rPr>
              <w:tab/>
            </w:r>
            <w:r>
              <w:rPr>
                <w:noProof/>
                <w:webHidden/>
              </w:rPr>
              <w:fldChar w:fldCharType="begin"/>
            </w:r>
            <w:r>
              <w:rPr>
                <w:noProof/>
                <w:webHidden/>
              </w:rPr>
              <w:instrText xml:space="preserve"> PAGEREF _Toc417458813 \h </w:instrText>
            </w:r>
            <w:r>
              <w:rPr>
                <w:noProof/>
                <w:webHidden/>
              </w:rPr>
            </w:r>
            <w:r>
              <w:rPr>
                <w:noProof/>
                <w:webHidden/>
              </w:rPr>
              <w:fldChar w:fldCharType="separate"/>
            </w:r>
            <w:r w:rsidR="005B46E4">
              <w:rPr>
                <w:noProof/>
                <w:webHidden/>
              </w:rPr>
              <w:t>30</w:t>
            </w:r>
            <w:r>
              <w:rPr>
                <w:noProof/>
                <w:webHidden/>
              </w:rPr>
              <w:fldChar w:fldCharType="end"/>
            </w:r>
          </w:hyperlink>
        </w:p>
        <w:p w:rsidR="0029118D" w:rsidRDefault="0029118D">
          <w:pPr>
            <w:pStyle w:val="TDC1"/>
            <w:rPr>
              <w:noProof/>
            </w:rPr>
          </w:pPr>
          <w:hyperlink w:anchor="_Toc417458814" w:history="1">
            <w:r w:rsidRPr="00F85630">
              <w:rPr>
                <w:rStyle w:val="Hipervnculo"/>
                <w:noProof/>
              </w:rPr>
              <w:t>2.</w:t>
            </w:r>
            <w:r>
              <w:rPr>
                <w:noProof/>
              </w:rPr>
              <w:tab/>
            </w:r>
            <w:r w:rsidRPr="00F85630">
              <w:rPr>
                <w:rStyle w:val="Hipervnculo"/>
                <w:noProof/>
              </w:rPr>
              <w:t>Metodología</w:t>
            </w:r>
            <w:r>
              <w:rPr>
                <w:noProof/>
                <w:webHidden/>
              </w:rPr>
              <w:tab/>
            </w:r>
            <w:r>
              <w:rPr>
                <w:noProof/>
                <w:webHidden/>
              </w:rPr>
              <w:fldChar w:fldCharType="begin"/>
            </w:r>
            <w:r>
              <w:rPr>
                <w:noProof/>
                <w:webHidden/>
              </w:rPr>
              <w:instrText xml:space="preserve"> PAGEREF _Toc417458814 \h </w:instrText>
            </w:r>
            <w:r>
              <w:rPr>
                <w:noProof/>
                <w:webHidden/>
              </w:rPr>
            </w:r>
            <w:r>
              <w:rPr>
                <w:noProof/>
                <w:webHidden/>
              </w:rPr>
              <w:fldChar w:fldCharType="separate"/>
            </w:r>
            <w:r w:rsidR="005B46E4">
              <w:rPr>
                <w:noProof/>
                <w:webHidden/>
              </w:rPr>
              <w:t>31</w:t>
            </w:r>
            <w:r>
              <w:rPr>
                <w:noProof/>
                <w:webHidden/>
              </w:rPr>
              <w:fldChar w:fldCharType="end"/>
            </w:r>
          </w:hyperlink>
        </w:p>
        <w:p w:rsidR="0029118D" w:rsidRDefault="0029118D">
          <w:pPr>
            <w:pStyle w:val="TDC3"/>
            <w:tabs>
              <w:tab w:val="left" w:pos="1100"/>
              <w:tab w:val="right" w:leader="dot" w:pos="8778"/>
            </w:tabs>
            <w:rPr>
              <w:noProof/>
            </w:rPr>
          </w:pPr>
          <w:hyperlink w:anchor="_Toc417458815" w:history="1">
            <w:r w:rsidRPr="00F85630">
              <w:rPr>
                <w:rStyle w:val="Hipervnculo"/>
                <w:noProof/>
              </w:rPr>
              <w:t>2.1.</w:t>
            </w:r>
            <w:r>
              <w:rPr>
                <w:noProof/>
              </w:rPr>
              <w:tab/>
            </w:r>
            <w:r w:rsidRPr="00F85630">
              <w:rPr>
                <w:rStyle w:val="Hipervnculo"/>
                <w:noProof/>
              </w:rPr>
              <w:t>Fases de desarrollo</w:t>
            </w:r>
            <w:r>
              <w:rPr>
                <w:noProof/>
                <w:webHidden/>
              </w:rPr>
              <w:tab/>
            </w:r>
            <w:r>
              <w:rPr>
                <w:noProof/>
                <w:webHidden/>
              </w:rPr>
              <w:fldChar w:fldCharType="begin"/>
            </w:r>
            <w:r>
              <w:rPr>
                <w:noProof/>
                <w:webHidden/>
              </w:rPr>
              <w:instrText xml:space="preserve"> PAGEREF _Toc417458815 \h </w:instrText>
            </w:r>
            <w:r>
              <w:rPr>
                <w:noProof/>
                <w:webHidden/>
              </w:rPr>
            </w:r>
            <w:r>
              <w:rPr>
                <w:noProof/>
                <w:webHidden/>
              </w:rPr>
              <w:fldChar w:fldCharType="separate"/>
            </w:r>
            <w:r w:rsidR="005B46E4">
              <w:rPr>
                <w:noProof/>
                <w:webHidden/>
              </w:rPr>
              <w:t>31</w:t>
            </w:r>
            <w:r>
              <w:rPr>
                <w:noProof/>
                <w:webHidden/>
              </w:rPr>
              <w:fldChar w:fldCharType="end"/>
            </w:r>
          </w:hyperlink>
        </w:p>
        <w:p w:rsidR="0029118D" w:rsidRDefault="0029118D">
          <w:pPr>
            <w:pStyle w:val="TDC1"/>
            <w:rPr>
              <w:noProof/>
            </w:rPr>
          </w:pPr>
          <w:hyperlink w:anchor="_Toc417458816" w:history="1">
            <w:r w:rsidRPr="00F85630">
              <w:rPr>
                <w:rStyle w:val="Hipervnculo"/>
                <w:noProof/>
              </w:rPr>
              <w:t>3.</w:t>
            </w:r>
            <w:r>
              <w:rPr>
                <w:noProof/>
              </w:rPr>
              <w:tab/>
            </w:r>
            <w:r w:rsidRPr="00F85630">
              <w:rPr>
                <w:rStyle w:val="Hipervnculo"/>
                <w:noProof/>
              </w:rPr>
              <w:t>Desarrollo</w:t>
            </w:r>
            <w:r>
              <w:rPr>
                <w:noProof/>
                <w:webHidden/>
              </w:rPr>
              <w:tab/>
            </w:r>
            <w:r>
              <w:rPr>
                <w:noProof/>
                <w:webHidden/>
              </w:rPr>
              <w:fldChar w:fldCharType="begin"/>
            </w:r>
            <w:r>
              <w:rPr>
                <w:noProof/>
                <w:webHidden/>
              </w:rPr>
              <w:instrText xml:space="preserve"> PAGEREF _Toc417458816 \h </w:instrText>
            </w:r>
            <w:r>
              <w:rPr>
                <w:noProof/>
                <w:webHidden/>
              </w:rPr>
            </w:r>
            <w:r>
              <w:rPr>
                <w:noProof/>
                <w:webHidden/>
              </w:rPr>
              <w:fldChar w:fldCharType="separate"/>
            </w:r>
            <w:r w:rsidR="005B46E4">
              <w:rPr>
                <w:noProof/>
                <w:webHidden/>
              </w:rPr>
              <w:t>32</w:t>
            </w:r>
            <w:r>
              <w:rPr>
                <w:noProof/>
                <w:webHidden/>
              </w:rPr>
              <w:fldChar w:fldCharType="end"/>
            </w:r>
          </w:hyperlink>
        </w:p>
        <w:p w:rsidR="0029118D" w:rsidRDefault="0029118D">
          <w:pPr>
            <w:pStyle w:val="TDC3"/>
            <w:tabs>
              <w:tab w:val="left" w:pos="1100"/>
              <w:tab w:val="right" w:leader="dot" w:pos="8778"/>
            </w:tabs>
            <w:rPr>
              <w:noProof/>
            </w:rPr>
          </w:pPr>
          <w:hyperlink w:anchor="_Toc417458817" w:history="1">
            <w:r w:rsidRPr="00F85630">
              <w:rPr>
                <w:rStyle w:val="Hipervnculo"/>
                <w:noProof/>
              </w:rPr>
              <w:t>3.1.</w:t>
            </w:r>
            <w:r>
              <w:rPr>
                <w:noProof/>
              </w:rPr>
              <w:tab/>
            </w:r>
            <w:r w:rsidRPr="00F85630">
              <w:rPr>
                <w:rStyle w:val="Hipervnculo"/>
                <w:noProof/>
              </w:rPr>
              <w:t>Análisis de requerimientos</w:t>
            </w:r>
            <w:r>
              <w:rPr>
                <w:noProof/>
                <w:webHidden/>
              </w:rPr>
              <w:tab/>
            </w:r>
            <w:r>
              <w:rPr>
                <w:noProof/>
                <w:webHidden/>
              </w:rPr>
              <w:fldChar w:fldCharType="begin"/>
            </w:r>
            <w:r>
              <w:rPr>
                <w:noProof/>
                <w:webHidden/>
              </w:rPr>
              <w:instrText xml:space="preserve"> PAGEREF _Toc417458817 \h </w:instrText>
            </w:r>
            <w:r>
              <w:rPr>
                <w:noProof/>
                <w:webHidden/>
              </w:rPr>
            </w:r>
            <w:r>
              <w:rPr>
                <w:noProof/>
                <w:webHidden/>
              </w:rPr>
              <w:fldChar w:fldCharType="separate"/>
            </w:r>
            <w:r w:rsidR="005B46E4">
              <w:rPr>
                <w:noProof/>
                <w:webHidden/>
              </w:rPr>
              <w:t>32</w:t>
            </w:r>
            <w:r>
              <w:rPr>
                <w:noProof/>
                <w:webHidden/>
              </w:rPr>
              <w:fldChar w:fldCharType="end"/>
            </w:r>
          </w:hyperlink>
        </w:p>
        <w:p w:rsidR="0029118D" w:rsidRDefault="0029118D">
          <w:pPr>
            <w:pStyle w:val="TDC3"/>
            <w:tabs>
              <w:tab w:val="left" w:pos="1320"/>
              <w:tab w:val="right" w:leader="dot" w:pos="8778"/>
            </w:tabs>
            <w:rPr>
              <w:noProof/>
            </w:rPr>
          </w:pPr>
          <w:hyperlink w:anchor="_Toc417458818" w:history="1">
            <w:r w:rsidRPr="00F85630">
              <w:rPr>
                <w:rStyle w:val="Hipervnculo"/>
                <w:noProof/>
              </w:rPr>
              <w:t>3.1.1.</w:t>
            </w:r>
            <w:r>
              <w:rPr>
                <w:noProof/>
              </w:rPr>
              <w:tab/>
            </w:r>
            <w:r w:rsidRPr="00F85630">
              <w:rPr>
                <w:rStyle w:val="Hipervnculo"/>
                <w:noProof/>
              </w:rPr>
              <w:t>Requerimientos</w:t>
            </w:r>
            <w:r>
              <w:rPr>
                <w:noProof/>
                <w:webHidden/>
              </w:rPr>
              <w:tab/>
            </w:r>
            <w:r>
              <w:rPr>
                <w:noProof/>
                <w:webHidden/>
              </w:rPr>
              <w:fldChar w:fldCharType="begin"/>
            </w:r>
            <w:r>
              <w:rPr>
                <w:noProof/>
                <w:webHidden/>
              </w:rPr>
              <w:instrText xml:space="preserve"> PAGEREF _Toc417458818 \h </w:instrText>
            </w:r>
            <w:r>
              <w:rPr>
                <w:noProof/>
                <w:webHidden/>
              </w:rPr>
            </w:r>
            <w:r>
              <w:rPr>
                <w:noProof/>
                <w:webHidden/>
              </w:rPr>
              <w:fldChar w:fldCharType="separate"/>
            </w:r>
            <w:r w:rsidR="005B46E4">
              <w:rPr>
                <w:noProof/>
                <w:webHidden/>
              </w:rPr>
              <w:t>32</w:t>
            </w:r>
            <w:r>
              <w:rPr>
                <w:noProof/>
                <w:webHidden/>
              </w:rPr>
              <w:fldChar w:fldCharType="end"/>
            </w:r>
          </w:hyperlink>
        </w:p>
        <w:p w:rsidR="0029118D" w:rsidRDefault="0029118D">
          <w:pPr>
            <w:pStyle w:val="TDC3"/>
            <w:tabs>
              <w:tab w:val="left" w:pos="1320"/>
              <w:tab w:val="right" w:leader="dot" w:pos="8778"/>
            </w:tabs>
            <w:rPr>
              <w:noProof/>
            </w:rPr>
          </w:pPr>
          <w:hyperlink w:anchor="_Toc417458819" w:history="1">
            <w:r w:rsidRPr="00F85630">
              <w:rPr>
                <w:rStyle w:val="Hipervnculo"/>
                <w:noProof/>
              </w:rPr>
              <w:t>3.1.2.</w:t>
            </w:r>
            <w:r>
              <w:rPr>
                <w:noProof/>
              </w:rPr>
              <w:tab/>
            </w:r>
            <w:r w:rsidRPr="00F85630">
              <w:rPr>
                <w:rStyle w:val="Hipervnculo"/>
                <w:noProof/>
              </w:rPr>
              <w:t>Modelo de Dominio</w:t>
            </w:r>
            <w:r>
              <w:rPr>
                <w:noProof/>
                <w:webHidden/>
              </w:rPr>
              <w:tab/>
            </w:r>
            <w:r>
              <w:rPr>
                <w:noProof/>
                <w:webHidden/>
              </w:rPr>
              <w:fldChar w:fldCharType="begin"/>
            </w:r>
            <w:r>
              <w:rPr>
                <w:noProof/>
                <w:webHidden/>
              </w:rPr>
              <w:instrText xml:space="preserve"> PAGEREF _Toc417458819 \h </w:instrText>
            </w:r>
            <w:r>
              <w:rPr>
                <w:noProof/>
                <w:webHidden/>
              </w:rPr>
            </w:r>
            <w:r>
              <w:rPr>
                <w:noProof/>
                <w:webHidden/>
              </w:rPr>
              <w:fldChar w:fldCharType="separate"/>
            </w:r>
            <w:r w:rsidR="005B46E4">
              <w:rPr>
                <w:noProof/>
                <w:webHidden/>
              </w:rPr>
              <w:t>33</w:t>
            </w:r>
            <w:r>
              <w:rPr>
                <w:noProof/>
                <w:webHidden/>
              </w:rPr>
              <w:fldChar w:fldCharType="end"/>
            </w:r>
          </w:hyperlink>
        </w:p>
        <w:p w:rsidR="0029118D" w:rsidRDefault="0029118D">
          <w:pPr>
            <w:pStyle w:val="TDC3"/>
            <w:tabs>
              <w:tab w:val="left" w:pos="1320"/>
              <w:tab w:val="right" w:leader="dot" w:pos="8778"/>
            </w:tabs>
            <w:rPr>
              <w:noProof/>
            </w:rPr>
          </w:pPr>
          <w:hyperlink w:anchor="_Toc417458820" w:history="1">
            <w:r w:rsidRPr="00F85630">
              <w:rPr>
                <w:rStyle w:val="Hipervnculo"/>
                <w:noProof/>
              </w:rPr>
              <w:t>3.1.3.</w:t>
            </w:r>
            <w:r>
              <w:rPr>
                <w:noProof/>
              </w:rPr>
              <w:tab/>
            </w:r>
            <w:r w:rsidRPr="00F85630">
              <w:rPr>
                <w:rStyle w:val="Hipervnculo"/>
                <w:noProof/>
              </w:rPr>
              <w:t>Modelo de caso de Uso</w:t>
            </w:r>
            <w:r>
              <w:rPr>
                <w:noProof/>
                <w:webHidden/>
              </w:rPr>
              <w:tab/>
            </w:r>
            <w:r>
              <w:rPr>
                <w:noProof/>
                <w:webHidden/>
              </w:rPr>
              <w:fldChar w:fldCharType="begin"/>
            </w:r>
            <w:r>
              <w:rPr>
                <w:noProof/>
                <w:webHidden/>
              </w:rPr>
              <w:instrText xml:space="preserve"> PAGEREF _Toc417458820 \h </w:instrText>
            </w:r>
            <w:r>
              <w:rPr>
                <w:noProof/>
                <w:webHidden/>
              </w:rPr>
            </w:r>
            <w:r>
              <w:rPr>
                <w:noProof/>
                <w:webHidden/>
              </w:rPr>
              <w:fldChar w:fldCharType="separate"/>
            </w:r>
            <w:r w:rsidR="005B46E4">
              <w:rPr>
                <w:noProof/>
                <w:webHidden/>
              </w:rPr>
              <w:t>34</w:t>
            </w:r>
            <w:r>
              <w:rPr>
                <w:noProof/>
                <w:webHidden/>
              </w:rPr>
              <w:fldChar w:fldCharType="end"/>
            </w:r>
          </w:hyperlink>
        </w:p>
        <w:p w:rsidR="0029118D" w:rsidRDefault="0029118D">
          <w:pPr>
            <w:pStyle w:val="TDC3"/>
            <w:tabs>
              <w:tab w:val="left" w:pos="1100"/>
              <w:tab w:val="right" w:leader="dot" w:pos="8778"/>
            </w:tabs>
            <w:rPr>
              <w:noProof/>
            </w:rPr>
          </w:pPr>
          <w:hyperlink w:anchor="_Toc417458821" w:history="1">
            <w:r w:rsidRPr="00F85630">
              <w:rPr>
                <w:rStyle w:val="Hipervnculo"/>
                <w:noProof/>
              </w:rPr>
              <w:t>3.2.</w:t>
            </w:r>
            <w:r>
              <w:rPr>
                <w:noProof/>
              </w:rPr>
              <w:tab/>
            </w:r>
            <w:r w:rsidRPr="00F85630">
              <w:rPr>
                <w:rStyle w:val="Hipervnculo"/>
                <w:noProof/>
              </w:rPr>
              <w:t>Análisis y diseño preliminar</w:t>
            </w:r>
            <w:r>
              <w:rPr>
                <w:noProof/>
                <w:webHidden/>
              </w:rPr>
              <w:tab/>
            </w:r>
            <w:r>
              <w:rPr>
                <w:noProof/>
                <w:webHidden/>
              </w:rPr>
              <w:fldChar w:fldCharType="begin"/>
            </w:r>
            <w:r>
              <w:rPr>
                <w:noProof/>
                <w:webHidden/>
              </w:rPr>
              <w:instrText xml:space="preserve"> PAGEREF _Toc417458821 \h </w:instrText>
            </w:r>
            <w:r>
              <w:rPr>
                <w:noProof/>
                <w:webHidden/>
              </w:rPr>
            </w:r>
            <w:r>
              <w:rPr>
                <w:noProof/>
                <w:webHidden/>
              </w:rPr>
              <w:fldChar w:fldCharType="separate"/>
            </w:r>
            <w:r w:rsidR="005B46E4">
              <w:rPr>
                <w:noProof/>
                <w:webHidden/>
              </w:rPr>
              <w:t>35</w:t>
            </w:r>
            <w:r>
              <w:rPr>
                <w:noProof/>
                <w:webHidden/>
              </w:rPr>
              <w:fldChar w:fldCharType="end"/>
            </w:r>
          </w:hyperlink>
        </w:p>
        <w:p w:rsidR="0029118D" w:rsidRDefault="0029118D">
          <w:pPr>
            <w:pStyle w:val="TDC3"/>
            <w:tabs>
              <w:tab w:val="left" w:pos="1320"/>
              <w:tab w:val="right" w:leader="dot" w:pos="8778"/>
            </w:tabs>
            <w:rPr>
              <w:noProof/>
            </w:rPr>
          </w:pPr>
          <w:hyperlink w:anchor="_Toc417458822" w:history="1">
            <w:r w:rsidRPr="00F85630">
              <w:rPr>
                <w:rStyle w:val="Hipervnculo"/>
                <w:noProof/>
              </w:rPr>
              <w:t>3.2.1.</w:t>
            </w:r>
            <w:r>
              <w:rPr>
                <w:noProof/>
              </w:rPr>
              <w:tab/>
            </w:r>
            <w:r w:rsidRPr="00F85630">
              <w:rPr>
                <w:rStyle w:val="Hipervnculo"/>
                <w:noProof/>
              </w:rPr>
              <w:t>Especificación de casos de uso</w:t>
            </w:r>
            <w:r>
              <w:rPr>
                <w:noProof/>
                <w:webHidden/>
              </w:rPr>
              <w:tab/>
            </w:r>
            <w:r>
              <w:rPr>
                <w:noProof/>
                <w:webHidden/>
              </w:rPr>
              <w:fldChar w:fldCharType="begin"/>
            </w:r>
            <w:r>
              <w:rPr>
                <w:noProof/>
                <w:webHidden/>
              </w:rPr>
              <w:instrText xml:space="preserve"> PAGEREF _Toc417458822 \h </w:instrText>
            </w:r>
            <w:r>
              <w:rPr>
                <w:noProof/>
                <w:webHidden/>
              </w:rPr>
            </w:r>
            <w:r>
              <w:rPr>
                <w:noProof/>
                <w:webHidden/>
              </w:rPr>
              <w:fldChar w:fldCharType="separate"/>
            </w:r>
            <w:r w:rsidR="005B46E4">
              <w:rPr>
                <w:noProof/>
                <w:webHidden/>
              </w:rPr>
              <w:t>35</w:t>
            </w:r>
            <w:r>
              <w:rPr>
                <w:noProof/>
                <w:webHidden/>
              </w:rPr>
              <w:fldChar w:fldCharType="end"/>
            </w:r>
          </w:hyperlink>
        </w:p>
        <w:p w:rsidR="0029118D" w:rsidRDefault="0029118D">
          <w:pPr>
            <w:pStyle w:val="TDC3"/>
            <w:tabs>
              <w:tab w:val="left" w:pos="1100"/>
              <w:tab w:val="right" w:leader="dot" w:pos="8778"/>
            </w:tabs>
            <w:rPr>
              <w:noProof/>
            </w:rPr>
          </w:pPr>
          <w:hyperlink w:anchor="_Toc417458823" w:history="1">
            <w:r w:rsidRPr="00F85630">
              <w:rPr>
                <w:rStyle w:val="Hipervnculo"/>
                <w:noProof/>
              </w:rPr>
              <w:t>3.3.</w:t>
            </w:r>
            <w:r>
              <w:rPr>
                <w:noProof/>
              </w:rPr>
              <w:tab/>
            </w:r>
            <w:r w:rsidRPr="00F85630">
              <w:rPr>
                <w:rStyle w:val="Hipervnculo"/>
                <w:noProof/>
              </w:rPr>
              <w:t>Diseño</w:t>
            </w:r>
            <w:r>
              <w:rPr>
                <w:noProof/>
                <w:webHidden/>
              </w:rPr>
              <w:tab/>
            </w:r>
            <w:r>
              <w:rPr>
                <w:noProof/>
                <w:webHidden/>
              </w:rPr>
              <w:fldChar w:fldCharType="begin"/>
            </w:r>
            <w:r>
              <w:rPr>
                <w:noProof/>
                <w:webHidden/>
              </w:rPr>
              <w:instrText xml:space="preserve"> PAGEREF _Toc417458823 \h </w:instrText>
            </w:r>
            <w:r>
              <w:rPr>
                <w:noProof/>
                <w:webHidden/>
              </w:rPr>
            </w:r>
            <w:r>
              <w:rPr>
                <w:noProof/>
                <w:webHidden/>
              </w:rPr>
              <w:fldChar w:fldCharType="separate"/>
            </w:r>
            <w:r w:rsidR="005B46E4">
              <w:rPr>
                <w:noProof/>
                <w:webHidden/>
              </w:rPr>
              <w:t>41</w:t>
            </w:r>
            <w:r>
              <w:rPr>
                <w:noProof/>
                <w:webHidden/>
              </w:rPr>
              <w:fldChar w:fldCharType="end"/>
            </w:r>
          </w:hyperlink>
        </w:p>
        <w:p w:rsidR="0029118D" w:rsidRDefault="0029118D">
          <w:pPr>
            <w:pStyle w:val="TDC3"/>
            <w:tabs>
              <w:tab w:val="left" w:pos="1320"/>
              <w:tab w:val="right" w:leader="dot" w:pos="8778"/>
            </w:tabs>
            <w:rPr>
              <w:noProof/>
            </w:rPr>
          </w:pPr>
          <w:hyperlink w:anchor="_Toc417458824" w:history="1">
            <w:r w:rsidRPr="00F85630">
              <w:rPr>
                <w:rStyle w:val="Hipervnculo"/>
                <w:noProof/>
              </w:rPr>
              <w:t>3.3.1.</w:t>
            </w:r>
            <w:r>
              <w:rPr>
                <w:noProof/>
              </w:rPr>
              <w:tab/>
            </w:r>
            <w:r w:rsidRPr="00F85630">
              <w:rPr>
                <w:rStyle w:val="Hipervnculo"/>
                <w:noProof/>
              </w:rPr>
              <w:t>Arquitectura</w:t>
            </w:r>
            <w:r>
              <w:rPr>
                <w:noProof/>
                <w:webHidden/>
              </w:rPr>
              <w:tab/>
            </w:r>
            <w:r>
              <w:rPr>
                <w:noProof/>
                <w:webHidden/>
              </w:rPr>
              <w:fldChar w:fldCharType="begin"/>
            </w:r>
            <w:r>
              <w:rPr>
                <w:noProof/>
                <w:webHidden/>
              </w:rPr>
              <w:instrText xml:space="preserve"> PAGEREF _Toc417458824 \h </w:instrText>
            </w:r>
            <w:r>
              <w:rPr>
                <w:noProof/>
                <w:webHidden/>
              </w:rPr>
            </w:r>
            <w:r>
              <w:rPr>
                <w:noProof/>
                <w:webHidden/>
              </w:rPr>
              <w:fldChar w:fldCharType="separate"/>
            </w:r>
            <w:r w:rsidR="005B46E4">
              <w:rPr>
                <w:noProof/>
                <w:webHidden/>
              </w:rPr>
              <w:t>41</w:t>
            </w:r>
            <w:r>
              <w:rPr>
                <w:noProof/>
                <w:webHidden/>
              </w:rPr>
              <w:fldChar w:fldCharType="end"/>
            </w:r>
          </w:hyperlink>
        </w:p>
        <w:p w:rsidR="0029118D" w:rsidRDefault="0029118D">
          <w:pPr>
            <w:pStyle w:val="TDC3"/>
            <w:tabs>
              <w:tab w:val="left" w:pos="1320"/>
              <w:tab w:val="right" w:leader="dot" w:pos="8778"/>
            </w:tabs>
            <w:rPr>
              <w:noProof/>
            </w:rPr>
          </w:pPr>
          <w:hyperlink w:anchor="_Toc417458825" w:history="1">
            <w:r w:rsidRPr="00F85630">
              <w:rPr>
                <w:rStyle w:val="Hipervnculo"/>
                <w:noProof/>
              </w:rPr>
              <w:t>3.3.2.</w:t>
            </w:r>
            <w:r>
              <w:rPr>
                <w:noProof/>
              </w:rPr>
              <w:tab/>
            </w:r>
            <w:r w:rsidRPr="00F85630">
              <w:rPr>
                <w:rStyle w:val="Hipervnculo"/>
                <w:noProof/>
              </w:rPr>
              <w:t>Componentes</w:t>
            </w:r>
            <w:r>
              <w:rPr>
                <w:noProof/>
                <w:webHidden/>
              </w:rPr>
              <w:tab/>
            </w:r>
            <w:r>
              <w:rPr>
                <w:noProof/>
                <w:webHidden/>
              </w:rPr>
              <w:fldChar w:fldCharType="begin"/>
            </w:r>
            <w:r>
              <w:rPr>
                <w:noProof/>
                <w:webHidden/>
              </w:rPr>
              <w:instrText xml:space="preserve"> PAGEREF _Toc417458825 \h </w:instrText>
            </w:r>
            <w:r>
              <w:rPr>
                <w:noProof/>
                <w:webHidden/>
              </w:rPr>
            </w:r>
            <w:r>
              <w:rPr>
                <w:noProof/>
                <w:webHidden/>
              </w:rPr>
              <w:fldChar w:fldCharType="separate"/>
            </w:r>
            <w:r w:rsidR="005B46E4">
              <w:rPr>
                <w:noProof/>
                <w:webHidden/>
              </w:rPr>
              <w:t>42</w:t>
            </w:r>
            <w:r>
              <w:rPr>
                <w:noProof/>
                <w:webHidden/>
              </w:rPr>
              <w:fldChar w:fldCharType="end"/>
            </w:r>
          </w:hyperlink>
        </w:p>
        <w:p w:rsidR="0029118D" w:rsidRDefault="0029118D">
          <w:pPr>
            <w:pStyle w:val="TDC3"/>
            <w:tabs>
              <w:tab w:val="left" w:pos="1320"/>
              <w:tab w:val="right" w:leader="dot" w:pos="8778"/>
            </w:tabs>
            <w:rPr>
              <w:noProof/>
            </w:rPr>
          </w:pPr>
          <w:hyperlink w:anchor="_Toc417458826" w:history="1">
            <w:r w:rsidRPr="00F85630">
              <w:rPr>
                <w:rStyle w:val="Hipervnculo"/>
                <w:noProof/>
              </w:rPr>
              <w:t>3.3.3.</w:t>
            </w:r>
            <w:r>
              <w:rPr>
                <w:noProof/>
              </w:rPr>
              <w:tab/>
            </w:r>
            <w:r w:rsidRPr="00F85630">
              <w:rPr>
                <w:rStyle w:val="Hipervnculo"/>
                <w:noProof/>
              </w:rPr>
              <w:t>Diagrama de secuencia</w:t>
            </w:r>
            <w:r>
              <w:rPr>
                <w:noProof/>
                <w:webHidden/>
              </w:rPr>
              <w:tab/>
            </w:r>
            <w:r>
              <w:rPr>
                <w:noProof/>
                <w:webHidden/>
              </w:rPr>
              <w:fldChar w:fldCharType="begin"/>
            </w:r>
            <w:r>
              <w:rPr>
                <w:noProof/>
                <w:webHidden/>
              </w:rPr>
              <w:instrText xml:space="preserve"> PAGEREF _Toc417458826 \h </w:instrText>
            </w:r>
            <w:r>
              <w:rPr>
                <w:noProof/>
                <w:webHidden/>
              </w:rPr>
            </w:r>
            <w:r>
              <w:rPr>
                <w:noProof/>
                <w:webHidden/>
              </w:rPr>
              <w:fldChar w:fldCharType="separate"/>
            </w:r>
            <w:r w:rsidR="005B46E4">
              <w:rPr>
                <w:noProof/>
                <w:webHidden/>
              </w:rPr>
              <w:t>45</w:t>
            </w:r>
            <w:r>
              <w:rPr>
                <w:noProof/>
                <w:webHidden/>
              </w:rPr>
              <w:fldChar w:fldCharType="end"/>
            </w:r>
          </w:hyperlink>
        </w:p>
        <w:p w:rsidR="0029118D" w:rsidRDefault="0029118D">
          <w:pPr>
            <w:pStyle w:val="TDC3"/>
            <w:tabs>
              <w:tab w:val="left" w:pos="1100"/>
              <w:tab w:val="right" w:leader="dot" w:pos="8778"/>
            </w:tabs>
            <w:rPr>
              <w:noProof/>
            </w:rPr>
          </w:pPr>
          <w:hyperlink w:anchor="_Toc417458827" w:history="1">
            <w:r w:rsidRPr="00F85630">
              <w:rPr>
                <w:rStyle w:val="Hipervnculo"/>
                <w:noProof/>
              </w:rPr>
              <w:t>3.4.</w:t>
            </w:r>
            <w:r>
              <w:rPr>
                <w:noProof/>
              </w:rPr>
              <w:tab/>
            </w:r>
            <w:r w:rsidRPr="00F85630">
              <w:rPr>
                <w:rStyle w:val="Hipervnculo"/>
                <w:noProof/>
              </w:rPr>
              <w:t>Implementación</w:t>
            </w:r>
            <w:r>
              <w:rPr>
                <w:noProof/>
                <w:webHidden/>
              </w:rPr>
              <w:tab/>
            </w:r>
            <w:r>
              <w:rPr>
                <w:noProof/>
                <w:webHidden/>
              </w:rPr>
              <w:fldChar w:fldCharType="begin"/>
            </w:r>
            <w:r>
              <w:rPr>
                <w:noProof/>
                <w:webHidden/>
              </w:rPr>
              <w:instrText xml:space="preserve"> PAGEREF _Toc417458827 \h </w:instrText>
            </w:r>
            <w:r>
              <w:rPr>
                <w:noProof/>
                <w:webHidden/>
              </w:rPr>
            </w:r>
            <w:r>
              <w:rPr>
                <w:noProof/>
                <w:webHidden/>
              </w:rPr>
              <w:fldChar w:fldCharType="separate"/>
            </w:r>
            <w:r w:rsidR="005B46E4">
              <w:rPr>
                <w:noProof/>
                <w:webHidden/>
              </w:rPr>
              <w:t>48</w:t>
            </w:r>
            <w:r>
              <w:rPr>
                <w:noProof/>
                <w:webHidden/>
              </w:rPr>
              <w:fldChar w:fldCharType="end"/>
            </w:r>
          </w:hyperlink>
        </w:p>
        <w:p w:rsidR="0029118D" w:rsidRDefault="0029118D">
          <w:pPr>
            <w:pStyle w:val="TDC3"/>
            <w:tabs>
              <w:tab w:val="left" w:pos="1320"/>
              <w:tab w:val="right" w:leader="dot" w:pos="8778"/>
            </w:tabs>
            <w:rPr>
              <w:noProof/>
            </w:rPr>
          </w:pPr>
          <w:hyperlink w:anchor="_Toc417458828" w:history="1">
            <w:r w:rsidRPr="00F85630">
              <w:rPr>
                <w:rStyle w:val="Hipervnculo"/>
                <w:noProof/>
              </w:rPr>
              <w:t>3.4.1.</w:t>
            </w:r>
            <w:r>
              <w:rPr>
                <w:noProof/>
              </w:rPr>
              <w:tab/>
            </w:r>
            <w:r w:rsidRPr="00F85630">
              <w:rPr>
                <w:rStyle w:val="Hipervnculo"/>
                <w:noProof/>
              </w:rPr>
              <w:t>Servidor</w:t>
            </w:r>
            <w:r>
              <w:rPr>
                <w:noProof/>
                <w:webHidden/>
              </w:rPr>
              <w:tab/>
            </w:r>
            <w:r>
              <w:rPr>
                <w:noProof/>
                <w:webHidden/>
              </w:rPr>
              <w:fldChar w:fldCharType="begin"/>
            </w:r>
            <w:r>
              <w:rPr>
                <w:noProof/>
                <w:webHidden/>
              </w:rPr>
              <w:instrText xml:space="preserve"> PAGEREF _Toc417458828 \h </w:instrText>
            </w:r>
            <w:r>
              <w:rPr>
                <w:noProof/>
                <w:webHidden/>
              </w:rPr>
            </w:r>
            <w:r>
              <w:rPr>
                <w:noProof/>
                <w:webHidden/>
              </w:rPr>
              <w:fldChar w:fldCharType="separate"/>
            </w:r>
            <w:r w:rsidR="005B46E4">
              <w:rPr>
                <w:noProof/>
                <w:webHidden/>
              </w:rPr>
              <w:t>48</w:t>
            </w:r>
            <w:r>
              <w:rPr>
                <w:noProof/>
                <w:webHidden/>
              </w:rPr>
              <w:fldChar w:fldCharType="end"/>
            </w:r>
          </w:hyperlink>
        </w:p>
        <w:p w:rsidR="0029118D" w:rsidRDefault="0029118D">
          <w:pPr>
            <w:pStyle w:val="TDC3"/>
            <w:tabs>
              <w:tab w:val="left" w:pos="1320"/>
              <w:tab w:val="right" w:leader="dot" w:pos="8778"/>
            </w:tabs>
            <w:rPr>
              <w:noProof/>
            </w:rPr>
          </w:pPr>
          <w:hyperlink w:anchor="_Toc417458829" w:history="1">
            <w:r w:rsidRPr="00F85630">
              <w:rPr>
                <w:rStyle w:val="Hipervnculo"/>
                <w:noProof/>
              </w:rPr>
              <w:t>3.4.2.</w:t>
            </w:r>
            <w:r>
              <w:rPr>
                <w:noProof/>
              </w:rPr>
              <w:tab/>
            </w:r>
            <w:r w:rsidRPr="00F85630">
              <w:rPr>
                <w:rStyle w:val="Hipervnculo"/>
                <w:noProof/>
              </w:rPr>
              <w:t>Servidor Dataset DBpedia Local</w:t>
            </w:r>
            <w:r>
              <w:rPr>
                <w:noProof/>
                <w:webHidden/>
              </w:rPr>
              <w:tab/>
            </w:r>
            <w:r>
              <w:rPr>
                <w:noProof/>
                <w:webHidden/>
              </w:rPr>
              <w:fldChar w:fldCharType="begin"/>
            </w:r>
            <w:r>
              <w:rPr>
                <w:noProof/>
                <w:webHidden/>
              </w:rPr>
              <w:instrText xml:space="preserve"> PAGEREF _Toc417458829 \h </w:instrText>
            </w:r>
            <w:r>
              <w:rPr>
                <w:noProof/>
                <w:webHidden/>
              </w:rPr>
            </w:r>
            <w:r>
              <w:rPr>
                <w:noProof/>
                <w:webHidden/>
              </w:rPr>
              <w:fldChar w:fldCharType="separate"/>
            </w:r>
            <w:r w:rsidR="005B46E4">
              <w:rPr>
                <w:noProof/>
                <w:webHidden/>
              </w:rPr>
              <w:t>51</w:t>
            </w:r>
            <w:r>
              <w:rPr>
                <w:noProof/>
                <w:webHidden/>
              </w:rPr>
              <w:fldChar w:fldCharType="end"/>
            </w:r>
          </w:hyperlink>
        </w:p>
        <w:p w:rsidR="0029118D" w:rsidRDefault="0029118D">
          <w:pPr>
            <w:pStyle w:val="TDC3"/>
            <w:tabs>
              <w:tab w:val="left" w:pos="1320"/>
              <w:tab w:val="right" w:leader="dot" w:pos="8778"/>
            </w:tabs>
            <w:rPr>
              <w:noProof/>
            </w:rPr>
          </w:pPr>
          <w:hyperlink w:anchor="_Toc417458830" w:history="1">
            <w:r w:rsidRPr="00F85630">
              <w:rPr>
                <w:rStyle w:val="Hipervnculo"/>
                <w:noProof/>
              </w:rPr>
              <w:t>3.4.3.</w:t>
            </w:r>
            <w:r>
              <w:rPr>
                <w:noProof/>
              </w:rPr>
              <w:tab/>
            </w:r>
            <w:r w:rsidRPr="00F85630">
              <w:rPr>
                <w:rStyle w:val="Hipervnculo"/>
                <w:noProof/>
              </w:rPr>
              <w:t>Cliente web</w:t>
            </w:r>
            <w:r>
              <w:rPr>
                <w:noProof/>
                <w:webHidden/>
              </w:rPr>
              <w:tab/>
            </w:r>
            <w:r>
              <w:rPr>
                <w:noProof/>
                <w:webHidden/>
              </w:rPr>
              <w:fldChar w:fldCharType="begin"/>
            </w:r>
            <w:r>
              <w:rPr>
                <w:noProof/>
                <w:webHidden/>
              </w:rPr>
              <w:instrText xml:space="preserve"> PAGEREF _Toc417458830 \h </w:instrText>
            </w:r>
            <w:r>
              <w:rPr>
                <w:noProof/>
                <w:webHidden/>
              </w:rPr>
            </w:r>
            <w:r>
              <w:rPr>
                <w:noProof/>
                <w:webHidden/>
              </w:rPr>
              <w:fldChar w:fldCharType="separate"/>
            </w:r>
            <w:r w:rsidR="005B46E4">
              <w:rPr>
                <w:noProof/>
                <w:webHidden/>
              </w:rPr>
              <w:t>52</w:t>
            </w:r>
            <w:r>
              <w:rPr>
                <w:noProof/>
                <w:webHidden/>
              </w:rPr>
              <w:fldChar w:fldCharType="end"/>
            </w:r>
          </w:hyperlink>
        </w:p>
        <w:p w:rsidR="0029118D" w:rsidRDefault="0029118D">
          <w:pPr>
            <w:pStyle w:val="TDC3"/>
            <w:tabs>
              <w:tab w:val="left" w:pos="1320"/>
              <w:tab w:val="right" w:leader="dot" w:pos="8778"/>
            </w:tabs>
            <w:rPr>
              <w:noProof/>
            </w:rPr>
          </w:pPr>
          <w:hyperlink w:anchor="_Toc417458831" w:history="1">
            <w:r w:rsidRPr="00F85630">
              <w:rPr>
                <w:rStyle w:val="Hipervnculo"/>
                <w:noProof/>
              </w:rPr>
              <w:t>3.4.4.</w:t>
            </w:r>
            <w:r>
              <w:rPr>
                <w:noProof/>
              </w:rPr>
              <w:tab/>
            </w:r>
            <w:r w:rsidRPr="00F85630">
              <w:rPr>
                <w:rStyle w:val="Hipervnculo"/>
                <w:noProof/>
              </w:rPr>
              <w:t>Resumen de prototipos</w:t>
            </w:r>
            <w:r>
              <w:rPr>
                <w:noProof/>
                <w:webHidden/>
              </w:rPr>
              <w:tab/>
            </w:r>
            <w:r>
              <w:rPr>
                <w:noProof/>
                <w:webHidden/>
              </w:rPr>
              <w:fldChar w:fldCharType="begin"/>
            </w:r>
            <w:r>
              <w:rPr>
                <w:noProof/>
                <w:webHidden/>
              </w:rPr>
              <w:instrText xml:space="preserve"> PAGEREF _Toc417458831 \h </w:instrText>
            </w:r>
            <w:r>
              <w:rPr>
                <w:noProof/>
                <w:webHidden/>
              </w:rPr>
            </w:r>
            <w:r>
              <w:rPr>
                <w:noProof/>
                <w:webHidden/>
              </w:rPr>
              <w:fldChar w:fldCharType="separate"/>
            </w:r>
            <w:r w:rsidR="005B46E4">
              <w:rPr>
                <w:noProof/>
                <w:webHidden/>
              </w:rPr>
              <w:t>59</w:t>
            </w:r>
            <w:r>
              <w:rPr>
                <w:noProof/>
                <w:webHidden/>
              </w:rPr>
              <w:fldChar w:fldCharType="end"/>
            </w:r>
          </w:hyperlink>
        </w:p>
        <w:p w:rsidR="0029118D" w:rsidRDefault="0029118D">
          <w:pPr>
            <w:pStyle w:val="TDC1"/>
            <w:rPr>
              <w:noProof/>
            </w:rPr>
          </w:pPr>
          <w:hyperlink w:anchor="_Toc417458832" w:history="1">
            <w:r w:rsidRPr="00F85630">
              <w:rPr>
                <w:rStyle w:val="Hipervnculo"/>
                <w:noProof/>
              </w:rPr>
              <w:t>CAPITULO 4: VALIDACIÓN Y PRUEBAS</w:t>
            </w:r>
            <w:r>
              <w:rPr>
                <w:noProof/>
                <w:webHidden/>
              </w:rPr>
              <w:tab/>
            </w:r>
            <w:r>
              <w:rPr>
                <w:noProof/>
                <w:webHidden/>
              </w:rPr>
              <w:fldChar w:fldCharType="begin"/>
            </w:r>
            <w:r>
              <w:rPr>
                <w:noProof/>
                <w:webHidden/>
              </w:rPr>
              <w:instrText xml:space="preserve"> PAGEREF _Toc417458832 \h </w:instrText>
            </w:r>
            <w:r>
              <w:rPr>
                <w:noProof/>
                <w:webHidden/>
              </w:rPr>
            </w:r>
            <w:r>
              <w:rPr>
                <w:noProof/>
                <w:webHidden/>
              </w:rPr>
              <w:fldChar w:fldCharType="separate"/>
            </w:r>
            <w:r w:rsidR="005B46E4">
              <w:rPr>
                <w:noProof/>
                <w:webHidden/>
              </w:rPr>
              <w:t>63</w:t>
            </w:r>
            <w:r>
              <w:rPr>
                <w:noProof/>
                <w:webHidden/>
              </w:rPr>
              <w:fldChar w:fldCharType="end"/>
            </w:r>
          </w:hyperlink>
        </w:p>
        <w:p w:rsidR="0029118D" w:rsidRDefault="0029118D">
          <w:pPr>
            <w:pStyle w:val="TDC1"/>
            <w:rPr>
              <w:noProof/>
            </w:rPr>
          </w:pPr>
          <w:hyperlink w:anchor="_Toc417458833" w:history="1">
            <w:r w:rsidRPr="00F85630">
              <w:rPr>
                <w:rStyle w:val="Hipervnculo"/>
                <w:noProof/>
              </w:rPr>
              <w:t>4.</w:t>
            </w:r>
            <w:r>
              <w:rPr>
                <w:noProof/>
              </w:rPr>
              <w:tab/>
            </w:r>
            <w:r w:rsidRPr="00F85630">
              <w:rPr>
                <w:rStyle w:val="Hipervnculo"/>
                <w:noProof/>
              </w:rPr>
              <w:t>Validación de resultados</w:t>
            </w:r>
            <w:r>
              <w:rPr>
                <w:noProof/>
                <w:webHidden/>
              </w:rPr>
              <w:tab/>
            </w:r>
            <w:r>
              <w:rPr>
                <w:noProof/>
                <w:webHidden/>
              </w:rPr>
              <w:fldChar w:fldCharType="begin"/>
            </w:r>
            <w:r>
              <w:rPr>
                <w:noProof/>
                <w:webHidden/>
              </w:rPr>
              <w:instrText xml:space="preserve"> PAGEREF _Toc417458833 \h </w:instrText>
            </w:r>
            <w:r>
              <w:rPr>
                <w:noProof/>
                <w:webHidden/>
              </w:rPr>
            </w:r>
            <w:r>
              <w:rPr>
                <w:noProof/>
                <w:webHidden/>
              </w:rPr>
              <w:fldChar w:fldCharType="separate"/>
            </w:r>
            <w:r w:rsidR="005B46E4">
              <w:rPr>
                <w:noProof/>
                <w:webHidden/>
              </w:rPr>
              <w:t>64</w:t>
            </w:r>
            <w:r>
              <w:rPr>
                <w:noProof/>
                <w:webHidden/>
              </w:rPr>
              <w:fldChar w:fldCharType="end"/>
            </w:r>
          </w:hyperlink>
        </w:p>
        <w:p w:rsidR="0029118D" w:rsidRDefault="0029118D">
          <w:pPr>
            <w:pStyle w:val="TDC3"/>
            <w:tabs>
              <w:tab w:val="left" w:pos="1100"/>
              <w:tab w:val="right" w:leader="dot" w:pos="8778"/>
            </w:tabs>
            <w:rPr>
              <w:noProof/>
            </w:rPr>
          </w:pPr>
          <w:hyperlink w:anchor="_Toc417458834" w:history="1">
            <w:r w:rsidRPr="00F85630">
              <w:rPr>
                <w:rStyle w:val="Hipervnculo"/>
                <w:noProof/>
              </w:rPr>
              <w:t>4.1.</w:t>
            </w:r>
            <w:r>
              <w:rPr>
                <w:noProof/>
              </w:rPr>
              <w:tab/>
            </w:r>
            <w:r w:rsidRPr="00F85630">
              <w:rPr>
                <w:rStyle w:val="Hipervnculo"/>
                <w:noProof/>
              </w:rPr>
              <w:t>Objetivo.</w:t>
            </w:r>
            <w:r>
              <w:rPr>
                <w:noProof/>
                <w:webHidden/>
              </w:rPr>
              <w:tab/>
            </w:r>
            <w:r>
              <w:rPr>
                <w:noProof/>
                <w:webHidden/>
              </w:rPr>
              <w:fldChar w:fldCharType="begin"/>
            </w:r>
            <w:r>
              <w:rPr>
                <w:noProof/>
                <w:webHidden/>
              </w:rPr>
              <w:instrText xml:space="preserve"> PAGEREF _Toc417458834 \h </w:instrText>
            </w:r>
            <w:r>
              <w:rPr>
                <w:noProof/>
                <w:webHidden/>
              </w:rPr>
            </w:r>
            <w:r>
              <w:rPr>
                <w:noProof/>
                <w:webHidden/>
              </w:rPr>
              <w:fldChar w:fldCharType="separate"/>
            </w:r>
            <w:r w:rsidR="005B46E4">
              <w:rPr>
                <w:noProof/>
                <w:webHidden/>
              </w:rPr>
              <w:t>64</w:t>
            </w:r>
            <w:r>
              <w:rPr>
                <w:noProof/>
                <w:webHidden/>
              </w:rPr>
              <w:fldChar w:fldCharType="end"/>
            </w:r>
          </w:hyperlink>
        </w:p>
        <w:p w:rsidR="0029118D" w:rsidRDefault="0029118D">
          <w:pPr>
            <w:pStyle w:val="TDC3"/>
            <w:tabs>
              <w:tab w:val="left" w:pos="1100"/>
              <w:tab w:val="right" w:leader="dot" w:pos="8778"/>
            </w:tabs>
            <w:rPr>
              <w:noProof/>
            </w:rPr>
          </w:pPr>
          <w:hyperlink w:anchor="_Toc417458835" w:history="1">
            <w:r w:rsidRPr="00F85630">
              <w:rPr>
                <w:rStyle w:val="Hipervnculo"/>
                <w:noProof/>
              </w:rPr>
              <w:t>4.2.</w:t>
            </w:r>
            <w:r>
              <w:rPr>
                <w:noProof/>
              </w:rPr>
              <w:tab/>
            </w:r>
            <w:r w:rsidRPr="00F85630">
              <w:rPr>
                <w:rStyle w:val="Hipervnculo"/>
                <w:noProof/>
              </w:rPr>
              <w:t>Contexto.</w:t>
            </w:r>
            <w:r>
              <w:rPr>
                <w:noProof/>
                <w:webHidden/>
              </w:rPr>
              <w:tab/>
            </w:r>
            <w:r>
              <w:rPr>
                <w:noProof/>
                <w:webHidden/>
              </w:rPr>
              <w:fldChar w:fldCharType="begin"/>
            </w:r>
            <w:r>
              <w:rPr>
                <w:noProof/>
                <w:webHidden/>
              </w:rPr>
              <w:instrText xml:space="preserve"> PAGEREF _Toc417458835 \h </w:instrText>
            </w:r>
            <w:r>
              <w:rPr>
                <w:noProof/>
                <w:webHidden/>
              </w:rPr>
            </w:r>
            <w:r>
              <w:rPr>
                <w:noProof/>
                <w:webHidden/>
              </w:rPr>
              <w:fldChar w:fldCharType="separate"/>
            </w:r>
            <w:r w:rsidR="005B46E4">
              <w:rPr>
                <w:noProof/>
                <w:webHidden/>
              </w:rPr>
              <w:t>64</w:t>
            </w:r>
            <w:r>
              <w:rPr>
                <w:noProof/>
                <w:webHidden/>
              </w:rPr>
              <w:fldChar w:fldCharType="end"/>
            </w:r>
          </w:hyperlink>
        </w:p>
        <w:p w:rsidR="0029118D" w:rsidRDefault="0029118D">
          <w:pPr>
            <w:pStyle w:val="TDC3"/>
            <w:tabs>
              <w:tab w:val="left" w:pos="1100"/>
              <w:tab w:val="right" w:leader="dot" w:pos="8778"/>
            </w:tabs>
            <w:rPr>
              <w:noProof/>
            </w:rPr>
          </w:pPr>
          <w:hyperlink w:anchor="_Toc417458836" w:history="1">
            <w:r w:rsidRPr="00F85630">
              <w:rPr>
                <w:rStyle w:val="Hipervnculo"/>
                <w:noProof/>
              </w:rPr>
              <w:t>4.3.</w:t>
            </w:r>
            <w:r>
              <w:rPr>
                <w:noProof/>
              </w:rPr>
              <w:tab/>
            </w:r>
            <w:r w:rsidRPr="00F85630">
              <w:rPr>
                <w:rStyle w:val="Hipervnculo"/>
                <w:noProof/>
              </w:rPr>
              <w:t>Pruebas sobre el abstract de publicación.</w:t>
            </w:r>
            <w:r>
              <w:rPr>
                <w:noProof/>
                <w:webHidden/>
              </w:rPr>
              <w:tab/>
            </w:r>
            <w:r>
              <w:rPr>
                <w:noProof/>
                <w:webHidden/>
              </w:rPr>
              <w:fldChar w:fldCharType="begin"/>
            </w:r>
            <w:r>
              <w:rPr>
                <w:noProof/>
                <w:webHidden/>
              </w:rPr>
              <w:instrText xml:space="preserve"> PAGEREF _Toc417458836 \h </w:instrText>
            </w:r>
            <w:r>
              <w:rPr>
                <w:noProof/>
                <w:webHidden/>
              </w:rPr>
            </w:r>
            <w:r>
              <w:rPr>
                <w:noProof/>
                <w:webHidden/>
              </w:rPr>
              <w:fldChar w:fldCharType="separate"/>
            </w:r>
            <w:r w:rsidR="005B46E4">
              <w:rPr>
                <w:noProof/>
                <w:webHidden/>
              </w:rPr>
              <w:t>64</w:t>
            </w:r>
            <w:r>
              <w:rPr>
                <w:noProof/>
                <w:webHidden/>
              </w:rPr>
              <w:fldChar w:fldCharType="end"/>
            </w:r>
          </w:hyperlink>
        </w:p>
        <w:p w:rsidR="0029118D" w:rsidRDefault="0029118D">
          <w:pPr>
            <w:pStyle w:val="TDC3"/>
            <w:tabs>
              <w:tab w:val="left" w:pos="1320"/>
              <w:tab w:val="right" w:leader="dot" w:pos="8778"/>
            </w:tabs>
            <w:rPr>
              <w:noProof/>
            </w:rPr>
          </w:pPr>
          <w:hyperlink w:anchor="_Toc417458837" w:history="1">
            <w:r w:rsidRPr="00F85630">
              <w:rPr>
                <w:rStyle w:val="Hipervnculo"/>
                <w:noProof/>
              </w:rPr>
              <w:t>4.3.1.</w:t>
            </w:r>
            <w:r>
              <w:rPr>
                <w:noProof/>
              </w:rPr>
              <w:tab/>
            </w:r>
            <w:r w:rsidRPr="00F85630">
              <w:rPr>
                <w:rStyle w:val="Hipervnculo"/>
                <w:noProof/>
              </w:rPr>
              <w:t>Descripción de publicaciones.</w:t>
            </w:r>
            <w:r>
              <w:rPr>
                <w:noProof/>
                <w:webHidden/>
              </w:rPr>
              <w:tab/>
            </w:r>
            <w:r>
              <w:rPr>
                <w:noProof/>
                <w:webHidden/>
              </w:rPr>
              <w:fldChar w:fldCharType="begin"/>
            </w:r>
            <w:r>
              <w:rPr>
                <w:noProof/>
                <w:webHidden/>
              </w:rPr>
              <w:instrText xml:space="preserve"> PAGEREF _Toc417458837 \h </w:instrText>
            </w:r>
            <w:r>
              <w:rPr>
                <w:noProof/>
                <w:webHidden/>
              </w:rPr>
            </w:r>
            <w:r>
              <w:rPr>
                <w:noProof/>
                <w:webHidden/>
              </w:rPr>
              <w:fldChar w:fldCharType="separate"/>
            </w:r>
            <w:r w:rsidR="005B46E4">
              <w:rPr>
                <w:noProof/>
                <w:webHidden/>
              </w:rPr>
              <w:t>64</w:t>
            </w:r>
            <w:r>
              <w:rPr>
                <w:noProof/>
                <w:webHidden/>
              </w:rPr>
              <w:fldChar w:fldCharType="end"/>
            </w:r>
          </w:hyperlink>
        </w:p>
        <w:p w:rsidR="0029118D" w:rsidRDefault="0029118D">
          <w:pPr>
            <w:pStyle w:val="TDC3"/>
            <w:tabs>
              <w:tab w:val="left" w:pos="1320"/>
              <w:tab w:val="right" w:leader="dot" w:pos="8778"/>
            </w:tabs>
            <w:rPr>
              <w:noProof/>
            </w:rPr>
          </w:pPr>
          <w:hyperlink w:anchor="_Toc417458838" w:history="1">
            <w:r w:rsidRPr="00F85630">
              <w:rPr>
                <w:rStyle w:val="Hipervnculo"/>
                <w:noProof/>
              </w:rPr>
              <w:t>4.3.2.</w:t>
            </w:r>
            <w:r>
              <w:rPr>
                <w:noProof/>
              </w:rPr>
              <w:tab/>
            </w:r>
            <w:r w:rsidRPr="00F85630">
              <w:rPr>
                <w:rStyle w:val="Hipervnculo"/>
                <w:noProof/>
              </w:rPr>
              <w:t>Resultados de los servicios web</w:t>
            </w:r>
            <w:r>
              <w:rPr>
                <w:noProof/>
                <w:webHidden/>
              </w:rPr>
              <w:tab/>
            </w:r>
            <w:r>
              <w:rPr>
                <w:noProof/>
                <w:webHidden/>
              </w:rPr>
              <w:fldChar w:fldCharType="begin"/>
            </w:r>
            <w:r>
              <w:rPr>
                <w:noProof/>
                <w:webHidden/>
              </w:rPr>
              <w:instrText xml:space="preserve"> PAGEREF _Toc417458838 \h </w:instrText>
            </w:r>
            <w:r>
              <w:rPr>
                <w:noProof/>
                <w:webHidden/>
              </w:rPr>
            </w:r>
            <w:r>
              <w:rPr>
                <w:noProof/>
                <w:webHidden/>
              </w:rPr>
              <w:fldChar w:fldCharType="separate"/>
            </w:r>
            <w:r w:rsidR="005B46E4">
              <w:rPr>
                <w:noProof/>
                <w:webHidden/>
              </w:rPr>
              <w:t>65</w:t>
            </w:r>
            <w:r>
              <w:rPr>
                <w:noProof/>
                <w:webHidden/>
              </w:rPr>
              <w:fldChar w:fldCharType="end"/>
            </w:r>
          </w:hyperlink>
        </w:p>
        <w:p w:rsidR="0029118D" w:rsidRDefault="0029118D">
          <w:pPr>
            <w:pStyle w:val="TDC3"/>
            <w:tabs>
              <w:tab w:val="left" w:pos="1320"/>
              <w:tab w:val="right" w:leader="dot" w:pos="8778"/>
            </w:tabs>
            <w:rPr>
              <w:noProof/>
            </w:rPr>
          </w:pPr>
          <w:hyperlink w:anchor="_Toc417458839" w:history="1">
            <w:r w:rsidRPr="00F85630">
              <w:rPr>
                <w:rStyle w:val="Hipervnculo"/>
                <w:noProof/>
              </w:rPr>
              <w:t>4.3.3.</w:t>
            </w:r>
            <w:r>
              <w:rPr>
                <w:noProof/>
              </w:rPr>
              <w:tab/>
            </w:r>
            <w:r w:rsidRPr="00F85630">
              <w:rPr>
                <w:rStyle w:val="Hipervnculo"/>
                <w:noProof/>
              </w:rPr>
              <w:t>Comparación y enriquecimientos de datos</w:t>
            </w:r>
            <w:r>
              <w:rPr>
                <w:noProof/>
                <w:webHidden/>
              </w:rPr>
              <w:tab/>
            </w:r>
            <w:r>
              <w:rPr>
                <w:noProof/>
                <w:webHidden/>
              </w:rPr>
              <w:fldChar w:fldCharType="begin"/>
            </w:r>
            <w:r>
              <w:rPr>
                <w:noProof/>
                <w:webHidden/>
              </w:rPr>
              <w:instrText xml:space="preserve"> PAGEREF _Toc417458839 \h </w:instrText>
            </w:r>
            <w:r>
              <w:rPr>
                <w:noProof/>
                <w:webHidden/>
              </w:rPr>
            </w:r>
            <w:r>
              <w:rPr>
                <w:noProof/>
                <w:webHidden/>
              </w:rPr>
              <w:fldChar w:fldCharType="separate"/>
            </w:r>
            <w:r w:rsidR="005B46E4">
              <w:rPr>
                <w:noProof/>
                <w:webHidden/>
              </w:rPr>
              <w:t>66</w:t>
            </w:r>
            <w:r>
              <w:rPr>
                <w:noProof/>
                <w:webHidden/>
              </w:rPr>
              <w:fldChar w:fldCharType="end"/>
            </w:r>
          </w:hyperlink>
        </w:p>
        <w:p w:rsidR="0029118D" w:rsidRDefault="0029118D">
          <w:pPr>
            <w:pStyle w:val="TDC3"/>
            <w:tabs>
              <w:tab w:val="left" w:pos="1100"/>
              <w:tab w:val="right" w:leader="dot" w:pos="8778"/>
            </w:tabs>
            <w:rPr>
              <w:noProof/>
            </w:rPr>
          </w:pPr>
          <w:hyperlink w:anchor="_Toc417458840" w:history="1">
            <w:r w:rsidRPr="00F85630">
              <w:rPr>
                <w:rStyle w:val="Hipervnculo"/>
                <w:noProof/>
              </w:rPr>
              <w:t>4.4.</w:t>
            </w:r>
            <w:r>
              <w:rPr>
                <w:noProof/>
              </w:rPr>
              <w:tab/>
            </w:r>
            <w:r w:rsidRPr="00F85630">
              <w:rPr>
                <w:rStyle w:val="Hipervnculo"/>
                <w:noProof/>
              </w:rPr>
              <w:t>Pruebas en base a los contenido del proyecto SMARTLAND</w:t>
            </w:r>
            <w:r>
              <w:rPr>
                <w:noProof/>
                <w:webHidden/>
              </w:rPr>
              <w:tab/>
            </w:r>
            <w:r>
              <w:rPr>
                <w:noProof/>
                <w:webHidden/>
              </w:rPr>
              <w:fldChar w:fldCharType="begin"/>
            </w:r>
            <w:r>
              <w:rPr>
                <w:noProof/>
                <w:webHidden/>
              </w:rPr>
              <w:instrText xml:space="preserve"> PAGEREF _Toc417458840 \h </w:instrText>
            </w:r>
            <w:r>
              <w:rPr>
                <w:noProof/>
                <w:webHidden/>
              </w:rPr>
            </w:r>
            <w:r>
              <w:rPr>
                <w:noProof/>
                <w:webHidden/>
              </w:rPr>
              <w:fldChar w:fldCharType="separate"/>
            </w:r>
            <w:r w:rsidR="005B46E4">
              <w:rPr>
                <w:noProof/>
                <w:webHidden/>
              </w:rPr>
              <w:t>67</w:t>
            </w:r>
            <w:r>
              <w:rPr>
                <w:noProof/>
                <w:webHidden/>
              </w:rPr>
              <w:fldChar w:fldCharType="end"/>
            </w:r>
          </w:hyperlink>
        </w:p>
        <w:p w:rsidR="0029118D" w:rsidRDefault="0029118D">
          <w:pPr>
            <w:pStyle w:val="TDC3"/>
            <w:tabs>
              <w:tab w:val="left" w:pos="1320"/>
              <w:tab w:val="right" w:leader="dot" w:pos="8778"/>
            </w:tabs>
            <w:rPr>
              <w:noProof/>
            </w:rPr>
          </w:pPr>
          <w:hyperlink w:anchor="_Toc417458841" w:history="1">
            <w:r w:rsidRPr="00F85630">
              <w:rPr>
                <w:rStyle w:val="Hipervnculo"/>
                <w:noProof/>
              </w:rPr>
              <w:t>4.4.1.</w:t>
            </w:r>
            <w:r>
              <w:rPr>
                <w:noProof/>
              </w:rPr>
              <w:tab/>
            </w:r>
            <w:r w:rsidRPr="00F85630">
              <w:rPr>
                <w:rStyle w:val="Hipervnculo"/>
                <w:noProof/>
              </w:rPr>
              <w:t>Datos del proyecto</w:t>
            </w:r>
            <w:r>
              <w:rPr>
                <w:noProof/>
                <w:webHidden/>
              </w:rPr>
              <w:tab/>
            </w:r>
            <w:r>
              <w:rPr>
                <w:noProof/>
                <w:webHidden/>
              </w:rPr>
              <w:fldChar w:fldCharType="begin"/>
            </w:r>
            <w:r>
              <w:rPr>
                <w:noProof/>
                <w:webHidden/>
              </w:rPr>
              <w:instrText xml:space="preserve"> PAGEREF _Toc417458841 \h </w:instrText>
            </w:r>
            <w:r>
              <w:rPr>
                <w:noProof/>
                <w:webHidden/>
              </w:rPr>
            </w:r>
            <w:r>
              <w:rPr>
                <w:noProof/>
                <w:webHidden/>
              </w:rPr>
              <w:fldChar w:fldCharType="separate"/>
            </w:r>
            <w:r w:rsidR="005B46E4">
              <w:rPr>
                <w:noProof/>
                <w:webHidden/>
              </w:rPr>
              <w:t>67</w:t>
            </w:r>
            <w:r>
              <w:rPr>
                <w:noProof/>
                <w:webHidden/>
              </w:rPr>
              <w:fldChar w:fldCharType="end"/>
            </w:r>
          </w:hyperlink>
        </w:p>
        <w:p w:rsidR="0029118D" w:rsidRDefault="0029118D">
          <w:pPr>
            <w:pStyle w:val="TDC3"/>
            <w:tabs>
              <w:tab w:val="left" w:pos="1320"/>
              <w:tab w:val="right" w:leader="dot" w:pos="8778"/>
            </w:tabs>
            <w:rPr>
              <w:noProof/>
            </w:rPr>
          </w:pPr>
          <w:hyperlink w:anchor="_Toc417458842" w:history="1">
            <w:r w:rsidRPr="00F85630">
              <w:rPr>
                <w:rStyle w:val="Hipervnculo"/>
                <w:noProof/>
              </w:rPr>
              <w:t>4.4.2.</w:t>
            </w:r>
            <w:r>
              <w:rPr>
                <w:noProof/>
              </w:rPr>
              <w:tab/>
            </w:r>
            <w:r w:rsidRPr="00F85630">
              <w:rPr>
                <w:rStyle w:val="Hipervnculo"/>
                <w:noProof/>
              </w:rPr>
              <w:t>Contabilización de Resultados.</w:t>
            </w:r>
            <w:r>
              <w:rPr>
                <w:noProof/>
                <w:webHidden/>
              </w:rPr>
              <w:tab/>
            </w:r>
            <w:r>
              <w:rPr>
                <w:noProof/>
                <w:webHidden/>
              </w:rPr>
              <w:fldChar w:fldCharType="begin"/>
            </w:r>
            <w:r>
              <w:rPr>
                <w:noProof/>
                <w:webHidden/>
              </w:rPr>
              <w:instrText xml:space="preserve"> PAGEREF _Toc417458842 \h </w:instrText>
            </w:r>
            <w:r>
              <w:rPr>
                <w:noProof/>
                <w:webHidden/>
              </w:rPr>
            </w:r>
            <w:r>
              <w:rPr>
                <w:noProof/>
                <w:webHidden/>
              </w:rPr>
              <w:fldChar w:fldCharType="separate"/>
            </w:r>
            <w:r w:rsidR="005B46E4">
              <w:rPr>
                <w:noProof/>
                <w:webHidden/>
              </w:rPr>
              <w:t>68</w:t>
            </w:r>
            <w:r>
              <w:rPr>
                <w:noProof/>
                <w:webHidden/>
              </w:rPr>
              <w:fldChar w:fldCharType="end"/>
            </w:r>
          </w:hyperlink>
        </w:p>
        <w:p w:rsidR="0029118D" w:rsidRDefault="0029118D">
          <w:pPr>
            <w:pStyle w:val="TDC3"/>
            <w:tabs>
              <w:tab w:val="left" w:pos="1320"/>
              <w:tab w:val="right" w:leader="dot" w:pos="8778"/>
            </w:tabs>
            <w:rPr>
              <w:noProof/>
            </w:rPr>
          </w:pPr>
          <w:hyperlink w:anchor="_Toc417458843" w:history="1">
            <w:r w:rsidRPr="00F85630">
              <w:rPr>
                <w:rStyle w:val="Hipervnculo"/>
                <w:noProof/>
              </w:rPr>
              <w:t>4.4.3.</w:t>
            </w:r>
            <w:r>
              <w:rPr>
                <w:noProof/>
              </w:rPr>
              <w:tab/>
            </w:r>
            <w:r w:rsidRPr="00F85630">
              <w:rPr>
                <w:rStyle w:val="Hipervnculo"/>
                <w:noProof/>
              </w:rPr>
              <w:t>Comparación y enriquecimiento de datos.</w:t>
            </w:r>
            <w:r>
              <w:rPr>
                <w:noProof/>
                <w:webHidden/>
              </w:rPr>
              <w:tab/>
            </w:r>
            <w:r>
              <w:rPr>
                <w:noProof/>
                <w:webHidden/>
              </w:rPr>
              <w:fldChar w:fldCharType="begin"/>
            </w:r>
            <w:r>
              <w:rPr>
                <w:noProof/>
                <w:webHidden/>
              </w:rPr>
              <w:instrText xml:space="preserve"> PAGEREF _Toc417458843 \h </w:instrText>
            </w:r>
            <w:r>
              <w:rPr>
                <w:noProof/>
                <w:webHidden/>
              </w:rPr>
            </w:r>
            <w:r>
              <w:rPr>
                <w:noProof/>
                <w:webHidden/>
              </w:rPr>
              <w:fldChar w:fldCharType="separate"/>
            </w:r>
            <w:r w:rsidR="005B46E4">
              <w:rPr>
                <w:noProof/>
                <w:webHidden/>
              </w:rPr>
              <w:t>69</w:t>
            </w:r>
            <w:r>
              <w:rPr>
                <w:noProof/>
                <w:webHidden/>
              </w:rPr>
              <w:fldChar w:fldCharType="end"/>
            </w:r>
          </w:hyperlink>
        </w:p>
        <w:p w:rsidR="0029118D" w:rsidRDefault="0029118D">
          <w:pPr>
            <w:pStyle w:val="TDC1"/>
            <w:rPr>
              <w:noProof/>
            </w:rPr>
          </w:pPr>
          <w:hyperlink w:anchor="_Toc417458844" w:history="1">
            <w:r w:rsidRPr="00F85630">
              <w:rPr>
                <w:rStyle w:val="Hipervnculo"/>
                <w:noProof/>
              </w:rPr>
              <w:t>5.</w:t>
            </w:r>
            <w:r>
              <w:rPr>
                <w:noProof/>
              </w:rPr>
              <w:tab/>
            </w:r>
            <w:r w:rsidRPr="00F85630">
              <w:rPr>
                <w:rStyle w:val="Hipervnculo"/>
                <w:noProof/>
              </w:rPr>
              <w:t>Pruebas funcionales</w:t>
            </w:r>
            <w:r>
              <w:rPr>
                <w:noProof/>
                <w:webHidden/>
              </w:rPr>
              <w:tab/>
            </w:r>
            <w:r>
              <w:rPr>
                <w:noProof/>
                <w:webHidden/>
              </w:rPr>
              <w:fldChar w:fldCharType="begin"/>
            </w:r>
            <w:r>
              <w:rPr>
                <w:noProof/>
                <w:webHidden/>
              </w:rPr>
              <w:instrText xml:space="preserve"> PAGEREF _Toc417458844 \h </w:instrText>
            </w:r>
            <w:r>
              <w:rPr>
                <w:noProof/>
                <w:webHidden/>
              </w:rPr>
            </w:r>
            <w:r>
              <w:rPr>
                <w:noProof/>
                <w:webHidden/>
              </w:rPr>
              <w:fldChar w:fldCharType="separate"/>
            </w:r>
            <w:r w:rsidR="005B46E4">
              <w:rPr>
                <w:noProof/>
                <w:webHidden/>
              </w:rPr>
              <w:t>72</w:t>
            </w:r>
            <w:r>
              <w:rPr>
                <w:noProof/>
                <w:webHidden/>
              </w:rPr>
              <w:fldChar w:fldCharType="end"/>
            </w:r>
          </w:hyperlink>
        </w:p>
        <w:p w:rsidR="0029118D" w:rsidRDefault="0029118D">
          <w:pPr>
            <w:pStyle w:val="TDC3"/>
            <w:tabs>
              <w:tab w:val="left" w:pos="1100"/>
              <w:tab w:val="right" w:leader="dot" w:pos="8778"/>
            </w:tabs>
            <w:rPr>
              <w:noProof/>
            </w:rPr>
          </w:pPr>
          <w:hyperlink w:anchor="_Toc417458845" w:history="1">
            <w:r w:rsidRPr="00F85630">
              <w:rPr>
                <w:rStyle w:val="Hipervnculo"/>
                <w:noProof/>
              </w:rPr>
              <w:t>5.1.</w:t>
            </w:r>
            <w:r>
              <w:rPr>
                <w:noProof/>
              </w:rPr>
              <w:tab/>
            </w:r>
            <w:r w:rsidRPr="00F85630">
              <w:rPr>
                <w:rStyle w:val="Hipervnculo"/>
                <w:noProof/>
              </w:rPr>
              <w:t>Objetivo</w:t>
            </w:r>
            <w:r>
              <w:rPr>
                <w:noProof/>
                <w:webHidden/>
              </w:rPr>
              <w:tab/>
            </w:r>
            <w:r>
              <w:rPr>
                <w:noProof/>
                <w:webHidden/>
              </w:rPr>
              <w:fldChar w:fldCharType="begin"/>
            </w:r>
            <w:r>
              <w:rPr>
                <w:noProof/>
                <w:webHidden/>
              </w:rPr>
              <w:instrText xml:space="preserve"> PAGEREF _Toc417458845 \h </w:instrText>
            </w:r>
            <w:r>
              <w:rPr>
                <w:noProof/>
                <w:webHidden/>
              </w:rPr>
            </w:r>
            <w:r>
              <w:rPr>
                <w:noProof/>
                <w:webHidden/>
              </w:rPr>
              <w:fldChar w:fldCharType="separate"/>
            </w:r>
            <w:r w:rsidR="005B46E4">
              <w:rPr>
                <w:noProof/>
                <w:webHidden/>
              </w:rPr>
              <w:t>72</w:t>
            </w:r>
            <w:r>
              <w:rPr>
                <w:noProof/>
                <w:webHidden/>
              </w:rPr>
              <w:fldChar w:fldCharType="end"/>
            </w:r>
          </w:hyperlink>
        </w:p>
        <w:p w:rsidR="0029118D" w:rsidRDefault="0029118D">
          <w:pPr>
            <w:pStyle w:val="TDC3"/>
            <w:tabs>
              <w:tab w:val="left" w:pos="1100"/>
              <w:tab w:val="right" w:leader="dot" w:pos="8778"/>
            </w:tabs>
            <w:rPr>
              <w:noProof/>
            </w:rPr>
          </w:pPr>
          <w:hyperlink w:anchor="_Toc417458846" w:history="1">
            <w:r w:rsidRPr="00F85630">
              <w:rPr>
                <w:rStyle w:val="Hipervnculo"/>
                <w:noProof/>
              </w:rPr>
              <w:t>5.2.</w:t>
            </w:r>
            <w:r>
              <w:rPr>
                <w:noProof/>
              </w:rPr>
              <w:tab/>
            </w:r>
            <w:r w:rsidRPr="00F85630">
              <w:rPr>
                <w:rStyle w:val="Hipervnculo"/>
                <w:noProof/>
              </w:rPr>
              <w:t>Escenario</w:t>
            </w:r>
            <w:r>
              <w:rPr>
                <w:noProof/>
                <w:webHidden/>
              </w:rPr>
              <w:tab/>
            </w:r>
            <w:r>
              <w:rPr>
                <w:noProof/>
                <w:webHidden/>
              </w:rPr>
              <w:fldChar w:fldCharType="begin"/>
            </w:r>
            <w:r>
              <w:rPr>
                <w:noProof/>
                <w:webHidden/>
              </w:rPr>
              <w:instrText xml:space="preserve"> PAGEREF _Toc417458846 \h </w:instrText>
            </w:r>
            <w:r>
              <w:rPr>
                <w:noProof/>
                <w:webHidden/>
              </w:rPr>
            </w:r>
            <w:r>
              <w:rPr>
                <w:noProof/>
                <w:webHidden/>
              </w:rPr>
              <w:fldChar w:fldCharType="separate"/>
            </w:r>
            <w:r w:rsidR="005B46E4">
              <w:rPr>
                <w:noProof/>
                <w:webHidden/>
              </w:rPr>
              <w:t>73</w:t>
            </w:r>
            <w:r>
              <w:rPr>
                <w:noProof/>
                <w:webHidden/>
              </w:rPr>
              <w:fldChar w:fldCharType="end"/>
            </w:r>
          </w:hyperlink>
        </w:p>
        <w:p w:rsidR="0029118D" w:rsidRDefault="0029118D">
          <w:pPr>
            <w:pStyle w:val="TDC3"/>
            <w:tabs>
              <w:tab w:val="left" w:pos="1100"/>
              <w:tab w:val="right" w:leader="dot" w:pos="8778"/>
            </w:tabs>
            <w:rPr>
              <w:noProof/>
            </w:rPr>
          </w:pPr>
          <w:hyperlink w:anchor="_Toc417458847" w:history="1">
            <w:r w:rsidRPr="00F85630">
              <w:rPr>
                <w:rStyle w:val="Hipervnculo"/>
                <w:noProof/>
              </w:rPr>
              <w:t>5.3.</w:t>
            </w:r>
            <w:r>
              <w:rPr>
                <w:noProof/>
              </w:rPr>
              <w:tab/>
            </w:r>
            <w:r w:rsidRPr="00F85630">
              <w:rPr>
                <w:rStyle w:val="Hipervnculo"/>
                <w:noProof/>
              </w:rPr>
              <w:t>Pruebas sobre el servicio web de Segmentación en Sentencias</w:t>
            </w:r>
            <w:r>
              <w:rPr>
                <w:noProof/>
                <w:webHidden/>
              </w:rPr>
              <w:tab/>
            </w:r>
            <w:r>
              <w:rPr>
                <w:noProof/>
                <w:webHidden/>
              </w:rPr>
              <w:fldChar w:fldCharType="begin"/>
            </w:r>
            <w:r>
              <w:rPr>
                <w:noProof/>
                <w:webHidden/>
              </w:rPr>
              <w:instrText xml:space="preserve"> PAGEREF _Toc417458847 \h </w:instrText>
            </w:r>
            <w:r>
              <w:rPr>
                <w:noProof/>
                <w:webHidden/>
              </w:rPr>
            </w:r>
            <w:r>
              <w:rPr>
                <w:noProof/>
                <w:webHidden/>
              </w:rPr>
              <w:fldChar w:fldCharType="separate"/>
            </w:r>
            <w:r w:rsidR="005B46E4">
              <w:rPr>
                <w:noProof/>
                <w:webHidden/>
              </w:rPr>
              <w:t>73</w:t>
            </w:r>
            <w:r>
              <w:rPr>
                <w:noProof/>
                <w:webHidden/>
              </w:rPr>
              <w:fldChar w:fldCharType="end"/>
            </w:r>
          </w:hyperlink>
        </w:p>
        <w:p w:rsidR="0029118D" w:rsidRDefault="0029118D">
          <w:pPr>
            <w:pStyle w:val="TDC3"/>
            <w:tabs>
              <w:tab w:val="left" w:pos="1100"/>
              <w:tab w:val="right" w:leader="dot" w:pos="8778"/>
            </w:tabs>
            <w:rPr>
              <w:noProof/>
            </w:rPr>
          </w:pPr>
          <w:hyperlink w:anchor="_Toc417458848" w:history="1">
            <w:r w:rsidRPr="00F85630">
              <w:rPr>
                <w:rStyle w:val="Hipervnculo"/>
                <w:noProof/>
              </w:rPr>
              <w:t>5.4.</w:t>
            </w:r>
            <w:r>
              <w:rPr>
                <w:noProof/>
              </w:rPr>
              <w:tab/>
            </w:r>
            <w:r w:rsidRPr="00F85630">
              <w:rPr>
                <w:rStyle w:val="Hipervnculo"/>
                <w:noProof/>
              </w:rPr>
              <w:t>Prueba sobre el servicio web de Tokenización</w:t>
            </w:r>
            <w:r>
              <w:rPr>
                <w:noProof/>
                <w:webHidden/>
              </w:rPr>
              <w:tab/>
            </w:r>
            <w:r>
              <w:rPr>
                <w:noProof/>
                <w:webHidden/>
              </w:rPr>
              <w:fldChar w:fldCharType="begin"/>
            </w:r>
            <w:r>
              <w:rPr>
                <w:noProof/>
                <w:webHidden/>
              </w:rPr>
              <w:instrText xml:space="preserve"> PAGEREF _Toc417458848 \h </w:instrText>
            </w:r>
            <w:r>
              <w:rPr>
                <w:noProof/>
                <w:webHidden/>
              </w:rPr>
            </w:r>
            <w:r>
              <w:rPr>
                <w:noProof/>
                <w:webHidden/>
              </w:rPr>
              <w:fldChar w:fldCharType="separate"/>
            </w:r>
            <w:r w:rsidR="005B46E4">
              <w:rPr>
                <w:noProof/>
                <w:webHidden/>
              </w:rPr>
              <w:t>74</w:t>
            </w:r>
            <w:r>
              <w:rPr>
                <w:noProof/>
                <w:webHidden/>
              </w:rPr>
              <w:fldChar w:fldCharType="end"/>
            </w:r>
          </w:hyperlink>
        </w:p>
        <w:p w:rsidR="0029118D" w:rsidRDefault="0029118D">
          <w:pPr>
            <w:pStyle w:val="TDC3"/>
            <w:tabs>
              <w:tab w:val="left" w:pos="1100"/>
              <w:tab w:val="right" w:leader="dot" w:pos="8778"/>
            </w:tabs>
            <w:rPr>
              <w:noProof/>
            </w:rPr>
          </w:pPr>
          <w:hyperlink w:anchor="_Toc417458849" w:history="1">
            <w:r w:rsidRPr="00F85630">
              <w:rPr>
                <w:rStyle w:val="Hipervnculo"/>
                <w:noProof/>
              </w:rPr>
              <w:t>5.5.</w:t>
            </w:r>
            <w:r>
              <w:rPr>
                <w:noProof/>
              </w:rPr>
              <w:tab/>
            </w:r>
            <w:r w:rsidRPr="00F85630">
              <w:rPr>
                <w:rStyle w:val="Hipervnculo"/>
                <w:rFonts w:eastAsia="DejaVu Sans"/>
                <w:noProof/>
              </w:rPr>
              <w:t>Servicio web de Etiquetado</w:t>
            </w:r>
            <w:r>
              <w:rPr>
                <w:noProof/>
                <w:webHidden/>
              </w:rPr>
              <w:tab/>
            </w:r>
            <w:r>
              <w:rPr>
                <w:noProof/>
                <w:webHidden/>
              </w:rPr>
              <w:fldChar w:fldCharType="begin"/>
            </w:r>
            <w:r>
              <w:rPr>
                <w:noProof/>
                <w:webHidden/>
              </w:rPr>
              <w:instrText xml:space="preserve"> PAGEREF _Toc417458849 \h </w:instrText>
            </w:r>
            <w:r>
              <w:rPr>
                <w:noProof/>
                <w:webHidden/>
              </w:rPr>
            </w:r>
            <w:r>
              <w:rPr>
                <w:noProof/>
                <w:webHidden/>
              </w:rPr>
              <w:fldChar w:fldCharType="separate"/>
            </w:r>
            <w:r w:rsidR="005B46E4">
              <w:rPr>
                <w:noProof/>
                <w:webHidden/>
              </w:rPr>
              <w:t>74</w:t>
            </w:r>
            <w:r>
              <w:rPr>
                <w:noProof/>
                <w:webHidden/>
              </w:rPr>
              <w:fldChar w:fldCharType="end"/>
            </w:r>
          </w:hyperlink>
        </w:p>
        <w:p w:rsidR="0029118D" w:rsidRDefault="0029118D">
          <w:pPr>
            <w:pStyle w:val="TDC3"/>
            <w:tabs>
              <w:tab w:val="left" w:pos="1100"/>
              <w:tab w:val="right" w:leader="dot" w:pos="8778"/>
            </w:tabs>
            <w:rPr>
              <w:noProof/>
            </w:rPr>
          </w:pPr>
          <w:hyperlink w:anchor="_Toc417458850" w:history="1">
            <w:r w:rsidRPr="00F85630">
              <w:rPr>
                <w:rStyle w:val="Hipervnculo"/>
                <w:noProof/>
              </w:rPr>
              <w:t>5.6.</w:t>
            </w:r>
            <w:r>
              <w:rPr>
                <w:noProof/>
              </w:rPr>
              <w:tab/>
            </w:r>
            <w:r w:rsidRPr="00F85630">
              <w:rPr>
                <w:rStyle w:val="Hipervnculo"/>
                <w:rFonts w:eastAsia="DejaVu Sans"/>
                <w:noProof/>
              </w:rPr>
              <w:t>Servicio web de Extracción</w:t>
            </w:r>
            <w:r>
              <w:rPr>
                <w:noProof/>
                <w:webHidden/>
              </w:rPr>
              <w:tab/>
            </w:r>
            <w:r>
              <w:rPr>
                <w:noProof/>
                <w:webHidden/>
              </w:rPr>
              <w:fldChar w:fldCharType="begin"/>
            </w:r>
            <w:r>
              <w:rPr>
                <w:noProof/>
                <w:webHidden/>
              </w:rPr>
              <w:instrText xml:space="preserve"> PAGEREF _Toc417458850 \h </w:instrText>
            </w:r>
            <w:r>
              <w:rPr>
                <w:noProof/>
                <w:webHidden/>
              </w:rPr>
            </w:r>
            <w:r>
              <w:rPr>
                <w:noProof/>
                <w:webHidden/>
              </w:rPr>
              <w:fldChar w:fldCharType="separate"/>
            </w:r>
            <w:r w:rsidR="005B46E4">
              <w:rPr>
                <w:noProof/>
                <w:webHidden/>
              </w:rPr>
              <w:t>75</w:t>
            </w:r>
            <w:r>
              <w:rPr>
                <w:noProof/>
                <w:webHidden/>
              </w:rPr>
              <w:fldChar w:fldCharType="end"/>
            </w:r>
          </w:hyperlink>
        </w:p>
        <w:p w:rsidR="0029118D" w:rsidRDefault="0029118D">
          <w:pPr>
            <w:pStyle w:val="TDC3"/>
            <w:tabs>
              <w:tab w:val="left" w:pos="1100"/>
              <w:tab w:val="right" w:leader="dot" w:pos="8778"/>
            </w:tabs>
            <w:rPr>
              <w:noProof/>
            </w:rPr>
          </w:pPr>
          <w:hyperlink w:anchor="_Toc417458851" w:history="1">
            <w:r w:rsidRPr="00F85630">
              <w:rPr>
                <w:rStyle w:val="Hipervnculo"/>
                <w:noProof/>
              </w:rPr>
              <w:t>5.7.</w:t>
            </w:r>
            <w:r>
              <w:rPr>
                <w:noProof/>
              </w:rPr>
              <w:tab/>
            </w:r>
            <w:r w:rsidRPr="00F85630">
              <w:rPr>
                <w:rStyle w:val="Hipervnculo"/>
                <w:rFonts w:eastAsia="DejaVu Sans"/>
                <w:noProof/>
              </w:rPr>
              <w:t>Servicio web de Desambiguación y Enlace</w:t>
            </w:r>
            <w:r>
              <w:rPr>
                <w:noProof/>
                <w:webHidden/>
              </w:rPr>
              <w:tab/>
            </w:r>
            <w:r>
              <w:rPr>
                <w:noProof/>
                <w:webHidden/>
              </w:rPr>
              <w:fldChar w:fldCharType="begin"/>
            </w:r>
            <w:r>
              <w:rPr>
                <w:noProof/>
                <w:webHidden/>
              </w:rPr>
              <w:instrText xml:space="preserve"> PAGEREF _Toc417458851 \h </w:instrText>
            </w:r>
            <w:r>
              <w:rPr>
                <w:noProof/>
                <w:webHidden/>
              </w:rPr>
            </w:r>
            <w:r>
              <w:rPr>
                <w:noProof/>
                <w:webHidden/>
              </w:rPr>
              <w:fldChar w:fldCharType="separate"/>
            </w:r>
            <w:r w:rsidR="005B46E4">
              <w:rPr>
                <w:noProof/>
                <w:webHidden/>
              </w:rPr>
              <w:t>76</w:t>
            </w:r>
            <w:r>
              <w:rPr>
                <w:noProof/>
                <w:webHidden/>
              </w:rPr>
              <w:fldChar w:fldCharType="end"/>
            </w:r>
          </w:hyperlink>
        </w:p>
        <w:p w:rsidR="0029118D" w:rsidRDefault="0029118D">
          <w:pPr>
            <w:pStyle w:val="TDC1"/>
            <w:rPr>
              <w:noProof/>
            </w:rPr>
          </w:pPr>
          <w:hyperlink w:anchor="_Toc417458852" w:history="1">
            <w:r w:rsidRPr="00F85630">
              <w:rPr>
                <w:rStyle w:val="Hipervnculo"/>
                <w:rFonts w:cs="Arial"/>
                <w:noProof/>
              </w:rPr>
              <w:t>DISCUSIÓN</w:t>
            </w:r>
            <w:r>
              <w:rPr>
                <w:noProof/>
                <w:webHidden/>
              </w:rPr>
              <w:tab/>
            </w:r>
            <w:r>
              <w:rPr>
                <w:noProof/>
                <w:webHidden/>
              </w:rPr>
              <w:fldChar w:fldCharType="begin"/>
            </w:r>
            <w:r>
              <w:rPr>
                <w:noProof/>
                <w:webHidden/>
              </w:rPr>
              <w:instrText xml:space="preserve"> PAGEREF _Toc417458852 \h </w:instrText>
            </w:r>
            <w:r>
              <w:rPr>
                <w:noProof/>
                <w:webHidden/>
              </w:rPr>
            </w:r>
            <w:r>
              <w:rPr>
                <w:noProof/>
                <w:webHidden/>
              </w:rPr>
              <w:fldChar w:fldCharType="separate"/>
            </w:r>
            <w:r w:rsidR="005B46E4">
              <w:rPr>
                <w:noProof/>
                <w:webHidden/>
              </w:rPr>
              <w:t>77</w:t>
            </w:r>
            <w:r>
              <w:rPr>
                <w:noProof/>
                <w:webHidden/>
              </w:rPr>
              <w:fldChar w:fldCharType="end"/>
            </w:r>
          </w:hyperlink>
        </w:p>
        <w:p w:rsidR="0029118D" w:rsidRDefault="0029118D">
          <w:pPr>
            <w:pStyle w:val="TDC1"/>
            <w:rPr>
              <w:noProof/>
            </w:rPr>
          </w:pPr>
          <w:hyperlink w:anchor="_Toc417458853" w:history="1">
            <w:r w:rsidRPr="00F85630">
              <w:rPr>
                <w:rStyle w:val="Hipervnculo"/>
                <w:rFonts w:cs="Arial"/>
                <w:noProof/>
              </w:rPr>
              <w:t>CONCLUSIONES</w:t>
            </w:r>
            <w:r>
              <w:rPr>
                <w:noProof/>
                <w:webHidden/>
              </w:rPr>
              <w:tab/>
            </w:r>
            <w:r>
              <w:rPr>
                <w:noProof/>
                <w:webHidden/>
              </w:rPr>
              <w:fldChar w:fldCharType="begin"/>
            </w:r>
            <w:r>
              <w:rPr>
                <w:noProof/>
                <w:webHidden/>
              </w:rPr>
              <w:instrText xml:space="preserve"> PAGEREF _Toc417458853 \h </w:instrText>
            </w:r>
            <w:r>
              <w:rPr>
                <w:noProof/>
                <w:webHidden/>
              </w:rPr>
            </w:r>
            <w:r>
              <w:rPr>
                <w:noProof/>
                <w:webHidden/>
              </w:rPr>
              <w:fldChar w:fldCharType="separate"/>
            </w:r>
            <w:r w:rsidR="005B46E4">
              <w:rPr>
                <w:noProof/>
                <w:webHidden/>
              </w:rPr>
              <w:t>79</w:t>
            </w:r>
            <w:r>
              <w:rPr>
                <w:noProof/>
                <w:webHidden/>
              </w:rPr>
              <w:fldChar w:fldCharType="end"/>
            </w:r>
          </w:hyperlink>
        </w:p>
        <w:p w:rsidR="0029118D" w:rsidRDefault="0029118D">
          <w:pPr>
            <w:pStyle w:val="TDC1"/>
            <w:rPr>
              <w:noProof/>
            </w:rPr>
          </w:pPr>
          <w:hyperlink w:anchor="_Toc417458854" w:history="1">
            <w:r w:rsidRPr="00F85630">
              <w:rPr>
                <w:rStyle w:val="Hipervnculo"/>
                <w:rFonts w:cs="Arial"/>
                <w:noProof/>
              </w:rPr>
              <w:t>RECOMENDACIONES</w:t>
            </w:r>
            <w:r>
              <w:rPr>
                <w:noProof/>
                <w:webHidden/>
              </w:rPr>
              <w:tab/>
            </w:r>
            <w:r>
              <w:rPr>
                <w:noProof/>
                <w:webHidden/>
              </w:rPr>
              <w:fldChar w:fldCharType="begin"/>
            </w:r>
            <w:r>
              <w:rPr>
                <w:noProof/>
                <w:webHidden/>
              </w:rPr>
              <w:instrText xml:space="preserve"> PAGEREF _Toc417458854 \h </w:instrText>
            </w:r>
            <w:r>
              <w:rPr>
                <w:noProof/>
                <w:webHidden/>
              </w:rPr>
            </w:r>
            <w:r>
              <w:rPr>
                <w:noProof/>
                <w:webHidden/>
              </w:rPr>
              <w:fldChar w:fldCharType="separate"/>
            </w:r>
            <w:r w:rsidR="005B46E4">
              <w:rPr>
                <w:noProof/>
                <w:webHidden/>
              </w:rPr>
              <w:t>80</w:t>
            </w:r>
            <w:r>
              <w:rPr>
                <w:noProof/>
                <w:webHidden/>
              </w:rPr>
              <w:fldChar w:fldCharType="end"/>
            </w:r>
          </w:hyperlink>
        </w:p>
        <w:p w:rsidR="0029118D" w:rsidRDefault="0029118D">
          <w:pPr>
            <w:pStyle w:val="TDC1"/>
            <w:rPr>
              <w:noProof/>
            </w:rPr>
          </w:pPr>
          <w:hyperlink w:anchor="_Toc417458855" w:history="1">
            <w:r w:rsidRPr="00F85630">
              <w:rPr>
                <w:rStyle w:val="Hipervnculo"/>
                <w:noProof/>
                <w:lang w:val="es-ES"/>
              </w:rPr>
              <w:t>Bibliografía</w:t>
            </w:r>
            <w:r>
              <w:rPr>
                <w:noProof/>
                <w:webHidden/>
              </w:rPr>
              <w:tab/>
            </w:r>
            <w:r>
              <w:rPr>
                <w:noProof/>
                <w:webHidden/>
              </w:rPr>
              <w:fldChar w:fldCharType="begin"/>
            </w:r>
            <w:r>
              <w:rPr>
                <w:noProof/>
                <w:webHidden/>
              </w:rPr>
              <w:instrText xml:space="preserve"> PAGEREF _Toc417458855 \h </w:instrText>
            </w:r>
            <w:r>
              <w:rPr>
                <w:noProof/>
                <w:webHidden/>
              </w:rPr>
            </w:r>
            <w:r>
              <w:rPr>
                <w:noProof/>
                <w:webHidden/>
              </w:rPr>
              <w:fldChar w:fldCharType="separate"/>
            </w:r>
            <w:r w:rsidR="005B46E4">
              <w:rPr>
                <w:noProof/>
                <w:webHidden/>
              </w:rPr>
              <w:t>81</w:t>
            </w:r>
            <w:r>
              <w:rPr>
                <w:noProof/>
                <w:webHidden/>
              </w:rPr>
              <w:fldChar w:fldCharType="end"/>
            </w:r>
          </w:hyperlink>
        </w:p>
        <w:p w:rsidR="0029118D" w:rsidRDefault="0029118D">
          <w:pPr>
            <w:pStyle w:val="TDC1"/>
            <w:rPr>
              <w:noProof/>
            </w:rPr>
          </w:pPr>
          <w:hyperlink w:anchor="_Toc417458856" w:history="1">
            <w:r w:rsidRPr="00F85630">
              <w:rPr>
                <w:rStyle w:val="Hipervnculo"/>
                <w:rFonts w:cs="Arial"/>
                <w:noProof/>
              </w:rPr>
              <w:t>Anexos</w:t>
            </w:r>
            <w:r>
              <w:rPr>
                <w:noProof/>
                <w:webHidden/>
              </w:rPr>
              <w:tab/>
            </w:r>
            <w:r>
              <w:rPr>
                <w:noProof/>
                <w:webHidden/>
              </w:rPr>
              <w:fldChar w:fldCharType="begin"/>
            </w:r>
            <w:r>
              <w:rPr>
                <w:noProof/>
                <w:webHidden/>
              </w:rPr>
              <w:instrText xml:space="preserve"> PAGEREF _Toc417458856 \h </w:instrText>
            </w:r>
            <w:r>
              <w:rPr>
                <w:noProof/>
                <w:webHidden/>
              </w:rPr>
            </w:r>
            <w:r>
              <w:rPr>
                <w:noProof/>
                <w:webHidden/>
              </w:rPr>
              <w:fldChar w:fldCharType="separate"/>
            </w:r>
            <w:r w:rsidR="005B46E4">
              <w:rPr>
                <w:noProof/>
                <w:webHidden/>
              </w:rPr>
              <w:t>84</w:t>
            </w:r>
            <w:r>
              <w:rPr>
                <w:noProof/>
                <w:webHidden/>
              </w:rPr>
              <w:fldChar w:fldCharType="end"/>
            </w:r>
          </w:hyperlink>
        </w:p>
        <w:p w:rsidR="0029118D" w:rsidRDefault="0029118D">
          <w:pPr>
            <w:pStyle w:val="TDC1"/>
            <w:rPr>
              <w:noProof/>
            </w:rPr>
          </w:pPr>
          <w:hyperlink w:anchor="_Toc417458857" w:history="1">
            <w:r w:rsidRPr="00F85630">
              <w:rPr>
                <w:rStyle w:val="Hipervnculo"/>
                <w:noProof/>
              </w:rPr>
              <w:t>1.</w:t>
            </w:r>
            <w:r>
              <w:rPr>
                <w:noProof/>
              </w:rPr>
              <w:tab/>
            </w:r>
            <w:r w:rsidRPr="00F85630">
              <w:rPr>
                <w:rStyle w:val="Hipervnculo"/>
                <w:noProof/>
              </w:rPr>
              <w:t>Anexo 1: Especificación de Requerimientos de Software (ERS)</w:t>
            </w:r>
            <w:r>
              <w:rPr>
                <w:noProof/>
                <w:webHidden/>
              </w:rPr>
              <w:tab/>
            </w:r>
            <w:r>
              <w:rPr>
                <w:noProof/>
                <w:webHidden/>
              </w:rPr>
              <w:fldChar w:fldCharType="begin"/>
            </w:r>
            <w:r>
              <w:rPr>
                <w:noProof/>
                <w:webHidden/>
              </w:rPr>
              <w:instrText xml:space="preserve"> PAGEREF _Toc417458857 \h </w:instrText>
            </w:r>
            <w:r>
              <w:rPr>
                <w:noProof/>
                <w:webHidden/>
              </w:rPr>
            </w:r>
            <w:r>
              <w:rPr>
                <w:noProof/>
                <w:webHidden/>
              </w:rPr>
              <w:fldChar w:fldCharType="separate"/>
            </w:r>
            <w:r w:rsidR="005B46E4">
              <w:rPr>
                <w:noProof/>
                <w:webHidden/>
              </w:rPr>
              <w:t>85</w:t>
            </w:r>
            <w:r>
              <w:rPr>
                <w:noProof/>
                <w:webHidden/>
              </w:rPr>
              <w:fldChar w:fldCharType="end"/>
            </w:r>
          </w:hyperlink>
        </w:p>
        <w:p w:rsidR="0029118D" w:rsidRDefault="0029118D">
          <w:pPr>
            <w:pStyle w:val="TDC1"/>
            <w:rPr>
              <w:noProof/>
            </w:rPr>
          </w:pPr>
          <w:hyperlink w:anchor="_Toc417458858" w:history="1">
            <w:r w:rsidRPr="00F85630">
              <w:rPr>
                <w:rStyle w:val="Hipervnculo"/>
                <w:noProof/>
              </w:rPr>
              <w:t>2.</w:t>
            </w:r>
            <w:r>
              <w:rPr>
                <w:noProof/>
              </w:rPr>
              <w:tab/>
            </w:r>
            <w:r w:rsidRPr="00F85630">
              <w:rPr>
                <w:rStyle w:val="Hipervnculo"/>
                <w:noProof/>
              </w:rPr>
              <w:t>Anexo 2: Especificación de Caso de Uso (ECS) - Tokenización en Sentencias</w:t>
            </w:r>
            <w:r>
              <w:rPr>
                <w:noProof/>
                <w:webHidden/>
              </w:rPr>
              <w:tab/>
            </w:r>
            <w:r>
              <w:rPr>
                <w:noProof/>
                <w:webHidden/>
              </w:rPr>
              <w:fldChar w:fldCharType="begin"/>
            </w:r>
            <w:r>
              <w:rPr>
                <w:noProof/>
                <w:webHidden/>
              </w:rPr>
              <w:instrText xml:space="preserve"> PAGEREF _Toc417458858 \h </w:instrText>
            </w:r>
            <w:r>
              <w:rPr>
                <w:noProof/>
                <w:webHidden/>
              </w:rPr>
            </w:r>
            <w:r>
              <w:rPr>
                <w:noProof/>
                <w:webHidden/>
              </w:rPr>
              <w:fldChar w:fldCharType="separate"/>
            </w:r>
            <w:r w:rsidR="005B46E4">
              <w:rPr>
                <w:noProof/>
                <w:webHidden/>
              </w:rPr>
              <w:t>93</w:t>
            </w:r>
            <w:r>
              <w:rPr>
                <w:noProof/>
                <w:webHidden/>
              </w:rPr>
              <w:fldChar w:fldCharType="end"/>
            </w:r>
          </w:hyperlink>
        </w:p>
        <w:p w:rsidR="0029118D" w:rsidRDefault="0029118D">
          <w:pPr>
            <w:pStyle w:val="TDC1"/>
            <w:rPr>
              <w:noProof/>
            </w:rPr>
          </w:pPr>
          <w:hyperlink w:anchor="_Toc417458859" w:history="1">
            <w:r w:rsidRPr="00F85630">
              <w:rPr>
                <w:rStyle w:val="Hipervnculo"/>
                <w:noProof/>
              </w:rPr>
              <w:t>3.</w:t>
            </w:r>
            <w:r>
              <w:rPr>
                <w:noProof/>
              </w:rPr>
              <w:tab/>
            </w:r>
            <w:r w:rsidRPr="00F85630">
              <w:rPr>
                <w:rStyle w:val="Hipervnculo"/>
                <w:noProof/>
              </w:rPr>
              <w:t>Anexo 3: Especificación de Caso de Uso (ECS) - Tokenización en Palabras</w:t>
            </w:r>
            <w:r>
              <w:rPr>
                <w:noProof/>
                <w:webHidden/>
              </w:rPr>
              <w:tab/>
            </w:r>
            <w:r>
              <w:rPr>
                <w:noProof/>
                <w:webHidden/>
              </w:rPr>
              <w:fldChar w:fldCharType="begin"/>
            </w:r>
            <w:r>
              <w:rPr>
                <w:noProof/>
                <w:webHidden/>
              </w:rPr>
              <w:instrText xml:space="preserve"> PAGEREF _Toc417458859 \h </w:instrText>
            </w:r>
            <w:r>
              <w:rPr>
                <w:noProof/>
                <w:webHidden/>
              </w:rPr>
            </w:r>
            <w:r>
              <w:rPr>
                <w:noProof/>
                <w:webHidden/>
              </w:rPr>
              <w:fldChar w:fldCharType="separate"/>
            </w:r>
            <w:r w:rsidR="005B46E4">
              <w:rPr>
                <w:noProof/>
                <w:webHidden/>
              </w:rPr>
              <w:t>96</w:t>
            </w:r>
            <w:r>
              <w:rPr>
                <w:noProof/>
                <w:webHidden/>
              </w:rPr>
              <w:fldChar w:fldCharType="end"/>
            </w:r>
          </w:hyperlink>
        </w:p>
        <w:p w:rsidR="0029118D" w:rsidRDefault="0029118D">
          <w:pPr>
            <w:pStyle w:val="TDC1"/>
            <w:rPr>
              <w:noProof/>
            </w:rPr>
          </w:pPr>
          <w:hyperlink w:anchor="_Toc417458860" w:history="1">
            <w:r w:rsidRPr="00F85630">
              <w:rPr>
                <w:rStyle w:val="Hipervnculo"/>
                <w:noProof/>
              </w:rPr>
              <w:t>4.</w:t>
            </w:r>
            <w:r>
              <w:rPr>
                <w:noProof/>
              </w:rPr>
              <w:tab/>
            </w:r>
            <w:r w:rsidRPr="00F85630">
              <w:rPr>
                <w:rStyle w:val="Hipervnculo"/>
                <w:noProof/>
              </w:rPr>
              <w:t>Anexo 4: Especificación de Caso de Uso (ECS) - Etiquetado</w:t>
            </w:r>
            <w:r>
              <w:rPr>
                <w:noProof/>
                <w:webHidden/>
              </w:rPr>
              <w:tab/>
            </w:r>
            <w:r>
              <w:rPr>
                <w:noProof/>
                <w:webHidden/>
              </w:rPr>
              <w:fldChar w:fldCharType="begin"/>
            </w:r>
            <w:r>
              <w:rPr>
                <w:noProof/>
                <w:webHidden/>
              </w:rPr>
              <w:instrText xml:space="preserve"> PAGEREF _Toc417458860 \h </w:instrText>
            </w:r>
            <w:r>
              <w:rPr>
                <w:noProof/>
                <w:webHidden/>
              </w:rPr>
            </w:r>
            <w:r>
              <w:rPr>
                <w:noProof/>
                <w:webHidden/>
              </w:rPr>
              <w:fldChar w:fldCharType="separate"/>
            </w:r>
            <w:r w:rsidR="005B46E4">
              <w:rPr>
                <w:noProof/>
                <w:webHidden/>
              </w:rPr>
              <w:t>99</w:t>
            </w:r>
            <w:r>
              <w:rPr>
                <w:noProof/>
                <w:webHidden/>
              </w:rPr>
              <w:fldChar w:fldCharType="end"/>
            </w:r>
          </w:hyperlink>
        </w:p>
        <w:p w:rsidR="0029118D" w:rsidRDefault="0029118D">
          <w:pPr>
            <w:pStyle w:val="TDC1"/>
            <w:rPr>
              <w:noProof/>
            </w:rPr>
          </w:pPr>
          <w:hyperlink w:anchor="_Toc417458861" w:history="1">
            <w:r w:rsidRPr="00F85630">
              <w:rPr>
                <w:rStyle w:val="Hipervnculo"/>
                <w:noProof/>
              </w:rPr>
              <w:t>5.</w:t>
            </w:r>
            <w:r>
              <w:rPr>
                <w:noProof/>
              </w:rPr>
              <w:tab/>
            </w:r>
            <w:r w:rsidRPr="00F85630">
              <w:rPr>
                <w:rStyle w:val="Hipervnculo"/>
                <w:noProof/>
              </w:rPr>
              <w:t>Anexo 5: Especificación de Caso de Uso (ECS) - Extracción de Entidades</w:t>
            </w:r>
            <w:r>
              <w:rPr>
                <w:noProof/>
                <w:webHidden/>
              </w:rPr>
              <w:tab/>
            </w:r>
            <w:r>
              <w:rPr>
                <w:noProof/>
                <w:webHidden/>
              </w:rPr>
              <w:fldChar w:fldCharType="begin"/>
            </w:r>
            <w:r>
              <w:rPr>
                <w:noProof/>
                <w:webHidden/>
              </w:rPr>
              <w:instrText xml:space="preserve"> PAGEREF _Toc417458861 \h </w:instrText>
            </w:r>
            <w:r>
              <w:rPr>
                <w:noProof/>
                <w:webHidden/>
              </w:rPr>
            </w:r>
            <w:r>
              <w:rPr>
                <w:noProof/>
                <w:webHidden/>
              </w:rPr>
              <w:fldChar w:fldCharType="separate"/>
            </w:r>
            <w:r w:rsidR="005B46E4">
              <w:rPr>
                <w:noProof/>
                <w:webHidden/>
              </w:rPr>
              <w:t>102</w:t>
            </w:r>
            <w:r>
              <w:rPr>
                <w:noProof/>
                <w:webHidden/>
              </w:rPr>
              <w:fldChar w:fldCharType="end"/>
            </w:r>
          </w:hyperlink>
        </w:p>
        <w:p w:rsidR="0029118D" w:rsidRDefault="0029118D">
          <w:pPr>
            <w:pStyle w:val="TDC1"/>
            <w:rPr>
              <w:noProof/>
            </w:rPr>
          </w:pPr>
          <w:hyperlink w:anchor="_Toc417458862" w:history="1">
            <w:r w:rsidRPr="00F85630">
              <w:rPr>
                <w:rStyle w:val="Hipervnculo"/>
                <w:noProof/>
              </w:rPr>
              <w:t>6.</w:t>
            </w:r>
            <w:r>
              <w:rPr>
                <w:noProof/>
              </w:rPr>
              <w:tab/>
            </w:r>
            <w:r w:rsidRPr="00F85630">
              <w:rPr>
                <w:rStyle w:val="Hipervnculo"/>
                <w:noProof/>
              </w:rPr>
              <w:t>Anexo 6: Especificación de Caso de Uso (ECS) - Desambiguación y Enlace</w:t>
            </w:r>
            <w:r>
              <w:rPr>
                <w:noProof/>
                <w:webHidden/>
              </w:rPr>
              <w:tab/>
            </w:r>
            <w:r>
              <w:rPr>
                <w:noProof/>
                <w:webHidden/>
              </w:rPr>
              <w:fldChar w:fldCharType="begin"/>
            </w:r>
            <w:r>
              <w:rPr>
                <w:noProof/>
                <w:webHidden/>
              </w:rPr>
              <w:instrText xml:space="preserve"> PAGEREF _Toc417458862 \h </w:instrText>
            </w:r>
            <w:r>
              <w:rPr>
                <w:noProof/>
                <w:webHidden/>
              </w:rPr>
            </w:r>
            <w:r>
              <w:rPr>
                <w:noProof/>
                <w:webHidden/>
              </w:rPr>
              <w:fldChar w:fldCharType="separate"/>
            </w:r>
            <w:r w:rsidR="005B46E4">
              <w:rPr>
                <w:noProof/>
                <w:webHidden/>
              </w:rPr>
              <w:t>105</w:t>
            </w:r>
            <w:r>
              <w:rPr>
                <w:noProof/>
                <w:webHidden/>
              </w:rPr>
              <w:fldChar w:fldCharType="end"/>
            </w:r>
          </w:hyperlink>
        </w:p>
        <w:p w:rsidR="0029118D" w:rsidRDefault="0029118D">
          <w:pPr>
            <w:pStyle w:val="TDC1"/>
            <w:rPr>
              <w:noProof/>
            </w:rPr>
          </w:pPr>
          <w:hyperlink w:anchor="_Toc417458863" w:history="1">
            <w:r w:rsidRPr="00F85630">
              <w:rPr>
                <w:rStyle w:val="Hipervnculo"/>
                <w:noProof/>
              </w:rPr>
              <w:t>7.</w:t>
            </w:r>
            <w:r>
              <w:rPr>
                <w:noProof/>
              </w:rPr>
              <w:tab/>
            </w:r>
            <w:r w:rsidRPr="00F85630">
              <w:rPr>
                <w:rStyle w:val="Hipervnculo"/>
                <w:noProof/>
              </w:rPr>
              <w:t xml:space="preserve">Anexo 7: </w:t>
            </w:r>
            <w:r w:rsidRPr="00F85630">
              <w:rPr>
                <w:rStyle w:val="Hipervnculo"/>
                <w:rFonts w:eastAsia="DejaVu Sans"/>
                <w:noProof/>
              </w:rPr>
              <w:t>Pseudocódigo del algoritmo de Lesk encontrado en (Satanjeev, 2002)</w:t>
            </w:r>
            <w:r>
              <w:rPr>
                <w:noProof/>
                <w:webHidden/>
              </w:rPr>
              <w:tab/>
            </w:r>
            <w:r>
              <w:rPr>
                <w:noProof/>
                <w:webHidden/>
              </w:rPr>
              <w:fldChar w:fldCharType="begin"/>
            </w:r>
            <w:r>
              <w:rPr>
                <w:noProof/>
                <w:webHidden/>
              </w:rPr>
              <w:instrText xml:space="preserve"> PAGEREF _Toc417458863 \h </w:instrText>
            </w:r>
            <w:r>
              <w:rPr>
                <w:noProof/>
                <w:webHidden/>
              </w:rPr>
            </w:r>
            <w:r>
              <w:rPr>
                <w:noProof/>
                <w:webHidden/>
              </w:rPr>
              <w:fldChar w:fldCharType="separate"/>
            </w:r>
            <w:r w:rsidR="005B46E4">
              <w:rPr>
                <w:noProof/>
                <w:webHidden/>
              </w:rPr>
              <w:t>109</w:t>
            </w:r>
            <w:r>
              <w:rPr>
                <w:noProof/>
                <w:webHidden/>
              </w:rPr>
              <w:fldChar w:fldCharType="end"/>
            </w:r>
          </w:hyperlink>
        </w:p>
        <w:p w:rsidR="0029118D" w:rsidRDefault="0029118D">
          <w:pPr>
            <w:pStyle w:val="TDC1"/>
            <w:rPr>
              <w:noProof/>
            </w:rPr>
          </w:pPr>
          <w:hyperlink w:anchor="_Toc417458864" w:history="1">
            <w:r w:rsidRPr="00F85630">
              <w:rPr>
                <w:rStyle w:val="Hipervnculo"/>
                <w:noProof/>
              </w:rPr>
              <w:t>8.</w:t>
            </w:r>
            <w:r>
              <w:rPr>
                <w:noProof/>
              </w:rPr>
              <w:tab/>
            </w:r>
            <w:r w:rsidRPr="00F85630">
              <w:rPr>
                <w:rStyle w:val="Hipervnculo"/>
                <w:noProof/>
              </w:rPr>
              <w:t xml:space="preserve">Anexo 8: </w:t>
            </w:r>
            <w:r w:rsidRPr="00F85630">
              <w:rPr>
                <w:rStyle w:val="Hipervnculo"/>
                <w:rFonts w:eastAsia="DejaVu Sans"/>
                <w:noProof/>
              </w:rPr>
              <w:t>Pseudocódigo del algoritmo de Lesk encontrado en (Satanjeev, 2002)</w:t>
            </w:r>
            <w:r>
              <w:rPr>
                <w:noProof/>
                <w:webHidden/>
              </w:rPr>
              <w:tab/>
            </w:r>
            <w:r>
              <w:rPr>
                <w:noProof/>
                <w:webHidden/>
              </w:rPr>
              <w:fldChar w:fldCharType="begin"/>
            </w:r>
            <w:r>
              <w:rPr>
                <w:noProof/>
                <w:webHidden/>
              </w:rPr>
              <w:instrText xml:space="preserve"> PAGEREF _Toc417458864 \h </w:instrText>
            </w:r>
            <w:r>
              <w:rPr>
                <w:noProof/>
                <w:webHidden/>
              </w:rPr>
            </w:r>
            <w:r>
              <w:rPr>
                <w:noProof/>
                <w:webHidden/>
              </w:rPr>
              <w:fldChar w:fldCharType="separate"/>
            </w:r>
            <w:r w:rsidR="005B46E4">
              <w:rPr>
                <w:noProof/>
                <w:webHidden/>
              </w:rPr>
              <w:t>110</w:t>
            </w:r>
            <w:r>
              <w:rPr>
                <w:noProof/>
                <w:webHidden/>
              </w:rPr>
              <w:fldChar w:fldCharType="end"/>
            </w:r>
          </w:hyperlink>
        </w:p>
        <w:p w:rsidR="0029118D" w:rsidRDefault="0029118D">
          <w:pPr>
            <w:pStyle w:val="TDC1"/>
            <w:rPr>
              <w:noProof/>
            </w:rPr>
          </w:pPr>
          <w:hyperlink w:anchor="_Toc417458865" w:history="1">
            <w:r w:rsidRPr="00F85630">
              <w:rPr>
                <w:rStyle w:val="Hipervnculo"/>
                <w:noProof/>
              </w:rPr>
              <w:t>9.</w:t>
            </w:r>
            <w:r>
              <w:rPr>
                <w:noProof/>
              </w:rPr>
              <w:tab/>
            </w:r>
            <w:r w:rsidRPr="00F85630">
              <w:rPr>
                <w:rStyle w:val="Hipervnculo"/>
                <w:noProof/>
              </w:rPr>
              <w:t>Anexo 9: Resultado completo de la prueba sobre el artículo: Consuming and producing linked open data: The case of OpenCourseWare</w:t>
            </w:r>
            <w:r>
              <w:rPr>
                <w:noProof/>
                <w:webHidden/>
              </w:rPr>
              <w:tab/>
            </w:r>
            <w:r>
              <w:rPr>
                <w:noProof/>
                <w:webHidden/>
              </w:rPr>
              <w:fldChar w:fldCharType="begin"/>
            </w:r>
            <w:r>
              <w:rPr>
                <w:noProof/>
                <w:webHidden/>
              </w:rPr>
              <w:instrText xml:space="preserve"> PAGEREF _Toc417458865 \h </w:instrText>
            </w:r>
            <w:r>
              <w:rPr>
                <w:noProof/>
                <w:webHidden/>
              </w:rPr>
            </w:r>
            <w:r>
              <w:rPr>
                <w:noProof/>
                <w:webHidden/>
              </w:rPr>
              <w:fldChar w:fldCharType="separate"/>
            </w:r>
            <w:r w:rsidR="005B46E4">
              <w:rPr>
                <w:noProof/>
                <w:webHidden/>
              </w:rPr>
              <w:t>111</w:t>
            </w:r>
            <w:r>
              <w:rPr>
                <w:noProof/>
                <w:webHidden/>
              </w:rPr>
              <w:fldChar w:fldCharType="end"/>
            </w:r>
          </w:hyperlink>
        </w:p>
        <w:p w:rsidR="0029118D" w:rsidRDefault="0029118D">
          <w:pPr>
            <w:pStyle w:val="TDC3"/>
            <w:tabs>
              <w:tab w:val="left" w:pos="1100"/>
              <w:tab w:val="right" w:leader="dot" w:pos="8778"/>
            </w:tabs>
            <w:rPr>
              <w:noProof/>
            </w:rPr>
          </w:pPr>
          <w:hyperlink w:anchor="_Toc417458866" w:history="1">
            <w:r w:rsidRPr="00F85630">
              <w:rPr>
                <w:rStyle w:val="Hipervnculo"/>
                <w:noProof/>
              </w:rPr>
              <w:t>9.1.</w:t>
            </w:r>
            <w:r>
              <w:rPr>
                <w:noProof/>
              </w:rPr>
              <w:tab/>
            </w:r>
            <w:r w:rsidRPr="00F85630">
              <w:rPr>
                <w:rStyle w:val="Hipervnculo"/>
                <w:noProof/>
              </w:rPr>
              <w:t>Sentencias</w:t>
            </w:r>
            <w:r>
              <w:rPr>
                <w:noProof/>
                <w:webHidden/>
              </w:rPr>
              <w:tab/>
            </w:r>
            <w:r>
              <w:rPr>
                <w:noProof/>
                <w:webHidden/>
              </w:rPr>
              <w:fldChar w:fldCharType="begin"/>
            </w:r>
            <w:r>
              <w:rPr>
                <w:noProof/>
                <w:webHidden/>
              </w:rPr>
              <w:instrText xml:space="preserve"> PAGEREF _Toc417458866 \h </w:instrText>
            </w:r>
            <w:r>
              <w:rPr>
                <w:noProof/>
                <w:webHidden/>
              </w:rPr>
            </w:r>
            <w:r>
              <w:rPr>
                <w:noProof/>
                <w:webHidden/>
              </w:rPr>
              <w:fldChar w:fldCharType="separate"/>
            </w:r>
            <w:r w:rsidR="005B46E4">
              <w:rPr>
                <w:noProof/>
                <w:webHidden/>
              </w:rPr>
              <w:t>111</w:t>
            </w:r>
            <w:r>
              <w:rPr>
                <w:noProof/>
                <w:webHidden/>
              </w:rPr>
              <w:fldChar w:fldCharType="end"/>
            </w:r>
          </w:hyperlink>
        </w:p>
        <w:p w:rsidR="0029118D" w:rsidRDefault="0029118D">
          <w:pPr>
            <w:pStyle w:val="TDC3"/>
            <w:tabs>
              <w:tab w:val="left" w:pos="1100"/>
              <w:tab w:val="right" w:leader="dot" w:pos="8778"/>
            </w:tabs>
            <w:rPr>
              <w:noProof/>
            </w:rPr>
          </w:pPr>
          <w:hyperlink w:anchor="_Toc417458867" w:history="1">
            <w:r w:rsidRPr="00F85630">
              <w:rPr>
                <w:rStyle w:val="Hipervnculo"/>
                <w:noProof/>
              </w:rPr>
              <w:t>9.2.</w:t>
            </w:r>
            <w:r>
              <w:rPr>
                <w:noProof/>
              </w:rPr>
              <w:tab/>
            </w:r>
            <w:r w:rsidRPr="00F85630">
              <w:rPr>
                <w:rStyle w:val="Hipervnculo"/>
                <w:rFonts w:eastAsia="Times New Roman"/>
                <w:noProof/>
              </w:rPr>
              <w:t>Tokens y Etiquetado</w:t>
            </w:r>
            <w:r>
              <w:rPr>
                <w:noProof/>
                <w:webHidden/>
              </w:rPr>
              <w:tab/>
            </w:r>
            <w:r>
              <w:rPr>
                <w:noProof/>
                <w:webHidden/>
              </w:rPr>
              <w:fldChar w:fldCharType="begin"/>
            </w:r>
            <w:r>
              <w:rPr>
                <w:noProof/>
                <w:webHidden/>
              </w:rPr>
              <w:instrText xml:space="preserve"> PAGEREF _Toc417458867 \h </w:instrText>
            </w:r>
            <w:r>
              <w:rPr>
                <w:noProof/>
                <w:webHidden/>
              </w:rPr>
            </w:r>
            <w:r>
              <w:rPr>
                <w:noProof/>
                <w:webHidden/>
              </w:rPr>
              <w:fldChar w:fldCharType="separate"/>
            </w:r>
            <w:r w:rsidR="005B46E4">
              <w:rPr>
                <w:noProof/>
                <w:webHidden/>
              </w:rPr>
              <w:t>111</w:t>
            </w:r>
            <w:r>
              <w:rPr>
                <w:noProof/>
                <w:webHidden/>
              </w:rPr>
              <w:fldChar w:fldCharType="end"/>
            </w:r>
          </w:hyperlink>
        </w:p>
        <w:p w:rsidR="0029118D" w:rsidRDefault="0029118D">
          <w:pPr>
            <w:pStyle w:val="TDC3"/>
            <w:tabs>
              <w:tab w:val="left" w:pos="1100"/>
              <w:tab w:val="right" w:leader="dot" w:pos="8778"/>
            </w:tabs>
            <w:rPr>
              <w:noProof/>
            </w:rPr>
          </w:pPr>
          <w:hyperlink w:anchor="_Toc417458868" w:history="1">
            <w:r w:rsidRPr="00F85630">
              <w:rPr>
                <w:rStyle w:val="Hipervnculo"/>
                <w:noProof/>
              </w:rPr>
              <w:t>9.3.</w:t>
            </w:r>
            <w:r>
              <w:rPr>
                <w:noProof/>
              </w:rPr>
              <w:tab/>
            </w:r>
            <w:r w:rsidRPr="00F85630">
              <w:rPr>
                <w:rStyle w:val="Hipervnculo"/>
                <w:rFonts w:eastAsia="Times New Roman"/>
                <w:noProof/>
              </w:rPr>
              <w:t>Extracción</w:t>
            </w:r>
            <w:r>
              <w:rPr>
                <w:noProof/>
                <w:webHidden/>
              </w:rPr>
              <w:tab/>
            </w:r>
            <w:r>
              <w:rPr>
                <w:noProof/>
                <w:webHidden/>
              </w:rPr>
              <w:fldChar w:fldCharType="begin"/>
            </w:r>
            <w:r>
              <w:rPr>
                <w:noProof/>
                <w:webHidden/>
              </w:rPr>
              <w:instrText xml:space="preserve"> PAGEREF _Toc417458868 \h </w:instrText>
            </w:r>
            <w:r>
              <w:rPr>
                <w:noProof/>
                <w:webHidden/>
              </w:rPr>
            </w:r>
            <w:r>
              <w:rPr>
                <w:noProof/>
                <w:webHidden/>
              </w:rPr>
              <w:fldChar w:fldCharType="separate"/>
            </w:r>
            <w:r w:rsidR="005B46E4">
              <w:rPr>
                <w:noProof/>
                <w:webHidden/>
              </w:rPr>
              <w:t>116</w:t>
            </w:r>
            <w:r>
              <w:rPr>
                <w:noProof/>
                <w:webHidden/>
              </w:rPr>
              <w:fldChar w:fldCharType="end"/>
            </w:r>
          </w:hyperlink>
        </w:p>
        <w:p w:rsidR="0029118D" w:rsidRDefault="0029118D">
          <w:pPr>
            <w:pStyle w:val="TDC3"/>
            <w:tabs>
              <w:tab w:val="left" w:pos="1100"/>
              <w:tab w:val="right" w:leader="dot" w:pos="8778"/>
            </w:tabs>
            <w:rPr>
              <w:noProof/>
            </w:rPr>
          </w:pPr>
          <w:hyperlink w:anchor="_Toc417458869" w:history="1">
            <w:r w:rsidRPr="00F85630">
              <w:rPr>
                <w:rStyle w:val="Hipervnculo"/>
                <w:noProof/>
              </w:rPr>
              <w:t>9.4.</w:t>
            </w:r>
            <w:r>
              <w:rPr>
                <w:noProof/>
              </w:rPr>
              <w:tab/>
            </w:r>
            <w:r w:rsidRPr="00F85630">
              <w:rPr>
                <w:rStyle w:val="Hipervnculo"/>
                <w:noProof/>
              </w:rPr>
              <w:t>Desambiguación</w:t>
            </w:r>
            <w:r w:rsidRPr="00F85630">
              <w:rPr>
                <w:rStyle w:val="Hipervnculo"/>
                <w:rFonts w:eastAsia="Times New Roman"/>
                <w:noProof/>
              </w:rPr>
              <w:t xml:space="preserve"> y Enlace</w:t>
            </w:r>
            <w:r>
              <w:rPr>
                <w:noProof/>
                <w:webHidden/>
              </w:rPr>
              <w:tab/>
            </w:r>
            <w:r>
              <w:rPr>
                <w:noProof/>
                <w:webHidden/>
              </w:rPr>
              <w:fldChar w:fldCharType="begin"/>
            </w:r>
            <w:r>
              <w:rPr>
                <w:noProof/>
                <w:webHidden/>
              </w:rPr>
              <w:instrText xml:space="preserve"> PAGEREF _Toc417458869 \h </w:instrText>
            </w:r>
            <w:r>
              <w:rPr>
                <w:noProof/>
                <w:webHidden/>
              </w:rPr>
            </w:r>
            <w:r>
              <w:rPr>
                <w:noProof/>
                <w:webHidden/>
              </w:rPr>
              <w:fldChar w:fldCharType="separate"/>
            </w:r>
            <w:r w:rsidR="005B46E4">
              <w:rPr>
                <w:noProof/>
                <w:webHidden/>
              </w:rPr>
              <w:t>117</w:t>
            </w:r>
            <w:r>
              <w:rPr>
                <w:noProof/>
                <w:webHidden/>
              </w:rPr>
              <w:fldChar w:fldCharType="end"/>
            </w:r>
          </w:hyperlink>
        </w:p>
        <w:p w:rsidR="0029118D" w:rsidRDefault="0029118D">
          <w:pPr>
            <w:pStyle w:val="TDC1"/>
            <w:rPr>
              <w:noProof/>
            </w:rPr>
          </w:pPr>
          <w:hyperlink w:anchor="_Toc417458870" w:history="1">
            <w:r w:rsidRPr="00F85630">
              <w:rPr>
                <w:rStyle w:val="Hipervnculo"/>
                <w:noProof/>
              </w:rPr>
              <w:t>10.</w:t>
            </w:r>
            <w:r>
              <w:rPr>
                <w:noProof/>
              </w:rPr>
              <w:tab/>
            </w:r>
            <w:r w:rsidRPr="00F85630">
              <w:rPr>
                <w:rStyle w:val="Hipervnculo"/>
                <w:noProof/>
              </w:rPr>
              <w:t>Anexo 10:Descrición del Proyecto SMARTLAND</w:t>
            </w:r>
            <w:r>
              <w:rPr>
                <w:noProof/>
                <w:webHidden/>
              </w:rPr>
              <w:tab/>
            </w:r>
            <w:r>
              <w:rPr>
                <w:noProof/>
                <w:webHidden/>
              </w:rPr>
              <w:fldChar w:fldCharType="begin"/>
            </w:r>
            <w:r>
              <w:rPr>
                <w:noProof/>
                <w:webHidden/>
              </w:rPr>
              <w:instrText xml:space="preserve"> PAGEREF _Toc417458870 \h </w:instrText>
            </w:r>
            <w:r>
              <w:rPr>
                <w:noProof/>
                <w:webHidden/>
              </w:rPr>
            </w:r>
            <w:r>
              <w:rPr>
                <w:noProof/>
                <w:webHidden/>
              </w:rPr>
              <w:fldChar w:fldCharType="separate"/>
            </w:r>
            <w:r w:rsidR="005B46E4">
              <w:rPr>
                <w:noProof/>
                <w:webHidden/>
              </w:rPr>
              <w:t>118</w:t>
            </w:r>
            <w:r>
              <w:rPr>
                <w:noProof/>
                <w:webHidden/>
              </w:rPr>
              <w:fldChar w:fldCharType="end"/>
            </w:r>
          </w:hyperlink>
        </w:p>
        <w:p w:rsidR="0029118D" w:rsidRDefault="0029118D">
          <w:pPr>
            <w:pStyle w:val="TDC3"/>
            <w:tabs>
              <w:tab w:val="left" w:pos="1320"/>
              <w:tab w:val="right" w:leader="dot" w:pos="8778"/>
            </w:tabs>
            <w:rPr>
              <w:noProof/>
            </w:rPr>
          </w:pPr>
          <w:hyperlink w:anchor="_Toc417458871" w:history="1">
            <w:r w:rsidRPr="00F85630">
              <w:rPr>
                <w:rStyle w:val="Hipervnculo"/>
                <w:noProof/>
              </w:rPr>
              <w:t>10.1.</w:t>
            </w:r>
            <w:r>
              <w:rPr>
                <w:noProof/>
              </w:rPr>
              <w:tab/>
            </w:r>
            <w:r w:rsidRPr="00F85630">
              <w:rPr>
                <w:rStyle w:val="Hipervnculo"/>
                <w:rFonts w:eastAsia="Times New Roman"/>
                <w:noProof/>
              </w:rPr>
              <w:t>Sentencias</w:t>
            </w:r>
            <w:r>
              <w:rPr>
                <w:noProof/>
                <w:webHidden/>
              </w:rPr>
              <w:tab/>
            </w:r>
            <w:r>
              <w:rPr>
                <w:noProof/>
                <w:webHidden/>
              </w:rPr>
              <w:fldChar w:fldCharType="begin"/>
            </w:r>
            <w:r>
              <w:rPr>
                <w:noProof/>
                <w:webHidden/>
              </w:rPr>
              <w:instrText xml:space="preserve"> PAGEREF _Toc417458871 \h </w:instrText>
            </w:r>
            <w:r>
              <w:rPr>
                <w:noProof/>
                <w:webHidden/>
              </w:rPr>
            </w:r>
            <w:r>
              <w:rPr>
                <w:noProof/>
                <w:webHidden/>
              </w:rPr>
              <w:fldChar w:fldCharType="separate"/>
            </w:r>
            <w:r w:rsidR="005B46E4">
              <w:rPr>
                <w:noProof/>
                <w:webHidden/>
              </w:rPr>
              <w:t>118</w:t>
            </w:r>
            <w:r>
              <w:rPr>
                <w:noProof/>
                <w:webHidden/>
              </w:rPr>
              <w:fldChar w:fldCharType="end"/>
            </w:r>
          </w:hyperlink>
        </w:p>
        <w:p w:rsidR="0029118D" w:rsidRDefault="0029118D">
          <w:pPr>
            <w:pStyle w:val="TDC3"/>
            <w:tabs>
              <w:tab w:val="left" w:pos="1320"/>
              <w:tab w:val="right" w:leader="dot" w:pos="8778"/>
            </w:tabs>
            <w:rPr>
              <w:noProof/>
            </w:rPr>
          </w:pPr>
          <w:hyperlink w:anchor="_Toc417458872" w:history="1">
            <w:r w:rsidRPr="00F85630">
              <w:rPr>
                <w:rStyle w:val="Hipervnculo"/>
                <w:noProof/>
              </w:rPr>
              <w:t>10.2.</w:t>
            </w:r>
            <w:r>
              <w:rPr>
                <w:noProof/>
              </w:rPr>
              <w:tab/>
            </w:r>
            <w:r w:rsidRPr="00F85630">
              <w:rPr>
                <w:rStyle w:val="Hipervnculo"/>
                <w:rFonts w:eastAsia="Times New Roman"/>
                <w:noProof/>
              </w:rPr>
              <w:t>Tokens y etiquetas</w:t>
            </w:r>
            <w:r>
              <w:rPr>
                <w:noProof/>
                <w:webHidden/>
              </w:rPr>
              <w:tab/>
            </w:r>
            <w:r>
              <w:rPr>
                <w:noProof/>
                <w:webHidden/>
              </w:rPr>
              <w:fldChar w:fldCharType="begin"/>
            </w:r>
            <w:r>
              <w:rPr>
                <w:noProof/>
                <w:webHidden/>
              </w:rPr>
              <w:instrText xml:space="preserve"> PAGEREF _Toc417458872 \h </w:instrText>
            </w:r>
            <w:r>
              <w:rPr>
                <w:noProof/>
                <w:webHidden/>
              </w:rPr>
            </w:r>
            <w:r>
              <w:rPr>
                <w:noProof/>
                <w:webHidden/>
              </w:rPr>
              <w:fldChar w:fldCharType="separate"/>
            </w:r>
            <w:r w:rsidR="005B46E4">
              <w:rPr>
                <w:noProof/>
                <w:webHidden/>
              </w:rPr>
              <w:t>118</w:t>
            </w:r>
            <w:r>
              <w:rPr>
                <w:noProof/>
                <w:webHidden/>
              </w:rPr>
              <w:fldChar w:fldCharType="end"/>
            </w:r>
          </w:hyperlink>
        </w:p>
        <w:p w:rsidR="0029118D" w:rsidRDefault="0029118D">
          <w:pPr>
            <w:pStyle w:val="TDC3"/>
            <w:tabs>
              <w:tab w:val="left" w:pos="1320"/>
              <w:tab w:val="right" w:leader="dot" w:pos="8778"/>
            </w:tabs>
            <w:rPr>
              <w:noProof/>
            </w:rPr>
          </w:pPr>
          <w:hyperlink w:anchor="_Toc417458873" w:history="1">
            <w:r w:rsidRPr="00F85630">
              <w:rPr>
                <w:rStyle w:val="Hipervnculo"/>
                <w:noProof/>
              </w:rPr>
              <w:t>10.3.</w:t>
            </w:r>
            <w:r>
              <w:rPr>
                <w:noProof/>
              </w:rPr>
              <w:tab/>
            </w:r>
            <w:r w:rsidRPr="00F85630">
              <w:rPr>
                <w:rStyle w:val="Hipervnculo"/>
                <w:rFonts w:eastAsia="Times New Roman"/>
                <w:noProof/>
              </w:rPr>
              <w:t>Extracción</w:t>
            </w:r>
            <w:r>
              <w:rPr>
                <w:noProof/>
                <w:webHidden/>
              </w:rPr>
              <w:tab/>
            </w:r>
            <w:r>
              <w:rPr>
                <w:noProof/>
                <w:webHidden/>
              </w:rPr>
              <w:fldChar w:fldCharType="begin"/>
            </w:r>
            <w:r>
              <w:rPr>
                <w:noProof/>
                <w:webHidden/>
              </w:rPr>
              <w:instrText xml:space="preserve"> PAGEREF _Toc417458873 \h </w:instrText>
            </w:r>
            <w:r>
              <w:rPr>
                <w:noProof/>
                <w:webHidden/>
              </w:rPr>
            </w:r>
            <w:r>
              <w:rPr>
                <w:noProof/>
                <w:webHidden/>
              </w:rPr>
              <w:fldChar w:fldCharType="separate"/>
            </w:r>
            <w:r w:rsidR="005B46E4">
              <w:rPr>
                <w:noProof/>
                <w:webHidden/>
              </w:rPr>
              <w:t>124</w:t>
            </w:r>
            <w:r>
              <w:rPr>
                <w:noProof/>
                <w:webHidden/>
              </w:rPr>
              <w:fldChar w:fldCharType="end"/>
            </w:r>
          </w:hyperlink>
        </w:p>
        <w:p w:rsidR="0029118D" w:rsidRDefault="0029118D">
          <w:pPr>
            <w:pStyle w:val="TDC3"/>
            <w:tabs>
              <w:tab w:val="left" w:pos="1320"/>
              <w:tab w:val="right" w:leader="dot" w:pos="8778"/>
            </w:tabs>
            <w:rPr>
              <w:noProof/>
            </w:rPr>
          </w:pPr>
          <w:hyperlink w:anchor="_Toc417458874" w:history="1">
            <w:r w:rsidRPr="00F85630">
              <w:rPr>
                <w:rStyle w:val="Hipervnculo"/>
                <w:noProof/>
              </w:rPr>
              <w:t>10.4.</w:t>
            </w:r>
            <w:r>
              <w:rPr>
                <w:noProof/>
              </w:rPr>
              <w:tab/>
            </w:r>
            <w:r w:rsidRPr="00F85630">
              <w:rPr>
                <w:rStyle w:val="Hipervnculo"/>
                <w:rFonts w:eastAsia="Times New Roman"/>
                <w:noProof/>
              </w:rPr>
              <w:t>Desambiguación y Enlace</w:t>
            </w:r>
            <w:r>
              <w:rPr>
                <w:noProof/>
                <w:webHidden/>
              </w:rPr>
              <w:tab/>
            </w:r>
            <w:r>
              <w:rPr>
                <w:noProof/>
                <w:webHidden/>
              </w:rPr>
              <w:fldChar w:fldCharType="begin"/>
            </w:r>
            <w:r>
              <w:rPr>
                <w:noProof/>
                <w:webHidden/>
              </w:rPr>
              <w:instrText xml:space="preserve"> PAGEREF _Toc417458874 \h </w:instrText>
            </w:r>
            <w:r>
              <w:rPr>
                <w:noProof/>
                <w:webHidden/>
              </w:rPr>
            </w:r>
            <w:r>
              <w:rPr>
                <w:noProof/>
                <w:webHidden/>
              </w:rPr>
              <w:fldChar w:fldCharType="separate"/>
            </w:r>
            <w:r w:rsidR="005B46E4">
              <w:rPr>
                <w:noProof/>
                <w:webHidden/>
              </w:rPr>
              <w:t>126</w:t>
            </w:r>
            <w:r>
              <w:rPr>
                <w:noProof/>
                <w:webHidden/>
              </w:rPr>
              <w:fldChar w:fldCharType="end"/>
            </w:r>
          </w:hyperlink>
        </w:p>
        <w:p w:rsidR="00E90AF9" w:rsidRPr="00A436BF" w:rsidRDefault="002D3B3F" w:rsidP="0085474F">
          <w:pPr>
            <w:spacing w:line="360" w:lineRule="auto"/>
            <w:rPr>
              <w:rFonts w:ascii="Arial" w:eastAsiaTheme="majorEastAsia" w:hAnsi="Arial" w:cs="Arial"/>
              <w:b/>
              <w:bCs/>
              <w:caps/>
              <w:spacing w:val="5"/>
              <w:kern w:val="28"/>
              <w:lang w:val="es-ES"/>
            </w:rPr>
          </w:pPr>
          <w:r w:rsidRPr="00A436BF">
            <w:rPr>
              <w:rFonts w:ascii="Arial" w:hAnsi="Arial" w:cs="Arial"/>
              <w:b/>
              <w:bCs/>
              <w:lang w:val="es-ES"/>
            </w:rPr>
            <w:fldChar w:fldCharType="end"/>
          </w:r>
          <w:r w:rsidR="00E90AF9" w:rsidRPr="00A436BF">
            <w:rPr>
              <w:rFonts w:ascii="Arial" w:hAnsi="Arial" w:cs="Arial"/>
              <w:lang w:val="es-ES"/>
            </w:rPr>
            <w:br w:type="page"/>
          </w:r>
        </w:p>
      </w:sdtContent>
    </w:sdt>
    <w:p w:rsidR="00124F45" w:rsidRPr="00A436BF" w:rsidRDefault="00834ED7" w:rsidP="00A436BF">
      <w:pPr>
        <w:pStyle w:val="Ttulo"/>
        <w:rPr>
          <w:lang w:val="es-ES"/>
        </w:rPr>
      </w:pPr>
      <w:bookmarkStart w:id="3" w:name="_Toc417458779"/>
      <w:r w:rsidRPr="00A436BF">
        <w:rPr>
          <w:lang w:val="es-ES"/>
        </w:rPr>
        <w:lastRenderedPageBreak/>
        <w:t>Indice de Fi</w:t>
      </w:r>
      <w:r w:rsidR="00124F45" w:rsidRPr="00A436BF">
        <w:rPr>
          <w:lang w:val="es-ES"/>
        </w:rPr>
        <w:t>guras</w:t>
      </w:r>
      <w:bookmarkEnd w:id="3"/>
    </w:p>
    <w:p w:rsidR="00697D79" w:rsidRPr="00697D79" w:rsidRDefault="00124F45" w:rsidP="00697D79">
      <w:pPr>
        <w:pStyle w:val="Tabladeilustraciones"/>
        <w:tabs>
          <w:tab w:val="right" w:leader="dot" w:pos="8778"/>
        </w:tabs>
        <w:spacing w:line="360" w:lineRule="auto"/>
        <w:rPr>
          <w:rFonts w:ascii="Arial" w:hAnsi="Arial" w:cs="Arial"/>
          <w:noProof/>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begin"/>
      </w:r>
      <w:r w:rsidRPr="00697D79">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697D79">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17458463" w:history="1">
        <w:r w:rsidR="00697D79" w:rsidRPr="00697D79">
          <w:rPr>
            <w:rStyle w:val="Hipervnculo"/>
            <w:rFonts w:ascii="Arial" w:hAnsi="Arial" w:cs="Arial"/>
            <w:noProof/>
          </w:rPr>
          <w:t>Figura 1: Relación entre URI, URL y URN.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w:t>
        </w:r>
        <w:r w:rsidR="00697D79"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4" w:history="1">
        <w:r w:rsidRPr="00697D79">
          <w:rPr>
            <w:rStyle w:val="Hipervnculo"/>
            <w:rFonts w:ascii="Arial" w:hAnsi="Arial" w:cs="Arial"/>
            <w:noProof/>
          </w:rPr>
          <w:t>Figura 2: Estructura de la  URI (Scheme URI).</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5" w:history="1">
        <w:r w:rsidRPr="00697D79">
          <w:rPr>
            <w:rStyle w:val="Hipervnculo"/>
            <w:rFonts w:ascii="Arial" w:hAnsi="Arial" w:cs="Arial"/>
            <w:noProof/>
          </w:rPr>
          <w:t>Figura 3. RDF 1.0 y 1.1 formatos de serialización.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6" w:history="1">
        <w:r w:rsidRPr="00697D79">
          <w:rPr>
            <w:rStyle w:val="Hipervnculo"/>
            <w:rFonts w:ascii="Arial" w:hAnsi="Arial" w:cs="Arial"/>
            <w:noProof/>
          </w:rPr>
          <w:t>Figura 4: RDF con dos nodos (sujeto y objetos) y una arista (predicado).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7" w:history="1">
        <w:r w:rsidRPr="00697D79">
          <w:rPr>
            <w:rStyle w:val="Hipervnculo"/>
            <w:rFonts w:ascii="Arial" w:hAnsi="Arial" w:cs="Arial"/>
            <w:noProof/>
          </w:rPr>
          <w:t>Figura 5: Representación gráfica RDF</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8" w:history="1">
        <w:r w:rsidRPr="00697D79">
          <w:rPr>
            <w:rStyle w:val="Hipervnculo"/>
            <w:rFonts w:ascii="Arial" w:hAnsi="Arial" w:cs="Arial"/>
            <w:noProof/>
          </w:rPr>
          <w:t>Figura 6. Arquitectura de provisión de Datos de Dbpedai.</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69" w:history="1">
        <w:r w:rsidRPr="00697D79">
          <w:rPr>
            <w:rStyle w:val="Hipervnculo"/>
            <w:rFonts w:ascii="Arial" w:hAnsi="Arial" w:cs="Arial"/>
            <w:noProof/>
          </w:rPr>
          <w:t>Figura 7: Ejemplo POS Tag y Chunking</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_Toc417458469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0" w:history="1">
        <w:r w:rsidRPr="00697D79">
          <w:rPr>
            <w:rStyle w:val="Hipervnculo"/>
            <w:rFonts w:ascii="Arial" w:hAnsi="Arial" w:cs="Arial"/>
            <w:noProof/>
          </w:rPr>
          <w:t>Figura 8. Lógica propuesta para la Aplicación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1" w:history="1">
        <w:r w:rsidRPr="00697D79">
          <w:rPr>
            <w:rStyle w:val="Hipervnculo"/>
            <w:rFonts w:ascii="Arial" w:hAnsi="Arial" w:cs="Arial"/>
            <w:noProof/>
          </w:rPr>
          <w:t>Figura 9: Modelo de dominio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2" w:history="1">
        <w:r w:rsidRPr="00697D79">
          <w:rPr>
            <w:rStyle w:val="Hipervnculo"/>
            <w:rFonts w:ascii="Arial" w:hAnsi="Arial" w:cs="Arial"/>
            <w:noProof/>
          </w:rPr>
          <w:t>Figura 10: Modelo de casos de uso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3" w:history="1">
        <w:r w:rsidRPr="00697D79">
          <w:rPr>
            <w:rStyle w:val="Hipervnculo"/>
            <w:rFonts w:ascii="Arial" w:hAnsi="Arial" w:cs="Arial"/>
            <w:noProof/>
          </w:rPr>
          <w:t>Figura 11. Arquitectura.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42</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4" w:history="1">
        <w:r w:rsidRPr="00697D79">
          <w:rPr>
            <w:rStyle w:val="Hipervnculo"/>
            <w:rFonts w:ascii="Arial" w:hAnsi="Arial" w:cs="Arial"/>
            <w:noProof/>
          </w:rPr>
          <w:t>Figura 12. Dependencia de servicios web</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5" w:history="1">
        <w:r w:rsidRPr="00697D79">
          <w:rPr>
            <w:rStyle w:val="Hipervnculo"/>
            <w:rFonts w:ascii="Arial" w:hAnsi="Arial" w:cs="Arial"/>
            <w:noProof/>
          </w:rPr>
          <w:t>Figura 13. Diagrama de secuencias de tokenización de sentencias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6" w:history="1">
        <w:r w:rsidRPr="00697D79">
          <w:rPr>
            <w:rStyle w:val="Hipervnculo"/>
            <w:rFonts w:ascii="Arial" w:hAnsi="Arial" w:cs="Arial"/>
            <w:noProof/>
          </w:rPr>
          <w:t>Figura 14. Diagrama de secuencias de tokenización en palabras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7" w:history="1">
        <w:r w:rsidRPr="00697D79">
          <w:rPr>
            <w:rStyle w:val="Hipervnculo"/>
            <w:rFonts w:ascii="Arial" w:hAnsi="Arial" w:cs="Arial"/>
            <w:noProof/>
          </w:rPr>
          <w:t>Figura 15. Diagrama de secuencias de etiquetado de palabra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8" w:history="1">
        <w:r w:rsidRPr="00697D79">
          <w:rPr>
            <w:rStyle w:val="Hipervnculo"/>
            <w:rFonts w:ascii="Arial" w:hAnsi="Arial" w:cs="Arial"/>
            <w:noProof/>
          </w:rPr>
          <w:t>Figura 16. Diagrama de secuencias de extracción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79" w:history="1">
        <w:r w:rsidRPr="00697D79">
          <w:rPr>
            <w:rStyle w:val="Hipervnculo"/>
            <w:rFonts w:ascii="Arial" w:hAnsi="Arial" w:cs="Arial"/>
            <w:noProof/>
          </w:rPr>
          <w:t>Figura 17. Diagrama de secuencia de desambiguación y enlace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_Toc417458479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0" w:history="1">
        <w:r w:rsidRPr="00697D79">
          <w:rPr>
            <w:rStyle w:val="Hipervnculo"/>
            <w:rFonts w:ascii="Arial" w:hAnsi="Arial" w:cs="Arial"/>
            <w:noProof/>
          </w:rPr>
          <w:t>Figura 18. Captura de consulta de recursos de DBpedia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1" w:history="1">
        <w:r w:rsidRPr="00697D79">
          <w:rPr>
            <w:rStyle w:val="Hipervnculo"/>
            <w:rFonts w:ascii="Arial" w:hAnsi="Arial" w:cs="Arial"/>
            <w:noProof/>
          </w:rPr>
          <w:t>Figura 19. Consulta de abstracts de recursos de DBpedia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2" w:history="1">
        <w:r w:rsidRPr="00697D79">
          <w:rPr>
            <w:rStyle w:val="Hipervnculo"/>
            <w:rFonts w:ascii="Arial" w:hAnsi="Arial" w:cs="Arial"/>
            <w:noProof/>
          </w:rPr>
          <w:t>Figura 20. Consulta para extraer el tipo de recurso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3" w:history="1">
        <w:r w:rsidRPr="00697D79">
          <w:rPr>
            <w:rStyle w:val="Hipervnculo"/>
            <w:rFonts w:ascii="Arial" w:hAnsi="Arial" w:cs="Arial"/>
            <w:noProof/>
          </w:rPr>
          <w:t>Figura 21. Resultado de servicio de tokenizacion en sentencias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4" w:history="1">
        <w:r w:rsidRPr="00697D79">
          <w:rPr>
            <w:rStyle w:val="Hipervnculo"/>
            <w:rFonts w:ascii="Arial" w:hAnsi="Arial" w:cs="Arial"/>
            <w:noProof/>
          </w:rPr>
          <w:t>Figura 22. Resultado del servicio web de desambiguación y enlace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5" w:history="1">
        <w:r w:rsidRPr="00697D79">
          <w:rPr>
            <w:rStyle w:val="Hipervnculo"/>
            <w:rFonts w:ascii="Arial" w:hAnsi="Arial" w:cs="Arial"/>
            <w:noProof/>
          </w:rPr>
          <w:t>Figura 23. Captura de la interfaz es su estado inicial.</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53</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6" w:history="1">
        <w:r w:rsidRPr="00697D79">
          <w:rPr>
            <w:rStyle w:val="Hipervnculo"/>
            <w:rFonts w:ascii="Arial" w:hAnsi="Arial" w:cs="Arial"/>
            <w:noProof/>
          </w:rPr>
          <w:t>Figura 24. Momento previo a la selección de la funcionalidad de etiquetado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53</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7" w:history="1">
        <w:r w:rsidRPr="00697D79">
          <w:rPr>
            <w:rStyle w:val="Hipervnculo"/>
            <w:rFonts w:ascii="Arial" w:hAnsi="Arial" w:cs="Arial"/>
            <w:noProof/>
          </w:rPr>
          <w:t>Figura 25. Función etiquetado seleccionado junto a las funcionalidades dependientes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8" w:history="1">
        <w:r w:rsidRPr="00697D79">
          <w:rPr>
            <w:rStyle w:val="Hipervnculo"/>
            <w:rFonts w:ascii="Arial" w:hAnsi="Arial" w:cs="Arial"/>
            <w:noProof/>
          </w:rPr>
          <w:t>Figura 26. Momento previo a la deselección  de la funcionalidad de tokenización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89" w:history="1">
        <w:r w:rsidRPr="00697D79">
          <w:rPr>
            <w:rStyle w:val="Hipervnculo"/>
            <w:rFonts w:ascii="Arial" w:hAnsi="Arial" w:cs="Arial"/>
            <w:noProof/>
          </w:rPr>
          <w:t>Figura 27. Función de tokenización deseleccionada junto las funciones que depende de esta.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_Toc417458489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0" w:history="1">
        <w:r w:rsidRPr="00697D79">
          <w:rPr>
            <w:rStyle w:val="Hipervnculo"/>
            <w:rFonts w:ascii="Arial" w:hAnsi="Arial" w:cs="Arial"/>
            <w:noProof/>
          </w:rPr>
          <w:t>Figura 28. resultado del procesamiento del texto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1" w:history="1">
        <w:r w:rsidRPr="00697D79">
          <w:rPr>
            <w:rStyle w:val="Hipervnculo"/>
            <w:rFonts w:ascii="Arial" w:hAnsi="Arial" w:cs="Arial"/>
            <w:noProof/>
          </w:rPr>
          <w:t>Figura 29. Captura de la tabla con datos cuantitativos de los servicios invocados.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2" w:history="1">
        <w:r w:rsidRPr="00697D79">
          <w:rPr>
            <w:rStyle w:val="Hipervnculo"/>
            <w:rFonts w:ascii="Arial" w:hAnsi="Arial" w:cs="Arial"/>
            <w:noProof/>
          </w:rPr>
          <w:t>Figura 30. Menú construido con todos los servicios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3" w:history="1">
        <w:r w:rsidRPr="00697D79">
          <w:rPr>
            <w:rStyle w:val="Hipervnculo"/>
            <w:rFonts w:ascii="Arial" w:hAnsi="Arial" w:cs="Arial"/>
            <w:bCs/>
            <w:noProof/>
          </w:rPr>
          <w:t>Figura 31. Resultado de la función de tokenización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4" w:history="1">
        <w:r w:rsidRPr="00697D79">
          <w:rPr>
            <w:rStyle w:val="Hipervnculo"/>
            <w:rFonts w:ascii="Arial" w:hAnsi="Arial" w:cs="Arial"/>
            <w:noProof/>
          </w:rPr>
          <w:t>Figura 32. Resultado de la funcionalidad de tokenización.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5" w:history="1">
        <w:r w:rsidRPr="00697D79">
          <w:rPr>
            <w:rStyle w:val="Hipervnculo"/>
            <w:rFonts w:ascii="Arial" w:hAnsi="Arial" w:cs="Arial"/>
            <w:noProof/>
          </w:rPr>
          <w:t>Figura 33. Resultado  de la funcionalidad de etiquetado.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6" w:history="1">
        <w:r w:rsidRPr="00697D79">
          <w:rPr>
            <w:rStyle w:val="Hipervnculo"/>
            <w:rFonts w:ascii="Arial" w:hAnsi="Arial" w:cs="Arial"/>
            <w:noProof/>
          </w:rPr>
          <w:t>Figura 34. Resultado del servicio de extracción.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7" w:history="1">
        <w:r w:rsidRPr="00697D79">
          <w:rPr>
            <w:rStyle w:val="Hipervnculo"/>
            <w:rFonts w:ascii="Arial" w:hAnsi="Arial" w:cs="Arial"/>
            <w:noProof/>
          </w:rPr>
          <w:t>Figura 35. Resultado del servicio de enlace.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8" w:history="1">
        <w:r w:rsidRPr="00697D79">
          <w:rPr>
            <w:rStyle w:val="Hipervnculo"/>
            <w:rFonts w:ascii="Arial" w:hAnsi="Arial" w:cs="Arial"/>
            <w:noProof/>
          </w:rPr>
          <w:t>Figura 36. Captura de la visualización del JSON.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499" w:history="1">
        <w:r w:rsidRPr="00697D79">
          <w:rPr>
            <w:rStyle w:val="Hipervnculo"/>
            <w:rFonts w:ascii="Arial" w:hAnsi="Arial" w:cs="Arial"/>
            <w:noProof/>
          </w:rPr>
          <w:t>Figura 37. Captura del resultado del servicio de etiquetado de palabra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_Toc417458499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00" w:history="1">
        <w:r w:rsidRPr="00697D79">
          <w:rPr>
            <w:rStyle w:val="Hipervnculo"/>
            <w:rFonts w:ascii="Arial" w:hAnsi="Arial" w:cs="Arial"/>
            <w:noProof/>
          </w:rPr>
          <w:t>Figura 38. Tabla y menú generado de la llamada al servicio de etiquetado.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_Toc417458500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01" w:history="1">
        <w:r w:rsidRPr="00697D79">
          <w:rPr>
            <w:rStyle w:val="Hipervnculo"/>
            <w:rFonts w:ascii="Arial" w:hAnsi="Arial" w:cs="Arial"/>
            <w:noProof/>
          </w:rPr>
          <w:t>Figura 39: Comparación grafica entre elementos extraídos y enlazados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_Toc417458501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02" w:history="1">
        <w:r w:rsidRPr="00697D79">
          <w:rPr>
            <w:rStyle w:val="Hipervnculo"/>
            <w:rFonts w:ascii="Arial" w:hAnsi="Arial" w:cs="Arial"/>
            <w:noProof/>
          </w:rPr>
          <w:t>Figura 40: Comparación de datos extraídos y enlazados proyecto SMARTLAND</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_Toc417458502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69</w:t>
        </w:r>
        <w:r w:rsidRPr="00697D79">
          <w:rPr>
            <w:rFonts w:ascii="Arial" w:hAnsi="Arial" w:cs="Arial"/>
            <w:noProof/>
            <w:webHidden/>
          </w:rPr>
          <w:fldChar w:fldCharType="end"/>
        </w:r>
      </w:hyperlink>
    </w:p>
    <w:p w:rsidR="00124F45" w:rsidRPr="00A436BF" w:rsidRDefault="00124F45" w:rsidP="00697D79">
      <w:pPr>
        <w:pStyle w:val="TDC3"/>
        <w:tabs>
          <w:tab w:val="left" w:pos="1320"/>
          <w:tab w:val="right" w:leader="dot" w:pos="8828"/>
        </w:tabs>
        <w:spacing w:line="360" w:lineRule="auto"/>
        <w:rPr>
          <w:rFonts w:ascii="Arial" w:hAnsi="Arial" w:cs="Arial"/>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4" w:name="_Toc417458780"/>
      <w:r w:rsidRPr="00E90AF9">
        <w:rPr>
          <w:rFonts w:cs="Arial"/>
          <w:szCs w:val="22"/>
          <w:lang w:val="es-ES"/>
        </w:rPr>
        <w:lastRenderedPageBreak/>
        <w:t>Índice de tablas</w:t>
      </w:r>
      <w:bookmarkEnd w:id="4"/>
    </w:p>
    <w:p w:rsidR="00697D79" w:rsidRPr="00697D79" w:rsidRDefault="002D3B3F" w:rsidP="00697D79">
      <w:pPr>
        <w:pStyle w:val="Tabladeilustraciones"/>
        <w:tabs>
          <w:tab w:val="right" w:leader="dot" w:pos="8778"/>
        </w:tabs>
        <w:spacing w:line="360" w:lineRule="auto"/>
        <w:rPr>
          <w:rFonts w:ascii="Arial" w:hAnsi="Arial" w:cs="Arial"/>
          <w:noProof/>
        </w:rPr>
      </w:pPr>
      <w:r w:rsidRPr="00697D79">
        <w:rPr>
          <w:rFonts w:ascii="Arial" w:hAnsi="Arial" w:cs="Arial"/>
        </w:rPr>
        <w:fldChar w:fldCharType="begin"/>
      </w:r>
      <w:r w:rsidRPr="00697D79">
        <w:rPr>
          <w:rFonts w:ascii="Arial" w:hAnsi="Arial" w:cs="Arial"/>
        </w:rPr>
        <w:instrText xml:space="preserve"> TOC \h \z \c "Tabla" </w:instrText>
      </w:r>
      <w:r w:rsidRPr="00697D79">
        <w:rPr>
          <w:rFonts w:ascii="Arial" w:hAnsi="Arial" w:cs="Arial"/>
        </w:rPr>
        <w:fldChar w:fldCharType="separate"/>
      </w:r>
      <w:hyperlink w:anchor="_Toc417458537" w:history="1">
        <w:r w:rsidR="00697D79" w:rsidRPr="00697D79">
          <w:rPr>
            <w:rStyle w:val="Hipervnculo"/>
            <w:rFonts w:ascii="Arial" w:hAnsi="Arial" w:cs="Arial"/>
            <w:noProof/>
          </w:rPr>
          <w:t>Tabla 1. Ejemplos de Prefijos de Espacios de Nombres e IRIs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8</w:t>
        </w:r>
        <w:r w:rsidR="00697D79"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38" w:history="1">
        <w:r w:rsidRPr="00697D79">
          <w:rPr>
            <w:rStyle w:val="Hipervnculo"/>
            <w:rFonts w:ascii="Arial" w:hAnsi="Arial" w:cs="Arial"/>
            <w:noProof/>
          </w:rPr>
          <w:t>Tabla 2. Ejemplo N-triple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_Toc417458538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39" w:history="1">
        <w:r w:rsidRPr="00697D79">
          <w:rPr>
            <w:rStyle w:val="Hipervnculo"/>
            <w:rFonts w:ascii="Arial" w:hAnsi="Arial" w:cs="Arial"/>
            <w:noProof/>
          </w:rPr>
          <w:t>Tabla 3. Ejemplo Turtle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_Toc417458539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0" w:history="1">
        <w:r w:rsidRPr="00697D79">
          <w:rPr>
            <w:rStyle w:val="Hipervnculo"/>
            <w:rFonts w:ascii="Arial" w:hAnsi="Arial" w:cs="Arial"/>
            <w:noProof/>
          </w:rPr>
          <w:t>Tabla 4. Ejemplo TriG</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1" w:history="1">
        <w:r w:rsidRPr="00697D79">
          <w:rPr>
            <w:rStyle w:val="Hipervnculo"/>
            <w:rFonts w:ascii="Arial" w:hAnsi="Arial" w:cs="Arial"/>
            <w:noProof/>
          </w:rPr>
          <w:t>Tabla 5. Ejemplo N-Quads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2" w:history="1">
        <w:r w:rsidRPr="00697D79">
          <w:rPr>
            <w:rStyle w:val="Hipervnculo"/>
            <w:rFonts w:ascii="Arial" w:hAnsi="Arial" w:cs="Arial"/>
            <w:noProof/>
          </w:rPr>
          <w:t>Tabla 6. Ejemplo JSON-LD</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3" w:history="1">
        <w:r w:rsidRPr="00697D79">
          <w:rPr>
            <w:rStyle w:val="Hipervnculo"/>
            <w:rFonts w:ascii="Arial" w:hAnsi="Arial" w:cs="Arial"/>
            <w:noProof/>
          </w:rPr>
          <w:t>Tabla 7. Ejemplo RDFa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12</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4" w:history="1">
        <w:r w:rsidRPr="00697D79">
          <w:rPr>
            <w:rStyle w:val="Hipervnculo"/>
            <w:rFonts w:ascii="Arial" w:hAnsi="Arial" w:cs="Arial"/>
            <w:noProof/>
          </w:rPr>
          <w:t>Tabla 8. Ejemplo RDF/XML</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13</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5" w:history="1">
        <w:r w:rsidRPr="00697D79">
          <w:rPr>
            <w:rStyle w:val="Hipervnculo"/>
            <w:rFonts w:ascii="Arial" w:hAnsi="Arial" w:cs="Arial"/>
            <w:noProof/>
          </w:rPr>
          <w:t>Tabla 9. Resultado consulta SPARQL</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14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6" w:history="1">
        <w:r w:rsidRPr="00697D79">
          <w:rPr>
            <w:rStyle w:val="Hipervnculo"/>
            <w:rFonts w:ascii="Arial" w:hAnsi="Arial" w:cs="Arial"/>
            <w:noProof/>
          </w:rPr>
          <w:t>Tabla 10: Fases de desarrollo del proyecto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7" w:history="1">
        <w:r w:rsidRPr="00697D79">
          <w:rPr>
            <w:rStyle w:val="Hipervnculo"/>
            <w:rFonts w:ascii="Arial" w:hAnsi="Arial" w:cs="Arial"/>
            <w:noProof/>
          </w:rPr>
          <w:t>Tabla 11: Resumen de requerimientos funcionales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32</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8" w:history="1">
        <w:r w:rsidRPr="00697D79">
          <w:rPr>
            <w:rStyle w:val="Hipervnculo"/>
            <w:rFonts w:ascii="Arial" w:hAnsi="Arial" w:cs="Arial"/>
            <w:noProof/>
          </w:rPr>
          <w:t>Tabla 12: Requerimiento de tokenización de sentencias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49" w:history="1">
        <w:r w:rsidRPr="00697D79">
          <w:rPr>
            <w:rStyle w:val="Hipervnculo"/>
            <w:rFonts w:ascii="Arial" w:hAnsi="Arial" w:cs="Arial"/>
            <w:noProof/>
          </w:rPr>
          <w:t>Tabla 13. Requerimiento de tokenización en palabras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_Toc417458549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0" w:history="1">
        <w:r w:rsidRPr="00697D79">
          <w:rPr>
            <w:rStyle w:val="Hipervnculo"/>
            <w:rFonts w:ascii="Arial" w:hAnsi="Arial" w:cs="Arial"/>
            <w:noProof/>
          </w:rPr>
          <w:t>Tabla 14: Requerimiento de etiquetado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38</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1" w:history="1">
        <w:r w:rsidRPr="00697D79">
          <w:rPr>
            <w:rStyle w:val="Hipervnculo"/>
            <w:rFonts w:ascii="Arial" w:hAnsi="Arial" w:cs="Arial"/>
            <w:noProof/>
          </w:rPr>
          <w:t>Tabla 15. Requerimiento de extracción de entidades.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39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2" w:history="1">
        <w:r w:rsidRPr="00697D79">
          <w:rPr>
            <w:rStyle w:val="Hipervnculo"/>
            <w:rFonts w:ascii="Arial" w:hAnsi="Arial" w:cs="Arial"/>
            <w:noProof/>
          </w:rPr>
          <w:t>Tabla 16. Especificación del requerimiento de desambiguación y enlace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40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3" w:history="1">
        <w:r w:rsidRPr="00697D79">
          <w:rPr>
            <w:rStyle w:val="Hipervnculo"/>
            <w:rFonts w:ascii="Arial" w:hAnsi="Arial" w:cs="Arial"/>
            <w:noProof/>
          </w:rPr>
          <w:t>Tabla 17. Propiedades del JSON  resultado de los servicios web</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50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4" w:history="1">
        <w:r w:rsidRPr="00697D79">
          <w:rPr>
            <w:rStyle w:val="Hipervnculo"/>
            <w:rFonts w:ascii="Arial" w:hAnsi="Arial" w:cs="Arial"/>
            <w:noProof/>
          </w:rPr>
          <w:t>Tabla 18. Tabla resumen del prototipo 1</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5" w:history="1">
        <w:r w:rsidRPr="00697D79">
          <w:rPr>
            <w:rStyle w:val="Hipervnculo"/>
            <w:rFonts w:ascii="Arial" w:hAnsi="Arial" w:cs="Arial"/>
            <w:noProof/>
          </w:rPr>
          <w:t>Tabla 19. Tabla resumen del prototipo 2</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6" w:history="1">
        <w:r w:rsidRPr="00697D79">
          <w:rPr>
            <w:rStyle w:val="Hipervnculo"/>
            <w:rFonts w:ascii="Arial" w:hAnsi="Arial" w:cs="Arial"/>
            <w:noProof/>
          </w:rPr>
          <w:t>Tabla 20. Tabla resumen del prototipo 3</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7" w:history="1">
        <w:r w:rsidRPr="00697D79">
          <w:rPr>
            <w:rStyle w:val="Hipervnculo"/>
            <w:rFonts w:ascii="Arial" w:hAnsi="Arial" w:cs="Arial"/>
            <w:noProof/>
          </w:rPr>
          <w:t>Tabla 21. Tabla resumen del prototipo 4</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61</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8" w:history="1">
        <w:r w:rsidRPr="00697D79">
          <w:rPr>
            <w:rStyle w:val="Hipervnculo"/>
            <w:rFonts w:ascii="Arial" w:hAnsi="Arial" w:cs="Arial"/>
            <w:noProof/>
          </w:rPr>
          <w:t>Tabla 22. Tabla resumen del prototipo 5</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62</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59" w:history="1">
        <w:r w:rsidRPr="00697D79">
          <w:rPr>
            <w:rStyle w:val="Hipervnculo"/>
            <w:rFonts w:ascii="Arial" w:hAnsi="Arial" w:cs="Arial"/>
            <w:noProof/>
          </w:rPr>
          <w:t>Tabla 23. Tabla resumen del prototipo 6</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_Toc417458559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62</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0" w:history="1">
        <w:r w:rsidRPr="00697D79">
          <w:rPr>
            <w:rStyle w:val="Hipervnculo"/>
            <w:rFonts w:ascii="Arial" w:hAnsi="Arial" w:cs="Arial"/>
            <w:noProof/>
          </w:rPr>
          <w:t>Tabla 24: Resumen de resultados del procesamiento de la publicación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1" w:history="1">
        <w:r w:rsidRPr="00697D79">
          <w:rPr>
            <w:rStyle w:val="Hipervnculo"/>
            <w:rFonts w:ascii="Arial" w:hAnsi="Arial" w:cs="Arial"/>
            <w:noProof/>
          </w:rPr>
          <w:t>Tabla 25: comparación de resultados y keywords dados por los autores</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_Toc417458561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66</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2" w:history="1">
        <w:r w:rsidRPr="00697D79">
          <w:rPr>
            <w:rStyle w:val="Hipervnculo"/>
            <w:rFonts w:ascii="Arial" w:hAnsi="Arial" w:cs="Arial"/>
            <w:noProof/>
          </w:rPr>
          <w:t>Tabla 26: Elementos enlazados con recursos de DBpedia</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_Toc417458562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67</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3" w:history="1">
        <w:r w:rsidRPr="00697D79">
          <w:rPr>
            <w:rStyle w:val="Hipervnculo"/>
            <w:rFonts w:ascii="Arial" w:hAnsi="Arial" w:cs="Arial"/>
            <w:noProof/>
          </w:rPr>
          <w:t>Tabla 27: Resultados de servicios del procesamiento de la descripción del proyecto SMARTLAND</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_Toc417458563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4" w:history="1">
        <w:r w:rsidRPr="00697D79">
          <w:rPr>
            <w:rStyle w:val="Hipervnculo"/>
            <w:rFonts w:ascii="Arial" w:hAnsi="Arial" w:cs="Arial"/>
            <w:noProof/>
          </w:rPr>
          <w:t>Tabla 28: Comparación de elementos extraídos y los paquetes de trabajo del proyecto SMARTLAND</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_Toc417458564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69</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5" w:history="1">
        <w:r w:rsidRPr="00697D79">
          <w:rPr>
            <w:rStyle w:val="Hipervnculo"/>
            <w:rFonts w:ascii="Arial" w:hAnsi="Arial" w:cs="Arial"/>
            <w:noProof/>
          </w:rPr>
          <w:t>Tabla 29: Elementos enlazado hacia recursos de DBpedia del análisis del proyecto SMARTLAND</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_Toc417458565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70</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6" w:history="1">
        <w:r w:rsidRPr="00697D79">
          <w:rPr>
            <w:rStyle w:val="Hipervnculo"/>
            <w:rFonts w:ascii="Arial" w:eastAsia="DejaVu Sans" w:hAnsi="Arial" w:cs="Arial"/>
            <w:noProof/>
            <w:lang w:eastAsia="en-US"/>
          </w:rPr>
          <w:t>Tabla 30: Pruebas de funcionalidad  sobre servicio web de segmentación en sentencias</w:t>
        </w:r>
        <w:r w:rsidRPr="00697D79">
          <w:rPr>
            <w:rStyle w:val="Hipervnculo"/>
            <w:rFonts w:ascii="Arial" w:hAnsi="Arial" w:cs="Arial"/>
            <w:noProof/>
          </w:rPr>
          <w:t>.</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_Toc417458566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73</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7" w:history="1">
        <w:r w:rsidRPr="00697D79">
          <w:rPr>
            <w:rStyle w:val="Hipervnculo"/>
            <w:rFonts w:ascii="Arial" w:hAnsi="Arial" w:cs="Arial"/>
            <w:noProof/>
          </w:rPr>
          <w:t>Tabla 31: Pruebas  del servicio web de Tokenización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_Toc417458567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8" w:history="1">
        <w:r w:rsidRPr="00697D79">
          <w:rPr>
            <w:rStyle w:val="Hipervnculo"/>
            <w:rFonts w:ascii="Arial" w:hAnsi="Arial" w:cs="Arial"/>
            <w:noProof/>
          </w:rPr>
          <w:t>Tabla 32: Pruebas  del servicio web de Etiquetado</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_Toc417458568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74</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69" w:history="1">
        <w:r w:rsidRPr="00697D79">
          <w:rPr>
            <w:rStyle w:val="Hipervnculo"/>
            <w:rFonts w:ascii="Arial" w:hAnsi="Arial" w:cs="Arial"/>
            <w:noProof/>
          </w:rPr>
          <w:t>Tabla 33: Pruebas  del servicio web de Extracción</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_Toc417458569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75</w:t>
        </w:r>
        <w:r w:rsidRPr="00697D79">
          <w:rPr>
            <w:rFonts w:ascii="Arial" w:hAnsi="Arial" w:cs="Arial"/>
            <w:noProof/>
            <w:webHidden/>
          </w:rPr>
          <w:fldChar w:fldCharType="end"/>
        </w:r>
      </w:hyperlink>
    </w:p>
    <w:p w:rsidR="00697D79" w:rsidRPr="00697D79" w:rsidRDefault="00697D79" w:rsidP="00697D79">
      <w:pPr>
        <w:pStyle w:val="Tabladeilustraciones"/>
        <w:tabs>
          <w:tab w:val="right" w:leader="dot" w:pos="8778"/>
        </w:tabs>
        <w:spacing w:line="360" w:lineRule="auto"/>
        <w:rPr>
          <w:rFonts w:ascii="Arial" w:hAnsi="Arial" w:cs="Arial"/>
          <w:noProof/>
        </w:rPr>
      </w:pPr>
      <w:hyperlink w:anchor="_Toc417458570" w:history="1">
        <w:r w:rsidRPr="00697D79">
          <w:rPr>
            <w:rStyle w:val="Hipervnculo"/>
            <w:rFonts w:ascii="Arial" w:hAnsi="Arial" w:cs="Arial"/>
            <w:noProof/>
          </w:rPr>
          <w:t>Tabla 34: Pruebas  del servicio web de Desambiguación y Enlace</w:t>
        </w:r>
        <w:r w:rsidRPr="00697D79">
          <w:rPr>
            <w:rFonts w:ascii="Arial" w:hAnsi="Arial" w:cs="Arial"/>
            <w:noProof/>
            <w:webHidden/>
          </w:rPr>
          <w:tab/>
        </w:r>
        <w:r w:rsidRPr="00697D79">
          <w:rPr>
            <w:rFonts w:ascii="Arial" w:hAnsi="Arial" w:cs="Arial"/>
            <w:noProof/>
            <w:webHidden/>
          </w:rPr>
          <w:fldChar w:fldCharType="begin"/>
        </w:r>
        <w:r w:rsidRPr="00697D79">
          <w:rPr>
            <w:rFonts w:ascii="Arial" w:hAnsi="Arial" w:cs="Arial"/>
            <w:noProof/>
            <w:webHidden/>
          </w:rPr>
          <w:instrText xml:space="preserve"> PAGEREF _Toc417458570 \h </w:instrText>
        </w:r>
        <w:r w:rsidRPr="00697D79">
          <w:rPr>
            <w:rFonts w:ascii="Arial" w:hAnsi="Arial" w:cs="Arial"/>
            <w:noProof/>
            <w:webHidden/>
          </w:rPr>
        </w:r>
        <w:r w:rsidRPr="00697D79">
          <w:rPr>
            <w:rFonts w:ascii="Arial" w:hAnsi="Arial" w:cs="Arial"/>
            <w:noProof/>
            <w:webHidden/>
          </w:rPr>
          <w:fldChar w:fldCharType="separate"/>
        </w:r>
        <w:r w:rsidR="005B46E4">
          <w:rPr>
            <w:rFonts w:ascii="Arial" w:hAnsi="Arial" w:cs="Arial"/>
            <w:noProof/>
            <w:webHidden/>
          </w:rPr>
          <w:t>76</w:t>
        </w:r>
        <w:r w:rsidRPr="00697D79">
          <w:rPr>
            <w:rFonts w:ascii="Arial" w:hAnsi="Arial" w:cs="Arial"/>
            <w:noProof/>
            <w:webHidden/>
          </w:rPr>
          <w:fldChar w:fldCharType="end"/>
        </w:r>
      </w:hyperlink>
    </w:p>
    <w:p w:rsidR="002D3B3F" w:rsidRPr="00E90AF9" w:rsidRDefault="002D3B3F" w:rsidP="00697D79">
      <w:pPr>
        <w:spacing w:line="360" w:lineRule="auto"/>
        <w:rPr>
          <w:rFonts w:ascii="Arial" w:hAnsi="Arial" w:cs="Arial"/>
        </w:rPr>
      </w:pPr>
      <w:r w:rsidRPr="00697D79">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10"/>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5" w:name="_Toc417458781"/>
      <w:r w:rsidRPr="00E90AF9">
        <w:rPr>
          <w:rFonts w:cs="Arial"/>
          <w:szCs w:val="22"/>
        </w:rPr>
        <w:t>CAPITULO I: MARCO TEÓRICO</w:t>
      </w:r>
      <w:bookmarkEnd w:id="5"/>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A524BF">
      <w:pPr>
        <w:pStyle w:val="Nivel2"/>
      </w:pPr>
      <w:bookmarkStart w:id="6" w:name="_Toc417458782"/>
      <w:r w:rsidRPr="00070F03">
        <w:lastRenderedPageBreak/>
        <w:t>Datos</w:t>
      </w:r>
      <w:r w:rsidRPr="00E90AF9">
        <w:t xml:space="preserve"> Enlazados</w:t>
      </w:r>
      <w:bookmarkEnd w:id="6"/>
    </w:p>
    <w:p w:rsidR="0021281D" w:rsidRPr="00F176E4" w:rsidRDefault="0021281D" w:rsidP="00823302">
      <w:pPr>
        <w:pStyle w:val="Nivel3"/>
      </w:pPr>
      <w:bookmarkStart w:id="7" w:name="_Toc417458783"/>
      <w:r w:rsidRPr="00F176E4">
        <w:t>Introducción</w:t>
      </w:r>
      <w:r w:rsidR="00F176E4">
        <w:t>.</w:t>
      </w:r>
      <w:bookmarkEnd w:id="7"/>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823302">
      <w:pPr>
        <w:pStyle w:val="Nivel3"/>
      </w:pPr>
      <w:bookmarkStart w:id="8" w:name="_Toc417458784"/>
      <w:r w:rsidRPr="00E90AF9">
        <w:t>Principios de Datos Enlazados</w:t>
      </w:r>
      <w:r w:rsidR="00F176E4">
        <w:t>.</w:t>
      </w:r>
      <w:bookmarkEnd w:id="8"/>
    </w:p>
    <w:p w:rsidR="00816737" w:rsidRDefault="00816737" w:rsidP="00E90AF9">
      <w:pPr>
        <w:pStyle w:val="contenido"/>
      </w:pPr>
      <w:r>
        <w:t xml:space="preserve">La implementación de este concepto de datos relacionados entre sí, se basan </w:t>
      </w:r>
    </w:p>
    <w:p w:rsidR="005370D0" w:rsidRPr="00E90AF9" w:rsidRDefault="0029118D" w:rsidP="00E90AF9">
      <w:pPr>
        <w:pStyle w:val="contenido"/>
      </w:pPr>
      <w:sdt>
        <w:sdtPr>
          <w:id w:val="936101012"/>
          <w:citation/>
        </w:sdtPr>
        <w:sdtContent>
          <w:r w:rsidR="005C20B2" w:rsidRPr="00E90AF9">
            <w:fldChar w:fldCharType="begin"/>
          </w:r>
          <w:r w:rsidR="005C20B2" w:rsidRPr="00E90AF9">
            <w:instrText xml:space="preserve"> CITATION Tim06 \l 12298 </w:instrText>
          </w:r>
          <w:r w:rsidR="005C20B2" w:rsidRPr="00E90AF9">
            <w:fldChar w:fldCharType="separate"/>
          </w:r>
          <w:r w:rsidR="0066577A">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r w:rsidR="00986E28">
        <w:t>sí</w:t>
      </w:r>
      <w:r>
        <w:t>.</w:t>
      </w:r>
    </w:p>
    <w:p w:rsidR="00021C8E" w:rsidRPr="00E90AF9" w:rsidRDefault="00053EF3" w:rsidP="00823302">
      <w:pPr>
        <w:pStyle w:val="Nivel3"/>
      </w:pPr>
      <w:bookmarkStart w:id="9" w:name="_Toc417458785"/>
      <w:r w:rsidRPr="00E90AF9">
        <w:t>Tecnologías</w:t>
      </w:r>
      <w:r w:rsidR="006E7CD4">
        <w:t>.</w:t>
      </w:r>
      <w:bookmarkEnd w:id="9"/>
    </w:p>
    <w:p w:rsidR="00053EF3" w:rsidRPr="006E7CD4" w:rsidRDefault="00053EF3" w:rsidP="00823302">
      <w:pPr>
        <w:pStyle w:val="Nivel4"/>
      </w:pPr>
      <w:bookmarkStart w:id="10" w:name="_Toc384986224"/>
      <w:bookmarkStart w:id="11" w:name="_Toc417458786"/>
      <w:r w:rsidRPr="006E7CD4">
        <w:t>U</w:t>
      </w:r>
      <w:bookmarkEnd w:id="10"/>
      <w:r w:rsidRPr="006E7CD4">
        <w:t>RI</w:t>
      </w:r>
      <w:r w:rsidR="006E7CD4">
        <w:t>.</w:t>
      </w:r>
      <w:bookmarkEnd w:id="11"/>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Content>
          <w:r w:rsidR="00F954CA" w:rsidRPr="00E90AF9">
            <w:fldChar w:fldCharType="begin"/>
          </w:r>
          <w:r w:rsidR="00F954CA" w:rsidRPr="00E90AF9">
            <w:instrText xml:space="preserve"> CITATION Lap13 \l 12298 </w:instrText>
          </w:r>
          <w:r w:rsidR="00F954CA" w:rsidRPr="00E90AF9">
            <w:fldChar w:fldCharType="separate"/>
          </w:r>
          <w:r w:rsidR="0066577A">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006AA223" wp14:editId="15DAC7C6">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2" w:name="_Toc417458463"/>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5B46E4">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2"/>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Content>
          <w:r w:rsidR="00207EF5" w:rsidRPr="00E90AF9">
            <w:fldChar w:fldCharType="begin"/>
          </w:r>
          <w:r w:rsidR="00564888">
            <w:rPr>
              <w:noProof/>
            </w:rPr>
            <w:instrText xml:space="preserve">CITATION Tim05 \t  \l 12298 </w:instrText>
          </w:r>
          <w:r w:rsidR="00207EF5" w:rsidRPr="00E90AF9">
            <w:fldChar w:fldCharType="separate"/>
          </w:r>
          <w:r w:rsidR="0066577A">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Content>
          <w:r w:rsidR="0044134F" w:rsidRPr="00E90AF9">
            <w:fldChar w:fldCharType="begin"/>
          </w:r>
          <w:r w:rsidR="00FD7260">
            <w:instrText xml:space="preserve">CITATION Alb12 \l 12298 </w:instrText>
          </w:r>
          <w:r w:rsidR="0044134F" w:rsidRPr="00E90AF9">
            <w:fldChar w:fldCharType="separate"/>
          </w:r>
          <w:r w:rsidR="0066577A">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052EAD1C" wp14:editId="6AB3B04C">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3" w:name="_Toc417458464"/>
      <w:r w:rsidRPr="00E90AF9">
        <w:t xml:space="preserve">Figura </w:t>
      </w:r>
      <w:r w:rsidR="009129DE">
        <w:fldChar w:fldCharType="begin"/>
      </w:r>
      <w:r w:rsidR="009129DE">
        <w:instrText xml:space="preserve"> SEQ Figura \* ARABIC </w:instrText>
      </w:r>
      <w:r w:rsidR="009129DE">
        <w:fldChar w:fldCharType="separate"/>
      </w:r>
      <w:r w:rsidR="005B46E4">
        <w:rPr>
          <w:noProof/>
        </w:rPr>
        <w:t>2</w:t>
      </w:r>
      <w:r w:rsidR="009129DE">
        <w:rPr>
          <w:noProof/>
        </w:rPr>
        <w:fldChar w:fldCharType="end"/>
      </w:r>
      <w:r w:rsidRPr="00E90AF9">
        <w:t>: Estructura de la  URI (Scheme URI).</w:t>
      </w:r>
      <w:bookmarkEnd w:id="13"/>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Content>
          <w:r w:rsidR="0044134F" w:rsidRPr="00A9024B">
            <w:fldChar w:fldCharType="begin"/>
          </w:r>
          <w:r w:rsidR="00FD7260">
            <w:instrText xml:space="preserve">CITATION Alb12 \l 12298 </w:instrText>
          </w:r>
          <w:r w:rsidR="0044134F" w:rsidRPr="00A9024B">
            <w:fldChar w:fldCharType="separate"/>
          </w:r>
          <w:r w:rsidR="0066577A">
            <w:rPr>
              <w:noProof/>
            </w:rPr>
            <w:t xml:space="preserve"> (Albahari &amp; Albahari, 2012)</w:t>
          </w:r>
          <w:r w:rsidR="0044134F" w:rsidRPr="00A9024B">
            <w:fldChar w:fldCharType="end"/>
          </w:r>
        </w:sdtContent>
      </w:sdt>
    </w:p>
    <w:p w:rsidR="00053EF3" w:rsidRPr="00E90AF9" w:rsidRDefault="00053EF3" w:rsidP="00823302">
      <w:pPr>
        <w:pStyle w:val="Nivel4"/>
      </w:pPr>
      <w:bookmarkStart w:id="14" w:name="_Toc384986226"/>
      <w:bookmarkStart w:id="15" w:name="_Toc417458787"/>
      <w:r w:rsidRPr="00E90AF9">
        <w:t>RDF</w:t>
      </w:r>
      <w:bookmarkEnd w:id="14"/>
      <w:bookmarkEnd w:id="15"/>
    </w:p>
    <w:p w:rsidR="000E2499" w:rsidRDefault="000E2499" w:rsidP="00E90AF9">
      <w:pPr>
        <w:pStyle w:val="contenido"/>
      </w:pPr>
      <w:r>
        <w:t xml:space="preserve">En </w:t>
      </w:r>
      <w:sdt>
        <w:sdtPr>
          <w:id w:val="147178755"/>
          <w:citation/>
        </w:sdtPr>
        <w:sdtContent>
          <w:r w:rsidR="00484FAE" w:rsidRPr="00E90AF9">
            <w:fldChar w:fldCharType="begin"/>
          </w:r>
          <w:r w:rsidR="00484FAE" w:rsidRPr="00E90AF9">
            <w:instrText xml:space="preserve"> CITATION Bri04 \l 12298 </w:instrText>
          </w:r>
          <w:r w:rsidR="00484FAE" w:rsidRPr="00E90AF9">
            <w:fldChar w:fldCharType="separate"/>
          </w:r>
          <w:r w:rsidR="0066577A">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0A7F40BF" wp14:editId="4EE3952F">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6" w:name="_Toc417458465"/>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5B46E4">
        <w:rPr>
          <w:noProof/>
          <w:szCs w:val="22"/>
        </w:rPr>
        <w:t>3</w:t>
      </w:r>
      <w:r w:rsidR="00F15244" w:rsidRPr="00A9024B">
        <w:rPr>
          <w:noProof/>
          <w:szCs w:val="22"/>
        </w:rPr>
        <w:fldChar w:fldCharType="end"/>
      </w:r>
      <w:r w:rsidRPr="00A9024B">
        <w:rPr>
          <w:szCs w:val="22"/>
        </w:rPr>
        <w:t>. RDF 1.0 y 1.1 formatos de serialización.</w:t>
      </w:r>
      <w:bookmarkEnd w:id="16"/>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66577A" w:rsidRPr="0066577A">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F47ACF" w:rsidRDefault="007E7CF2" w:rsidP="00206C9C">
      <w:pPr>
        <w:pStyle w:val="contenido"/>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67174E">
        <w:t>Los nodos pueden ser de tres tipos diferentes:</w:t>
      </w:r>
      <w:r w:rsidR="004D7277">
        <w:t xml:space="preserve"> IRIS, Literales, Nodos en blanco.</w:t>
      </w:r>
      <w:r w:rsidR="0023518F">
        <w:t xml:space="preserve"> </w:t>
      </w:r>
      <w:sdt>
        <w:sdtPr>
          <w:id w:val="-2016833610"/>
          <w:citation/>
        </w:sdtPr>
        <w:sdtContent>
          <w:r w:rsidR="0023518F" w:rsidRPr="00E90AF9">
            <w:fldChar w:fldCharType="begin"/>
          </w:r>
          <w:r w:rsidR="0023518F" w:rsidRPr="00E90AF9">
            <w:instrText xml:space="preserve">CITATION Ric \l 12298 </w:instrText>
          </w:r>
          <w:r w:rsidR="0023518F" w:rsidRPr="00E90AF9">
            <w:fldChar w:fldCharType="separate"/>
          </w:r>
          <w:r w:rsidR="0066577A">
            <w:rPr>
              <w:noProof/>
            </w:rPr>
            <w:t>(Cyganiak, Wood, &amp; Lanthaler, 2014)</w:t>
          </w:r>
          <w:r w:rsidR="0023518F" w:rsidRPr="00E90AF9">
            <w:fldChar w:fldCharType="end"/>
          </w:r>
        </w:sdtContent>
      </w:sdt>
      <w:r w:rsidR="0023518F">
        <w:t xml:space="preserve">. </w:t>
      </w:r>
    </w:p>
    <w:p w:rsidR="0067174E" w:rsidRDefault="00F81278" w:rsidP="00206C9C">
      <w:pPr>
        <w:pStyle w:val="contenido"/>
      </w:pPr>
      <w:r>
        <w:lastRenderedPageBreak/>
        <w:t xml:space="preserve">IRI </w:t>
      </w:r>
      <w:r w:rsidR="0067174E">
        <w:t>(</w:t>
      </w:r>
      <w:r w:rsidR="0067174E" w:rsidRPr="00F81278">
        <w:t>International Resource Identifier</w:t>
      </w:r>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206C9C">
      <w:pPr>
        <w:pStyle w:val="contenido"/>
      </w:pPr>
      <w:r>
        <w:t>Literal</w:t>
      </w:r>
      <w:r w:rsidR="002F7A15">
        <w:t xml:space="preserve">es </w:t>
      </w:r>
      <w:r w:rsidR="00DF04FA">
        <w:t>son cadena de cara</w:t>
      </w:r>
      <w:r w:rsidR="002F7A15">
        <w:t xml:space="preserve">cteres UNICODE </w:t>
      </w:r>
      <w:r w:rsidR="00985EC3">
        <w:t xml:space="preserve">a los cuales se determina </w:t>
      </w:r>
      <w:r w:rsidR="00796627">
        <w:t>su tipo de dato, coda fechas, valores numéricos o cadenas de caracteres y en caso de que este último adicionalmente se puede determinar en que idioma se encuentra redactado.</w:t>
      </w:r>
      <w:r w:rsidR="0023518F">
        <w:t xml:space="preserve"> Por su propósito en si estos, como parte de una  tripleta solo ocupar el lugar  de un objeto.</w:t>
      </w:r>
    </w:p>
    <w:p w:rsidR="00E21780" w:rsidRDefault="007C42A9" w:rsidP="00E21780">
      <w:pPr>
        <w:pStyle w:val="contenido"/>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p>
    <w:p w:rsidR="00810B3E" w:rsidRPr="00E90AF9" w:rsidRDefault="00810B3E" w:rsidP="00E90AF9">
      <w:pPr>
        <w:pStyle w:val="contenido"/>
        <w:keepNext/>
        <w:spacing w:after="0"/>
        <w:jc w:val="center"/>
      </w:pPr>
      <w:r w:rsidRPr="00E90AF9">
        <w:rPr>
          <w:noProof/>
          <w:lang w:eastAsia="es-EC"/>
        </w:rPr>
        <w:drawing>
          <wp:inline distT="0" distB="0" distL="0" distR="0" wp14:anchorId="0BDF15F4" wp14:editId="0859D802">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A436BF" w:rsidRDefault="00810B3E" w:rsidP="00E21780">
      <w:pPr>
        <w:pStyle w:val="titulosTF"/>
        <w:spacing w:after="0" w:line="360" w:lineRule="auto"/>
        <w:ind w:left="1843"/>
        <w:rPr>
          <w:szCs w:val="22"/>
        </w:rPr>
      </w:pPr>
      <w:bookmarkStart w:id="17" w:name="_Toc417458466"/>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5B46E4">
        <w:rPr>
          <w:noProof/>
          <w:szCs w:val="22"/>
        </w:rPr>
        <w:t>4</w:t>
      </w:r>
      <w:r w:rsidR="00F15244" w:rsidRPr="00FD7260">
        <w:rPr>
          <w:noProof/>
          <w:szCs w:val="22"/>
        </w:rPr>
        <w:fldChar w:fldCharType="end"/>
      </w:r>
      <w:r w:rsidRPr="00FD7260">
        <w:rPr>
          <w:szCs w:val="22"/>
        </w:rPr>
        <w:t>: RDF con dos nodos</w:t>
      </w:r>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w:t>
      </w:r>
      <w:bookmarkEnd w:id="17"/>
    </w:p>
    <w:p w:rsidR="00810B3E" w:rsidRPr="00FD7260" w:rsidRDefault="00810B3E" w:rsidP="00E21780">
      <w:pPr>
        <w:pStyle w:val="titulosTF"/>
        <w:spacing w:after="0" w:line="360" w:lineRule="auto"/>
        <w:ind w:left="1843"/>
        <w:rPr>
          <w:sz w:val="18"/>
          <w:szCs w:val="22"/>
        </w:rPr>
      </w:pPr>
      <w:r w:rsidRPr="00FD7260">
        <w:rPr>
          <w:sz w:val="18"/>
          <w:szCs w:val="22"/>
        </w:rPr>
        <w:t xml:space="preserve">Fuente: </w:t>
      </w:r>
      <w:sdt>
        <w:sdtPr>
          <w:rPr>
            <w:sz w:val="18"/>
            <w:szCs w:val="22"/>
          </w:rPr>
          <w:id w:val="-1681882229"/>
          <w:citation/>
        </w:sdt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66577A" w:rsidRPr="0066577A">
            <w:rPr>
              <w:noProof/>
              <w:sz w:val="18"/>
              <w:szCs w:val="22"/>
            </w:rPr>
            <w:t>(Cyganiak, Wood, &amp; Lanthaler, 2014)</w:t>
          </w:r>
          <w:r w:rsidRPr="00FD7260">
            <w:rPr>
              <w:sz w:val="18"/>
              <w:szCs w:val="22"/>
            </w:rPr>
            <w:fldChar w:fldCharType="end"/>
          </w:r>
        </w:sdtContent>
      </w:sdt>
    </w:p>
    <w:p w:rsidR="00F5760F" w:rsidRPr="00E90AF9" w:rsidRDefault="00F5760F" w:rsidP="00F5760F">
      <w:pPr>
        <w:pStyle w:val="titulosTF"/>
        <w:spacing w:after="0"/>
        <w:ind w:left="1843"/>
        <w:rPr>
          <w:sz w:val="22"/>
          <w:szCs w:val="22"/>
        </w:rPr>
      </w:pPr>
    </w:p>
    <w:p w:rsidR="00E0715D" w:rsidRDefault="00F95A21" w:rsidP="0029118D">
      <w:pPr>
        <w:pStyle w:val="Nivel5"/>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los IRIs documentados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Content>
          <w:r w:rsidRPr="00E90AF9">
            <w:fldChar w:fldCharType="begin"/>
          </w:r>
          <w:r w:rsidRPr="00E90AF9">
            <w:instrText xml:space="preserve">CITATION Ric \l 12298 </w:instrText>
          </w:r>
          <w:r w:rsidRPr="00E90AF9">
            <w:fldChar w:fldCharType="separate"/>
          </w:r>
          <w:r w:rsidR="0066577A">
            <w:rPr>
              <w:noProof/>
            </w:rPr>
            <w:t xml:space="preserve"> (Cyganiak,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r>
        <w:lastRenderedPageBreak/>
        <w:t xml:space="preserve">Los </w:t>
      </w:r>
      <w:r w:rsidR="00586B7A">
        <w:t>IRI</w:t>
      </w:r>
      <w:r>
        <w:t>s</w:t>
      </w:r>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Algunos IRIs de espacio de nombres se asocian por convención con un nombre corto conocido como un prefijo de espacio de nombres </w:t>
      </w:r>
      <w:r w:rsidR="00FC0DD1" w:rsidRPr="00E90AF9">
        <w:t>(namespace prefix).</w:t>
      </w:r>
      <w:sdt>
        <w:sdtPr>
          <w:id w:val="2075238423"/>
          <w:citation/>
        </w:sdtPr>
        <w:sdtContent>
          <w:r w:rsidR="00FC0DD1" w:rsidRPr="00E90AF9">
            <w:fldChar w:fldCharType="begin"/>
          </w:r>
          <w:r w:rsidR="00FC0DD1" w:rsidRPr="00E90AF9">
            <w:instrText xml:space="preserve"> CITATION W3C13 \l 12298 </w:instrText>
          </w:r>
          <w:r w:rsidR="00FC0DD1" w:rsidRPr="00E90AF9">
            <w:fldChar w:fldCharType="separate"/>
          </w:r>
          <w:r w:rsidR="0066577A">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Content>
          <w:r w:rsidRPr="00E90AF9">
            <w:fldChar w:fldCharType="begin"/>
          </w:r>
          <w:r w:rsidRPr="00E90AF9">
            <w:instrText xml:space="preserve"> CITATION W3C13 \l 12298 </w:instrText>
          </w:r>
          <w:r w:rsidRPr="00E90AF9">
            <w:fldChar w:fldCharType="separate"/>
          </w:r>
          <w:r w:rsidR="0066577A">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8" w:name="_Toc417458537"/>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5B46E4">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8"/>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82330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82330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82330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Content>
          <w:r w:rsidRPr="00E90AF9">
            <w:fldChar w:fldCharType="begin"/>
          </w:r>
          <w:r w:rsidRPr="00E90AF9">
            <w:rPr>
              <w:lang w:val="en-US"/>
            </w:rPr>
            <w:instrText xml:space="preserve">CITATION Ric \l 12298 </w:instrText>
          </w:r>
          <w:r w:rsidRPr="00E90AF9">
            <w:fldChar w:fldCharType="separate"/>
          </w:r>
          <w:r w:rsidR="0066577A" w:rsidRPr="0066577A">
            <w:rPr>
              <w:noProof/>
              <w:lang w:val="en-US"/>
            </w:rPr>
            <w:t>(Cyganiak, Wood, &amp; Lanthaler, 2014)</w:t>
          </w:r>
          <w:r w:rsidRPr="00E90AF9">
            <w:fldChar w:fldCharType="end"/>
          </w:r>
        </w:sdtContent>
      </w:sdt>
    </w:p>
    <w:p w:rsidR="0092404E" w:rsidRPr="00A9024B" w:rsidRDefault="00920F02" w:rsidP="0029118D">
      <w:pPr>
        <w:pStyle w:val="Nivel4"/>
      </w:pPr>
      <w:bookmarkStart w:id="19" w:name="_Toc417458788"/>
      <w:r w:rsidRPr="0085171E">
        <w:t>Especificación</w:t>
      </w:r>
      <w:r w:rsidRPr="00A9024B">
        <w:t xml:space="preserve"> de formatos de serialización de RDF</w:t>
      </w:r>
      <w:bookmarkEnd w:id="19"/>
    </w:p>
    <w:p w:rsidR="00170071" w:rsidRPr="00A9024B" w:rsidRDefault="00920F02" w:rsidP="0029118D">
      <w:pPr>
        <w:pStyle w:val="Nivel5"/>
      </w:pPr>
      <w:r w:rsidRPr="00A9024B">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Content>
          <w:r w:rsidRPr="00E90AF9">
            <w:fldChar w:fldCharType="begin"/>
          </w:r>
          <w:r w:rsidRPr="00E90AF9">
            <w:instrText xml:space="preserve"> CITATION Gav14 \l 12298 </w:instrText>
          </w:r>
          <w:r w:rsidRPr="00E90AF9">
            <w:fldChar w:fldCharType="separate"/>
          </w:r>
          <w:r w:rsidR="0066577A">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20" w:name="_Toc417458538"/>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5B46E4">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20"/>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&lt;http://xmlns.com/foaf/0.1/Person&gt; .</w:t>
            </w:r>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lastRenderedPageBreak/>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&lt;http://example.org/alice#me&gt; .</w:t>
            </w:r>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"1990-07-04"^^&lt;http://www.w3.org/2001/XMLSchema#date&gt; .</w:t>
            </w:r>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&lt;http://www.wikidata.org/entity/Q12418&gt; .</w:t>
            </w:r>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 .</w:t>
            </w:r>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.org/resource/Leonardo_da_Vinci&gt; .</w:t>
            </w:r>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66577A" w:rsidRPr="0066577A">
            <w:rPr>
              <w:noProof/>
              <w:sz w:val="18"/>
            </w:rPr>
            <w:t>(Schreiber &amp; Raimond, 2014)</w:t>
          </w:r>
          <w:r w:rsidR="00F6740D" w:rsidRPr="00751189">
            <w:rPr>
              <w:sz w:val="18"/>
            </w:rPr>
            <w:fldChar w:fldCharType="end"/>
          </w:r>
        </w:sdtContent>
      </w:sdt>
    </w:p>
    <w:p w:rsidR="00C46262" w:rsidRPr="0029118D" w:rsidRDefault="0029118D" w:rsidP="0029118D">
      <w:pPr>
        <w:pStyle w:val="Nivel5"/>
      </w:pPr>
      <w:hyperlink r:id="rId15" w:anchor="section-turtle" w:history="1">
        <w:r w:rsidR="00920F02" w:rsidRPr="0029118D">
          <w:rPr>
            <w:rStyle w:val="Hipervnculo"/>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66577A">
            <w:rPr>
              <w:rStyle w:val="apple-converted-space"/>
              <w:noProof/>
            </w:rPr>
            <w:t xml:space="preserve"> </w:t>
          </w:r>
          <w:r w:rsidR="0066577A">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66577A">
            <w:rPr>
              <w:rStyle w:val="apple-converted-space"/>
              <w:noProof/>
            </w:rPr>
            <w:t xml:space="preserve"> </w:t>
          </w:r>
          <w:r w:rsidR="0066577A">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21" w:name="_Toc417458539"/>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5B46E4">
        <w:rPr>
          <w:noProof/>
          <w:szCs w:val="22"/>
        </w:rPr>
        <w:t>3</w:t>
      </w:r>
      <w:r w:rsidR="00F15244" w:rsidRPr="00751189">
        <w:rPr>
          <w:noProof/>
          <w:szCs w:val="22"/>
        </w:rPr>
        <w:fldChar w:fldCharType="end"/>
      </w:r>
      <w:r w:rsidRPr="00751189">
        <w:rPr>
          <w:szCs w:val="22"/>
        </w:rPr>
        <w:t>. Ejemplo Turtle</w:t>
      </w:r>
      <w:bookmarkEnd w:id="21"/>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823302"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823302"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823302"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823302"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lastRenderedPageBreak/>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t xml:space="preserve">Fuente: </w:t>
      </w:r>
      <w:sdt>
        <w:sdtPr>
          <w:rPr>
            <w:rStyle w:val="apple-converted-space"/>
            <w:sz w:val="18"/>
            <w:lang w:val="en-US"/>
          </w:rPr>
          <w:id w:val="33247485"/>
          <w:citation/>
        </w:sdt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66577A" w:rsidRPr="0066577A">
            <w:rPr>
              <w:noProof/>
              <w:sz w:val="18"/>
            </w:rPr>
            <w:t>(Schreiber &amp; Raimond, 2014)</w:t>
          </w:r>
          <w:r w:rsidRPr="00751189">
            <w:rPr>
              <w:rStyle w:val="apple-converted-space"/>
              <w:sz w:val="18"/>
              <w:lang w:val="en-US"/>
            </w:rPr>
            <w:fldChar w:fldCharType="end"/>
          </w:r>
        </w:sdtContent>
      </w:sdt>
    </w:p>
    <w:p w:rsidR="00C46262" w:rsidRPr="0029118D" w:rsidRDefault="0029118D" w:rsidP="0029118D">
      <w:pPr>
        <w:pStyle w:val="Nivel5"/>
        <w:rPr>
          <w:rStyle w:val="apple-converted-space"/>
        </w:rPr>
      </w:pPr>
      <w:hyperlink r:id="rId16" w:anchor="section-trig" w:history="1">
        <w:r w:rsidR="00920F02" w:rsidRPr="0029118D">
          <w:rPr>
            <w:rStyle w:val="Hipervnculo"/>
            <w:color w:val="auto"/>
            <w:u w:val="none"/>
          </w:rPr>
          <w:t>TriG</w:t>
        </w:r>
      </w:hyperlink>
      <w:r w:rsidR="00920F02" w:rsidRPr="0029118D">
        <w:rPr>
          <w:rStyle w:val="apple-converted-space"/>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Content>
          <w:r w:rsidR="008D4139" w:rsidRPr="00E90AF9">
            <w:fldChar w:fldCharType="begin"/>
          </w:r>
          <w:r w:rsidR="008D4139" w:rsidRPr="00E90AF9">
            <w:instrText xml:space="preserve">CITATION RDF14 \t  \l 12298 </w:instrText>
          </w:r>
          <w:r w:rsidR="008D4139" w:rsidRPr="00E90AF9">
            <w:fldChar w:fldCharType="separate"/>
          </w:r>
          <w:r w:rsidR="0066577A">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2" w:name="_Toc417458540"/>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4</w:t>
      </w:r>
      <w:r w:rsidR="00F15244" w:rsidRPr="00967F0F">
        <w:rPr>
          <w:noProof/>
          <w:szCs w:val="22"/>
        </w:rPr>
        <w:fldChar w:fldCharType="end"/>
      </w:r>
      <w:r w:rsidRPr="00967F0F">
        <w:rPr>
          <w:szCs w:val="22"/>
        </w:rPr>
        <w:t>. Ejemplo TriG</w:t>
      </w:r>
      <w:bookmarkEnd w:id="22"/>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823302"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r w:rsidRPr="00FB1344">
              <w:rPr>
                <w:rFonts w:ascii="Verdana" w:hAnsi="Verdana" w:cs="Arial"/>
                <w:color w:val="000000"/>
                <w:sz w:val="18"/>
                <w:szCs w:val="18"/>
              </w:rPr>
              <w:t>dcterms:subject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823302"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66577A" w:rsidRPr="0066577A">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29118D">
      <w:pPr>
        <w:pStyle w:val="Nivel5"/>
      </w:pPr>
      <w:r w:rsidRPr="00A9024B">
        <w:lastRenderedPageBreak/>
        <w:t xml:space="preserve"> </w:t>
      </w:r>
      <w:r w:rsidR="00920F02" w:rsidRPr="00A9024B">
        <w:t>N-Quads</w:t>
      </w:r>
    </w:p>
    <w:p w:rsidR="004F740A" w:rsidRPr="00E90AF9" w:rsidRDefault="00940A6E" w:rsidP="00E90AF9">
      <w:pPr>
        <w:pStyle w:val="contenido"/>
        <w:rPr>
          <w:rStyle w:val="apple-converted-space"/>
        </w:rPr>
      </w:pPr>
      <w:r w:rsidRPr="00E90AF9">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66577A">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3" w:name="_Toc417458541"/>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5</w:t>
      </w:r>
      <w:r w:rsidR="00F15244" w:rsidRPr="00967F0F">
        <w:rPr>
          <w:noProof/>
          <w:szCs w:val="22"/>
        </w:rPr>
        <w:fldChar w:fldCharType="end"/>
      </w:r>
      <w:r w:rsidRPr="00967F0F">
        <w:rPr>
          <w:szCs w:val="22"/>
        </w:rPr>
        <w:t>. Ejemplo N-Quads</w:t>
      </w:r>
      <w:bookmarkEnd w:id="23"/>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&lt;http://example.org/bob&gt; .</w:t>
            </w:r>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&lt;http://example.org/bob&gt; .</w:t>
            </w:r>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&lt;http://example.org/bob&gt; .</w:t>
            </w:r>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&lt;http://example.org/bob&gt; .</w:t>
            </w:r>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&lt;https://www.wikidata.org/wiki/Special:EntityData/Q12418&gt; .</w:t>
            </w:r>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&lt;https://www.wikidata.org/wiki/Special:EntityData/Q12418&gt; .</w:t>
            </w:r>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&lt;https://www.wikidata.org/wiki/Special:EntityData/Q12418&gt; .</w:t>
            </w:r>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&lt;http://example.org&gt; .</w:t>
            </w:r>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&lt;http://creativecommons.org/licenses/by/3.0/&gt; .</w:t>
            </w:r>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4" w:name="_Toc417458542"/>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6</w:t>
      </w:r>
      <w:r w:rsidR="00F15244" w:rsidRPr="00967F0F">
        <w:rPr>
          <w:noProof/>
          <w:szCs w:val="22"/>
        </w:rPr>
        <w:fldChar w:fldCharType="end"/>
      </w:r>
      <w:r w:rsidRPr="00967F0F">
        <w:rPr>
          <w:szCs w:val="22"/>
        </w:rPr>
        <w:t>. Ejemplo JSON-LD</w:t>
      </w:r>
      <w:bookmarkEnd w:id="24"/>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823302"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823302"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823302"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050494" w:rsidRPr="0029118D" w:rsidRDefault="0029118D" w:rsidP="0029118D">
      <w:pPr>
        <w:pStyle w:val="Nivel5"/>
      </w:pPr>
      <w:hyperlink r:id="rId17" w:anchor="section-rdfa" w:history="1">
        <w:r w:rsidR="00920F02" w:rsidRPr="0029118D">
          <w:rPr>
            <w:rStyle w:val="Hipervnculo"/>
            <w:color w:val="auto"/>
            <w:u w:val="none"/>
          </w:rPr>
          <w:t>RDFa</w:t>
        </w:r>
      </w:hyperlink>
      <w:r w:rsidR="00920F02" w:rsidRPr="0029118D">
        <w:rPr>
          <w:rStyle w:val="apple-converted-space"/>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Content>
          <w:r w:rsidR="00050494" w:rsidRPr="00E90AF9">
            <w:fldChar w:fldCharType="begin"/>
          </w:r>
          <w:r w:rsidR="00050494" w:rsidRPr="00E90AF9">
            <w:instrText xml:space="preserve"> CITATION Guu14 \l 12298 </w:instrText>
          </w:r>
          <w:r w:rsidR="00050494" w:rsidRPr="00E90AF9">
            <w:fldChar w:fldCharType="separate"/>
          </w:r>
          <w:r w:rsidR="0066577A">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5" w:name="_Toc417458543"/>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5B46E4">
        <w:rPr>
          <w:noProof/>
          <w:szCs w:val="22"/>
        </w:rPr>
        <w:t>7</w:t>
      </w:r>
      <w:r w:rsidR="00F15244" w:rsidRPr="00F74CEF">
        <w:rPr>
          <w:noProof/>
          <w:szCs w:val="22"/>
        </w:rPr>
        <w:fldChar w:fldCharType="end"/>
      </w:r>
      <w:r w:rsidRPr="00F74CEF">
        <w:rPr>
          <w:szCs w:val="22"/>
        </w:rPr>
        <w:t>. Ejemplo RDFa</w:t>
      </w:r>
      <w:bookmarkEnd w:id="25"/>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823302"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823302"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823302"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823302"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823302"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w:t>
            </w:r>
            <w:r w:rsidRPr="00F74CEF">
              <w:rPr>
                <w:rFonts w:ascii="Verdana" w:hAnsi="Verdana" w:cs="Arial"/>
                <w:color w:val="000000"/>
                <w:sz w:val="18"/>
                <w:szCs w:val="18"/>
                <w:lang w:val="en-US"/>
              </w:rPr>
              <w:lastRenderedPageBreak/>
              <w:t>resource="http://data.europeana.eu/item/04802/243FA8618938F4117025F17A8B813C5F9AA4D619"&gt;</w:t>
            </w:r>
          </w:p>
        </w:tc>
      </w:tr>
      <w:tr w:rsidR="00A7707E" w:rsidRPr="0082330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lastRenderedPageBreak/>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66577A" w:rsidRPr="0066577A">
            <w:rPr>
              <w:noProof/>
              <w:sz w:val="20"/>
              <w:lang w:val="en-US"/>
            </w:rPr>
            <w:t>(Schreiber &amp; Raimond, 2014)</w:t>
          </w:r>
          <w:r w:rsidRPr="00F74CEF">
            <w:rPr>
              <w:rStyle w:val="apple-converted-space"/>
              <w:sz w:val="20"/>
              <w:lang w:val="en-US"/>
            </w:rPr>
            <w:fldChar w:fldCharType="end"/>
          </w:r>
        </w:sdtContent>
      </w:sdt>
    </w:p>
    <w:p w:rsidR="00920F02" w:rsidRPr="0029118D" w:rsidRDefault="0029118D" w:rsidP="0029118D">
      <w:pPr>
        <w:pStyle w:val="Nivel5"/>
      </w:pPr>
      <w:hyperlink r:id="rId18" w:anchor="section-rdfxml" w:history="1">
        <w:r w:rsidR="00920F02" w:rsidRPr="0029118D">
          <w:rPr>
            <w:rStyle w:val="Hipervnculo"/>
            <w:color w:val="auto"/>
            <w:u w:val="none"/>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6" w:name="_Toc417458544"/>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5B46E4">
        <w:rPr>
          <w:noProof/>
          <w:szCs w:val="22"/>
        </w:rPr>
        <w:t>8</w:t>
      </w:r>
      <w:r w:rsidR="00F15244" w:rsidRPr="004D0808">
        <w:rPr>
          <w:noProof/>
          <w:szCs w:val="22"/>
        </w:rPr>
        <w:fldChar w:fldCharType="end"/>
      </w:r>
      <w:r w:rsidRPr="004D0808">
        <w:rPr>
          <w:szCs w:val="22"/>
        </w:rPr>
        <w:t>. Ejemplo RDF/XML</w:t>
      </w:r>
      <w:bookmarkEnd w:id="26"/>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&lt;?xml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823302"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823302"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82330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66577A" w:rsidRPr="0066577A">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823302">
      <w:pPr>
        <w:pStyle w:val="Nivel4"/>
        <w:rPr>
          <w:lang w:val="en-US"/>
        </w:rPr>
      </w:pPr>
      <w:bookmarkStart w:id="27" w:name="_Toc384986227"/>
      <w:bookmarkStart w:id="28" w:name="_Toc417458789"/>
      <w:r w:rsidRPr="00E90AF9">
        <w:rPr>
          <w:lang w:val="en-US"/>
        </w:rPr>
        <w:lastRenderedPageBreak/>
        <w:t>SPARQL</w:t>
      </w:r>
      <w:bookmarkEnd w:id="27"/>
      <w:r w:rsidR="0032124A" w:rsidRPr="00E90AF9">
        <w:rPr>
          <w:lang w:val="en-US"/>
        </w:rPr>
        <w:t xml:space="preserve"> </w:t>
      </w:r>
      <w:r w:rsidR="0026688A" w:rsidRPr="00E90AF9">
        <w:rPr>
          <w:lang w:val="en-US"/>
        </w:rPr>
        <w:t>Query Language for RDF</w:t>
      </w:r>
      <w:bookmarkEnd w:id="28"/>
      <w:r w:rsidR="0026688A" w:rsidRPr="00E90AF9">
        <w:rPr>
          <w:lang w:val="en-US"/>
        </w:rPr>
        <w:t xml:space="preserve"> </w:t>
      </w:r>
    </w:p>
    <w:p w:rsidR="009B7978" w:rsidRPr="00E90AF9" w:rsidRDefault="00145C54" w:rsidP="00E90AF9">
      <w:pPr>
        <w:pStyle w:val="contenido"/>
      </w:pPr>
      <w:r w:rsidRPr="00E90AF9">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Content>
          <w:r w:rsidRPr="00E90AF9">
            <w:fldChar w:fldCharType="begin"/>
          </w:r>
          <w:r w:rsidRPr="00E90AF9">
            <w:instrText xml:space="preserve"> CITATION Eri08 \l 12298 </w:instrText>
          </w:r>
          <w:r w:rsidRPr="00E90AF9">
            <w:fldChar w:fldCharType="separate"/>
          </w:r>
          <w:r w:rsidR="0066577A">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Content>
          <w:r w:rsidRPr="00E90AF9">
            <w:fldChar w:fldCharType="begin"/>
          </w:r>
          <w:r w:rsidRPr="00E90AF9">
            <w:instrText xml:space="preserve"> CITATION Eri08 \l 12298 </w:instrText>
          </w:r>
          <w:r w:rsidRPr="00E90AF9">
            <w:fldChar w:fldCharType="separate"/>
          </w:r>
          <w:r w:rsidR="0066577A">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Content>
          <w:r w:rsidR="008175BB" w:rsidRPr="00E90AF9">
            <w:fldChar w:fldCharType="begin"/>
          </w:r>
          <w:r w:rsidR="008175BB" w:rsidRPr="00E90AF9">
            <w:instrText xml:space="preserve"> CITATION Eri08 \l 12298 </w:instrText>
          </w:r>
          <w:r w:rsidR="008175BB" w:rsidRPr="00E90AF9">
            <w:fldChar w:fldCharType="separate"/>
          </w:r>
          <w:r w:rsidR="0066577A">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 .</w:t>
      </w:r>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r w:rsidRPr="00173CC9">
        <w:rPr>
          <w:i/>
          <w:sz w:val="20"/>
          <w:lang w:val="en-US"/>
        </w:rPr>
        <w:t>SELECT ?title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g/dc/elements/1.1/title&gt; ?title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29" w:name="_Toc417458545"/>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5B46E4">
        <w:rPr>
          <w:noProof/>
          <w:szCs w:val="22"/>
        </w:rPr>
        <w:t>9</w:t>
      </w:r>
      <w:r w:rsidR="00F15244" w:rsidRPr="00173CC9">
        <w:rPr>
          <w:noProof/>
          <w:szCs w:val="22"/>
        </w:rPr>
        <w:fldChar w:fldCharType="end"/>
      </w:r>
      <w:r w:rsidRPr="00173CC9">
        <w:rPr>
          <w:szCs w:val="22"/>
        </w:rPr>
        <w:t>. Resultado consulta SPARQL</w:t>
      </w:r>
      <w:bookmarkEnd w:id="29"/>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lastRenderedPageBreak/>
        <w:t xml:space="preserve">Fuente: </w:t>
      </w:r>
      <w:sdt>
        <w:sdtPr>
          <w:rPr>
            <w:sz w:val="18"/>
          </w:rPr>
          <w:id w:val="-856118716"/>
          <w:citation/>
        </w:sdtPr>
        <w:sdtContent>
          <w:r w:rsidRPr="00173CC9">
            <w:rPr>
              <w:sz w:val="18"/>
            </w:rPr>
            <w:fldChar w:fldCharType="begin"/>
          </w:r>
          <w:r w:rsidRPr="00173CC9">
            <w:rPr>
              <w:sz w:val="18"/>
            </w:rPr>
            <w:instrText xml:space="preserve"> CITATION Eri08 \l 12298 </w:instrText>
          </w:r>
          <w:r w:rsidRPr="00173CC9">
            <w:rPr>
              <w:sz w:val="18"/>
            </w:rPr>
            <w:fldChar w:fldCharType="separate"/>
          </w:r>
          <w:r w:rsidR="0066577A" w:rsidRPr="0066577A">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823302">
      <w:pPr>
        <w:pStyle w:val="Nivel3"/>
      </w:pPr>
      <w:bookmarkStart w:id="30" w:name="_Toc417458790"/>
      <w:r w:rsidRPr="00E90AF9">
        <w:t xml:space="preserve">Acerca de </w:t>
      </w:r>
      <w:r w:rsidR="001F0915">
        <w:t>DBpedia</w:t>
      </w:r>
      <w:bookmarkEnd w:id="30"/>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a 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823302">
      <w:pPr>
        <w:pStyle w:val="Nivel4"/>
      </w:pPr>
      <w:bookmarkStart w:id="31" w:name="_Toc417458791"/>
      <w:r w:rsidRPr="00E90AF9">
        <w:t>Framework extracción</w:t>
      </w:r>
      <w:bookmarkEnd w:id="31"/>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Content>
          <w:r w:rsidRPr="00E90AF9">
            <w:fldChar w:fldCharType="begin"/>
          </w:r>
          <w:r w:rsidR="00375B12" w:rsidRPr="00E90AF9">
            <w:instrText xml:space="preserve">CITATION Jen12 \l 12298 </w:instrText>
          </w:r>
          <w:r w:rsidRPr="00E90AF9">
            <w:fldChar w:fldCharType="separate"/>
          </w:r>
          <w:r w:rsidR="0066577A">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lastRenderedPageBreak/>
        <w:drawing>
          <wp:inline distT="0" distB="0" distL="0" distR="0" wp14:anchorId="79C07833" wp14:editId="67D0348F">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p>
    <w:p w:rsidR="00D90010" w:rsidRDefault="00D90010" w:rsidP="00D90010">
      <w:pPr>
        <w:pStyle w:val="titulosTF"/>
        <w:spacing w:after="0" w:line="276" w:lineRule="auto"/>
        <w:ind w:left="851"/>
        <w:rPr>
          <w:szCs w:val="22"/>
        </w:rPr>
      </w:pPr>
      <w:bookmarkStart w:id="32" w:name="_Toc417458467"/>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5B46E4">
        <w:rPr>
          <w:noProof/>
          <w:szCs w:val="22"/>
        </w:rPr>
        <w:t>5</w:t>
      </w:r>
      <w:r w:rsidRPr="00A9024B">
        <w:rPr>
          <w:noProof/>
          <w:szCs w:val="22"/>
        </w:rPr>
        <w:fldChar w:fldCharType="end"/>
      </w:r>
      <w:r w:rsidRPr="00A9024B">
        <w:rPr>
          <w:szCs w:val="22"/>
        </w:rPr>
        <w:t>: Representación gráfica RDF</w:t>
      </w:r>
      <w:bookmarkEnd w:id="32"/>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66577A">
            <w:rPr>
              <w:noProof/>
              <w:sz w:val="18"/>
              <w:szCs w:val="22"/>
            </w:rPr>
            <w:t xml:space="preserve"> </w:t>
          </w:r>
          <w:r w:rsidR="0066577A" w:rsidRPr="0066577A">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823302">
      <w:pPr>
        <w:pStyle w:val="Nivel4"/>
      </w:pPr>
      <w:bookmarkStart w:id="33" w:name="_Toc417458792"/>
      <w:r>
        <w:t>DBpedia</w:t>
      </w:r>
      <w:r w:rsidR="008C55CA" w:rsidRPr="00E90AF9">
        <w:t xml:space="preserve"> </w:t>
      </w:r>
      <w:r>
        <w:t>Dataset</w:t>
      </w:r>
      <w:bookmarkEnd w:id="33"/>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823302">
      <w:pPr>
        <w:pStyle w:val="Nivel4"/>
      </w:pPr>
      <w:bookmarkStart w:id="34" w:name="_Toc417458793"/>
      <w:r w:rsidRPr="00E90AF9">
        <w:t xml:space="preserve">Acceso a </w:t>
      </w:r>
      <w:r w:rsidR="001F0915">
        <w:t>DBpedia</w:t>
      </w:r>
      <w:r w:rsidR="008C55CA" w:rsidRPr="00E90AF9">
        <w:t xml:space="preserve"> </w:t>
      </w:r>
      <w:r w:rsidR="001F0915">
        <w:t>Dataset</w:t>
      </w:r>
      <w:bookmarkEnd w:id="34"/>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Content>
          <w:r w:rsidR="00E873EB" w:rsidRPr="00E90AF9">
            <w:fldChar w:fldCharType="begin"/>
          </w:r>
          <w:r w:rsidR="00E873EB" w:rsidRPr="00E90AF9">
            <w:instrText xml:space="preserve"> CITATION Chr09 \l 12298 </w:instrText>
          </w:r>
          <w:r w:rsidR="00E873EB" w:rsidRPr="00E90AF9">
            <w:fldChar w:fldCharType="separate"/>
          </w:r>
          <w:r w:rsidR="0066577A">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lastRenderedPageBreak/>
        <w:drawing>
          <wp:inline distT="0" distB="0" distL="0" distR="0" wp14:anchorId="397D51DA" wp14:editId="17B9F45C">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5" w:name="_Toc417458468"/>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5B46E4">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5"/>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66577A">
            <w:rPr>
              <w:noProof/>
              <w:sz w:val="18"/>
              <w:szCs w:val="22"/>
            </w:rPr>
            <w:t xml:space="preserve"> </w:t>
          </w:r>
          <w:r w:rsidR="0066577A" w:rsidRPr="0066577A">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A524BF">
      <w:pPr>
        <w:pStyle w:val="Nivel2"/>
      </w:pPr>
      <w:bookmarkStart w:id="36" w:name="_Toc417458794"/>
      <w:r w:rsidRPr="00E90AF9">
        <w:t>Procesamiento de Lenguaje Natural (PLN)</w:t>
      </w:r>
      <w:bookmarkEnd w:id="36"/>
    </w:p>
    <w:p w:rsidR="005370D0" w:rsidRPr="00E90AF9" w:rsidRDefault="00FA3691" w:rsidP="00823302">
      <w:pPr>
        <w:pStyle w:val="Nivel3"/>
      </w:pPr>
      <w:bookmarkStart w:id="37" w:name="_Toc417458795"/>
      <w:r w:rsidRPr="00E90AF9">
        <w:t>Introducción</w:t>
      </w:r>
      <w:bookmarkEnd w:id="37"/>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lastRenderedPageBreak/>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823302">
      <w:pPr>
        <w:pStyle w:val="Nivel3"/>
      </w:pPr>
      <w:bookmarkStart w:id="38" w:name="_Toc417458796"/>
      <w:r w:rsidRPr="00E90AF9">
        <w:rPr>
          <w:lang w:val="en-US"/>
        </w:rPr>
        <w:t xml:space="preserve">Part of </w:t>
      </w:r>
      <w:r w:rsidRPr="00E90AF9">
        <w:t>Speech</w:t>
      </w:r>
      <w:r w:rsidRPr="00E90AF9">
        <w:rPr>
          <w:lang w:val="en-US"/>
        </w:rPr>
        <w:t xml:space="preserve"> Tagger</w:t>
      </w:r>
      <w:bookmarkEnd w:id="38"/>
    </w:p>
    <w:p w:rsidR="005370D0" w:rsidRPr="00E90AF9" w:rsidRDefault="00897F6E" w:rsidP="00E90AF9">
      <w:pPr>
        <w:pStyle w:val="contenido"/>
      </w:pPr>
      <w:r w:rsidRPr="00E90AF9">
        <w:t>P</w:t>
      </w:r>
      <w:r w:rsidR="00FA3691" w:rsidRPr="00E90AF9">
        <w:t>ermite distinguir la función de una palabra en un determinada contexto mediante la asignación de una etiqueta predefinida. “Una part of speech tagger es un sistema que usa 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823302">
      <w:pPr>
        <w:pStyle w:val="Nivel3"/>
      </w:pPr>
      <w:bookmarkStart w:id="39" w:name="_Toc417458797"/>
      <w:r w:rsidRPr="00E90AF9">
        <w:rPr>
          <w:lang w:val="en-US"/>
        </w:rPr>
        <w:t>Chunking</w:t>
      </w:r>
      <w:bookmarkEnd w:id="39"/>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Content>
          <w:r w:rsidR="009B7C60" w:rsidRPr="00E90AF9">
            <w:fldChar w:fldCharType="begin"/>
          </w:r>
          <w:r w:rsidR="009B7C60" w:rsidRPr="00E90AF9">
            <w:instrText xml:space="preserve">CITATION Tjo \l 12298 </w:instrText>
          </w:r>
          <w:r w:rsidR="009B7C60" w:rsidRPr="00E90AF9">
            <w:fldChar w:fldCharType="separate"/>
          </w:r>
          <w:r w:rsidR="0066577A">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 xml:space="preserve">We saw the yellow </w:t>
      </w:r>
      <w:r w:rsidRPr="00E90AF9">
        <w:rPr>
          <w:i/>
          <w:iCs/>
          <w:lang w:val="es-ES"/>
        </w:rPr>
        <w:lastRenderedPageBreak/>
        <w:t>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53E030EE" wp14:editId="5AC20D8D">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40" w:name="_Toc417458469"/>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5B46E4">
        <w:rPr>
          <w:noProof/>
          <w:szCs w:val="22"/>
        </w:rPr>
        <w:t>7</w:t>
      </w:r>
      <w:r w:rsidR="00F15244" w:rsidRPr="00D92EE9">
        <w:rPr>
          <w:noProof/>
          <w:szCs w:val="22"/>
        </w:rPr>
        <w:fldChar w:fldCharType="end"/>
      </w:r>
      <w:r w:rsidR="004B246A" w:rsidRPr="00D92EE9">
        <w:rPr>
          <w:szCs w:val="22"/>
        </w:rPr>
        <w:t>: Ejemplo POS Tag y Chunking</w:t>
      </w:r>
      <w:bookmarkEnd w:id="40"/>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823302">
      <w:pPr>
        <w:pStyle w:val="Nivel3"/>
      </w:pPr>
      <w:bookmarkStart w:id="41" w:name="_Toc384986238"/>
      <w:bookmarkStart w:id="42" w:name="_Toc417458798"/>
      <w:bookmarkEnd w:id="41"/>
      <w:r w:rsidRPr="00E90AF9">
        <w:t>Desambiguación</w:t>
      </w:r>
      <w:bookmarkEnd w:id="42"/>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Content>
          <w:r w:rsidR="00BE4318">
            <w:fldChar w:fldCharType="begin"/>
          </w:r>
          <w:r w:rsidR="00BE4318">
            <w:instrText xml:space="preserve"> CITATION Pel12 \l 12298 </w:instrText>
          </w:r>
          <w:r w:rsidR="00BE4318">
            <w:fldChar w:fldCharType="separate"/>
          </w:r>
          <w:r w:rsidR="0066577A">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823302">
      <w:pPr>
        <w:pStyle w:val="Nivel4"/>
      </w:pPr>
      <w:bookmarkStart w:id="43" w:name="__RefHeading__1209_328609198"/>
      <w:bookmarkStart w:id="44" w:name="_Toc384986239"/>
      <w:bookmarkStart w:id="45" w:name="__RefHeading__1211_328609198"/>
      <w:bookmarkStart w:id="46" w:name="_Toc384986240"/>
      <w:bookmarkStart w:id="47" w:name="_Toc417458799"/>
      <w:bookmarkEnd w:id="43"/>
      <w:bookmarkEnd w:id="44"/>
      <w:bookmarkEnd w:id="45"/>
      <w:bookmarkEnd w:id="46"/>
      <w:r w:rsidRPr="00E90AF9">
        <w:t>Métodos basados en el conociendo</w:t>
      </w:r>
      <w:r w:rsidR="00FB31C3" w:rsidRPr="00E90AF9">
        <w:t>.</w:t>
      </w:r>
      <w:bookmarkEnd w:id="47"/>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Content>
          <w:r>
            <w:fldChar w:fldCharType="begin"/>
          </w:r>
          <w:r>
            <w:instrText xml:space="preserve"> CITATION Tel09 \l 12298 </w:instrText>
          </w:r>
          <w:r>
            <w:fldChar w:fldCharType="separate"/>
          </w:r>
          <w:r w:rsidR="0066577A">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w:t>
      </w:r>
      <w:r w:rsidR="00795B13" w:rsidRPr="00795B13">
        <w:lastRenderedPageBreak/>
        <w:t xml:space="preserve">(vocabularios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Content>
          <w:r w:rsidR="00923F7A">
            <w:fldChar w:fldCharType="begin"/>
          </w:r>
          <w:r w:rsidR="00923F7A">
            <w:instrText xml:space="preserve"> CITATION Iul04 \l 12298 </w:instrText>
          </w:r>
          <w:r w:rsidR="00923F7A">
            <w:fldChar w:fldCharType="separate"/>
          </w:r>
          <w:r w:rsidR="0066577A">
            <w:rPr>
              <w:noProof/>
            </w:rPr>
            <w:t>(Mihaela, 2004)</w:t>
          </w:r>
          <w:r w:rsidR="00923F7A">
            <w:fldChar w:fldCharType="end"/>
          </w:r>
        </w:sdtContent>
      </w:sdt>
    </w:p>
    <w:p w:rsidR="00501064" w:rsidRDefault="00501064" w:rsidP="00A80900">
      <w:pPr>
        <w:pStyle w:val="Nivel5"/>
        <w:ind w:left="2124" w:hanging="1698"/>
      </w:pPr>
      <w:r>
        <w:t xml:space="preserve">EuroWordNet </w:t>
      </w:r>
    </w:p>
    <w:p w:rsidR="00501064" w:rsidRDefault="00501064" w:rsidP="00501064">
      <w:pPr>
        <w:pStyle w:val="contenido"/>
      </w:pPr>
      <w:r>
        <w:t>“El propósito de EuroWordNet ha sido construir una base de datos léxica multilingüe para diferentes lenguas europeas, siguiendo la metodología de WordNet. EuroWordNet es una base de datos multilingüe, con wordnets para varias lenguas (holandés, italiano, español, inglés, alemán, francés, estoniano y checo), compatibles entre sí en cobertura e interpretación de las relaciones.”</w:t>
      </w:r>
      <w:r w:rsidR="0044761B">
        <w:t xml:space="preserve"> </w:t>
      </w:r>
      <w:sdt>
        <w:sdtPr>
          <w:id w:val="-575508870"/>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B83D46" w:rsidRDefault="00B83D46" w:rsidP="00986E28">
      <w:pPr>
        <w:pStyle w:val="Nivel5"/>
      </w:pPr>
      <w:r>
        <w:lastRenderedPageBreak/>
        <w:t>Algoritmo de Lesk</w:t>
      </w:r>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Content>
          <w:r w:rsidR="009567E5">
            <w:fldChar w:fldCharType="begin"/>
          </w:r>
          <w:r w:rsidR="009567E5">
            <w:instrText xml:space="preserve"> CITATION Son09 \l 12298 </w:instrText>
          </w:r>
          <w:r w:rsidR="009567E5">
            <w:fldChar w:fldCharType="separate"/>
          </w:r>
          <w:r w:rsidR="0066577A">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A524BF">
      <w:pPr>
        <w:pStyle w:val="Nivel2"/>
      </w:pPr>
      <w:bookmarkStart w:id="48" w:name="__RefHeading__1215_328609198"/>
      <w:bookmarkStart w:id="49" w:name="_Toc384986242"/>
      <w:bookmarkStart w:id="50" w:name="_Toc417458800"/>
      <w:bookmarkEnd w:id="48"/>
      <w:bookmarkEnd w:id="49"/>
      <w:r w:rsidRPr="00E90AF9">
        <w:t>Servicios Web</w:t>
      </w:r>
      <w:bookmarkEnd w:id="50"/>
    </w:p>
    <w:p w:rsidR="00EF6546" w:rsidRPr="00E90AF9" w:rsidRDefault="006303E4" w:rsidP="00823302">
      <w:pPr>
        <w:pStyle w:val="Nivel3"/>
      </w:pPr>
      <w:bookmarkStart w:id="51" w:name="_Toc417458801"/>
      <w:r w:rsidRPr="00E90AF9">
        <w:t>Introducción</w:t>
      </w:r>
      <w:bookmarkEnd w:id="51"/>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e pueden combinar en una forma de acoplamiento flexible con el fin de lograr operaciones complejas. Programas 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823302">
      <w:pPr>
        <w:pStyle w:val="Nivel3"/>
        <w:rPr>
          <w:color w:val="222222"/>
        </w:rPr>
      </w:pPr>
      <w:bookmarkStart w:id="52" w:name="_Toc417458802"/>
      <w:r w:rsidRPr="00E90AF9">
        <w:t xml:space="preserve">Tipos de </w:t>
      </w:r>
      <w:r w:rsidR="00177467">
        <w:t>servicios web</w:t>
      </w:r>
      <w:bookmarkEnd w:id="52"/>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66577A">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23302">
      <w:pPr>
        <w:pStyle w:val="Nivel4"/>
        <w:rPr>
          <w:lang w:val="en-US"/>
        </w:rPr>
      </w:pPr>
      <w:bookmarkStart w:id="53" w:name="_Toc417458803"/>
      <w:r w:rsidRPr="00384DB9">
        <w:rPr>
          <w:lang w:val="en-US"/>
        </w:rPr>
        <w:lastRenderedPageBreak/>
        <w:t>SOAP AND THE WS-* STACK</w:t>
      </w:r>
      <w:bookmarkEnd w:id="53"/>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626810" w:rsidRPr="00E90AF9" w:rsidRDefault="001447C9" w:rsidP="00823302">
      <w:pPr>
        <w:pStyle w:val="Nivel4"/>
        <w:rPr>
          <w:rStyle w:val="contenidoCar"/>
        </w:rPr>
      </w:pPr>
      <w:bookmarkStart w:id="54" w:name="_Toc417458804"/>
      <w:r w:rsidRPr="00E90AF9">
        <w:rPr>
          <w:rStyle w:val="contenidoCar"/>
        </w:rPr>
        <w:t>REST</w:t>
      </w:r>
      <w:bookmarkEnd w:id="54"/>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lastRenderedPageBreak/>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Recursos están desconectados de su representación para que su contenido se puede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823302">
      <w:pPr>
        <w:pStyle w:val="Nivel3"/>
      </w:pPr>
      <w:bookmarkStart w:id="55" w:name="__RefHeading__1199_328609198"/>
      <w:bookmarkStart w:id="56" w:name="_Toc384986229"/>
      <w:bookmarkStart w:id="57" w:name="__RefHeading__1201_328609198"/>
      <w:bookmarkStart w:id="58" w:name="_Toc384986230"/>
      <w:bookmarkStart w:id="59" w:name="_Toc417458805"/>
      <w:bookmarkEnd w:id="55"/>
      <w:bookmarkEnd w:id="56"/>
      <w:bookmarkEnd w:id="57"/>
      <w:bookmarkEnd w:id="58"/>
      <w:r w:rsidRPr="00E90AF9">
        <w:t>Recursos y  representaciones</w:t>
      </w:r>
      <w:bookmarkEnd w:id="59"/>
    </w:p>
    <w:p w:rsidR="005370D0" w:rsidRPr="00E90AF9" w:rsidRDefault="0029118D" w:rsidP="00E90AF9">
      <w:pPr>
        <w:pStyle w:val="contenido"/>
      </w:pPr>
      <w:sdt>
        <w:sdtPr>
          <w:id w:val="79804539"/>
          <w:citation/>
        </w:sdtPr>
        <w:sdtContent>
          <w:r w:rsidR="007B6C47">
            <w:fldChar w:fldCharType="begin"/>
          </w:r>
          <w:r w:rsidR="007B6C47">
            <w:instrText xml:space="preserve"> CITATION Leo131 \l 12298 </w:instrText>
          </w:r>
          <w:r w:rsidR="007B6C47">
            <w:fldChar w:fldCharType="separate"/>
          </w:r>
          <w:r w:rsidR="0066577A">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 xml:space="preserve">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w:t>
      </w:r>
      <w:r w:rsidRPr="00E90AF9">
        <w:lastRenderedPageBreak/>
        <w:t>representaciones que  puede ser cualquier documento legible que contenga información acerca de un recurso.</w:t>
      </w:r>
    </w:p>
    <w:p w:rsidR="00FB31C3" w:rsidRPr="000E7AD6" w:rsidRDefault="00FB31C3" w:rsidP="00E90AF9">
      <w:pPr>
        <w:pStyle w:val="contenido"/>
      </w:pPr>
      <w:bookmarkStart w:id="60" w:name="__RefHeading__1203_328609198"/>
      <w:bookmarkStart w:id="61" w:name="_Toc384986231"/>
      <w:bookmarkEnd w:id="60"/>
      <w:bookmarkEnd w:id="61"/>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62" w:name="_Toc417458806"/>
      <w:r w:rsidRPr="00E90AF9">
        <w:rPr>
          <w:rFonts w:cs="Arial"/>
          <w:szCs w:val="22"/>
        </w:rPr>
        <w:t xml:space="preserve">CAPITULO 2: </w:t>
      </w:r>
      <w:r w:rsidR="00302C41" w:rsidRPr="00E90AF9">
        <w:rPr>
          <w:rFonts w:cs="Arial"/>
          <w:szCs w:val="22"/>
        </w:rPr>
        <w:t>PROBLEMÁTICA</w:t>
      </w:r>
      <w:bookmarkEnd w:id="62"/>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A524BF">
      <w:pPr>
        <w:pStyle w:val="Nivel2"/>
        <w:numPr>
          <w:ilvl w:val="0"/>
          <w:numId w:val="30"/>
        </w:numPr>
      </w:pPr>
      <w:bookmarkStart w:id="63" w:name="_Toc417458807"/>
      <w:r w:rsidRPr="00E90AF9">
        <w:lastRenderedPageBreak/>
        <w:t>Estado actual</w:t>
      </w:r>
      <w:bookmarkEnd w:id="63"/>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w:t>
      </w:r>
      <w:r w:rsidR="00621AB8">
        <w:t>clara</w:t>
      </w:r>
      <w:r w:rsidR="00642E6C">
        <w:t xml:space="preserve"> </w:t>
      </w:r>
      <w:r w:rsidR="00AD743C">
        <w:t>los principales elementos que intervi</w:t>
      </w:r>
      <w:r w:rsidR="00BF59F5">
        <w:t>enen</w:t>
      </w:r>
      <w:r w:rsidR="00621AB8">
        <w:t>.</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621AB8" w:rsidRDefault="00621AB8" w:rsidP="007611DC">
      <w:pPr>
        <w:pStyle w:val="contenido"/>
      </w:pPr>
      <w:r>
        <w:t xml:space="preserve">El procesamiento de estos documentos es un aspecto natural para los seres humanos, que son capaces de identifican los elementos que intervienen, pero se debe tener en cuenta que en la actualidad no solo humanos navegan por la web haciendo necesario desarrollo de herramientas que permitan a las “maquinas” procesar estos contenidos. </w:t>
      </w:r>
    </w:p>
    <w:p w:rsidR="007073AE" w:rsidRPr="00E90AF9" w:rsidRDefault="007073AE" w:rsidP="00A524BF">
      <w:pPr>
        <w:pStyle w:val="Nivel2"/>
      </w:pPr>
      <w:bookmarkStart w:id="64" w:name="_Toc417458808"/>
      <w:r w:rsidRPr="00E90AF9">
        <w:t>Justificación</w:t>
      </w:r>
      <w:bookmarkEnd w:id="64"/>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Content>
          <w:r>
            <w:fldChar w:fldCharType="begin"/>
          </w:r>
          <w:r w:rsidR="0066577A">
            <w:instrText xml:space="preserve">CITATION Mar12 \l 12298 </w:instrText>
          </w:r>
          <w:r>
            <w:fldChar w:fldCharType="separate"/>
          </w:r>
          <w:r w:rsidR="0066577A">
            <w:rPr>
              <w:noProof/>
            </w:rPr>
            <w:t>(Morocho, Piedra, &amp; Valverde, 2012)</w:t>
          </w:r>
          <w:r>
            <w:fldChar w:fldCharType="end"/>
          </w:r>
        </w:sdtContent>
      </w:sdt>
      <w:r>
        <w:t xml:space="preserve">, “La información que se posee no se encuentra en un formato estructurado, y la encontramos en documentos de tipo pdf, hojas de excel, word, texto plano y medios digitales como DVD. Adicionalmente, se completó información faltante, a través de búsquedas manuales en páginas web de organismos de educación de cada país. Al contar con información en diversos formatos y no estructurada, se dificulta </w:t>
      </w:r>
      <w:r>
        <w:lastRenderedPageBreak/>
        <w:t>realizar una 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r w:rsidR="00621AB8">
        <w:t>, su extracción es indispensable para la compresión del contenido</w:t>
      </w:r>
      <w:r w:rsidR="000320EA" w:rsidRPr="00E90AF9">
        <w:t>.</w:t>
      </w:r>
    </w:p>
    <w:p w:rsidR="00C24BAF"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7167FC" w:rsidRDefault="007167FC" w:rsidP="00E90AF9">
      <w:pPr>
        <w:pStyle w:val="contenido"/>
      </w:pPr>
      <w:r>
        <w:t xml:space="preserve">De esta forma diferentes </w:t>
      </w:r>
      <w:r w:rsidR="00F202D3">
        <w:t>publicaciones, proyectos</w:t>
      </w:r>
      <w:r>
        <w:t xml:space="preserve"> educativos y </w:t>
      </w:r>
      <w:r w:rsidR="00F202D3">
        <w:t>documentos en</w:t>
      </w:r>
      <w:r>
        <w:t xml:space="preserve"> general poseen descripciones o resumes que pueden ser objeto de análisis y cuyos resultados aporten datos que permiten en enlace hacia fuentes de datos abiertos y relacionados que pueden ser </w:t>
      </w:r>
      <w:r w:rsidR="00F202D3">
        <w:t>aprovechados</w:t>
      </w:r>
      <w:r>
        <w:t xml:space="preserve"> de mejor manera en la nueva tendencia de la web, la web semántica.</w:t>
      </w:r>
    </w:p>
    <w:p w:rsidR="00546DD9" w:rsidRDefault="00CB15A5" w:rsidP="00AA06D8">
      <w:pPr>
        <w:pStyle w:val="contenido"/>
      </w:pPr>
      <w:r>
        <w:t xml:space="preserve">Una de las </w:t>
      </w:r>
      <w:r w:rsidR="00F9782F">
        <w:t>razones y motivaciones</w:t>
      </w:r>
      <w:r>
        <w:t xml:space="preserve"> </w:t>
      </w:r>
      <w:r w:rsidR="00546DD9" w:rsidRPr="00AA06D8">
        <w:t xml:space="preserve">de concentrar los esfuerzos en el ámbito </w:t>
      </w:r>
      <w:r w:rsidR="00625682">
        <w:t>académico</w:t>
      </w:r>
      <w:r w:rsidR="00546DD9" w:rsidRPr="00AA06D8">
        <w:t>, a través del procesamiento de su contenido</w:t>
      </w:r>
      <w:r w:rsidR="00625682">
        <w:t xml:space="preserve"> escrito</w:t>
      </w:r>
      <w:r w:rsidR="00546DD9" w:rsidRPr="00AA06D8">
        <w:t xml:space="preserve"> y el enlace con fuentes libres </w:t>
      </w:r>
      <w:r w:rsidR="00546DD9" w:rsidRPr="00AA06D8">
        <w:lastRenderedPageBreak/>
        <w:t xml:space="preserve">promoviendo de esa forma Linked  Open Data es debido a la gran cantidad de datos que están siendo publicados en las distintas áreas de la ciencias </w:t>
      </w:r>
      <w:r w:rsidR="00AA06D8">
        <w:t xml:space="preserve">y </w:t>
      </w:r>
      <w:r w:rsidR="00F202D3">
        <w:t xml:space="preserve">siguiendo la </w:t>
      </w:r>
      <w:r w:rsidR="00AA06D8">
        <w:t xml:space="preserve">nueva tendencia </w:t>
      </w:r>
      <w:r w:rsidR="00F202D3">
        <w:t xml:space="preserve">de publicación </w:t>
      </w:r>
      <w:r w:rsidR="00AA06D8" w:rsidRPr="00AA06D8">
        <w:t>de forma libre y abierta</w:t>
      </w:r>
      <w:r w:rsidR="00F202D3">
        <w:t xml:space="preserve"> del</w:t>
      </w:r>
      <w:r w:rsidR="00AA06D8">
        <w:t xml:space="preserve"> conocimiento,</w:t>
      </w:r>
      <w:r w:rsidR="00AA06D8" w:rsidRPr="00AA06D8">
        <w:t xml:space="preserve"> como son </w:t>
      </w:r>
      <w:r w:rsidR="00AA06D8">
        <w:t xml:space="preserve">los </w:t>
      </w:r>
      <w:r w:rsidR="00AA06D8" w:rsidRPr="00AA06D8">
        <w:t xml:space="preserve">Open </w:t>
      </w:r>
      <w:r w:rsidR="00AA06D8">
        <w:t xml:space="preserve">Educational </w:t>
      </w:r>
      <w:r w:rsidR="00AA06D8" w:rsidRPr="00AA06D8">
        <w:t>Resources (OER) que son recursos educativos abiertos y los OpenCourseWare  (OCW)</w:t>
      </w:r>
      <w:r w:rsidR="00AA06D8">
        <w:t xml:space="preserve"> que es material docente que se publican de forma abierta sin restricciones</w:t>
      </w:r>
      <w:r w:rsidR="00625682">
        <w:t>. Esto abre oportunidad y</w:t>
      </w:r>
      <w:r w:rsidR="00F202D3">
        <w:t xml:space="preserve"> necesidad </w:t>
      </w:r>
      <w:r w:rsidR="00D6684D">
        <w:t>de aplicaciones que</w:t>
      </w:r>
      <w:r w:rsidR="00625682">
        <w:t xml:space="preserve"> faciliten</w:t>
      </w:r>
      <w:r w:rsidR="00D6684D">
        <w:t xml:space="preserve"> </w:t>
      </w:r>
      <w:r w:rsidR="00625682">
        <w:t>el descubrimiento</w:t>
      </w:r>
      <w:r w:rsidR="00D6684D">
        <w:t xml:space="preserve"> de estos recursos </w:t>
      </w:r>
      <w:r w:rsidR="00625682">
        <w:t xml:space="preserve">y la </w:t>
      </w:r>
      <w:r w:rsidR="007D0DE7">
        <w:t xml:space="preserve">asociación entre sí y </w:t>
      </w:r>
      <w:r w:rsidR="00625682">
        <w:t>con fuentes de datos</w:t>
      </w:r>
      <w:r w:rsidR="007D0DE7">
        <w:t xml:space="preserve">. </w:t>
      </w:r>
      <w:r w:rsidR="00D36F0E">
        <w:t xml:space="preserve"> Ya existen diversos avances e implantaciones que han demostrado que  </w:t>
      </w:r>
      <w:r w:rsidR="007D0DE7">
        <w:t xml:space="preserve">Linked Data permite crear relaciones en te silos OCW, es posible enriquecer los metadatos de </w:t>
      </w:r>
      <w:r w:rsidR="00D36F0E">
        <w:t xml:space="preserve">estos; </w:t>
      </w:r>
      <w:r w:rsidR="007D0DE7">
        <w:t xml:space="preserve">un entorno de datos enlazados de OCW y OER permiten en descubrimiento y la reutilización de estos recursos abiertos </w:t>
      </w:r>
      <w:sdt>
        <w:sdtPr>
          <w:id w:val="909114803"/>
          <w:citation/>
        </w:sdtPr>
        <w:sdtContent>
          <w:r w:rsidR="007D0DE7">
            <w:fldChar w:fldCharType="begin"/>
          </w:r>
          <w:r w:rsidR="0066577A">
            <w:instrText xml:space="preserve">CITATION Pie14 \l 12298 </w:instrText>
          </w:r>
          <w:r w:rsidR="007D0DE7">
            <w:fldChar w:fldCharType="separate"/>
          </w:r>
          <w:r w:rsidR="0066577A">
            <w:rPr>
              <w:noProof/>
            </w:rPr>
            <w:t>(Piedra, Chicaiza, &amp; López, 2014)</w:t>
          </w:r>
          <w:r w:rsidR="007D0DE7">
            <w:fldChar w:fldCharType="end"/>
          </w:r>
        </w:sdtContent>
      </w:sdt>
      <w:r w:rsidR="007D0DE7">
        <w:t xml:space="preserve"> </w:t>
      </w:r>
    </w:p>
    <w:p w:rsidR="008649DF" w:rsidRDefault="008649DF" w:rsidP="008649DF">
      <w:pPr>
        <w:pStyle w:val="contenido"/>
      </w:pPr>
      <w:r>
        <w:t xml:space="preserve">Ya se han vendido realizando aportes con el afán de extraer datos desde fuentes académicas  en la web y estructurarla en base a los principios de Linked Data, aportes como </w:t>
      </w:r>
      <w:sdt>
        <w:sdtPr>
          <w:id w:val="2034294800"/>
          <w:citation/>
        </w:sdtPr>
        <w:sdtContent>
          <w:r>
            <w:fldChar w:fldCharType="begin"/>
          </w:r>
          <w:r>
            <w:instrText xml:space="preserve"> CITATION Pie141 \l 12298 </w:instrText>
          </w:r>
          <w:r>
            <w:fldChar w:fldCharType="separate"/>
          </w:r>
          <w:r>
            <w:rPr>
              <w:noProof/>
            </w:rPr>
            <w:t>(Piedra, Tovar, Colomo-Palacios, Lopez-Varga, &amp; Chicaiza, 2014)</w:t>
          </w:r>
          <w:r>
            <w:fldChar w:fldCharType="end"/>
          </w:r>
        </w:sdtContent>
      </w:sdt>
      <w:r>
        <w:t xml:space="preserve"> que busca un “marco de trabajo para </w:t>
      </w:r>
      <w:r w:rsidRPr="008649DF">
        <w:t>evolucionar hacia un sistema más interoperable e integrado para compartir, conectar y el descubrimiento de datos y metadatos de las iniciativas OCW</w:t>
      </w:r>
      <w:r>
        <w:t xml:space="preserve"> .“</w:t>
      </w:r>
    </w:p>
    <w:p w:rsidR="00F87DF6" w:rsidRPr="00E90AF9" w:rsidRDefault="00F87DF6" w:rsidP="00A524BF">
      <w:pPr>
        <w:pStyle w:val="Nivel2"/>
      </w:pPr>
      <w:bookmarkStart w:id="65" w:name="_Toc417458809"/>
      <w:r w:rsidRPr="00E90AF9">
        <w:t>Objetivo General.</w:t>
      </w:r>
      <w:bookmarkEnd w:id="65"/>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A524BF">
      <w:pPr>
        <w:pStyle w:val="Nivel2"/>
      </w:pPr>
      <w:bookmarkStart w:id="66" w:name="_Toc417458810"/>
      <w:r w:rsidRPr="00E90AF9">
        <w:t>Objetivos Específicos</w:t>
      </w:r>
      <w:bookmarkEnd w:id="66"/>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7" w:name="_Toc417458811"/>
      <w:r w:rsidRPr="001F0915">
        <w:t>CAPITULO</w:t>
      </w:r>
      <w:r w:rsidRPr="00E90AF9">
        <w:t xml:space="preserve"> 3</w:t>
      </w:r>
      <w:r w:rsidR="00796B9F" w:rsidRPr="00E90AF9">
        <w:t xml:space="preserve">: </w:t>
      </w:r>
      <w:r w:rsidRPr="00E90AF9">
        <w:t>Solución</w:t>
      </w:r>
      <w:bookmarkEnd w:id="67"/>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7F2776">
      <w:pPr>
        <w:pStyle w:val="Prrafodelista"/>
        <w:keepNext/>
        <w:keepLines/>
        <w:numPr>
          <w:ilvl w:val="0"/>
          <w:numId w:val="13"/>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8" w:name="_Toc391288964"/>
      <w:bookmarkStart w:id="69" w:name="_Toc391399466"/>
      <w:bookmarkStart w:id="70" w:name="_Toc391677434"/>
      <w:bookmarkStart w:id="71" w:name="_Toc391685470"/>
      <w:bookmarkStart w:id="72" w:name="_Toc392493747"/>
      <w:bookmarkStart w:id="73" w:name="_Toc392493800"/>
      <w:bookmarkStart w:id="74" w:name="_Toc392581704"/>
      <w:bookmarkStart w:id="75" w:name="_Toc393116788"/>
      <w:bookmarkStart w:id="76" w:name="_Toc393116911"/>
      <w:bookmarkStart w:id="77" w:name="_Toc393116994"/>
      <w:bookmarkStart w:id="78" w:name="_Toc393117053"/>
      <w:bookmarkStart w:id="79" w:name="_Toc393117328"/>
      <w:bookmarkStart w:id="80" w:name="_Toc395165768"/>
      <w:bookmarkStart w:id="81" w:name="_Toc399864491"/>
      <w:bookmarkStart w:id="82" w:name="_Toc399864555"/>
      <w:bookmarkStart w:id="83" w:name="_Toc400125885"/>
      <w:bookmarkStart w:id="84" w:name="_Toc400125952"/>
      <w:bookmarkStart w:id="85" w:name="_Toc400366753"/>
      <w:bookmarkStart w:id="86" w:name="_Toc400366837"/>
      <w:bookmarkStart w:id="87" w:name="_Toc400372902"/>
      <w:bookmarkStart w:id="88" w:name="_Toc403042692"/>
      <w:bookmarkStart w:id="89" w:name="_Toc403114479"/>
      <w:bookmarkStart w:id="90" w:name="_Toc414268470"/>
      <w:bookmarkStart w:id="91" w:name="_Toc414268552"/>
      <w:bookmarkStart w:id="92" w:name="_Toc414268634"/>
      <w:bookmarkStart w:id="93" w:name="_Toc417433208"/>
      <w:bookmarkStart w:id="94" w:name="_Toc41745881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370D0" w:rsidRPr="00E90AF9" w:rsidRDefault="00FA3691" w:rsidP="00A524BF">
      <w:pPr>
        <w:pStyle w:val="Nivel2"/>
        <w:numPr>
          <w:ilvl w:val="0"/>
          <w:numId w:val="31"/>
        </w:numPr>
      </w:pPr>
      <w:bookmarkStart w:id="95" w:name="_Toc417458813"/>
      <w:r w:rsidRPr="00F83B6C">
        <w:t>Propuesta</w:t>
      </w:r>
      <w:bookmarkEnd w:id="95"/>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 redactados en idioma ingles a pesar de que se trate de una publicación en español, se limitara el desarrollo de la soluciona este idioma.</w:t>
      </w:r>
    </w:p>
    <w:p w:rsidR="003777D2"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85F5A" w:rsidRPr="00E90AF9" w:rsidRDefault="00671592" w:rsidP="00585F5A">
      <w:pPr>
        <w:pStyle w:val="contenido"/>
        <w:keepNext/>
        <w:spacing w:after="0" w:line="240" w:lineRule="auto"/>
        <w:jc w:val="center"/>
      </w:pPr>
      <w:r w:rsidRPr="00E90AF9">
        <w:object w:dxaOrig="13676" w:dyaOrig="3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4pt;height:127.15pt" o:ole="">
            <v:imagedata r:id="rId22" o:title=""/>
          </v:shape>
          <o:OLEObject Type="Embed" ProgID="Visio.Drawing.11" ShapeID="_x0000_i1025" DrawAspect="Content" ObjectID="_1491213705" r:id="rId23"/>
        </w:object>
      </w:r>
    </w:p>
    <w:p w:rsidR="00585F5A" w:rsidRPr="002B3123" w:rsidRDefault="00585F5A" w:rsidP="00585F5A">
      <w:pPr>
        <w:pStyle w:val="titulosTF"/>
        <w:spacing w:after="0"/>
      </w:pPr>
      <w:bookmarkStart w:id="96" w:name="_Toc417458470"/>
      <w:r w:rsidRPr="002B3123">
        <w:t xml:space="preserve">Figura </w:t>
      </w:r>
      <w:r>
        <w:fldChar w:fldCharType="begin"/>
      </w:r>
      <w:r>
        <w:instrText xml:space="preserve"> SEQ Figura \* ARABIC </w:instrText>
      </w:r>
      <w:r>
        <w:fldChar w:fldCharType="separate"/>
      </w:r>
      <w:r w:rsidR="005B46E4">
        <w:rPr>
          <w:noProof/>
        </w:rPr>
        <w:t>8</w:t>
      </w:r>
      <w:r>
        <w:rPr>
          <w:noProof/>
        </w:rPr>
        <w:fldChar w:fldCharType="end"/>
      </w:r>
      <w:r w:rsidRPr="002B3123">
        <w:t>. Lógica propuesta para la Aplicación</w:t>
      </w:r>
      <w:bookmarkEnd w:id="96"/>
    </w:p>
    <w:p w:rsidR="00585F5A" w:rsidRPr="002B3123" w:rsidRDefault="00585F5A" w:rsidP="00585F5A">
      <w:pPr>
        <w:pStyle w:val="titulosTF"/>
      </w:pPr>
      <w:r w:rsidRPr="002B3123">
        <w:t>Fuente: (Propio)</w:t>
      </w:r>
    </w:p>
    <w:p w:rsidR="00585F5A" w:rsidRPr="00E90AF9" w:rsidRDefault="00585F5A" w:rsidP="00E90AF9">
      <w:pPr>
        <w:pStyle w:val="contenido"/>
      </w:pPr>
    </w:p>
    <w:p w:rsidR="005370D0" w:rsidRPr="00E90AF9" w:rsidRDefault="00FA3691" w:rsidP="00A524BF">
      <w:pPr>
        <w:pStyle w:val="Nivel2"/>
      </w:pPr>
      <w:bookmarkStart w:id="97" w:name="_Toc417458814"/>
      <w:r w:rsidRPr="00E90AF9">
        <w:t>Metodología</w:t>
      </w:r>
      <w:bookmarkEnd w:id="97"/>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Content>
          <w:r w:rsidR="002C5406" w:rsidRPr="00E90AF9">
            <w:fldChar w:fldCharType="begin"/>
          </w:r>
          <w:r w:rsidR="002C5406" w:rsidRPr="00E90AF9">
            <w:instrText xml:space="preserve">CITATION Car14 \l 12298 </w:instrText>
          </w:r>
          <w:r w:rsidR="002C5406" w:rsidRPr="00E90AF9">
            <w:fldChar w:fldCharType="separate"/>
          </w:r>
          <w:r w:rsidR="0066577A">
            <w:rPr>
              <w:noProof/>
            </w:rPr>
            <w:t>(San Martin Oliva)</w:t>
          </w:r>
          <w:r w:rsidR="002C5406" w:rsidRPr="00E90AF9">
            <w:fldChar w:fldCharType="end"/>
          </w:r>
        </w:sdtContent>
      </w:sdt>
    </w:p>
    <w:p w:rsidR="00F8629E" w:rsidRPr="00E90AF9" w:rsidRDefault="00A251FA" w:rsidP="00823302">
      <w:pPr>
        <w:pStyle w:val="Nivel3"/>
      </w:pPr>
      <w:r w:rsidRPr="00E90AF9">
        <w:t xml:space="preserve"> </w:t>
      </w:r>
      <w:bookmarkStart w:id="98" w:name="_Toc417458815"/>
      <w:r w:rsidR="00AF7AE4" w:rsidRPr="00E90AF9">
        <w:t>Fases de desarrollo</w:t>
      </w:r>
      <w:bookmarkEnd w:id="98"/>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99" w:name="_Toc417458546"/>
      <w:r>
        <w:t xml:space="preserve">Tabla </w:t>
      </w:r>
      <w:r w:rsidR="009129DE">
        <w:fldChar w:fldCharType="begin"/>
      </w:r>
      <w:r w:rsidR="009129DE">
        <w:instrText xml:space="preserve"> SEQ Tabla \* ARABIC </w:instrText>
      </w:r>
      <w:r w:rsidR="009129DE">
        <w:fldChar w:fldCharType="separate"/>
      </w:r>
      <w:r w:rsidR="005B46E4">
        <w:rPr>
          <w:noProof/>
        </w:rPr>
        <w:t>10</w:t>
      </w:r>
      <w:r w:rsidR="009129DE">
        <w:rPr>
          <w:noProof/>
        </w:rPr>
        <w:fldChar w:fldCharType="end"/>
      </w:r>
      <w:r>
        <w:t>: Fases de desarrollo del proyecto</w:t>
      </w:r>
      <w:bookmarkEnd w:id="99"/>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585F5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center"/>
            </w:pPr>
            <w:r w:rsidRPr="00E90AF9">
              <w:t>Fase</w:t>
            </w:r>
          </w:p>
        </w:tc>
        <w:tc>
          <w:tcPr>
            <w:tcW w:w="3498"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Análisis</w:t>
            </w:r>
            <w:r w:rsidR="004271FA" w:rsidRPr="00E90AF9">
              <w:t xml:space="preserve"> de requerimientos</w:t>
            </w:r>
          </w:p>
        </w:tc>
        <w:tc>
          <w:tcPr>
            <w:tcW w:w="3498" w:type="dxa"/>
            <w:vAlign w:val="center"/>
          </w:tcPr>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lastRenderedPageBreak/>
              <w:t>Diseño pre</w:t>
            </w:r>
            <w:r w:rsidR="00506E2F" w:rsidRPr="00E90AF9">
              <w:t>limi</w:t>
            </w:r>
            <w:r w:rsidRPr="00E90AF9">
              <w:t>nar</w:t>
            </w:r>
          </w:p>
        </w:tc>
        <w:tc>
          <w:tcPr>
            <w:tcW w:w="3498" w:type="dxa"/>
            <w:vAlign w:val="center"/>
          </w:tcPr>
          <w:p w:rsidR="004271F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Diseño</w:t>
            </w:r>
          </w:p>
        </w:tc>
        <w:tc>
          <w:tcPr>
            <w:tcW w:w="3498" w:type="dxa"/>
            <w:vAlign w:val="center"/>
          </w:tcPr>
          <w:p w:rsidR="004271F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Implementación</w:t>
            </w:r>
          </w:p>
        </w:tc>
        <w:tc>
          <w:tcPr>
            <w:tcW w:w="3498"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A524BF">
      <w:pPr>
        <w:pStyle w:val="Nivel2"/>
      </w:pPr>
      <w:bookmarkStart w:id="100" w:name="_Toc417458816"/>
      <w:r w:rsidRPr="00E90AF9">
        <w:t>Desarrollo</w:t>
      </w:r>
      <w:bookmarkEnd w:id="100"/>
    </w:p>
    <w:p w:rsidR="004271FA" w:rsidRPr="00F83B6C" w:rsidRDefault="002D703A" w:rsidP="00823302">
      <w:pPr>
        <w:pStyle w:val="Nivel3"/>
      </w:pPr>
      <w:bookmarkStart w:id="101" w:name="_Toc417458817"/>
      <w:r w:rsidRPr="00F83B6C">
        <w:t>Análisis de requerimientos</w:t>
      </w:r>
      <w:bookmarkEnd w:id="101"/>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823302">
      <w:pPr>
        <w:pStyle w:val="Nivel4"/>
      </w:pPr>
      <w:bookmarkStart w:id="102" w:name="_Toc417458818"/>
      <w:r w:rsidRPr="00E90AF9">
        <w:t>Requerimientos</w:t>
      </w:r>
      <w:bookmarkEnd w:id="102"/>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103" w:name="_Toc417458547"/>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5B46E4">
        <w:rPr>
          <w:noProof/>
          <w:sz w:val="20"/>
        </w:rPr>
        <w:t>11</w:t>
      </w:r>
      <w:r w:rsidRPr="00674AB9">
        <w:rPr>
          <w:sz w:val="20"/>
        </w:rPr>
        <w:fldChar w:fldCharType="end"/>
      </w:r>
      <w:r w:rsidRPr="00674AB9">
        <w:rPr>
          <w:sz w:val="20"/>
        </w:rPr>
        <w:t>: Resumen de requerimientos funcionales</w:t>
      </w:r>
      <w:bookmarkEnd w:id="103"/>
    </w:p>
    <w:tbl>
      <w:tblPr>
        <w:tblStyle w:val="Listaclara"/>
        <w:tblW w:w="0" w:type="auto"/>
        <w:tblLook w:val="04A0" w:firstRow="1" w:lastRow="0" w:firstColumn="1" w:lastColumn="0" w:noHBand="0" w:noVBand="1"/>
      </w:tblPr>
      <w:tblGrid>
        <w:gridCol w:w="1472"/>
        <w:gridCol w:w="3008"/>
        <w:gridCol w:w="4182"/>
      </w:tblGrid>
      <w:tr w:rsidR="00893E13" w:rsidRPr="00E90AF9" w:rsidTr="00585F5A">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585F5A">
            <w:pPr>
              <w:pStyle w:val="contenido"/>
              <w:spacing w:line="276" w:lineRule="auto"/>
              <w:jc w:val="center"/>
            </w:pPr>
            <w:r w:rsidRPr="00E90AF9">
              <w:t>Código</w:t>
            </w:r>
          </w:p>
        </w:tc>
        <w:tc>
          <w:tcPr>
            <w:tcW w:w="3008" w:type="dxa"/>
            <w:vAlign w:val="center"/>
          </w:tcPr>
          <w:p w:rsidR="00893E13"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AC18A1" w:rsidP="00585F5A">
            <w:pPr>
              <w:pStyle w:val="contenido"/>
              <w:spacing w:line="276" w:lineRule="auto"/>
              <w:jc w:val="left"/>
            </w:pPr>
            <w:r w:rsidRPr="00E90AF9">
              <w:t>REQ001</w:t>
            </w:r>
          </w:p>
        </w:tc>
        <w:tc>
          <w:tcPr>
            <w:tcW w:w="3008" w:type="dxa"/>
            <w:vAlign w:val="center"/>
          </w:tcPr>
          <w:p w:rsidR="00893E13" w:rsidRPr="00E90AF9" w:rsidRDefault="002E35AF"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vAlign w:val="center"/>
          </w:tcPr>
          <w:p w:rsidR="00893E13"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585F5A">
        <w:trPr>
          <w:trHeight w:val="1129"/>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REQ002</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vAlign w:val="center"/>
          </w:tcPr>
          <w:p w:rsidR="002E35AF" w:rsidRPr="00E90AF9" w:rsidRDefault="00BB469D"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AC18A1" w:rsidRPr="00E90AF9" w:rsidRDefault="00AC18A1" w:rsidP="00585F5A">
            <w:pPr>
              <w:pStyle w:val="contenido"/>
              <w:spacing w:line="276" w:lineRule="auto"/>
              <w:jc w:val="left"/>
            </w:pPr>
            <w:r w:rsidRPr="00E90AF9">
              <w:lastRenderedPageBreak/>
              <w:t>REQ003</w:t>
            </w:r>
          </w:p>
        </w:tc>
        <w:tc>
          <w:tcPr>
            <w:tcW w:w="3008"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585F5A">
        <w:trPr>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REQ004</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vAlign w:val="center"/>
          </w:tcPr>
          <w:p w:rsidR="002E35AF" w:rsidRPr="00E90AF9" w:rsidRDefault="00AC18A1"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585F5A">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vAlign w:val="center"/>
          </w:tcPr>
          <w:p w:rsidR="00BB469D" w:rsidRPr="00E90AF9" w:rsidRDefault="00AC18A1" w:rsidP="00585F5A">
            <w:pPr>
              <w:pStyle w:val="contenido"/>
              <w:spacing w:line="276" w:lineRule="auto"/>
              <w:jc w:val="left"/>
            </w:pPr>
            <w:r w:rsidRPr="00E90AF9">
              <w:t>REQ005</w:t>
            </w:r>
          </w:p>
        </w:tc>
        <w:tc>
          <w:tcPr>
            <w:tcW w:w="3008" w:type="dxa"/>
            <w:vAlign w:val="center"/>
          </w:tcPr>
          <w:p w:rsidR="00BB469D"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vAlign w:val="center"/>
          </w:tcPr>
          <w:p w:rsidR="00BB469D" w:rsidRPr="00E90AF9" w:rsidRDefault="00BB469D" w:rsidP="00585F5A">
            <w:pPr>
              <w:pStyle w:val="contenido"/>
              <w:tabs>
                <w:tab w:val="left" w:pos="1155"/>
              </w:tabs>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823302">
      <w:pPr>
        <w:pStyle w:val="Nivel4"/>
      </w:pPr>
      <w:bookmarkStart w:id="104" w:name="_Toc417458819"/>
      <w:r w:rsidRPr="00E90AF9">
        <w:t>Modelo de Dominio</w:t>
      </w:r>
      <w:bookmarkEnd w:id="104"/>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671592" w:rsidP="00674AB9">
      <w:pPr>
        <w:pStyle w:val="contenido"/>
        <w:keepNext/>
        <w:spacing w:after="0"/>
        <w:jc w:val="center"/>
      </w:pPr>
      <w:r w:rsidRPr="00E90AF9">
        <w:object w:dxaOrig="11031" w:dyaOrig="7288">
          <v:shape id="_x0000_i1026" type="#_x0000_t75" style="width:460.05pt;height:302.05pt" o:ole="">
            <v:imagedata r:id="rId24" o:title=""/>
          </v:shape>
          <o:OLEObject Type="Embed" ProgID="Visio.Drawing.11" ShapeID="_x0000_i1026" DrawAspect="Content" ObjectID="_1491213706" r:id="rId25"/>
        </w:object>
      </w:r>
    </w:p>
    <w:p w:rsidR="00CE61B3" w:rsidRDefault="00674AB9" w:rsidP="00AC4808">
      <w:pPr>
        <w:pStyle w:val="titulosTF"/>
        <w:spacing w:after="0"/>
      </w:pPr>
      <w:bookmarkStart w:id="105" w:name="_Toc417458471"/>
      <w:r>
        <w:t xml:space="preserve">Figura </w:t>
      </w:r>
      <w:r w:rsidR="009129DE">
        <w:fldChar w:fldCharType="begin"/>
      </w:r>
      <w:r w:rsidR="009129DE">
        <w:instrText xml:space="preserve"> SEQ Figura \* ARABIC </w:instrText>
      </w:r>
      <w:r w:rsidR="009129DE">
        <w:fldChar w:fldCharType="separate"/>
      </w:r>
      <w:r w:rsidR="005B46E4">
        <w:rPr>
          <w:noProof/>
        </w:rPr>
        <w:t>9</w:t>
      </w:r>
      <w:r w:rsidR="009129DE">
        <w:rPr>
          <w:noProof/>
        </w:rPr>
        <w:fldChar w:fldCharType="end"/>
      </w:r>
      <w:r>
        <w:t>: Modelo de dominio</w:t>
      </w:r>
      <w:bookmarkEnd w:id="105"/>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823302">
      <w:pPr>
        <w:pStyle w:val="Nivel4"/>
      </w:pPr>
      <w:bookmarkStart w:id="106" w:name="_Toc417458820"/>
      <w:r w:rsidRPr="00E90AF9">
        <w:t>Modelo de caso de Uso</w:t>
      </w:r>
      <w:bookmarkEnd w:id="106"/>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671592" w:rsidP="00006BE8">
      <w:pPr>
        <w:pStyle w:val="contenido"/>
        <w:keepNext/>
        <w:spacing w:after="0"/>
        <w:ind w:left="708" w:hanging="708"/>
        <w:jc w:val="center"/>
      </w:pPr>
      <w:r w:rsidRPr="00E90AF9">
        <w:object w:dxaOrig="9787" w:dyaOrig="9478">
          <v:shape id="_x0000_i1027" type="#_x0000_t75" style="width:380.55pt;height:367.5pt" o:ole="">
            <v:imagedata r:id="rId26" o:title=""/>
          </v:shape>
          <o:OLEObject Type="Embed" ProgID="Visio.Drawing.11" ShapeID="_x0000_i1027" DrawAspect="Content" ObjectID="_1491213707" r:id="rId27"/>
        </w:object>
      </w:r>
    </w:p>
    <w:p w:rsidR="00CE61B3" w:rsidRDefault="00AC4808" w:rsidP="00037983">
      <w:pPr>
        <w:pStyle w:val="titulosTF"/>
        <w:spacing w:after="0"/>
        <w:ind w:firstLine="363"/>
      </w:pPr>
      <w:r>
        <w:t xml:space="preserve">             </w:t>
      </w:r>
      <w:bookmarkStart w:id="107" w:name="_Toc417458472"/>
      <w:r>
        <w:t xml:space="preserve">Figura </w:t>
      </w:r>
      <w:r w:rsidR="009129DE">
        <w:fldChar w:fldCharType="begin"/>
      </w:r>
      <w:r w:rsidR="009129DE">
        <w:instrText xml:space="preserve"> SEQ Figura \* ARABIC </w:instrText>
      </w:r>
      <w:r w:rsidR="009129DE">
        <w:fldChar w:fldCharType="separate"/>
      </w:r>
      <w:r w:rsidR="005B46E4">
        <w:rPr>
          <w:noProof/>
        </w:rPr>
        <w:t>10</w:t>
      </w:r>
      <w:r w:rsidR="009129DE">
        <w:rPr>
          <w:noProof/>
        </w:rPr>
        <w:fldChar w:fldCharType="end"/>
      </w:r>
      <w:r>
        <w:t>: Modelo de casos de uso</w:t>
      </w:r>
      <w:bookmarkEnd w:id="107"/>
    </w:p>
    <w:p w:rsidR="00AC4808" w:rsidRDefault="00AC4808" w:rsidP="00AC4808">
      <w:pPr>
        <w:pStyle w:val="titulosTF"/>
        <w:ind w:left="363" w:firstLine="708"/>
      </w:pPr>
      <w:r>
        <w:t>Fuente: (propio)</w:t>
      </w:r>
    </w:p>
    <w:p w:rsidR="00671592" w:rsidRPr="00AC4808" w:rsidRDefault="00671592" w:rsidP="00AC4808">
      <w:pPr>
        <w:pStyle w:val="titulosTF"/>
        <w:ind w:left="363" w:firstLine="708"/>
      </w:pPr>
    </w:p>
    <w:p w:rsidR="00D80E09" w:rsidRPr="00E90AF9" w:rsidRDefault="0023171D" w:rsidP="00823302">
      <w:pPr>
        <w:pStyle w:val="Nivel3"/>
      </w:pPr>
      <w:bookmarkStart w:id="108" w:name="_Toc417458821"/>
      <w:r w:rsidRPr="00E90AF9">
        <w:t>Análisis y diseño preliminar</w:t>
      </w:r>
      <w:bookmarkEnd w:id="108"/>
    </w:p>
    <w:p w:rsidR="00DF2379" w:rsidRPr="00E90AF9" w:rsidRDefault="005B18D4" w:rsidP="00823302">
      <w:pPr>
        <w:pStyle w:val="Nivel4"/>
      </w:pPr>
      <w:bookmarkStart w:id="109" w:name="_Toc417458822"/>
      <w:r w:rsidRPr="00E90AF9">
        <w:t>Especificación</w:t>
      </w:r>
      <w:r w:rsidR="00641D22" w:rsidRPr="00E90AF9">
        <w:t xml:space="preserve"> de casos de uso</w:t>
      </w:r>
      <w:bookmarkEnd w:id="109"/>
    </w:p>
    <w:p w:rsidR="005B18D4" w:rsidRDefault="005B18D4" w:rsidP="00E90AF9">
      <w:pPr>
        <w:pStyle w:val="contenido"/>
      </w:pPr>
      <w:r w:rsidRPr="00E90AF9">
        <w:t>Una vez determinadas los casos de uso que resolverá el software se presenta a continuación es especificaciones de cada uno</w:t>
      </w:r>
      <w:r w:rsidR="00F7382D">
        <w:t>, describiendo el comportamiento esperado al realizar una función el software final</w:t>
      </w:r>
      <w:r w:rsidRPr="00E90AF9">
        <w:t>.</w:t>
      </w:r>
    </w:p>
    <w:p w:rsidR="00671592" w:rsidRDefault="00671592" w:rsidP="00E90AF9">
      <w:pPr>
        <w:pStyle w:val="contenido"/>
      </w:pPr>
    </w:p>
    <w:p w:rsidR="00671592" w:rsidRDefault="00671592" w:rsidP="00E90AF9">
      <w:pPr>
        <w:pStyle w:val="contenido"/>
      </w:pPr>
    </w:p>
    <w:p w:rsidR="00671592" w:rsidRDefault="00671592" w:rsidP="00E90AF9">
      <w:pPr>
        <w:pStyle w:val="contenido"/>
      </w:pPr>
    </w:p>
    <w:p w:rsidR="00671592" w:rsidRPr="00E90AF9" w:rsidRDefault="00671592" w:rsidP="00E90AF9">
      <w:pPr>
        <w:pStyle w:val="contenido"/>
      </w:pPr>
    </w:p>
    <w:p w:rsidR="00641D22" w:rsidRPr="00E90AF9" w:rsidRDefault="00641D22" w:rsidP="0085171E">
      <w:pPr>
        <w:pStyle w:val="Nivel5"/>
      </w:pPr>
      <w:r w:rsidRPr="00E90AF9">
        <w:lastRenderedPageBreak/>
        <w:t>Tokenización en Sentencias</w:t>
      </w:r>
    </w:p>
    <w:p w:rsidR="00037983" w:rsidRDefault="00037983" w:rsidP="00037983">
      <w:pPr>
        <w:pStyle w:val="titulosTF"/>
      </w:pPr>
      <w:bookmarkStart w:id="110" w:name="_Toc417458548"/>
      <w:r>
        <w:t xml:space="preserve">Tabla </w:t>
      </w:r>
      <w:r w:rsidR="009129DE">
        <w:fldChar w:fldCharType="begin"/>
      </w:r>
      <w:r w:rsidR="009129DE">
        <w:instrText xml:space="preserve"> SEQ Tabla \* ARABIC </w:instrText>
      </w:r>
      <w:r w:rsidR="009129DE">
        <w:fldChar w:fldCharType="separate"/>
      </w:r>
      <w:r w:rsidR="005B46E4">
        <w:rPr>
          <w:noProof/>
        </w:rPr>
        <w:t>12</w:t>
      </w:r>
      <w:r w:rsidR="009129DE">
        <w:rPr>
          <w:noProof/>
        </w:rPr>
        <w:fldChar w:fldCharType="end"/>
      </w:r>
      <w:r>
        <w:t>: Requerimiento de tokenización de sentencias</w:t>
      </w:r>
      <w:bookmarkEnd w:id="110"/>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641D22" w:rsidRPr="00E90AF9" w:rsidRDefault="00D72B9A" w:rsidP="00486ECA">
            <w:pPr>
              <w:spacing w:after="0" w:line="360" w:lineRule="auto"/>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Tokenización en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Usuario, Cliente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segmentado en sentencias</w:t>
            </w:r>
          </w:p>
        </w:tc>
      </w:tr>
      <w:tr w:rsidR="00641D22"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rPr>
            </w:pPr>
            <w:r w:rsidRPr="00E90AF9">
              <w:rPr>
                <w:rFonts w:ascii="Arial" w:hAnsi="Arial" w:cs="Arial"/>
                <w:b/>
                <w:bCs/>
              </w:rPr>
              <w:t>Secuencia</w:t>
            </w:r>
          </w:p>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Acción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Estructura la lista de elementos formato JSON.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Devuelve el JSON resultante.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El texto dividido en sentencias.</w:t>
            </w:r>
          </w:p>
        </w:tc>
      </w:tr>
      <w:tr w:rsidR="00641D22" w:rsidRPr="00E90AF9" w:rsidTr="00486ECA">
        <w:trPr>
          <w:cantSplit/>
          <w:trHeight w:val="1330"/>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b/>
              </w:rPr>
            </w:pPr>
            <w:r w:rsidRPr="00E90AF9">
              <w:rPr>
                <w:rFonts w:ascii="Arial" w:hAnsi="Arial" w:cs="Arial"/>
                <w:b/>
              </w:rPr>
              <w:t>SA1 el número de sentencias es 1</w:t>
            </w:r>
          </w:p>
          <w:p w:rsidR="00641D22" w:rsidRPr="00E90AF9" w:rsidRDefault="00641D22" w:rsidP="00486ECA">
            <w:pPr>
              <w:tabs>
                <w:tab w:val="left" w:pos="1680"/>
              </w:tabs>
              <w:spacing w:after="0"/>
              <w:rPr>
                <w:rFonts w:ascii="Arial" w:hAnsi="Arial" w:cs="Arial"/>
              </w:rPr>
            </w:pPr>
            <w:r w:rsidRPr="00E90AF9">
              <w:rPr>
                <w:rFonts w:ascii="Arial" w:hAnsi="Arial" w:cs="Arial"/>
              </w:rPr>
              <w:t>Se estructura una lista de un solo elemento con la sentencia.</w:t>
            </w:r>
          </w:p>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Media</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rPr>
            </w:pPr>
            <w:r w:rsidRPr="00E90AF9">
              <w:rPr>
                <w:rFonts w:ascii="Arial" w:hAnsi="Arial" w:cs="Arial"/>
                <w:b/>
              </w:rPr>
              <w:t>Asunciones y</w:t>
            </w:r>
          </w:p>
          <w:p w:rsidR="00641D22" w:rsidRPr="00E90AF9" w:rsidRDefault="00641D22"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037983" w:rsidRDefault="00037983" w:rsidP="00037983">
      <w:pPr>
        <w:pStyle w:val="titulosTF"/>
      </w:pPr>
      <w:bookmarkStart w:id="111" w:name="_Toc417458549"/>
      <w:r>
        <w:t xml:space="preserve">Tabla </w:t>
      </w:r>
      <w:r w:rsidR="009129DE">
        <w:fldChar w:fldCharType="begin"/>
      </w:r>
      <w:r w:rsidR="009129DE">
        <w:instrText xml:space="preserve"> SEQ Tabla \* ARABIC </w:instrText>
      </w:r>
      <w:r w:rsidR="009129DE">
        <w:fldChar w:fldCharType="separate"/>
      </w:r>
      <w:r w:rsidR="005B46E4">
        <w:rPr>
          <w:noProof/>
        </w:rPr>
        <w:t>13</w:t>
      </w:r>
      <w:r w:rsidR="009129DE">
        <w:rPr>
          <w:noProof/>
        </w:rPr>
        <w:fldChar w:fldCharType="end"/>
      </w:r>
      <w:r>
        <w:t>. Requerimiento de tokenización en palabras</w:t>
      </w:r>
      <w:bookmarkEnd w:id="111"/>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037983" w:rsidRDefault="00037983" w:rsidP="00037983">
      <w:pPr>
        <w:pStyle w:val="titulosTF"/>
      </w:pPr>
      <w:bookmarkStart w:id="112" w:name="_Toc417458550"/>
      <w:r>
        <w:t xml:space="preserve">Tabla </w:t>
      </w:r>
      <w:r w:rsidR="009129DE">
        <w:fldChar w:fldCharType="begin"/>
      </w:r>
      <w:r w:rsidR="009129DE">
        <w:instrText xml:space="preserve"> SEQ Tabla \* ARABIC </w:instrText>
      </w:r>
      <w:r w:rsidR="009129DE">
        <w:fldChar w:fldCharType="separate"/>
      </w:r>
      <w:r w:rsidR="005B46E4">
        <w:rPr>
          <w:noProof/>
        </w:rPr>
        <w:t>14</w:t>
      </w:r>
      <w:r w:rsidR="009129DE">
        <w:rPr>
          <w:noProof/>
        </w:rPr>
        <w:fldChar w:fldCharType="end"/>
      </w:r>
      <w:r>
        <w:t>: Requerimiento de etiquetado</w:t>
      </w:r>
      <w:bookmarkEnd w:id="112"/>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8"/>
              </w:numPr>
              <w:suppressAutoHyphens w:val="0"/>
              <w:spacing w:after="0"/>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486ECA">
            <w:pPr>
              <w:spacing w:after="0"/>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lastRenderedPageBreak/>
        <w:t>Extracción de Entidades</w:t>
      </w:r>
    </w:p>
    <w:p w:rsidR="00037983" w:rsidRDefault="00037983" w:rsidP="00037983">
      <w:pPr>
        <w:pStyle w:val="contenido"/>
      </w:pPr>
      <w:bookmarkStart w:id="113" w:name="_Toc417458551"/>
      <w:r>
        <w:t xml:space="preserve">Tabla </w:t>
      </w:r>
      <w:r w:rsidR="009129DE">
        <w:fldChar w:fldCharType="begin"/>
      </w:r>
      <w:r w:rsidR="009129DE">
        <w:instrText xml:space="preserve"> SEQ Tabla \* ARABIC </w:instrText>
      </w:r>
      <w:r w:rsidR="009129DE">
        <w:fldChar w:fldCharType="separate"/>
      </w:r>
      <w:r w:rsidR="005B46E4">
        <w:rPr>
          <w:noProof/>
        </w:rPr>
        <w:t>15</w:t>
      </w:r>
      <w:r w:rsidR="009129DE">
        <w:rPr>
          <w:noProof/>
        </w:rPr>
        <w:fldChar w:fldCharType="end"/>
      </w:r>
      <w:r>
        <w:t>. Requerimiento de extracción de entidades.</w:t>
      </w:r>
      <w:bookmarkEnd w:id="113"/>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ECS-04</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Extracción de Entidades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Cliente, Servicio Web</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tc>
      </w:tr>
      <w:tr w:rsidR="00D72B9A"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Acción</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Reconocimiento de estructuras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Extracción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Estructuración de retorno de resultado en formato JSON</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Entidades y palabra importantes que las acompañan reconocidos y extraídos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Alta</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rPr>
            </w:pPr>
            <w:r w:rsidRPr="00E90AF9">
              <w:rPr>
                <w:rFonts w:ascii="Arial" w:hAnsi="Arial" w:cs="Arial"/>
                <w:b/>
              </w:rPr>
              <w:t>Asunciones y</w:t>
            </w:r>
          </w:p>
          <w:p w:rsidR="00D72B9A" w:rsidRPr="00E90AF9" w:rsidRDefault="00D72B9A"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486ECA">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2B3123" w:rsidRDefault="002B3123" w:rsidP="002B3123">
      <w:pPr>
        <w:pStyle w:val="titulosTF"/>
      </w:pPr>
      <w:bookmarkStart w:id="114" w:name="_Toc417458552"/>
      <w:r>
        <w:t xml:space="preserve">Tabla </w:t>
      </w:r>
      <w:r w:rsidR="009129DE">
        <w:fldChar w:fldCharType="begin"/>
      </w:r>
      <w:r w:rsidR="009129DE">
        <w:instrText xml:space="preserve"> SEQ Tabla \* ARABIC </w:instrText>
      </w:r>
      <w:r w:rsidR="009129DE">
        <w:fldChar w:fldCharType="separate"/>
      </w:r>
      <w:r w:rsidR="005B46E4">
        <w:rPr>
          <w:noProof/>
        </w:rPr>
        <w:t>16</w:t>
      </w:r>
      <w:r w:rsidR="009129DE">
        <w:rPr>
          <w:noProof/>
        </w:rPr>
        <w:fldChar w:fldCharType="end"/>
      </w:r>
      <w:r>
        <w:t>. Especificación del requerimiento de desambiguación y enlace</w:t>
      </w:r>
      <w:bookmarkEnd w:id="114"/>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823302">
      <w:pPr>
        <w:pStyle w:val="Nivel3"/>
      </w:pPr>
      <w:bookmarkStart w:id="115" w:name="_Toc417458823"/>
      <w:r w:rsidRPr="00E90AF9">
        <w:t>Diseño</w:t>
      </w:r>
      <w:bookmarkEnd w:id="115"/>
    </w:p>
    <w:p w:rsidR="003131A5" w:rsidRPr="00E90AF9" w:rsidRDefault="003131A5" w:rsidP="00823302">
      <w:pPr>
        <w:pStyle w:val="Nivel4"/>
      </w:pPr>
      <w:bookmarkStart w:id="116" w:name="_Toc417458824"/>
      <w:r w:rsidRPr="00E90AF9">
        <w:t>Arquitectura</w:t>
      </w:r>
      <w:bookmarkEnd w:id="116"/>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lastRenderedPageBreak/>
        <w:drawing>
          <wp:inline distT="0" distB="0" distL="0" distR="0" wp14:anchorId="618EB40F" wp14:editId="3A9E9B7C">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17" w:name="_Toc417458473"/>
      <w:r w:rsidRPr="002B3123">
        <w:t xml:space="preserve">Figura </w:t>
      </w:r>
      <w:r w:rsidR="009129DE">
        <w:fldChar w:fldCharType="begin"/>
      </w:r>
      <w:r w:rsidR="009129DE">
        <w:instrText xml:space="preserve"> SEQ Figura \* ARABIC </w:instrText>
      </w:r>
      <w:r w:rsidR="009129DE">
        <w:fldChar w:fldCharType="separate"/>
      </w:r>
      <w:r w:rsidR="005B46E4">
        <w:rPr>
          <w:noProof/>
        </w:rPr>
        <w:t>11</w:t>
      </w:r>
      <w:r w:rsidR="009129DE">
        <w:rPr>
          <w:noProof/>
        </w:rPr>
        <w:fldChar w:fldCharType="end"/>
      </w:r>
      <w:r w:rsidRPr="002B3123">
        <w:t>. Arquitectura.</w:t>
      </w:r>
      <w:bookmarkEnd w:id="117"/>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823302">
      <w:pPr>
        <w:pStyle w:val="Nivel4"/>
      </w:pPr>
      <w:bookmarkStart w:id="118" w:name="_Toc417458825"/>
      <w:r w:rsidRPr="00E90AF9">
        <w:t>Componentes</w:t>
      </w:r>
      <w:bookmarkEnd w:id="118"/>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lastRenderedPageBreak/>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7F2776">
      <w:pPr>
        <w:pStyle w:val="contenido"/>
        <w:numPr>
          <w:ilvl w:val="0"/>
          <w:numId w:val="11"/>
        </w:numPr>
      </w:pPr>
      <w:r w:rsidRPr="00E90AF9">
        <w:lastRenderedPageBreak/>
        <w:t>Tokenización en sentencias</w:t>
      </w:r>
    </w:p>
    <w:p w:rsidR="00EA3AF3" w:rsidRPr="00E90AF9" w:rsidRDefault="00EA3AF3" w:rsidP="007F2776">
      <w:pPr>
        <w:pStyle w:val="contenido"/>
        <w:numPr>
          <w:ilvl w:val="0"/>
          <w:numId w:val="11"/>
        </w:numPr>
      </w:pPr>
      <w:r w:rsidRPr="00E90AF9">
        <w:t>T</w:t>
      </w:r>
      <w:r w:rsidR="000C4A70" w:rsidRPr="00E90AF9">
        <w:t>okenizació</w:t>
      </w:r>
      <w:r w:rsidRPr="00E90AF9">
        <w:t>n en palabras</w:t>
      </w:r>
    </w:p>
    <w:p w:rsidR="000C4A70" w:rsidRPr="00E90AF9" w:rsidRDefault="000C4A70" w:rsidP="007F2776">
      <w:pPr>
        <w:pStyle w:val="contenido"/>
        <w:numPr>
          <w:ilvl w:val="0"/>
          <w:numId w:val="11"/>
        </w:numPr>
      </w:pPr>
      <w:r w:rsidRPr="00E90AF9">
        <w:t xml:space="preserve">Etiquetado </w:t>
      </w:r>
    </w:p>
    <w:p w:rsidR="00EA3AF3" w:rsidRPr="00E90AF9" w:rsidRDefault="000C4A70" w:rsidP="007F2776">
      <w:pPr>
        <w:pStyle w:val="contenido"/>
        <w:numPr>
          <w:ilvl w:val="0"/>
          <w:numId w:val="11"/>
        </w:numPr>
      </w:pPr>
      <w:r w:rsidRPr="00E90AF9">
        <w:t>Extracción</w:t>
      </w:r>
      <w:r w:rsidR="00EA3AF3" w:rsidRPr="00E90AF9">
        <w:t xml:space="preserve"> de entidades</w:t>
      </w:r>
    </w:p>
    <w:p w:rsidR="00EA3AF3" w:rsidRPr="00E90AF9" w:rsidRDefault="000C4A70" w:rsidP="007F2776">
      <w:pPr>
        <w:pStyle w:val="contenido"/>
        <w:numPr>
          <w:ilvl w:val="0"/>
          <w:numId w:val="11"/>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671592">
      <w:pPr>
        <w:pStyle w:val="contenido"/>
        <w:keepNext/>
        <w:spacing w:after="0"/>
        <w:jc w:val="center"/>
      </w:pPr>
      <w:r w:rsidRPr="00E90AF9">
        <w:object w:dxaOrig="4098" w:dyaOrig="4761">
          <v:shape id="_x0000_i1028" type="#_x0000_t75" style="width:168.3pt;height:199.15pt" o:ole="">
            <v:imagedata r:id="rId29" o:title=""/>
          </v:shape>
          <o:OLEObject Type="Embed" ProgID="Visio.Drawing.11" ShapeID="_x0000_i1028" DrawAspect="Content" ObjectID="_1491213708" r:id="rId30"/>
        </w:object>
      </w:r>
    </w:p>
    <w:p w:rsidR="00024638" w:rsidRDefault="002B3123" w:rsidP="00671592">
      <w:pPr>
        <w:pStyle w:val="titulosTF"/>
        <w:spacing w:after="0"/>
        <w:ind w:left="2694"/>
      </w:pPr>
      <w:bookmarkStart w:id="119" w:name="_Toc417458474"/>
      <w:r>
        <w:t xml:space="preserve">Figura </w:t>
      </w:r>
      <w:r w:rsidR="009129DE">
        <w:fldChar w:fldCharType="begin"/>
      </w:r>
      <w:r w:rsidR="009129DE">
        <w:instrText xml:space="preserve"> SEQ Figura \* ARABIC </w:instrText>
      </w:r>
      <w:r w:rsidR="009129DE">
        <w:fldChar w:fldCharType="separate"/>
      </w:r>
      <w:r w:rsidR="005B46E4">
        <w:rPr>
          <w:noProof/>
        </w:rPr>
        <w:t>12</w:t>
      </w:r>
      <w:r w:rsidR="009129DE">
        <w:rPr>
          <w:noProof/>
        </w:rPr>
        <w:fldChar w:fldCharType="end"/>
      </w:r>
      <w:r>
        <w:t>. Dependencia de servicios web</w:t>
      </w:r>
      <w:bookmarkEnd w:id="119"/>
    </w:p>
    <w:p w:rsidR="002B3123" w:rsidRDefault="002B3123" w:rsidP="00671592">
      <w:pPr>
        <w:pStyle w:val="titulosTF"/>
        <w:ind w:left="2694"/>
        <w:rPr>
          <w:sz w:val="18"/>
        </w:rPr>
      </w:pPr>
      <w:r w:rsidRPr="00671592">
        <w:rPr>
          <w:sz w:val="18"/>
        </w:rPr>
        <w:t>Fuente: (propio)</w:t>
      </w:r>
    </w:p>
    <w:p w:rsidR="00671592" w:rsidRPr="00671592" w:rsidRDefault="00671592" w:rsidP="00671592">
      <w:pPr>
        <w:pStyle w:val="titulosTF"/>
        <w:ind w:left="2694"/>
        <w:rPr>
          <w:sz w:val="18"/>
        </w:rPr>
      </w:pP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lastRenderedPageBreak/>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823302">
      <w:pPr>
        <w:pStyle w:val="Nivel4"/>
      </w:pPr>
      <w:bookmarkStart w:id="120" w:name="_Toc417458826"/>
      <w:r w:rsidRPr="00E90AF9">
        <w:t>Diagrama</w:t>
      </w:r>
      <w:r w:rsidR="003632E5" w:rsidRPr="00E90AF9">
        <w:t xml:space="preserve"> de secuencia</w:t>
      </w:r>
      <w:bookmarkEnd w:id="120"/>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5pt;height:226.3pt" o:ole="">
            <v:imagedata r:id="rId31" o:title=""/>
          </v:shape>
          <o:OLEObject Type="Embed" ProgID="Visio.Drawing.11" ShapeID="_x0000_i1029" DrawAspect="Content" ObjectID="_1491213709" r:id="rId32"/>
        </w:object>
      </w:r>
    </w:p>
    <w:p w:rsidR="00952A2E" w:rsidRDefault="00DD3FBF" w:rsidP="00671592">
      <w:pPr>
        <w:pStyle w:val="titulosTF"/>
        <w:spacing w:after="0"/>
        <w:ind w:left="1276"/>
      </w:pPr>
      <w:bookmarkStart w:id="121" w:name="_Toc417458475"/>
      <w:r>
        <w:t xml:space="preserve">Figura </w:t>
      </w:r>
      <w:r w:rsidR="009129DE">
        <w:fldChar w:fldCharType="begin"/>
      </w:r>
      <w:r w:rsidR="009129DE">
        <w:instrText xml:space="preserve"> SEQ Figura \* ARABIC </w:instrText>
      </w:r>
      <w:r w:rsidR="009129DE">
        <w:fldChar w:fldCharType="separate"/>
      </w:r>
      <w:r w:rsidR="005B46E4">
        <w:rPr>
          <w:noProof/>
        </w:rPr>
        <w:t>13</w:t>
      </w:r>
      <w:r w:rsidR="009129DE">
        <w:rPr>
          <w:noProof/>
        </w:rPr>
        <w:fldChar w:fldCharType="end"/>
      </w:r>
      <w:r>
        <w:t xml:space="preserve">. </w:t>
      </w:r>
      <w:r w:rsidR="00671592">
        <w:t>Dia</w:t>
      </w:r>
      <w:r>
        <w:t>grama de secuencias de tokenización de sentencias</w:t>
      </w:r>
      <w:bookmarkEnd w:id="121"/>
    </w:p>
    <w:p w:rsidR="00DD3FBF" w:rsidRDefault="00DD3FBF" w:rsidP="00671592">
      <w:pPr>
        <w:pStyle w:val="titulosTF"/>
        <w:ind w:left="1276"/>
        <w:rPr>
          <w:sz w:val="18"/>
        </w:rPr>
      </w:pPr>
      <w:r w:rsidRPr="00DD3FBF">
        <w:rPr>
          <w:sz w:val="18"/>
        </w:rPr>
        <w:t>Fuente: (propio)</w:t>
      </w:r>
    </w:p>
    <w:p w:rsidR="003312ED" w:rsidRPr="00DD3FBF" w:rsidRDefault="003312ED" w:rsidP="003312ED">
      <w:pPr>
        <w:pStyle w:val="contenido"/>
      </w:pPr>
    </w:p>
    <w:p w:rsidR="00486ECA" w:rsidRDefault="00486ECA" w:rsidP="00486ECA">
      <w:pPr>
        <w:spacing w:after="0"/>
        <w:jc w:val="center"/>
      </w:pPr>
      <w:r w:rsidRPr="00E90AF9">
        <w:object w:dxaOrig="10970" w:dyaOrig="7630">
          <v:shape id="_x0000_i1030" type="#_x0000_t75" style="width:377.75pt;height:261.8pt" o:ole="">
            <v:imagedata r:id="rId33" o:title=""/>
          </v:shape>
          <o:OLEObject Type="Embed" ProgID="Visio.Drawing.11" ShapeID="_x0000_i1030" DrawAspect="Content" ObjectID="_1491213710" r:id="rId34"/>
        </w:object>
      </w:r>
    </w:p>
    <w:p w:rsidR="00486ECA" w:rsidRDefault="008F054A" w:rsidP="00486ECA">
      <w:pPr>
        <w:spacing w:after="0"/>
        <w:ind w:left="1418"/>
      </w:pPr>
      <w:bookmarkStart w:id="122" w:name="_Toc417458476"/>
      <w:r>
        <w:t xml:space="preserve">Figura </w:t>
      </w:r>
      <w:r w:rsidR="009129DE">
        <w:fldChar w:fldCharType="begin"/>
      </w:r>
      <w:r w:rsidR="009129DE">
        <w:instrText xml:space="preserve"> SEQ Figura \* ARABIC </w:instrText>
      </w:r>
      <w:r w:rsidR="009129DE">
        <w:fldChar w:fldCharType="separate"/>
      </w:r>
      <w:r w:rsidR="005B46E4">
        <w:rPr>
          <w:noProof/>
        </w:rPr>
        <w:t>14</w:t>
      </w:r>
      <w:r w:rsidR="009129DE">
        <w:rPr>
          <w:noProof/>
        </w:rPr>
        <w:fldChar w:fldCharType="end"/>
      </w:r>
      <w:r>
        <w:t>. Diagrama de secuencias de tokenización en palabras</w:t>
      </w:r>
      <w:bookmarkEnd w:id="122"/>
    </w:p>
    <w:p w:rsidR="00486ECA" w:rsidRDefault="008F054A" w:rsidP="00486ECA">
      <w:pPr>
        <w:spacing w:after="0"/>
        <w:ind w:left="1418"/>
      </w:pPr>
      <w:r>
        <w:t>Fuente: (propio)</w:t>
      </w:r>
    </w:p>
    <w:p w:rsidR="00486ECA" w:rsidRDefault="00486ECA" w:rsidP="00486ECA">
      <w:pPr>
        <w:spacing w:after="0"/>
        <w:ind w:left="1418"/>
      </w:pPr>
    </w:p>
    <w:p w:rsidR="00486ECA" w:rsidRDefault="00486ECA" w:rsidP="00486ECA">
      <w:pPr>
        <w:spacing w:after="0"/>
        <w:ind w:left="1418"/>
      </w:pPr>
    </w:p>
    <w:p w:rsidR="00486ECA" w:rsidRDefault="00486ECA" w:rsidP="00486ECA">
      <w:pPr>
        <w:spacing w:after="0"/>
        <w:jc w:val="center"/>
      </w:pPr>
      <w:r w:rsidRPr="00E90AF9">
        <w:object w:dxaOrig="11784" w:dyaOrig="7516">
          <v:shape id="_x0000_i1031" type="#_x0000_t75" style="width:437.6pt;height:279.6pt" o:ole="">
            <v:imagedata r:id="rId35" o:title=""/>
          </v:shape>
          <o:OLEObject Type="Embed" ProgID="Visio.Drawing.11" ShapeID="_x0000_i1031" DrawAspect="Content" ObjectID="_1491213711" r:id="rId36"/>
        </w:object>
      </w:r>
    </w:p>
    <w:p w:rsidR="00486ECA" w:rsidRDefault="008F054A" w:rsidP="00486ECA">
      <w:pPr>
        <w:spacing w:after="0"/>
        <w:ind w:left="1418"/>
      </w:pPr>
      <w:bookmarkStart w:id="123" w:name="_Toc417458477"/>
      <w:r>
        <w:t xml:space="preserve">Figura </w:t>
      </w:r>
      <w:r w:rsidR="009129DE">
        <w:fldChar w:fldCharType="begin"/>
      </w:r>
      <w:r w:rsidR="009129DE">
        <w:instrText xml:space="preserve"> SEQ Figura \* ARABIC </w:instrText>
      </w:r>
      <w:r w:rsidR="009129DE">
        <w:fldChar w:fldCharType="separate"/>
      </w:r>
      <w:r w:rsidR="005B46E4">
        <w:rPr>
          <w:noProof/>
        </w:rPr>
        <w:t>15</w:t>
      </w:r>
      <w:r w:rsidR="009129DE">
        <w:rPr>
          <w:noProof/>
        </w:rPr>
        <w:fldChar w:fldCharType="end"/>
      </w:r>
      <w:r>
        <w:t>. Diagrama de secuencias de etiquetado de palabra</w:t>
      </w:r>
      <w:bookmarkEnd w:id="123"/>
    </w:p>
    <w:p w:rsidR="008A118B" w:rsidRPr="00E90AF9" w:rsidRDefault="008A118B" w:rsidP="00486ECA">
      <w:pPr>
        <w:spacing w:after="0"/>
        <w:ind w:left="1418"/>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pt;height:265.55pt" o:ole="">
            <v:imagedata r:id="rId37" o:title=""/>
          </v:shape>
          <o:OLEObject Type="Embed" ProgID="Visio.Drawing.11" ShapeID="_x0000_i1032" DrawAspect="Content" ObjectID="_1491213712" r:id="rId38"/>
        </w:object>
      </w:r>
    </w:p>
    <w:p w:rsidR="007C03B5" w:rsidRDefault="008A118B" w:rsidP="008A118B">
      <w:pPr>
        <w:pStyle w:val="contenido"/>
        <w:keepNext/>
        <w:spacing w:after="0" w:line="276" w:lineRule="auto"/>
      </w:pPr>
      <w:bookmarkStart w:id="124" w:name="_Toc417458478"/>
      <w:r>
        <w:t xml:space="preserve">Figura </w:t>
      </w:r>
      <w:r w:rsidR="009129DE">
        <w:fldChar w:fldCharType="begin"/>
      </w:r>
      <w:r w:rsidR="009129DE">
        <w:instrText xml:space="preserve"> SEQ Figura \* ARABIC </w:instrText>
      </w:r>
      <w:r w:rsidR="009129DE">
        <w:fldChar w:fldCharType="separate"/>
      </w:r>
      <w:r w:rsidR="005B46E4">
        <w:rPr>
          <w:noProof/>
        </w:rPr>
        <w:t>16</w:t>
      </w:r>
      <w:r w:rsidR="009129DE">
        <w:rPr>
          <w:noProof/>
        </w:rPr>
        <w:fldChar w:fldCharType="end"/>
      </w:r>
      <w:r>
        <w:t>. Diagrama de secuencias de extracción</w:t>
      </w:r>
      <w:bookmarkEnd w:id="124"/>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4pt;height:224.4pt" o:ole="">
            <v:imagedata r:id="rId39" o:title=""/>
          </v:shape>
          <o:OLEObject Type="Embed" ProgID="Visio.Drawing.11" ShapeID="_x0000_i1033" DrawAspect="Content" ObjectID="_1491213713" r:id="rId40"/>
        </w:object>
      </w:r>
    </w:p>
    <w:p w:rsidR="007C03B5" w:rsidRPr="008A118B" w:rsidRDefault="008A118B" w:rsidP="00AD051F">
      <w:pPr>
        <w:pStyle w:val="contenido"/>
        <w:keepNext/>
        <w:spacing w:after="0" w:line="240" w:lineRule="auto"/>
        <w:ind w:left="708" w:hanging="708"/>
      </w:pPr>
      <w:bookmarkStart w:id="125" w:name="_Toc417458479"/>
      <w:r w:rsidRPr="008A118B">
        <w:t xml:space="preserve">Figura </w:t>
      </w:r>
      <w:r w:rsidR="009129DE">
        <w:fldChar w:fldCharType="begin"/>
      </w:r>
      <w:r w:rsidR="009129DE">
        <w:instrText xml:space="preserve"> SEQ Figura \* ARABIC </w:instrText>
      </w:r>
      <w:r w:rsidR="009129DE">
        <w:fldChar w:fldCharType="separate"/>
      </w:r>
      <w:r w:rsidR="005B46E4">
        <w:rPr>
          <w:noProof/>
        </w:rPr>
        <w:t>17</w:t>
      </w:r>
      <w:r w:rsidR="009129DE">
        <w:rPr>
          <w:noProof/>
        </w:rPr>
        <w:fldChar w:fldCharType="end"/>
      </w:r>
      <w:r w:rsidRPr="008A118B">
        <w:t>. Diagrama de secuencia de desambiguación y enlace</w:t>
      </w:r>
      <w:bookmarkEnd w:id="125"/>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823302">
      <w:pPr>
        <w:pStyle w:val="Nivel3"/>
      </w:pPr>
      <w:bookmarkStart w:id="126" w:name="_Toc417458827"/>
      <w:r w:rsidRPr="00E90AF9">
        <w:lastRenderedPageBreak/>
        <w:t>I</w:t>
      </w:r>
      <w:r w:rsidR="00FA3691" w:rsidRPr="00E90AF9">
        <w:t>mplementación</w:t>
      </w:r>
      <w:bookmarkEnd w:id="126"/>
    </w:p>
    <w:p w:rsidR="008E2D79" w:rsidRPr="00E90AF9" w:rsidRDefault="00520575" w:rsidP="00823302">
      <w:pPr>
        <w:pStyle w:val="Nivel4"/>
      </w:pPr>
      <w:bookmarkStart w:id="127" w:name="_Toc417458828"/>
      <w:r w:rsidRPr="00E90AF9">
        <w:t>Servidor</w:t>
      </w:r>
      <w:bookmarkEnd w:id="127"/>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drawing>
          <wp:inline distT="0" distB="0" distL="0" distR="0" wp14:anchorId="71BFBD6F" wp14:editId="63D33FE9">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28" w:name="_Toc417458480"/>
      <w:r>
        <w:t xml:space="preserve">Figura </w:t>
      </w:r>
      <w:r w:rsidR="009129DE">
        <w:fldChar w:fldCharType="begin"/>
      </w:r>
      <w:r w:rsidR="009129DE">
        <w:instrText xml:space="preserve"> SEQ Figura \* ARABIC </w:instrText>
      </w:r>
      <w:r w:rsidR="009129DE">
        <w:fldChar w:fldCharType="separate"/>
      </w:r>
      <w:r w:rsidR="005B46E4">
        <w:rPr>
          <w:noProof/>
        </w:rPr>
        <w:t>18</w:t>
      </w:r>
      <w:r w:rsidR="009129DE">
        <w:rPr>
          <w:noProof/>
        </w:rPr>
        <w:fldChar w:fldCharType="end"/>
      </w:r>
      <w:r>
        <w:t>. Captura de consulta de recursos de DBpedia</w:t>
      </w:r>
      <w:bookmarkEnd w:id="128"/>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3A47BFC3" wp14:editId="6D9467D1">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9" w:name="_Toc417458481"/>
      <w:r w:rsidRPr="00AD051F">
        <w:t xml:space="preserve">Figura </w:t>
      </w:r>
      <w:r w:rsidR="009129DE">
        <w:fldChar w:fldCharType="begin"/>
      </w:r>
      <w:r w:rsidR="009129DE">
        <w:instrText xml:space="preserve"> SEQ Figura \* ARABIC </w:instrText>
      </w:r>
      <w:r w:rsidR="009129DE">
        <w:fldChar w:fldCharType="separate"/>
      </w:r>
      <w:r w:rsidR="005B46E4">
        <w:rPr>
          <w:noProof/>
        </w:rPr>
        <w:t>19</w:t>
      </w:r>
      <w:r w:rsidR="009129DE">
        <w:rPr>
          <w:noProof/>
        </w:rPr>
        <w:fldChar w:fldCharType="end"/>
      </w:r>
      <w:r w:rsidRPr="00AD051F">
        <w:t>. Consulta de abstracts de recursos de DBpedia</w:t>
      </w:r>
      <w:bookmarkEnd w:id="129"/>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Para determinar el tipo de recurso según la ontología de DBpedia que se ha encontrado se realiza el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715F9DCE" wp14:editId="7C35E2CA">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30" w:name="_Toc417458482"/>
      <w:r w:rsidRPr="00AD051F">
        <w:t xml:space="preserve">Figura </w:t>
      </w:r>
      <w:r w:rsidR="009129DE">
        <w:fldChar w:fldCharType="begin"/>
      </w:r>
      <w:r w:rsidR="009129DE">
        <w:instrText xml:space="preserve"> SEQ Figura \* ARABIC </w:instrText>
      </w:r>
      <w:r w:rsidR="009129DE">
        <w:fldChar w:fldCharType="separate"/>
      </w:r>
      <w:r w:rsidR="005B46E4">
        <w:rPr>
          <w:noProof/>
        </w:rPr>
        <w:t>20</w:t>
      </w:r>
      <w:r w:rsidR="009129DE">
        <w:rPr>
          <w:noProof/>
        </w:rPr>
        <w:fldChar w:fldCharType="end"/>
      </w:r>
      <w:r w:rsidRPr="00AD051F">
        <w:t>. Consulta para extraer el tipo de recurso</w:t>
      </w:r>
      <w:bookmarkEnd w:id="130"/>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lastRenderedPageBreak/>
        <w:drawing>
          <wp:inline distT="0" distB="0" distL="0" distR="0" wp14:anchorId="3A4A626F" wp14:editId="52AF0A53">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31" w:name="_Toc417458483"/>
      <w:r>
        <w:t xml:space="preserve">Figura </w:t>
      </w:r>
      <w:r w:rsidR="009129DE">
        <w:fldChar w:fldCharType="begin"/>
      </w:r>
      <w:r w:rsidR="009129DE">
        <w:instrText xml:space="preserve"> SEQ Figura \* ARABIC </w:instrText>
      </w:r>
      <w:r w:rsidR="009129DE">
        <w:fldChar w:fldCharType="separate"/>
      </w:r>
      <w:r w:rsidR="005B46E4">
        <w:rPr>
          <w:noProof/>
        </w:rPr>
        <w:t>21</w:t>
      </w:r>
      <w:r w:rsidR="009129DE">
        <w:rPr>
          <w:noProof/>
        </w:rPr>
        <w:fldChar w:fldCharType="end"/>
      </w:r>
      <w:r>
        <w:t>. Resultado de servicio de tokenizacion en sentencias</w:t>
      </w:r>
      <w:bookmarkEnd w:id="131"/>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202BEF5E" wp14:editId="508A9B20">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32" w:name="_Toc417458484"/>
      <w:r>
        <w:t xml:space="preserve">Figura </w:t>
      </w:r>
      <w:r w:rsidR="009129DE">
        <w:fldChar w:fldCharType="begin"/>
      </w:r>
      <w:r w:rsidR="009129DE">
        <w:instrText xml:space="preserve"> SEQ Figura \* ARABIC </w:instrText>
      </w:r>
      <w:r w:rsidR="009129DE">
        <w:fldChar w:fldCharType="separate"/>
      </w:r>
      <w:r w:rsidR="005B46E4">
        <w:rPr>
          <w:noProof/>
        </w:rPr>
        <w:t>22</w:t>
      </w:r>
      <w:r w:rsidR="009129DE">
        <w:rPr>
          <w:noProof/>
        </w:rPr>
        <w:fldChar w:fldCharType="end"/>
      </w:r>
      <w:r>
        <w:t>. Resultado del servicio web de desambiguación y enlace</w:t>
      </w:r>
      <w:bookmarkEnd w:id="132"/>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33" w:name="_Toc417458553"/>
      <w:r>
        <w:t xml:space="preserve">Tabla </w:t>
      </w:r>
      <w:r w:rsidR="009129DE">
        <w:fldChar w:fldCharType="begin"/>
      </w:r>
      <w:r w:rsidR="009129DE">
        <w:instrText xml:space="preserve"> SEQ Tabla \* ARABIC </w:instrText>
      </w:r>
      <w:r w:rsidR="009129DE">
        <w:fldChar w:fldCharType="separate"/>
      </w:r>
      <w:r w:rsidR="005B46E4">
        <w:rPr>
          <w:noProof/>
        </w:rPr>
        <w:t>17</w:t>
      </w:r>
      <w:r w:rsidR="009129DE">
        <w:rPr>
          <w:noProof/>
        </w:rPr>
        <w:fldChar w:fldCharType="end"/>
      </w:r>
      <w:r>
        <w:t xml:space="preserve">. Propiedades del JSON </w:t>
      </w:r>
      <w:r>
        <w:rPr>
          <w:noProof/>
        </w:rPr>
        <w:t xml:space="preserve"> resultado de los servicios web</w:t>
      </w:r>
      <w:bookmarkEnd w:id="133"/>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lastRenderedPageBreak/>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t>Fuente: (Propio)</w:t>
      </w:r>
    </w:p>
    <w:p w:rsidR="00520575" w:rsidRDefault="00520575" w:rsidP="00823302">
      <w:pPr>
        <w:pStyle w:val="Nivel4"/>
      </w:pPr>
      <w:bookmarkStart w:id="134" w:name="_Toc417458829"/>
      <w:r w:rsidRPr="00E90AF9">
        <w:t xml:space="preserve">Servidor </w:t>
      </w:r>
      <w:r w:rsidR="001F0915">
        <w:t>Dataset</w:t>
      </w:r>
      <w:r w:rsidRPr="00E90AF9">
        <w:t xml:space="preserve"> </w:t>
      </w:r>
      <w:r w:rsidR="001F0915">
        <w:t>DBpedia</w:t>
      </w:r>
      <w:r w:rsidRPr="00E90AF9">
        <w:t xml:space="preserve"> Local</w:t>
      </w:r>
      <w:bookmarkEnd w:id="134"/>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lastRenderedPageBreak/>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823302">
      <w:pPr>
        <w:pStyle w:val="Nivel4"/>
      </w:pPr>
      <w:bookmarkStart w:id="135" w:name="_Toc417458830"/>
      <w:r w:rsidRPr="00E90AF9">
        <w:t xml:space="preserve">Cliente </w:t>
      </w:r>
      <w:r w:rsidR="00105CE6" w:rsidRPr="00E90AF9">
        <w:t>web</w:t>
      </w:r>
      <w:bookmarkEnd w:id="135"/>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7F2776">
      <w:pPr>
        <w:pStyle w:val="contenido"/>
        <w:numPr>
          <w:ilvl w:val="0"/>
          <w:numId w:val="12"/>
        </w:numPr>
        <w:rPr>
          <w:noProof/>
          <w:lang w:eastAsia="es-EC"/>
        </w:rPr>
      </w:pPr>
      <w:r w:rsidRPr="00E90AF9">
        <w:rPr>
          <w:noProof/>
          <w:lang w:eastAsia="es-EC"/>
        </w:rPr>
        <w:t>Segementación en sentencias</w:t>
      </w:r>
    </w:p>
    <w:p w:rsidR="0083621D" w:rsidRPr="00E90AF9" w:rsidRDefault="0083621D" w:rsidP="007F2776">
      <w:pPr>
        <w:pStyle w:val="contenido"/>
        <w:numPr>
          <w:ilvl w:val="0"/>
          <w:numId w:val="12"/>
        </w:numPr>
        <w:rPr>
          <w:noProof/>
          <w:lang w:eastAsia="es-EC"/>
        </w:rPr>
      </w:pPr>
      <w:r w:rsidRPr="00E90AF9">
        <w:rPr>
          <w:noProof/>
          <w:lang w:eastAsia="es-EC"/>
        </w:rPr>
        <w:t>Tokenización</w:t>
      </w:r>
    </w:p>
    <w:p w:rsidR="0083621D" w:rsidRPr="00E90AF9" w:rsidRDefault="0083621D" w:rsidP="007F2776">
      <w:pPr>
        <w:pStyle w:val="contenido"/>
        <w:numPr>
          <w:ilvl w:val="0"/>
          <w:numId w:val="12"/>
        </w:numPr>
        <w:rPr>
          <w:noProof/>
          <w:lang w:eastAsia="es-EC"/>
        </w:rPr>
      </w:pPr>
      <w:r w:rsidRPr="00E90AF9">
        <w:rPr>
          <w:noProof/>
          <w:lang w:eastAsia="es-EC"/>
        </w:rPr>
        <w:t>Etiquetado</w:t>
      </w:r>
    </w:p>
    <w:p w:rsidR="0083621D" w:rsidRPr="00E90AF9" w:rsidRDefault="0083621D" w:rsidP="007F2776">
      <w:pPr>
        <w:pStyle w:val="contenido"/>
        <w:numPr>
          <w:ilvl w:val="0"/>
          <w:numId w:val="12"/>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7F2776">
      <w:pPr>
        <w:pStyle w:val="contenido"/>
        <w:numPr>
          <w:ilvl w:val="0"/>
          <w:numId w:val="12"/>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lastRenderedPageBreak/>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706DFA61" wp14:editId="462B60AF">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36" w:name="_Toc417458485"/>
      <w:r>
        <w:t xml:space="preserve">Figura </w:t>
      </w:r>
      <w:r w:rsidR="009129DE">
        <w:fldChar w:fldCharType="begin"/>
      </w:r>
      <w:r w:rsidR="009129DE">
        <w:instrText xml:space="preserve"> SEQ Figura \* ARABIC </w:instrText>
      </w:r>
      <w:r w:rsidR="009129DE">
        <w:fldChar w:fldCharType="separate"/>
      </w:r>
      <w:r w:rsidR="005B46E4">
        <w:rPr>
          <w:noProof/>
        </w:rPr>
        <w:t>23</w:t>
      </w:r>
      <w:r w:rsidR="009129DE">
        <w:rPr>
          <w:noProof/>
        </w:rPr>
        <w:fldChar w:fldCharType="end"/>
      </w:r>
      <w:r>
        <w:t>. Captura de la interfaz es su estado inicial.</w:t>
      </w:r>
      <w:bookmarkEnd w:id="136"/>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drawing>
          <wp:inline distT="0" distB="0" distL="0" distR="0" wp14:anchorId="092906C0" wp14:editId="05F499D1">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37" w:name="_Toc417458486"/>
      <w:r>
        <w:t xml:space="preserve">Figura </w:t>
      </w:r>
      <w:r w:rsidR="009129DE">
        <w:fldChar w:fldCharType="begin"/>
      </w:r>
      <w:r w:rsidR="009129DE">
        <w:instrText xml:space="preserve"> SEQ Figura \* ARABIC </w:instrText>
      </w:r>
      <w:r w:rsidR="009129DE">
        <w:fldChar w:fldCharType="separate"/>
      </w:r>
      <w:r w:rsidR="005B46E4">
        <w:rPr>
          <w:noProof/>
        </w:rPr>
        <w:t>24</w:t>
      </w:r>
      <w:r w:rsidR="009129DE">
        <w:rPr>
          <w:noProof/>
        </w:rPr>
        <w:fldChar w:fldCharType="end"/>
      </w:r>
      <w:r>
        <w:t>. Momento previo a la selección de la funcionalidad de etiquetado</w:t>
      </w:r>
      <w:bookmarkEnd w:id="137"/>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lastRenderedPageBreak/>
        <w:drawing>
          <wp:inline distT="0" distB="0" distL="0" distR="0" wp14:anchorId="13BDA4E5" wp14:editId="6D6BA0FB">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38" w:name="_Toc417458487"/>
      <w:r>
        <w:t xml:space="preserve">Figura </w:t>
      </w:r>
      <w:r w:rsidR="009129DE">
        <w:fldChar w:fldCharType="begin"/>
      </w:r>
      <w:r w:rsidR="009129DE">
        <w:instrText xml:space="preserve"> SEQ Figura \* ARABIC </w:instrText>
      </w:r>
      <w:r w:rsidR="009129DE">
        <w:fldChar w:fldCharType="separate"/>
      </w:r>
      <w:r w:rsidR="005B46E4">
        <w:rPr>
          <w:noProof/>
        </w:rPr>
        <w:t>25</w:t>
      </w:r>
      <w:r w:rsidR="009129DE">
        <w:rPr>
          <w:noProof/>
        </w:rPr>
        <w:fldChar w:fldCharType="end"/>
      </w:r>
      <w:r>
        <w:t>. Función etiquetado seleccionado junto a las funcionalidades dependientes</w:t>
      </w:r>
      <w:bookmarkEnd w:id="138"/>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drawing>
          <wp:inline distT="0" distB="0" distL="0" distR="0" wp14:anchorId="550BBB70" wp14:editId="3E229413">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9" w:name="_Toc417458488"/>
      <w:r>
        <w:t xml:space="preserve">Figura </w:t>
      </w:r>
      <w:r w:rsidR="009129DE">
        <w:fldChar w:fldCharType="begin"/>
      </w:r>
      <w:r w:rsidR="009129DE">
        <w:instrText xml:space="preserve"> SEQ Figura \* ARABIC </w:instrText>
      </w:r>
      <w:r w:rsidR="009129DE">
        <w:fldChar w:fldCharType="separate"/>
      </w:r>
      <w:r w:rsidR="005B46E4">
        <w:rPr>
          <w:noProof/>
        </w:rPr>
        <w:t>26</w:t>
      </w:r>
      <w:r w:rsidR="009129DE">
        <w:rPr>
          <w:noProof/>
        </w:rPr>
        <w:fldChar w:fldCharType="end"/>
      </w:r>
      <w:r>
        <w:t>. Momento previo a la deselección  de la funcionalidad de tokenización</w:t>
      </w:r>
      <w:bookmarkEnd w:id="139"/>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4F977551" wp14:editId="007C8B28">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40" w:name="_Toc417458489"/>
      <w:r>
        <w:t xml:space="preserve">Figura </w:t>
      </w:r>
      <w:r w:rsidR="009129DE">
        <w:fldChar w:fldCharType="begin"/>
      </w:r>
      <w:r w:rsidR="009129DE">
        <w:instrText xml:space="preserve"> SEQ Figura \* ARABIC </w:instrText>
      </w:r>
      <w:r w:rsidR="009129DE">
        <w:fldChar w:fldCharType="separate"/>
      </w:r>
      <w:r w:rsidR="005B46E4">
        <w:rPr>
          <w:noProof/>
        </w:rPr>
        <w:t>27</w:t>
      </w:r>
      <w:r w:rsidR="009129DE">
        <w:rPr>
          <w:noProof/>
        </w:rPr>
        <w:fldChar w:fldCharType="end"/>
      </w:r>
      <w:r>
        <w:t>. Función de tokenización deseleccionada junto las funciones que depende de esta.</w:t>
      </w:r>
      <w:bookmarkEnd w:id="140"/>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44F33222" wp14:editId="40D70976">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41" w:name="_Toc417458490"/>
      <w:r>
        <w:t xml:space="preserve">Figura </w:t>
      </w:r>
      <w:r w:rsidR="009129DE">
        <w:fldChar w:fldCharType="begin"/>
      </w:r>
      <w:r w:rsidR="009129DE">
        <w:instrText xml:space="preserve"> SEQ Figura \* ARABIC </w:instrText>
      </w:r>
      <w:r w:rsidR="009129DE">
        <w:fldChar w:fldCharType="separate"/>
      </w:r>
      <w:r w:rsidR="005B46E4">
        <w:rPr>
          <w:noProof/>
        </w:rPr>
        <w:t>28</w:t>
      </w:r>
      <w:r w:rsidR="009129DE">
        <w:rPr>
          <w:noProof/>
        </w:rPr>
        <w:fldChar w:fldCharType="end"/>
      </w:r>
      <w:r>
        <w:t>. resultado del procesamiento del texto</w:t>
      </w:r>
      <w:bookmarkEnd w:id="141"/>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1492C145" wp14:editId="5D0D3FE4">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42" w:name="_Toc417458491"/>
      <w:r>
        <w:t xml:space="preserve">Figura </w:t>
      </w:r>
      <w:r w:rsidR="009129DE">
        <w:fldChar w:fldCharType="begin"/>
      </w:r>
      <w:r w:rsidR="009129DE">
        <w:instrText xml:space="preserve"> SEQ Figura \* ARABIC </w:instrText>
      </w:r>
      <w:r w:rsidR="009129DE">
        <w:fldChar w:fldCharType="separate"/>
      </w:r>
      <w:r w:rsidR="005B46E4">
        <w:rPr>
          <w:noProof/>
        </w:rPr>
        <w:t>29</w:t>
      </w:r>
      <w:r w:rsidR="009129DE">
        <w:rPr>
          <w:noProof/>
        </w:rPr>
        <w:fldChar w:fldCharType="end"/>
      </w:r>
      <w:r w:rsidR="00EC78B8">
        <w:t>. C</w:t>
      </w:r>
      <w:r>
        <w:t xml:space="preserve">aptura de la tabla con datos </w:t>
      </w:r>
      <w:r w:rsidR="00EC78B8">
        <w:t>cuantitativos</w:t>
      </w:r>
      <w:r>
        <w:t xml:space="preserve"> de los servicios invocados.</w:t>
      </w:r>
      <w:bookmarkEnd w:id="142"/>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60590723" wp14:editId="5273A67A">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43" w:name="_Toc417458492"/>
      <w:r>
        <w:t xml:space="preserve">Figura </w:t>
      </w:r>
      <w:r w:rsidR="009129DE">
        <w:fldChar w:fldCharType="begin"/>
      </w:r>
      <w:r w:rsidR="009129DE">
        <w:instrText xml:space="preserve"> SEQ Figura \* ARABIC </w:instrText>
      </w:r>
      <w:r w:rsidR="009129DE">
        <w:fldChar w:fldCharType="separate"/>
      </w:r>
      <w:r w:rsidR="005B46E4">
        <w:rPr>
          <w:noProof/>
        </w:rPr>
        <w:t>30</w:t>
      </w:r>
      <w:r w:rsidR="009129DE">
        <w:rPr>
          <w:noProof/>
        </w:rPr>
        <w:fldChar w:fldCharType="end"/>
      </w:r>
      <w:r>
        <w:t>. Menú construido con todos los servicios</w:t>
      </w:r>
      <w:bookmarkEnd w:id="143"/>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39C66B37" wp14:editId="0C0BEF1B">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44" w:name="_Toc417458493"/>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5B46E4">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44"/>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40E09548" wp14:editId="02CBC706">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EC3D1A" w:rsidP="00DE7ABE">
      <w:pPr>
        <w:pStyle w:val="contenido"/>
        <w:spacing w:after="0" w:line="276" w:lineRule="auto"/>
        <w:ind w:left="1134"/>
        <w:rPr>
          <w:sz w:val="20"/>
        </w:rPr>
      </w:pPr>
      <w:bookmarkStart w:id="145" w:name="_Toc417458494"/>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5B46E4">
        <w:rPr>
          <w:noProof/>
          <w:sz w:val="20"/>
        </w:rPr>
        <w:t>32</w:t>
      </w:r>
      <w:r w:rsidRPr="00DE7ABE">
        <w:rPr>
          <w:sz w:val="20"/>
        </w:rPr>
        <w:fldChar w:fldCharType="end"/>
      </w:r>
      <w:r w:rsidRPr="00DE7ABE">
        <w:rPr>
          <w:sz w:val="20"/>
        </w:rPr>
        <w:t>. Resultado de la funcionalidad de tokenización</w:t>
      </w:r>
      <w:r w:rsidR="00DE7ABE" w:rsidRPr="00DE7ABE">
        <w:rPr>
          <w:sz w:val="20"/>
        </w:rPr>
        <w:t>.</w:t>
      </w:r>
      <w:bookmarkEnd w:id="145"/>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5E9ED8D1" wp14:editId="0EF0A724">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46" w:name="_Toc417458495"/>
      <w:r>
        <w:t xml:space="preserve">Figura </w:t>
      </w:r>
      <w:r w:rsidR="009129DE">
        <w:fldChar w:fldCharType="begin"/>
      </w:r>
      <w:r w:rsidR="009129DE">
        <w:instrText xml:space="preserve"> SEQ Figura \* ARABIC </w:instrText>
      </w:r>
      <w:r w:rsidR="009129DE">
        <w:fldChar w:fldCharType="separate"/>
      </w:r>
      <w:r w:rsidR="005B46E4">
        <w:rPr>
          <w:noProof/>
        </w:rPr>
        <w:t>33</w:t>
      </w:r>
      <w:r w:rsidR="009129DE">
        <w:rPr>
          <w:noProof/>
        </w:rPr>
        <w:fldChar w:fldCharType="end"/>
      </w:r>
      <w:r>
        <w:t xml:space="preserve">. </w:t>
      </w:r>
      <w:r w:rsidR="00FD12FB">
        <w:t>Resultado</w:t>
      </w:r>
      <w:r>
        <w:t xml:space="preserve">  de la funcionalidad de etiquetado.</w:t>
      </w:r>
      <w:bookmarkEnd w:id="146"/>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4148D90F" wp14:editId="22BBEB25">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FD12FB" w:rsidP="00DE7ABE">
      <w:pPr>
        <w:pStyle w:val="contenido"/>
        <w:spacing w:after="0" w:line="276" w:lineRule="auto"/>
        <w:ind w:left="993"/>
        <w:rPr>
          <w:sz w:val="20"/>
        </w:rPr>
      </w:pPr>
      <w:bookmarkStart w:id="147" w:name="_Toc417458496"/>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5B46E4">
        <w:rPr>
          <w:noProof/>
          <w:sz w:val="20"/>
        </w:rPr>
        <w:t>34</w:t>
      </w:r>
      <w:r w:rsidRPr="00DE7ABE">
        <w:rPr>
          <w:sz w:val="20"/>
        </w:rPr>
        <w:fldChar w:fldCharType="end"/>
      </w:r>
      <w:r w:rsidRPr="00DE7ABE">
        <w:rPr>
          <w:sz w:val="20"/>
        </w:rPr>
        <w:t>. Resultado del servicio de extracción.</w:t>
      </w:r>
      <w:bookmarkEnd w:id="147"/>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1E38A3FD" wp14:editId="7DF7E790">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2728211"/>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48" w:name="_Toc417458497"/>
      <w:r>
        <w:t xml:space="preserve">Figura </w:t>
      </w:r>
      <w:r w:rsidR="009129DE">
        <w:fldChar w:fldCharType="begin"/>
      </w:r>
      <w:r w:rsidR="009129DE">
        <w:instrText xml:space="preserve"> SEQ Figura \* ARABIC </w:instrText>
      </w:r>
      <w:r w:rsidR="009129DE">
        <w:fldChar w:fldCharType="separate"/>
      </w:r>
      <w:r w:rsidR="005B46E4">
        <w:rPr>
          <w:noProof/>
        </w:rPr>
        <w:t>35</w:t>
      </w:r>
      <w:r w:rsidR="009129DE">
        <w:rPr>
          <w:noProof/>
        </w:rPr>
        <w:fldChar w:fldCharType="end"/>
      </w:r>
      <w:r>
        <w:t>. Resultado del servicio de enlace.</w:t>
      </w:r>
      <w:bookmarkEnd w:id="148"/>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486ECA">
      <w:pPr>
        <w:pStyle w:val="contenido"/>
        <w:spacing w:after="0"/>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486ECA">
      <w:pPr>
        <w:pStyle w:val="contenido"/>
        <w:keepNext/>
        <w:spacing w:after="0" w:line="276" w:lineRule="auto"/>
        <w:jc w:val="center"/>
      </w:pPr>
      <w:r w:rsidRPr="00E90AF9">
        <w:rPr>
          <w:noProof/>
          <w:lang w:eastAsia="es-EC"/>
        </w:rPr>
        <w:drawing>
          <wp:inline distT="0" distB="0" distL="0" distR="0" wp14:anchorId="2A7B8A88" wp14:editId="607E49C3">
            <wp:extent cx="4873996" cy="2554014"/>
            <wp:effectExtent l="190500" t="190500" r="193675" b="1892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18638" b="24169"/>
                    <a:stretch/>
                  </pic:blipFill>
                  <pic:spPr bwMode="auto">
                    <a:xfrm>
                      <a:off x="0" y="0"/>
                      <a:ext cx="4878833" cy="25565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49" w:name="_Toc417458498"/>
      <w:r>
        <w:t xml:space="preserve">Figura </w:t>
      </w:r>
      <w:r w:rsidR="009129DE">
        <w:fldChar w:fldCharType="begin"/>
      </w:r>
      <w:r w:rsidR="009129DE">
        <w:instrText xml:space="preserve"> SEQ Figura \* ARABIC </w:instrText>
      </w:r>
      <w:r w:rsidR="009129DE">
        <w:fldChar w:fldCharType="separate"/>
      </w:r>
      <w:r w:rsidR="005B46E4">
        <w:rPr>
          <w:noProof/>
        </w:rPr>
        <w:t>36</w:t>
      </w:r>
      <w:r w:rsidR="009129DE">
        <w:rPr>
          <w:noProof/>
        </w:rPr>
        <w:fldChar w:fldCharType="end"/>
      </w:r>
      <w:r>
        <w:t>. Captura de la visualización del JSON.</w:t>
      </w:r>
      <w:bookmarkEnd w:id="149"/>
    </w:p>
    <w:p w:rsidR="009A4FC6" w:rsidRPr="00CE50BD" w:rsidRDefault="00CE50BD" w:rsidP="00CE50BD">
      <w:pPr>
        <w:pStyle w:val="titulosTF"/>
        <w:ind w:left="426"/>
        <w:rPr>
          <w:sz w:val="18"/>
        </w:rPr>
      </w:pPr>
      <w:r w:rsidRPr="00CE50BD">
        <w:rPr>
          <w:sz w:val="18"/>
        </w:rPr>
        <w:t>Fuente: (propio)</w:t>
      </w:r>
    </w:p>
    <w:p w:rsidR="00486ECA" w:rsidRDefault="00486ECA" w:rsidP="00E90AF9">
      <w:pPr>
        <w:pStyle w:val="contenido"/>
      </w:pPr>
    </w:p>
    <w:p w:rsidR="007C1FF1" w:rsidRPr="00E90AF9" w:rsidRDefault="007C1FF1" w:rsidP="00E90AF9">
      <w:pPr>
        <w:pStyle w:val="contenido"/>
      </w:pPr>
      <w:r w:rsidRPr="00E90AF9">
        <w:lastRenderedPageBreak/>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67E0AD2E" wp14:editId="3160BAC4">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50" w:name="_Toc417458499"/>
      <w:r>
        <w:t xml:space="preserve">Figura </w:t>
      </w:r>
      <w:r w:rsidR="009129DE">
        <w:fldChar w:fldCharType="begin"/>
      </w:r>
      <w:r w:rsidR="009129DE">
        <w:instrText xml:space="preserve"> SEQ Figura \* ARABIC </w:instrText>
      </w:r>
      <w:r w:rsidR="009129DE">
        <w:fldChar w:fldCharType="separate"/>
      </w:r>
      <w:r w:rsidR="005B46E4">
        <w:rPr>
          <w:noProof/>
        </w:rPr>
        <w:t>37</w:t>
      </w:r>
      <w:r w:rsidR="009129DE">
        <w:rPr>
          <w:noProof/>
        </w:rPr>
        <w:fldChar w:fldCharType="end"/>
      </w:r>
      <w:r>
        <w:t>. Captura del resultado del servicio de etiquetado de</w:t>
      </w:r>
      <w:r w:rsidR="00AB38C0">
        <w:t xml:space="preserve"> </w:t>
      </w:r>
      <w:r>
        <w:t>palabra</w:t>
      </w:r>
      <w:bookmarkEnd w:id="150"/>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drawing>
          <wp:inline distT="0" distB="0" distL="0" distR="0" wp14:anchorId="66E9D11C" wp14:editId="33080C32">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51" w:name="_Toc417458500"/>
      <w:r>
        <w:t xml:space="preserve">Figura </w:t>
      </w:r>
      <w:r w:rsidR="009129DE">
        <w:fldChar w:fldCharType="begin"/>
      </w:r>
      <w:r w:rsidR="009129DE">
        <w:instrText xml:space="preserve"> SEQ Figura \* ARABIC </w:instrText>
      </w:r>
      <w:r w:rsidR="009129DE">
        <w:fldChar w:fldCharType="separate"/>
      </w:r>
      <w:r w:rsidR="005B46E4">
        <w:rPr>
          <w:noProof/>
        </w:rPr>
        <w:t>38</w:t>
      </w:r>
      <w:r w:rsidR="009129DE">
        <w:rPr>
          <w:noProof/>
        </w:rPr>
        <w:fldChar w:fldCharType="end"/>
      </w:r>
      <w:r>
        <w:t>. Tabla y menú generado de la llamada al servicio de etiquetado.</w:t>
      </w:r>
      <w:bookmarkEnd w:id="151"/>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823302">
      <w:pPr>
        <w:pStyle w:val="Nivel4"/>
      </w:pPr>
      <w:bookmarkStart w:id="152" w:name="_Toc417458831"/>
      <w:r w:rsidRPr="00E90AF9">
        <w:t>Resumen de prototipos</w:t>
      </w:r>
      <w:bookmarkEnd w:id="152"/>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xml:space="preserve">, spotlight el cual produce el resultado esperado </w:t>
      </w:r>
      <w:r w:rsidRPr="00E90AF9">
        <w:lastRenderedPageBreak/>
        <w:t>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53" w:name="_Toc417458554"/>
      <w:r>
        <w:t xml:space="preserve">Tabla </w:t>
      </w:r>
      <w:r w:rsidR="009129DE">
        <w:fldChar w:fldCharType="begin"/>
      </w:r>
      <w:r w:rsidR="009129DE">
        <w:instrText xml:space="preserve"> SEQ Tabla \* ARABIC </w:instrText>
      </w:r>
      <w:r w:rsidR="009129DE">
        <w:fldChar w:fldCharType="separate"/>
      </w:r>
      <w:r w:rsidR="005B46E4">
        <w:rPr>
          <w:noProof/>
        </w:rPr>
        <w:t>18</w:t>
      </w:r>
      <w:r w:rsidR="009129DE">
        <w:rPr>
          <w:noProof/>
        </w:rPr>
        <w:fldChar w:fldCharType="end"/>
      </w:r>
      <w:r>
        <w:t>. Tabla resumen del prototipo 1</w:t>
      </w:r>
      <w:bookmarkEnd w:id="153"/>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54" w:name="_Toc417458555"/>
      <w:r>
        <w:t xml:space="preserve">Tabla </w:t>
      </w:r>
      <w:r w:rsidR="009129DE">
        <w:fldChar w:fldCharType="begin"/>
      </w:r>
      <w:r w:rsidR="009129DE">
        <w:instrText xml:space="preserve"> SEQ Tabla \* ARABIC </w:instrText>
      </w:r>
      <w:r w:rsidR="009129DE">
        <w:fldChar w:fldCharType="separate"/>
      </w:r>
      <w:r w:rsidR="005B46E4">
        <w:rPr>
          <w:noProof/>
        </w:rPr>
        <w:t>19</w:t>
      </w:r>
      <w:r w:rsidR="009129DE">
        <w:rPr>
          <w:noProof/>
        </w:rPr>
        <w:fldChar w:fldCharType="end"/>
      </w:r>
      <w:r>
        <w:t xml:space="preserve">. </w:t>
      </w:r>
      <w:r w:rsidRPr="006E023A">
        <w:t xml:space="preserve">Tabla resumen del prototipo </w:t>
      </w:r>
      <w:r>
        <w:t>2</w:t>
      </w:r>
      <w:bookmarkEnd w:id="154"/>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lastRenderedPageBreak/>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55" w:name="_Toc417458556"/>
      <w:r>
        <w:t xml:space="preserve">Tabla </w:t>
      </w:r>
      <w:r w:rsidR="009129DE">
        <w:fldChar w:fldCharType="begin"/>
      </w:r>
      <w:r w:rsidR="009129DE">
        <w:instrText xml:space="preserve"> SEQ Tabla \* ARABIC </w:instrText>
      </w:r>
      <w:r w:rsidR="009129DE">
        <w:fldChar w:fldCharType="separate"/>
      </w:r>
      <w:r w:rsidR="005B46E4">
        <w:rPr>
          <w:noProof/>
        </w:rPr>
        <w:t>20</w:t>
      </w:r>
      <w:r w:rsidR="009129DE">
        <w:rPr>
          <w:noProof/>
        </w:rPr>
        <w:fldChar w:fldCharType="end"/>
      </w:r>
      <w:r>
        <w:t>. Tabla resumen del prototipo 3</w:t>
      </w:r>
      <w:bookmarkEnd w:id="155"/>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56" w:name="_Toc417458557"/>
      <w:r>
        <w:t xml:space="preserve">Tabla </w:t>
      </w:r>
      <w:r w:rsidR="009129DE">
        <w:fldChar w:fldCharType="begin"/>
      </w:r>
      <w:r w:rsidR="009129DE">
        <w:instrText xml:space="preserve"> SEQ Tabla \* ARABIC </w:instrText>
      </w:r>
      <w:r w:rsidR="009129DE">
        <w:fldChar w:fldCharType="separate"/>
      </w:r>
      <w:r w:rsidR="005B46E4">
        <w:rPr>
          <w:noProof/>
        </w:rPr>
        <w:t>21</w:t>
      </w:r>
      <w:r w:rsidR="009129DE">
        <w:rPr>
          <w:noProof/>
        </w:rPr>
        <w:fldChar w:fldCharType="end"/>
      </w:r>
      <w:r>
        <w:t>. Tabla resumen del prototipo 4</w:t>
      </w:r>
      <w:bookmarkEnd w:id="156"/>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57" w:name="_Toc417458558"/>
      <w:r w:rsidRPr="002F1973">
        <w:t xml:space="preserve">Tabla </w:t>
      </w:r>
      <w:r w:rsidR="009129DE">
        <w:fldChar w:fldCharType="begin"/>
      </w:r>
      <w:r w:rsidR="009129DE">
        <w:instrText xml:space="preserve"> SEQ Tabla \* ARABIC </w:instrText>
      </w:r>
      <w:r w:rsidR="009129DE">
        <w:fldChar w:fldCharType="separate"/>
      </w:r>
      <w:r w:rsidR="005B46E4">
        <w:rPr>
          <w:noProof/>
        </w:rPr>
        <w:t>22</w:t>
      </w:r>
      <w:r w:rsidR="009129DE">
        <w:rPr>
          <w:noProof/>
        </w:rPr>
        <w:fldChar w:fldCharType="end"/>
      </w:r>
      <w:r w:rsidRPr="002F1973">
        <w:t>. Tabla resumen del prototipo 5</w:t>
      </w:r>
      <w:bookmarkEnd w:id="157"/>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58" w:name="_Toc417458559"/>
      <w:r>
        <w:t xml:space="preserve">Tabla </w:t>
      </w:r>
      <w:r w:rsidR="009129DE">
        <w:fldChar w:fldCharType="begin"/>
      </w:r>
      <w:r w:rsidR="009129DE">
        <w:instrText xml:space="preserve"> SEQ Tabla \* ARABIC </w:instrText>
      </w:r>
      <w:r w:rsidR="009129DE">
        <w:fldChar w:fldCharType="separate"/>
      </w:r>
      <w:r w:rsidR="005B46E4">
        <w:rPr>
          <w:noProof/>
        </w:rPr>
        <w:t>23</w:t>
      </w:r>
      <w:r w:rsidR="009129DE">
        <w:rPr>
          <w:noProof/>
        </w:rPr>
        <w:fldChar w:fldCharType="end"/>
      </w:r>
      <w:r>
        <w:t>. Tabla resumen del prototipo 6</w:t>
      </w:r>
      <w:bookmarkEnd w:id="158"/>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5A79EA">
      <w:pPr>
        <w:pStyle w:val="Ttulo1"/>
      </w:pPr>
      <w:bookmarkStart w:id="159" w:name="_Toc417458832"/>
      <w:r w:rsidRPr="00E90AF9">
        <w:t>CAPITULO 4</w:t>
      </w:r>
      <w:r w:rsidR="00FE09D9">
        <w:t xml:space="preserve">: </w:t>
      </w:r>
      <w:r w:rsidR="009F555C">
        <w:t>VALIDACIÓN Y PRUEBAS</w:t>
      </w:r>
      <w:bookmarkEnd w:id="159"/>
    </w:p>
    <w:p w:rsidR="00AE07C2" w:rsidRDefault="00AE07C2">
      <w:r>
        <w:br w:type="page"/>
      </w:r>
    </w:p>
    <w:p w:rsidR="00823302" w:rsidRPr="00823302" w:rsidRDefault="009F555C" w:rsidP="00823302">
      <w:pPr>
        <w:pStyle w:val="Nivel2"/>
      </w:pPr>
      <w:bookmarkStart w:id="160" w:name="_Toc391677446"/>
      <w:bookmarkStart w:id="161" w:name="_Toc391685482"/>
      <w:bookmarkStart w:id="162" w:name="_Toc392493759"/>
      <w:bookmarkStart w:id="163" w:name="_Toc392493812"/>
      <w:bookmarkStart w:id="164" w:name="_Toc392581716"/>
      <w:bookmarkStart w:id="165" w:name="_Toc393116803"/>
      <w:bookmarkStart w:id="166" w:name="_Toc393116926"/>
      <w:bookmarkStart w:id="167" w:name="_Toc393117009"/>
      <w:bookmarkStart w:id="168" w:name="_Toc393117068"/>
      <w:bookmarkStart w:id="169" w:name="_Toc393117343"/>
      <w:bookmarkStart w:id="170" w:name="_Toc395165786"/>
      <w:bookmarkStart w:id="171" w:name="_Toc399864508"/>
      <w:bookmarkStart w:id="172" w:name="_Toc399864572"/>
      <w:bookmarkStart w:id="173" w:name="_Toc400125906"/>
      <w:bookmarkStart w:id="174" w:name="_Toc400125973"/>
      <w:bookmarkStart w:id="175" w:name="_Toc400366774"/>
      <w:bookmarkStart w:id="176" w:name="_Toc400366858"/>
      <w:bookmarkStart w:id="177" w:name="_Toc400372923"/>
      <w:bookmarkStart w:id="178" w:name="_Toc41745883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sidRPr="00823302">
        <w:lastRenderedPageBreak/>
        <w:t>Validación de resultados</w:t>
      </w:r>
      <w:bookmarkEnd w:id="178"/>
      <w:r w:rsidRPr="00823302">
        <w:t xml:space="preserve"> </w:t>
      </w:r>
    </w:p>
    <w:p w:rsidR="009F555C" w:rsidRPr="00823302" w:rsidRDefault="009F555C" w:rsidP="00823302">
      <w:pPr>
        <w:pStyle w:val="Nivel3"/>
      </w:pPr>
      <w:bookmarkStart w:id="179" w:name="_Toc417458834"/>
      <w:r w:rsidRPr="00823302">
        <w:t>Objetivo</w:t>
      </w:r>
      <w:r w:rsidR="00A436BF" w:rsidRPr="00823302">
        <w:t>.</w:t>
      </w:r>
      <w:bookmarkEnd w:id="179"/>
    </w:p>
    <w:p w:rsidR="009F555C" w:rsidRPr="009F555C" w:rsidRDefault="009F555C" w:rsidP="009F555C">
      <w:pPr>
        <w:pStyle w:val="contenido"/>
      </w:pPr>
      <w:r w:rsidRPr="009F555C">
        <w:t>Contabilizar las sentencias, tokens, entidades, keywords compuestas, keywords simples, resultantes de los servicios web de Segmentación, Tokenización, Etiquetado, Extracción y el servicio de Desambiguación y Enlace.</w:t>
      </w:r>
    </w:p>
    <w:p w:rsidR="009F555C" w:rsidRPr="009F555C" w:rsidRDefault="009F555C" w:rsidP="009F555C">
      <w:pPr>
        <w:pStyle w:val="contenido"/>
      </w:pPr>
      <w:r w:rsidRPr="009F555C">
        <w:rPr>
          <w:color w:val="000000"/>
        </w:rPr>
        <w:t>Medir los resultados del software desarrollado en base a los contenidos de publicaciones y proyectos reales a fin de verificar que lo obtenido se alinea y nutre los datos ya dados por los autores como keywords.</w:t>
      </w:r>
    </w:p>
    <w:p w:rsidR="009F555C" w:rsidRDefault="009F555C" w:rsidP="00823302">
      <w:pPr>
        <w:pStyle w:val="Nivel3"/>
      </w:pPr>
      <w:bookmarkStart w:id="180" w:name="_Toc417458835"/>
      <w:r>
        <w:t>Contexto</w:t>
      </w:r>
      <w:r w:rsidR="00A524BF">
        <w:t>.</w:t>
      </w:r>
      <w:bookmarkEnd w:id="180"/>
    </w:p>
    <w:p w:rsidR="009F555C" w:rsidRDefault="009F555C" w:rsidP="009F555C">
      <w:pPr>
        <w:pStyle w:val="contenido"/>
        <w:rPr>
          <w:rFonts w:ascii="Times New Roman" w:hAnsi="Times New Roman" w:cs="Times New Roman"/>
          <w:sz w:val="24"/>
          <w:szCs w:val="24"/>
        </w:rPr>
      </w:pPr>
      <w:r>
        <w:t>Las pruebas se realizarán en base a publicaciones desarrolladas en el departamento de  Tecnologías Avanzadas de la Web y Sistemas Basados en Conocimiento (TAWSBC), de la Universidad Técnica Particular de Loja, así como el proyecto SMARTLAND (smartland.utpl.edu.ec) que actualmente se encuentra en desarrollo, a fin de extraer datos relevantes. Las pruebas se desarrollarán teniendo en cuenta los siguientes puntos:</w:t>
      </w:r>
    </w:p>
    <w:p w:rsidR="009F555C" w:rsidRDefault="009F555C" w:rsidP="00E36059">
      <w:pPr>
        <w:pStyle w:val="contenido"/>
        <w:numPr>
          <w:ilvl w:val="0"/>
          <w:numId w:val="38"/>
        </w:numPr>
      </w:pPr>
      <w:r>
        <w:t>Las pruebas se desarrollarán en un servidor local</w:t>
      </w:r>
    </w:p>
    <w:p w:rsidR="009F555C" w:rsidRDefault="009F555C" w:rsidP="00E36059">
      <w:pPr>
        <w:pStyle w:val="contenido"/>
        <w:numPr>
          <w:ilvl w:val="0"/>
          <w:numId w:val="38"/>
        </w:numPr>
      </w:pPr>
      <w:r>
        <w:t>No se modificarán los textos de las fuentes base</w:t>
      </w:r>
      <w:r w:rsidR="00834ED7">
        <w:t>,</w:t>
      </w:r>
      <w:r>
        <w:t xml:space="preserve"> para la ejecución de las pruebas</w:t>
      </w:r>
    </w:p>
    <w:p w:rsidR="009F555C" w:rsidRDefault="009F555C" w:rsidP="00E36059">
      <w:pPr>
        <w:pStyle w:val="contenido"/>
        <w:numPr>
          <w:ilvl w:val="0"/>
          <w:numId w:val="38"/>
        </w:numPr>
      </w:pPr>
      <w:r>
        <w:t>Los contenidos se encontrarán disponibles en la web</w:t>
      </w:r>
    </w:p>
    <w:p w:rsidR="009F555C" w:rsidRDefault="009F555C" w:rsidP="00823302">
      <w:pPr>
        <w:pStyle w:val="Nivel3"/>
      </w:pPr>
      <w:bookmarkStart w:id="181" w:name="_Toc417458836"/>
      <w:r>
        <w:t xml:space="preserve">Pruebas sobre </w:t>
      </w:r>
      <w:r w:rsidR="005A79EA">
        <w:t xml:space="preserve">el </w:t>
      </w:r>
      <w:r>
        <w:t xml:space="preserve">abstract </w:t>
      </w:r>
      <w:r w:rsidR="005A79EA">
        <w:t>de publicació</w:t>
      </w:r>
      <w:r>
        <w:t>n</w:t>
      </w:r>
      <w:r w:rsidR="00A524BF">
        <w:t>.</w:t>
      </w:r>
      <w:bookmarkEnd w:id="181"/>
    </w:p>
    <w:p w:rsidR="009F555C" w:rsidRDefault="009F555C" w:rsidP="00823302">
      <w:pPr>
        <w:pStyle w:val="Nivel4"/>
      </w:pPr>
      <w:bookmarkStart w:id="182" w:name="_Toc417458837"/>
      <w:r>
        <w:t xml:space="preserve">Descripción de </w:t>
      </w:r>
      <w:r w:rsidR="00A524BF">
        <w:t>publicaciones.</w:t>
      </w:r>
      <w:bookmarkEnd w:id="182"/>
    </w:p>
    <w:p w:rsidR="009F555C" w:rsidRPr="009F555C" w:rsidRDefault="009F555C" w:rsidP="009F555C">
      <w:pPr>
        <w:pStyle w:val="contenido"/>
        <w:rPr>
          <w:lang w:val="en-US"/>
        </w:rPr>
      </w:pPr>
      <w:r w:rsidRPr="009F555C">
        <w:rPr>
          <w:lang w:val="en-US"/>
        </w:rPr>
        <w:t>Consuming and producing linked open data: The case of OpenCourseWare</w:t>
      </w:r>
    </w:p>
    <w:p w:rsidR="009F555C" w:rsidRDefault="009F555C" w:rsidP="009F555C">
      <w:pPr>
        <w:pStyle w:val="contenido"/>
      </w:pPr>
      <w:r>
        <w:t xml:space="preserve">Autores: </w:t>
      </w:r>
      <w:r w:rsidRPr="00A436BF">
        <w:t xml:space="preserve">Piedra, Nelson; Tovar, Edmundo; Colomo-Palacios, Ricardo; </w:t>
      </w:r>
      <w:hyperlink r:id="rId62" w:history="1">
        <w:r w:rsidRPr="00A436BF">
          <w:rPr>
            <w:rStyle w:val="Hipervnculo"/>
            <w:color w:val="000000"/>
            <w:sz w:val="23"/>
            <w:szCs w:val="23"/>
            <w:u w:val="none"/>
          </w:rPr>
          <w:t>Lopez-Vargas, Jorge</w:t>
        </w:r>
      </w:hyperlink>
      <w:r w:rsidRPr="00A436BF">
        <w:t>; Chicaiza, Janneth Alexandra</w:t>
      </w:r>
      <w:r>
        <w:t>.</w:t>
      </w:r>
    </w:p>
    <w:p w:rsidR="009F555C" w:rsidRPr="009F555C" w:rsidRDefault="009F555C" w:rsidP="009F555C">
      <w:pPr>
        <w:pStyle w:val="contenido"/>
        <w:rPr>
          <w:lang w:val="en-US"/>
        </w:rPr>
      </w:pPr>
      <w:r w:rsidRPr="009F555C">
        <w:rPr>
          <w:lang w:val="en-US"/>
        </w:rPr>
        <w:t xml:space="preserve">URL: http://www.emeraldinsight.com/doi/full/10.1108/PROG-07-2012-0045 </w:t>
      </w:r>
    </w:p>
    <w:p w:rsidR="009F555C" w:rsidRPr="009F555C" w:rsidRDefault="009F555C" w:rsidP="005A79EA">
      <w:pPr>
        <w:pStyle w:val="contenido"/>
        <w:rPr>
          <w:lang w:val="en-US"/>
        </w:rPr>
      </w:pPr>
      <w:r w:rsidRPr="009F555C">
        <w:rPr>
          <w:lang w:val="en-US"/>
        </w:rPr>
        <w:t xml:space="preserve">Abstract: Purpose: The aim of this paper is to present an initiative to apply the principles of Linked Data to enhance the search and discovery of OpenCourseWare (OCW) contents created and shared by the universities. Design/methodology/approach: This paper is a case study of how linked data technologies can be applied for the enhancement </w:t>
      </w:r>
      <w:r w:rsidRPr="009F555C">
        <w:rPr>
          <w:lang w:val="en-US"/>
        </w:rPr>
        <w:lastRenderedPageBreak/>
        <w:t>of open learning contents. 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 Originality/value: The new OCW-Universia integration with linked data adds new features to the initial framework including improved query mechanisms and interoperability.</w:t>
      </w:r>
    </w:p>
    <w:p w:rsidR="009F555C" w:rsidRDefault="009F555C" w:rsidP="00823302">
      <w:pPr>
        <w:pStyle w:val="Nivel4"/>
      </w:pPr>
      <w:bookmarkStart w:id="183" w:name="_Toc417458838"/>
      <w:r>
        <w:t>Resultados de los servicios web</w:t>
      </w:r>
      <w:bookmarkEnd w:id="183"/>
      <w:r>
        <w:t xml:space="preserve"> </w:t>
      </w:r>
    </w:p>
    <w:p w:rsidR="009F555C" w:rsidRDefault="009F555C" w:rsidP="009F555C">
      <w:pPr>
        <w:pStyle w:val="contenido"/>
        <w:rPr>
          <w:rFonts w:ascii="Times New Roman" w:hAnsi="Times New Roman" w:cs="Times New Roman"/>
          <w:sz w:val="24"/>
          <w:szCs w:val="24"/>
        </w:rPr>
      </w:pPr>
      <w:r>
        <w:t xml:space="preserve">La tabla </w:t>
      </w:r>
      <w:r w:rsidR="005A79EA">
        <w:t>24</w:t>
      </w:r>
      <w:r>
        <w:t xml:space="preserve"> </w:t>
      </w:r>
      <w:r w:rsidRPr="009F555C">
        <w:t>resume</w:t>
      </w:r>
      <w:r>
        <w:t xml:space="preserve"> los resultados de la ejecución prueba</w:t>
      </w:r>
      <w:r w:rsidR="005A79EA">
        <w:t xml:space="preserve"> muestra los datos extraídos cuantificados, iniciando con las sentencias que compones el </w:t>
      </w:r>
      <w:r w:rsidR="005A79EA" w:rsidRPr="005A79EA">
        <w:rPr>
          <w:i/>
        </w:rPr>
        <w:t>abstarct</w:t>
      </w:r>
      <w:r w:rsidR="005A79EA">
        <w:t xml:space="preserve"> analizado, los tokens y las etiquetas dentro de estas</w:t>
      </w:r>
      <w:r>
        <w:t>,</w:t>
      </w:r>
      <w:r w:rsidR="005A79EA">
        <w:t xml:space="preserve"> los elementos extraídos distinguido entre entidades, keywords compuestas y simples, finalmente cuántos de estos elementos has sido enlazados con recursos de DBpedia. P</w:t>
      </w:r>
      <w:r>
        <w:t>ara visualizar los todos los dato ampliados dirigirse a Anexos 9.</w:t>
      </w:r>
    </w:p>
    <w:p w:rsidR="005A79EA" w:rsidRDefault="005A79EA" w:rsidP="005A79EA">
      <w:pPr>
        <w:pStyle w:val="titulosTF"/>
      </w:pPr>
      <w:bookmarkStart w:id="184" w:name="_Toc417458560"/>
      <w:r>
        <w:t xml:space="preserve">Tabla </w:t>
      </w:r>
      <w:r>
        <w:fldChar w:fldCharType="begin"/>
      </w:r>
      <w:r>
        <w:instrText xml:space="preserve"> SEQ Tabla \* ARABIC </w:instrText>
      </w:r>
      <w:r>
        <w:fldChar w:fldCharType="separate"/>
      </w:r>
      <w:r w:rsidR="005B46E4">
        <w:rPr>
          <w:noProof/>
        </w:rPr>
        <w:t>24</w:t>
      </w:r>
      <w:r>
        <w:fldChar w:fldCharType="end"/>
      </w:r>
      <w:r>
        <w:t>: Resumen de resultados del procesamiento de la publicación</w:t>
      </w:r>
      <w:bookmarkEnd w:id="184"/>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4</w:t>
            </w:r>
          </w:p>
        </w:tc>
        <w:tc>
          <w:tcPr>
            <w:tcW w:w="0" w:type="auto"/>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154</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5</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10</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45</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3</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0</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18</w:t>
            </w:r>
          </w:p>
        </w:tc>
      </w:tr>
    </w:tbl>
    <w:p w:rsidR="009F555C" w:rsidRPr="005A79EA" w:rsidRDefault="005A79EA" w:rsidP="005A79EA">
      <w:pPr>
        <w:spacing w:after="0"/>
        <w:rPr>
          <w:sz w:val="18"/>
        </w:rPr>
      </w:pPr>
      <w:r w:rsidRPr="005A79EA">
        <w:rPr>
          <w:sz w:val="18"/>
        </w:rPr>
        <w:t>Fuente: (propio)</w:t>
      </w:r>
    </w:p>
    <w:p w:rsidR="005A79EA" w:rsidRDefault="005A79EA" w:rsidP="005A79EA">
      <w:pPr>
        <w:pStyle w:val="contenido"/>
        <w:spacing w:after="0"/>
      </w:pPr>
    </w:p>
    <w:p w:rsidR="009F555C" w:rsidRDefault="009F555C" w:rsidP="009F555C">
      <w:pPr>
        <w:pStyle w:val="contenido"/>
      </w:pPr>
      <w:r w:rsidRPr="009F555C">
        <w:t xml:space="preserve">La figura </w:t>
      </w:r>
      <w:r w:rsidR="00E9227F">
        <w:t xml:space="preserve">39 </w:t>
      </w:r>
      <w:r w:rsidRPr="009F555C">
        <w:t>permite visualizar el contraste entre los resultados del servicio de Extracción y el servicio de Desambiguación y Enlace, en razón de elementos extraídos y de est</w:t>
      </w:r>
      <w:r w:rsidR="00E9227F">
        <w:t xml:space="preserve">os cuantos se han logra enlazar, distinguiendo por tipos de elementos. En porcentajes en este caso en específico se puede decir que 60% de las entidades extraídas han sido enlazadas, el 0% de keywords compuestas y el 40 % de keywords simples.   </w:t>
      </w:r>
    </w:p>
    <w:p w:rsidR="005A79EA" w:rsidRDefault="009F555C" w:rsidP="005A79EA">
      <w:pPr>
        <w:pStyle w:val="NormalWeb"/>
        <w:keepNext/>
        <w:spacing w:before="0" w:beforeAutospacing="0" w:after="0" w:afterAutospacing="0"/>
        <w:jc w:val="center"/>
      </w:pPr>
      <w:r>
        <w:rPr>
          <w:noProof/>
        </w:rPr>
        <w:lastRenderedPageBreak/>
        <w:drawing>
          <wp:inline distT="0" distB="0" distL="0" distR="0" wp14:anchorId="04F5B22F" wp14:editId="60C1645A">
            <wp:extent cx="4258102" cy="2671303"/>
            <wp:effectExtent l="0" t="0" r="0" b="0"/>
            <wp:docPr id="35" name="Imagen 35" descr="D:\Descarga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scargas\imag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8091" t="12714" r="12494" b="6873"/>
                    <a:stretch/>
                  </pic:blipFill>
                  <pic:spPr bwMode="auto">
                    <a:xfrm>
                      <a:off x="0" y="0"/>
                      <a:ext cx="4265441" cy="2675907"/>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5A79EA" w:rsidP="005A79EA">
      <w:pPr>
        <w:pStyle w:val="titulosTF"/>
        <w:spacing w:after="0"/>
        <w:ind w:left="1276"/>
      </w:pPr>
      <w:bookmarkStart w:id="185" w:name="_Toc417458501"/>
      <w:r>
        <w:t xml:space="preserve">Figura </w:t>
      </w:r>
      <w:r>
        <w:fldChar w:fldCharType="begin"/>
      </w:r>
      <w:r>
        <w:instrText xml:space="preserve"> SEQ Figura \* ARABIC </w:instrText>
      </w:r>
      <w:r>
        <w:fldChar w:fldCharType="separate"/>
      </w:r>
      <w:r w:rsidR="005B46E4">
        <w:rPr>
          <w:noProof/>
        </w:rPr>
        <w:t>39</w:t>
      </w:r>
      <w:r>
        <w:fldChar w:fldCharType="end"/>
      </w:r>
      <w:r>
        <w:t>: Comparación grafica entre elementos extraídos y enlazados</w:t>
      </w:r>
      <w:bookmarkEnd w:id="185"/>
    </w:p>
    <w:p w:rsidR="005A79EA" w:rsidRPr="005A79EA" w:rsidRDefault="005A79EA" w:rsidP="005A79EA">
      <w:pPr>
        <w:pStyle w:val="titulosTF"/>
        <w:ind w:left="1276"/>
        <w:rPr>
          <w:sz w:val="18"/>
        </w:rPr>
      </w:pPr>
      <w:r w:rsidRPr="005A79EA">
        <w:rPr>
          <w:sz w:val="18"/>
        </w:rPr>
        <w:t>Fuente: (propio)</w:t>
      </w:r>
    </w:p>
    <w:p w:rsidR="009F555C" w:rsidRDefault="009F555C" w:rsidP="00823302">
      <w:pPr>
        <w:pStyle w:val="Nivel4"/>
      </w:pPr>
      <w:bookmarkStart w:id="186" w:name="_Toc417458839"/>
      <w:r>
        <w:t>Comparación y enriquecimientos de datos</w:t>
      </w:r>
      <w:bookmarkEnd w:id="186"/>
    </w:p>
    <w:p w:rsidR="009F555C" w:rsidRDefault="009F555C" w:rsidP="009B134D">
      <w:pPr>
        <w:pStyle w:val="contenido"/>
      </w:pPr>
      <w:r>
        <w:t xml:space="preserve">Las keywords dadas por el equipo de autores del artículo que has sido seleccionadas como las más representativas al momento comunicar a los lectores sobre el tema principal y los secundarios de la publicación, si a estos los comparamos con las entidades y keywords compuestas resultantes del proceso de servicios web tal como en la tabla XXX, se puede constatar la similitud que existen entre las palabras que las componen y las áreas relacionadas a las cuales se refieren. Y aún más se identifica una entidad como </w:t>
      </w:r>
      <w:r>
        <w:rPr>
          <w:i/>
          <w:iCs/>
        </w:rPr>
        <w:t>OCW-Universa</w:t>
      </w:r>
      <w:r>
        <w:t xml:space="preserve"> y keywords compuestas extraídas tales como </w:t>
      </w:r>
      <w:r>
        <w:rPr>
          <w:i/>
          <w:iCs/>
        </w:rPr>
        <w:t>open educational contents</w:t>
      </w:r>
      <w:r>
        <w:t xml:space="preserve">, </w:t>
      </w:r>
      <w:r>
        <w:rPr>
          <w:i/>
          <w:iCs/>
        </w:rPr>
        <w:t>open data</w:t>
      </w:r>
      <w:r>
        <w:t xml:space="preserve">, </w:t>
      </w:r>
      <w:r>
        <w:rPr>
          <w:i/>
          <w:iCs/>
        </w:rPr>
        <w:t>open learning contents</w:t>
      </w:r>
      <w:r>
        <w:t xml:space="preserve">, </w:t>
      </w:r>
      <w:r w:rsidRPr="009B134D">
        <w:rPr>
          <w:i/>
        </w:rPr>
        <w:t>query mechanisms</w:t>
      </w:r>
      <w:r>
        <w:t>, entro otros,  que pueden dar nuevas ideas a los lectores del tema que aborda la publicación.</w:t>
      </w:r>
    </w:p>
    <w:p w:rsidR="00E9227F" w:rsidRDefault="00E9227F" w:rsidP="00E9227F">
      <w:pPr>
        <w:pStyle w:val="titulosTF"/>
      </w:pPr>
      <w:bookmarkStart w:id="187" w:name="_Toc417458561"/>
      <w:r>
        <w:t xml:space="preserve">Tabla </w:t>
      </w:r>
      <w:r>
        <w:fldChar w:fldCharType="begin"/>
      </w:r>
      <w:r>
        <w:instrText xml:space="preserve"> SEQ Tabla \* ARABIC </w:instrText>
      </w:r>
      <w:r>
        <w:fldChar w:fldCharType="separate"/>
      </w:r>
      <w:r w:rsidR="005B46E4">
        <w:rPr>
          <w:noProof/>
        </w:rPr>
        <w:t>25</w:t>
      </w:r>
      <w:r>
        <w:fldChar w:fldCharType="end"/>
      </w:r>
      <w:r>
        <w:t>: comparación de resultados y keywords dados por los autores</w:t>
      </w:r>
      <w:bookmarkEnd w:id="187"/>
    </w:p>
    <w:tbl>
      <w:tblPr>
        <w:tblW w:w="8692" w:type="dxa"/>
        <w:tblCellMar>
          <w:top w:w="15" w:type="dxa"/>
          <w:left w:w="15" w:type="dxa"/>
          <w:bottom w:w="15" w:type="dxa"/>
          <w:right w:w="15" w:type="dxa"/>
        </w:tblCellMar>
        <w:tblLook w:val="04A0" w:firstRow="1" w:lastRow="0" w:firstColumn="1" w:lastColumn="0" w:noHBand="0" w:noVBand="1"/>
      </w:tblPr>
      <w:tblGrid>
        <w:gridCol w:w="3731"/>
        <w:gridCol w:w="2319"/>
        <w:gridCol w:w="2642"/>
      </w:tblGrid>
      <w:tr w:rsidR="009F555C" w:rsidRPr="009B134D" w:rsidTr="009B134D">
        <w:trPr>
          <w:trHeight w:val="237"/>
        </w:trPr>
        <w:tc>
          <w:tcPr>
            <w:tcW w:w="3731" w:type="dxa"/>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Author Keywords</w:t>
            </w:r>
          </w:p>
        </w:tc>
        <w:tc>
          <w:tcPr>
            <w:tcW w:w="2319" w:type="dxa"/>
            <w:tcBorders>
              <w:top w:val="single" w:sz="6" w:space="0" w:color="D9D9D9"/>
              <w:left w:val="single" w:sz="6" w:space="0" w:color="D9D9D9"/>
              <w:bottom w:val="single" w:sz="6" w:space="0" w:color="D9D9D9"/>
              <w:right w:val="single" w:sz="6" w:space="0" w:color="D9D9D9"/>
            </w:tcBorders>
            <w:shd w:val="clear" w:color="auto" w:fill="DBE5F1" w:themeFill="accent1" w:themeFillTint="3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Entidades</w:t>
            </w:r>
          </w:p>
        </w:tc>
        <w:tc>
          <w:tcPr>
            <w:tcW w:w="0" w:type="auto"/>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Keywords Compuestas</w:t>
            </w:r>
          </w:p>
        </w:tc>
      </w:tr>
      <w:tr w:rsidR="009F555C" w:rsidRPr="009B134D" w:rsidTr="009B134D">
        <w:trPr>
          <w:trHeight w:val="237"/>
        </w:trPr>
        <w:tc>
          <w:tcPr>
            <w:tcW w:w="3731"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rPr>
              <w:t>Knowledge management</w:t>
            </w:r>
          </w:p>
        </w:tc>
        <w:tc>
          <w:tcPr>
            <w:tcW w:w="2319"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Linked Data</w:t>
            </w:r>
          </w:p>
        </w:tc>
        <w:tc>
          <w:tcPr>
            <w:tcW w:w="0" w:type="auto"/>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case study</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shd w:val="clear" w:color="auto" w:fill="FFFFFF"/>
              </w:rPr>
              <w:t>Linked open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OCW-Universia</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data technologies</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000000"/>
                <w:sz w:val="18"/>
                <w:szCs w:val="18"/>
              </w:rPr>
              <w:t>OpenCourseWare</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OpenCourseWare</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learning contents</w:t>
            </w:r>
          </w:p>
        </w:tc>
      </w:tr>
      <w:tr w:rsidR="009F555C" w:rsidRPr="009B134D" w:rsidTr="003762DA">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lang w:val="en-US"/>
              </w:rPr>
            </w:pPr>
            <w:r w:rsidRPr="009B134D">
              <w:rPr>
                <w:rFonts w:ascii="Arial" w:hAnsi="Arial" w:cs="Arial"/>
                <w:color w:val="000000"/>
                <w:sz w:val="18"/>
                <w:szCs w:val="18"/>
                <w:shd w:val="clear" w:color="auto" w:fill="FFFFFF"/>
                <w:lang w:val="en-US"/>
              </w:rPr>
              <w:t>Retrieval and consumption of linked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OCW-Universia</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different repositories OCW</w:t>
            </w:r>
          </w:p>
        </w:tc>
      </w:tr>
      <w:tr w:rsidR="009F555C" w:rsidRPr="009B134D" w:rsidTr="003762DA">
        <w:trPr>
          <w:trHeight w:val="35"/>
        </w:trPr>
        <w:tc>
          <w:tcPr>
            <w:tcW w:w="3731"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query method</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open educational contents</w:t>
            </w:r>
          </w:p>
        </w:tc>
      </w:tr>
      <w:tr w:rsidR="009F555C" w:rsidRPr="009B134D" w:rsidTr="003762DA">
        <w:trPr>
          <w:trHeight w:val="131"/>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data</w:t>
            </w:r>
          </w:p>
        </w:tc>
      </w:tr>
      <w:tr w:rsidR="009F555C" w:rsidRPr="009B134D" w:rsidTr="003762DA">
        <w:trPr>
          <w:trHeight w:val="218"/>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features</w:t>
            </w:r>
          </w:p>
        </w:tc>
      </w:tr>
      <w:tr w:rsidR="009F555C" w:rsidRPr="009B134D" w:rsidTr="003762DA">
        <w:trPr>
          <w:trHeight w:val="237"/>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initial framework</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query mechanisms</w:t>
            </w:r>
          </w:p>
        </w:tc>
      </w:tr>
    </w:tbl>
    <w:p w:rsidR="009F555C" w:rsidRPr="00837271" w:rsidRDefault="00837271" w:rsidP="009F555C">
      <w:pPr>
        <w:spacing w:after="0"/>
        <w:rPr>
          <w:sz w:val="18"/>
        </w:rPr>
      </w:pPr>
      <w:r w:rsidRPr="00837271">
        <w:rPr>
          <w:sz w:val="18"/>
        </w:rPr>
        <w:t>Fuente: (propio)</w:t>
      </w:r>
    </w:p>
    <w:p w:rsidR="009F555C" w:rsidRDefault="009F555C" w:rsidP="009B134D">
      <w:pPr>
        <w:pStyle w:val="contenido"/>
      </w:pPr>
      <w:r>
        <w:lastRenderedPageBreak/>
        <w:t>A través del servicio web de desambiguación y enlace, se vincula los datos extraídos con DBpedia el resultado se visualiza en el tabla XXX.</w:t>
      </w:r>
    </w:p>
    <w:p w:rsidR="00837271" w:rsidRDefault="00837271" w:rsidP="00837271">
      <w:pPr>
        <w:pStyle w:val="titulosTF"/>
      </w:pPr>
      <w:bookmarkStart w:id="188" w:name="_Toc417458562"/>
      <w:r>
        <w:t xml:space="preserve">Tabla </w:t>
      </w:r>
      <w:r>
        <w:fldChar w:fldCharType="begin"/>
      </w:r>
      <w:r>
        <w:instrText xml:space="preserve"> SEQ Tabla \* ARABIC </w:instrText>
      </w:r>
      <w:r>
        <w:fldChar w:fldCharType="separate"/>
      </w:r>
      <w:r w:rsidR="005B46E4">
        <w:rPr>
          <w:noProof/>
        </w:rPr>
        <w:t>26</w:t>
      </w:r>
      <w:r>
        <w:fldChar w:fldCharType="end"/>
      </w:r>
      <w:r>
        <w:t>: Elementos enlazados con recursos de DBpedia</w:t>
      </w:r>
      <w:bookmarkEnd w:id="188"/>
    </w:p>
    <w:tbl>
      <w:tblPr>
        <w:tblW w:w="8976" w:type="dxa"/>
        <w:tblLayout w:type="fixed"/>
        <w:tblCellMar>
          <w:top w:w="15" w:type="dxa"/>
          <w:left w:w="15" w:type="dxa"/>
          <w:bottom w:w="15" w:type="dxa"/>
          <w:right w:w="15" w:type="dxa"/>
        </w:tblCellMar>
        <w:tblLook w:val="04A0" w:firstRow="1" w:lastRow="0" w:firstColumn="1" w:lastColumn="0" w:noHBand="0" w:noVBand="1"/>
      </w:tblPr>
      <w:tblGrid>
        <w:gridCol w:w="471"/>
        <w:gridCol w:w="141"/>
        <w:gridCol w:w="1418"/>
        <w:gridCol w:w="283"/>
        <w:gridCol w:w="1134"/>
        <w:gridCol w:w="1985"/>
        <w:gridCol w:w="3544"/>
      </w:tblGrid>
      <w:tr w:rsidR="00F60616" w:rsidRPr="009B134D" w:rsidTr="00F60616">
        <w:tc>
          <w:tcPr>
            <w:tcW w:w="8976" w:type="dxa"/>
            <w:gridSpan w:val="7"/>
            <w:tcBorders>
              <w:top w:val="single" w:sz="6" w:space="0" w:color="CCCCCC"/>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Pr="009B134D" w:rsidRDefault="00F60616" w:rsidP="00F60616">
            <w:pPr>
              <w:spacing w:after="0"/>
              <w:rPr>
                <w:rFonts w:ascii="Arial" w:hAnsi="Arial" w:cs="Arial"/>
                <w:sz w:val="18"/>
                <w:szCs w:val="18"/>
              </w:rPr>
            </w:pPr>
            <w:r w:rsidRPr="009B134D">
              <w:rPr>
                <w:rFonts w:ascii="Arial" w:hAnsi="Arial" w:cs="Arial"/>
                <w:sz w:val="18"/>
                <w:szCs w:val="18"/>
              </w:rPr>
              <w:t>ENTIDADES</w:t>
            </w:r>
          </w:p>
        </w:tc>
      </w:tr>
      <w:tr w:rsidR="009B134D" w:rsidRPr="009B134D" w:rsidTr="00F60616">
        <w:tc>
          <w:tcPr>
            <w:tcW w:w="471"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84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Entidad</w:t>
            </w:r>
          </w:p>
        </w:tc>
        <w:tc>
          <w:tcPr>
            <w:tcW w:w="113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Linked Data</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4" w:history="1">
              <w:r w:rsidR="009F555C" w:rsidRPr="009B134D">
                <w:rPr>
                  <w:rStyle w:val="Hipervnculo"/>
                  <w:rFonts w:ascii="Arial" w:hAnsi="Arial" w:cs="Arial"/>
                  <w:color w:val="auto"/>
                  <w:sz w:val="18"/>
                  <w:szCs w:val="18"/>
                  <w:u w:val="none"/>
                </w:rPr>
                <w:t>http://dbpedia.org/resource/Linked_data</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OCW</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5"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OpenCourseWare</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6"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8976" w:type="dxa"/>
            <w:gridSpan w:val="7"/>
            <w:tcBorders>
              <w:top w:val="single" w:sz="6" w:space="0" w:color="2F426A"/>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Default="00F60616" w:rsidP="00F60616">
            <w:pPr>
              <w:spacing w:after="0"/>
              <w:rPr>
                <w:rFonts w:ascii="Arial" w:hAnsi="Arial" w:cs="Arial"/>
                <w:sz w:val="18"/>
                <w:szCs w:val="18"/>
              </w:rPr>
            </w:pPr>
          </w:p>
          <w:p w:rsidR="009B134D" w:rsidRPr="009B134D" w:rsidRDefault="009B134D" w:rsidP="00F60616">
            <w:pPr>
              <w:spacing w:after="0"/>
              <w:rPr>
                <w:rFonts w:ascii="Arial" w:hAnsi="Arial" w:cs="Arial"/>
                <w:sz w:val="18"/>
                <w:szCs w:val="18"/>
              </w:rPr>
            </w:pPr>
            <w:r w:rsidRPr="009B134D">
              <w:rPr>
                <w:rFonts w:ascii="Arial" w:hAnsi="Arial" w:cs="Arial"/>
                <w:sz w:val="18"/>
                <w:szCs w:val="18"/>
              </w:rPr>
              <w:t>KEYWORD COMPUESTAS</w:t>
            </w:r>
          </w:p>
        </w:tc>
      </w:tr>
      <w:tr w:rsidR="009B134D" w:rsidRPr="009B134D" w:rsidTr="00F60616">
        <w:tc>
          <w:tcPr>
            <w:tcW w:w="612"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701"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1134" w:type="dxa"/>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F60616" w:rsidRPr="009B134D" w:rsidTr="00F60616">
        <w:tc>
          <w:tcPr>
            <w:tcW w:w="8976" w:type="dxa"/>
            <w:gridSpan w:val="7"/>
            <w:tcBorders>
              <w:top w:val="single" w:sz="6" w:space="0" w:color="DD5244"/>
              <w:left w:val="single" w:sz="6" w:space="0" w:color="CCCCCC"/>
              <w:bottom w:val="single" w:sz="6" w:space="0" w:color="DD5244"/>
              <w:right w:val="single" w:sz="6" w:space="0" w:color="CCCCCC"/>
            </w:tcBorders>
            <w:tcMar>
              <w:top w:w="45" w:type="dxa"/>
              <w:left w:w="45" w:type="dxa"/>
              <w:bottom w:w="45" w:type="dxa"/>
              <w:right w:w="45" w:type="dxa"/>
            </w:tcMar>
            <w:vAlign w:val="center"/>
            <w:hideMark/>
          </w:tcPr>
          <w:p w:rsidR="00F60616" w:rsidRDefault="00F60616" w:rsidP="00F60616">
            <w:pPr>
              <w:spacing w:after="0"/>
              <w:rPr>
                <w:rFonts w:ascii="Arial" w:hAnsi="Arial" w:cs="Arial"/>
                <w:sz w:val="18"/>
                <w:szCs w:val="18"/>
              </w:rPr>
            </w:pPr>
          </w:p>
          <w:p w:rsidR="00F60616" w:rsidRPr="009B134D" w:rsidRDefault="00F60616" w:rsidP="00F60616">
            <w:pPr>
              <w:spacing w:after="0"/>
              <w:rPr>
                <w:rFonts w:ascii="Arial" w:hAnsi="Arial" w:cs="Arial"/>
                <w:sz w:val="18"/>
                <w:szCs w:val="18"/>
              </w:rPr>
            </w:pPr>
            <w:r w:rsidRPr="009B134D">
              <w:rPr>
                <w:rFonts w:ascii="Arial" w:hAnsi="Arial" w:cs="Arial"/>
                <w:sz w:val="18"/>
                <w:szCs w:val="18"/>
              </w:rPr>
              <w:t>KEYWORDS SIMPLES</w:t>
            </w:r>
          </w:p>
        </w:tc>
      </w:tr>
      <w:tr w:rsidR="009B134D" w:rsidRPr="009B134D" w:rsidTr="00F60616">
        <w:tc>
          <w:tcPr>
            <w:tcW w:w="612"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418"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w:t>
            </w:r>
          </w:p>
        </w:tc>
        <w:tc>
          <w:tcPr>
            <w:tcW w:w="340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354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universities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7" w:history="1">
              <w:r w:rsidR="009F555C" w:rsidRPr="009B134D">
                <w:rPr>
                  <w:rStyle w:val="Hipervnculo"/>
                  <w:rFonts w:ascii="Arial" w:hAnsi="Arial" w:cs="Arial"/>
                  <w:color w:val="auto"/>
                  <w:sz w:val="18"/>
                  <w:szCs w:val="18"/>
                  <w:u w:val="none"/>
                </w:rPr>
                <w:t>http://dbpedia.org/resource/Universities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principles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8" w:history="1">
              <w:r w:rsidR="009F555C" w:rsidRPr="009B134D">
                <w:rPr>
                  <w:rStyle w:val="Hipervnculo"/>
                  <w:rFonts w:ascii="Arial" w:hAnsi="Arial" w:cs="Arial"/>
                  <w:color w:val="auto"/>
                  <w:sz w:val="18"/>
                  <w:szCs w:val="18"/>
                  <w:u w:val="none"/>
                </w:rPr>
                <w:t>http://dbpedia.org/resource/Principles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paper</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69" w:history="1">
              <w:r w:rsidR="009F555C" w:rsidRPr="009B134D">
                <w:rPr>
                  <w:rStyle w:val="Hipervnculo"/>
                  <w:rFonts w:ascii="Arial" w:hAnsi="Arial" w:cs="Arial"/>
                  <w:color w:val="auto"/>
                  <w:sz w:val="18"/>
                  <w:szCs w:val="18"/>
                  <w:u w:val="none"/>
                </w:rPr>
                <w:t>http://dbpedia.org/resource/Paper</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initiative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0" w:history="1">
              <w:r w:rsidR="009F555C" w:rsidRPr="009B134D">
                <w:rPr>
                  <w:rStyle w:val="Hipervnculo"/>
                  <w:rFonts w:ascii="Arial" w:hAnsi="Arial" w:cs="Arial"/>
                  <w:color w:val="auto"/>
                  <w:sz w:val="18"/>
                  <w:szCs w:val="18"/>
                  <w:u w:val="none"/>
                </w:rPr>
                <w:t>http://dbpedia.org/resource/Initiative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Purpose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1" w:history="1">
              <w:r w:rsidR="009F555C" w:rsidRPr="009B134D">
                <w:rPr>
                  <w:rStyle w:val="Hipervnculo"/>
                  <w:rFonts w:ascii="Arial" w:hAnsi="Arial" w:cs="Arial"/>
                  <w:color w:val="auto"/>
                  <w:sz w:val="18"/>
                  <w:szCs w:val="18"/>
                  <w:u w:val="none"/>
                </w:rPr>
                <w:t>http://dbpedia.org/resource/Purpose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data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2" w:history="1">
              <w:r w:rsidR="009F555C" w:rsidRPr="009B134D">
                <w:rPr>
                  <w:rStyle w:val="Hipervnculo"/>
                  <w:rFonts w:ascii="Arial" w:hAnsi="Arial" w:cs="Arial"/>
                  <w:color w:val="auto"/>
                  <w:sz w:val="18"/>
                  <w:szCs w:val="18"/>
                  <w:u w:val="none"/>
                </w:rPr>
                <w:t>http://dbpedia.org/resource/Data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methodology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3"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Design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4" w:history="1">
              <w:r w:rsidR="009F555C" w:rsidRPr="009B134D">
                <w:rPr>
                  <w:rStyle w:val="Hipervnculo"/>
                  <w:rFonts w:ascii="Arial" w:hAnsi="Arial" w:cs="Arial"/>
                  <w:color w:val="auto"/>
                  <w:sz w:val="18"/>
                  <w:szCs w:val="18"/>
                  <w:u w:val="none"/>
                </w:rPr>
                <w:t>http://dbpedia.org/resource/Design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9</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learning</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5" w:history="1">
              <w:r w:rsidR="009F555C" w:rsidRPr="009B134D">
                <w:rPr>
                  <w:rStyle w:val="Hipervnculo"/>
                  <w:rFonts w:ascii="Arial" w:hAnsi="Arial" w:cs="Arial"/>
                  <w:color w:val="auto"/>
                  <w:sz w:val="18"/>
                  <w:szCs w:val="18"/>
                  <w:u w:val="none"/>
                </w:rPr>
                <w:t>http://dbpedia.org/resource/Learning</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10</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technologies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6" w:history="1">
              <w:r w:rsidR="009F555C" w:rsidRPr="009B134D">
                <w:rPr>
                  <w:rStyle w:val="Hipervnculo"/>
                  <w:rFonts w:ascii="Arial" w:hAnsi="Arial" w:cs="Arial"/>
                  <w:color w:val="auto"/>
                  <w:sz w:val="18"/>
                  <w:szCs w:val="18"/>
                  <w:u w:val="none"/>
                </w:rPr>
                <w:t>http://dbpedia.org/resource/Technologies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umbrella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7" w:history="1">
              <w:r w:rsidR="009F555C" w:rsidRPr="009B134D">
                <w:rPr>
                  <w:rStyle w:val="Hipervnculo"/>
                  <w:rFonts w:ascii="Arial" w:hAnsi="Arial" w:cs="Arial"/>
                  <w:color w:val="auto"/>
                  <w:sz w:val="18"/>
                  <w:szCs w:val="18"/>
                  <w:u w:val="none"/>
                </w:rPr>
                <w:t>http://dbpedia.org/resource/Umbrella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Findings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8" w:history="1">
              <w:r w:rsidR="009F555C" w:rsidRPr="009B134D">
                <w:rPr>
                  <w:rStyle w:val="Hipervnculo"/>
                  <w:rFonts w:ascii="Arial" w:hAnsi="Arial" w:cs="Arial"/>
                  <w:color w:val="auto"/>
                  <w:sz w:val="18"/>
                  <w:szCs w:val="18"/>
                  <w:u w:val="none"/>
                </w:rPr>
                <w:t>http://dbpedia.org/resource/Findings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consortium</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79" w:history="1">
              <w:r w:rsidR="009F555C" w:rsidRPr="009B134D">
                <w:rPr>
                  <w:rStyle w:val="Hipervnculo"/>
                  <w:rFonts w:ascii="Arial" w:hAnsi="Arial" w:cs="Arial"/>
                  <w:color w:val="auto"/>
                  <w:sz w:val="18"/>
                  <w:szCs w:val="18"/>
                  <w:u w:val="none"/>
                </w:rPr>
                <w:t>http://dbpedia.org/resource/Consortium</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solution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80" w:history="1">
              <w:r w:rsidR="009F555C" w:rsidRPr="009B134D">
                <w:rPr>
                  <w:rStyle w:val="Hipervnculo"/>
                  <w:rFonts w:ascii="Arial" w:hAnsi="Arial" w:cs="Arial"/>
                  <w:color w:val="auto"/>
                  <w:sz w:val="18"/>
                  <w:szCs w:val="18"/>
                  <w:u w:val="none"/>
                </w:rPr>
                <w:t>http://dbpedia.org/resource/Solution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Results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http://www.w3.org/2002/07/owl#Thing</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http://dbpedia.org/ontology/Album</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http://dbpedia.org/ontology/MusicalWork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http://schema.org/CreativeWork</w:t>
            </w:r>
          </w:p>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http://schema.org/MusicAlbum</w:t>
            </w: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81" w:history="1">
              <w:r w:rsidR="009F555C" w:rsidRPr="009B134D">
                <w:rPr>
                  <w:rStyle w:val="Hipervnculo"/>
                  <w:rFonts w:ascii="Arial" w:hAnsi="Arial" w:cs="Arial"/>
                  <w:color w:val="auto"/>
                  <w:sz w:val="18"/>
                  <w:szCs w:val="18"/>
                  <w:u w:val="none"/>
                </w:rPr>
                <w:t>http://dbpedia.org/resource/Results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82"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Originality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83" w:history="1">
              <w:r w:rsidR="009F555C" w:rsidRPr="009B134D">
                <w:rPr>
                  <w:rStyle w:val="Hipervnculo"/>
                  <w:rFonts w:ascii="Arial" w:hAnsi="Arial" w:cs="Arial"/>
                  <w:color w:val="auto"/>
                  <w:sz w:val="18"/>
                  <w:szCs w:val="18"/>
                  <w:u w:val="none"/>
                </w:rPr>
                <w:t>http://dbpedia.org/resource/Originality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interoperability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29118D" w:rsidP="009B134D">
            <w:pPr>
              <w:pStyle w:val="NormalWeb"/>
              <w:spacing w:before="0" w:beforeAutospacing="0" w:after="0" w:afterAutospacing="0" w:line="0" w:lineRule="atLeast"/>
              <w:rPr>
                <w:rFonts w:ascii="Arial" w:hAnsi="Arial" w:cs="Arial"/>
                <w:sz w:val="18"/>
                <w:szCs w:val="18"/>
              </w:rPr>
            </w:pPr>
            <w:hyperlink r:id="rId84" w:history="1">
              <w:r w:rsidR="009F555C" w:rsidRPr="009B134D">
                <w:rPr>
                  <w:rStyle w:val="Hipervnculo"/>
                  <w:rFonts w:ascii="Arial" w:hAnsi="Arial" w:cs="Arial"/>
                  <w:color w:val="auto"/>
                  <w:sz w:val="18"/>
                  <w:szCs w:val="18"/>
                  <w:u w:val="none"/>
                </w:rPr>
                <w:t>http://dbpedia.org/resource/Interoperability</w:t>
              </w:r>
            </w:hyperlink>
          </w:p>
        </w:tc>
      </w:tr>
    </w:tbl>
    <w:p w:rsidR="009F555C" w:rsidRPr="00837271" w:rsidRDefault="00837271" w:rsidP="009F555C">
      <w:pPr>
        <w:spacing w:after="0"/>
        <w:rPr>
          <w:sz w:val="18"/>
        </w:rPr>
      </w:pPr>
      <w:r w:rsidRPr="00837271">
        <w:rPr>
          <w:sz w:val="18"/>
        </w:rPr>
        <w:t>Fuente: (propio)</w:t>
      </w:r>
    </w:p>
    <w:p w:rsidR="009F555C" w:rsidRDefault="009F555C" w:rsidP="00823302">
      <w:pPr>
        <w:pStyle w:val="Nivel3"/>
      </w:pPr>
      <w:bookmarkStart w:id="189" w:name="_Toc417458840"/>
      <w:r>
        <w:t>Pruebas en base a los contenido del proyecto SMARTLAND</w:t>
      </w:r>
      <w:bookmarkEnd w:id="189"/>
    </w:p>
    <w:p w:rsidR="009F555C" w:rsidRPr="009B134D" w:rsidRDefault="009F555C" w:rsidP="00823302">
      <w:pPr>
        <w:pStyle w:val="Nivel4"/>
        <w:rPr>
          <w:rFonts w:ascii="Times New Roman" w:hAnsi="Times New Roman"/>
          <w:sz w:val="24"/>
          <w:szCs w:val="24"/>
        </w:rPr>
      </w:pPr>
      <w:bookmarkStart w:id="190" w:name="_Toc417458841"/>
      <w:r>
        <w:t>Datos del proyecto</w:t>
      </w:r>
      <w:bookmarkEnd w:id="190"/>
    </w:p>
    <w:p w:rsidR="009F555C" w:rsidRPr="009B134D" w:rsidRDefault="009B134D" w:rsidP="009B134D">
      <w:pPr>
        <w:pStyle w:val="contenido"/>
        <w:rPr>
          <w:lang w:val="en-US"/>
        </w:rPr>
      </w:pPr>
      <w:r>
        <w:rPr>
          <w:lang w:val="en-US"/>
        </w:rPr>
        <w:t>P</w:t>
      </w:r>
      <w:r w:rsidR="009F555C" w:rsidRPr="009B134D">
        <w:rPr>
          <w:lang w:val="en-US"/>
        </w:rPr>
        <w:t>royecto: SMARTLAND -</w:t>
      </w:r>
      <w:r w:rsidR="009F555C" w:rsidRPr="009B134D">
        <w:rPr>
          <w:shd w:val="clear" w:color="auto" w:fill="FFFFFF"/>
          <w:lang w:val="en-US"/>
        </w:rPr>
        <w:t xml:space="preserve"> Intelligent Land Management</w:t>
      </w:r>
    </w:p>
    <w:p w:rsidR="009F555C" w:rsidRPr="009F555C" w:rsidRDefault="009F555C" w:rsidP="009B134D">
      <w:pPr>
        <w:pStyle w:val="contenido"/>
        <w:rPr>
          <w:lang w:val="en-US"/>
        </w:rPr>
      </w:pPr>
      <w:r w:rsidRPr="009F555C">
        <w:rPr>
          <w:lang w:val="en-US"/>
        </w:rPr>
        <w:lastRenderedPageBreak/>
        <w:t>URL: http://smartland.utpl.edu.ec/en/node/613</w:t>
      </w:r>
    </w:p>
    <w:p w:rsidR="009F555C" w:rsidRPr="0066577A" w:rsidRDefault="009F555C" w:rsidP="00E057A9">
      <w:pPr>
        <w:pStyle w:val="contenido"/>
        <w:rPr>
          <w:lang w:val="en-US"/>
        </w:rPr>
      </w:pPr>
      <w:r w:rsidRPr="009B134D">
        <w:rPr>
          <w:lang w:val="en-US"/>
        </w:rPr>
        <w:t>Descripción</w:t>
      </w:r>
      <w:r w:rsidRPr="0066577A">
        <w:rPr>
          <w:lang w:val="en-US"/>
        </w:rPr>
        <w:t>: By “Smart land” we are referring to an area in which ICT is used intensively in order to improve both the quality of life of the citizens, as well as environmental management. Smart land broadens the concept of "Smart Cities" which focus on ensuring the intelligent development of cities within a certain territory. 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p w:rsidR="009F555C" w:rsidRPr="0066577A" w:rsidRDefault="009F555C" w:rsidP="00E057A9">
      <w:pPr>
        <w:pStyle w:val="contenido"/>
        <w:rPr>
          <w:lang w:val="en-US"/>
        </w:rPr>
      </w:pPr>
      <w:r w:rsidRPr="0066577A">
        <w:rPr>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 Its purpose is to contribute to the optimal use of natural and cultural resources, reassessing their wealth so that in the medium term, they can be a support tool for decision-making, aimed at improving the quality of life of its inhabitants. This is achieved in collaboration with the regional, local and national governments, as well as public and private companies who wish to join the Smart Land project. This initiative´s most significant Primary Research Area is the Province of Zamora-Chinchipe.</w:t>
      </w:r>
    </w:p>
    <w:p w:rsidR="009F555C" w:rsidRPr="0066577A" w:rsidRDefault="009F555C" w:rsidP="00E057A9">
      <w:pPr>
        <w:pStyle w:val="contenido"/>
        <w:rPr>
          <w:lang w:val="en-US"/>
        </w:rPr>
      </w:pPr>
      <w:r w:rsidRPr="0066577A">
        <w:rPr>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 Several studies have shown that the biodiversity in southern Ecuador maintains a priceless natural heritage, and is considered as being a "hot spot" of biological diversity, resulting in UNESCO declaring it the “Podocarpus Biosphere Reserve - El Condor” (PBRC). This ecological and cultural wonder consists of an area of ​​approximately 1.14 million acres.</w:t>
      </w:r>
    </w:p>
    <w:p w:rsidR="009F555C" w:rsidRDefault="00421ACD" w:rsidP="00823302">
      <w:pPr>
        <w:pStyle w:val="Nivel4"/>
      </w:pPr>
      <w:bookmarkStart w:id="191" w:name="_Toc417458842"/>
      <w:r>
        <w:t>Contabilización de R</w:t>
      </w:r>
      <w:r w:rsidR="009F555C">
        <w:t>esultados</w:t>
      </w:r>
      <w:r w:rsidR="00E057A9">
        <w:t>.</w:t>
      </w:r>
      <w:bookmarkEnd w:id="191"/>
    </w:p>
    <w:p w:rsidR="00421ACD" w:rsidRDefault="00421ACD" w:rsidP="00421ACD">
      <w:pPr>
        <w:pStyle w:val="contenido"/>
      </w:pPr>
      <w:r>
        <w:t xml:space="preserve">Los contabilización de los resultados de la descripción del proyecto SMARTLAND se visualizan en la Tabla 27.  Se trata de un  texto más extenso que la </w:t>
      </w:r>
      <w:r w:rsidR="00E057A9">
        <w:t>primera</w:t>
      </w:r>
      <w:r>
        <w:t xml:space="preserve"> prueba</w:t>
      </w:r>
      <w:r w:rsidR="00E057A9">
        <w:t xml:space="preserve"> sobre el abstract de una publicación,</w:t>
      </w:r>
      <w:r>
        <w:t xml:space="preserve"> queda evidente en los números procesados.</w:t>
      </w:r>
      <w:r w:rsidR="001F5D09">
        <w:t xml:space="preserve"> </w:t>
      </w:r>
      <w:r w:rsidR="00E057A9">
        <w:t xml:space="preserve"> La comparación entre las elementos extraídos y enlazados se presenta en la Figura 40.</w:t>
      </w:r>
    </w:p>
    <w:p w:rsidR="00837271" w:rsidRDefault="00837271" w:rsidP="00837271">
      <w:pPr>
        <w:pStyle w:val="titulosTF"/>
      </w:pPr>
      <w:bookmarkStart w:id="192" w:name="_Toc417458563"/>
      <w:r>
        <w:lastRenderedPageBreak/>
        <w:t xml:space="preserve">Tabla </w:t>
      </w:r>
      <w:r>
        <w:fldChar w:fldCharType="begin"/>
      </w:r>
      <w:r>
        <w:instrText xml:space="preserve"> SEQ Tabla \* ARABIC </w:instrText>
      </w:r>
      <w:r>
        <w:fldChar w:fldCharType="separate"/>
      </w:r>
      <w:r w:rsidR="005B46E4">
        <w:rPr>
          <w:noProof/>
        </w:rPr>
        <w:t>27</w:t>
      </w:r>
      <w:r>
        <w:fldChar w:fldCharType="end"/>
      </w:r>
      <w:r>
        <w:t>:</w:t>
      </w:r>
      <w:r w:rsidR="00421ACD">
        <w:t xml:space="preserve"> R</w:t>
      </w:r>
      <w:r>
        <w:t>esultados de servicios del procesamiento de la descripción del proyecto SMARTLAND</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999999"/>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999999"/>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CCCCCC"/>
              <w:left w:val="single" w:sz="6" w:space="0" w:color="999999"/>
              <w:bottom w:val="single" w:sz="6" w:space="0" w:color="999999"/>
              <w:right w:val="single" w:sz="6" w:space="0" w:color="CCCCCC"/>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CCCCCC"/>
              <w:left w:val="single" w:sz="6" w:space="0" w:color="CCCCCC"/>
              <w:bottom w:val="single" w:sz="6" w:space="0" w:color="999999"/>
              <w:right w:val="single" w:sz="6" w:space="0" w:color="CCCCCC"/>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tcBorders>
              <w:top w:val="single" w:sz="6" w:space="0" w:color="999999"/>
              <w:left w:val="single" w:sz="6" w:space="0" w:color="CCCCCC"/>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CCCCCC"/>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10</w:t>
            </w:r>
          </w:p>
        </w:tc>
        <w:tc>
          <w:tcPr>
            <w:tcW w:w="0" w:type="auto"/>
            <w:tcBorders>
              <w:top w:val="single" w:sz="6" w:space="0" w:color="CCCCCC"/>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367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33</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86</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42</w:t>
            </w:r>
          </w:p>
        </w:tc>
      </w:tr>
    </w:tbl>
    <w:p w:rsidR="009F555C" w:rsidRDefault="00837271" w:rsidP="009F555C">
      <w:pPr>
        <w:spacing w:after="240"/>
      </w:pPr>
      <w:r w:rsidRPr="00837271">
        <w:rPr>
          <w:sz w:val="18"/>
        </w:rPr>
        <w:t>Fuente: (propio)</w:t>
      </w:r>
      <w:r>
        <w:t xml:space="preserve"> </w:t>
      </w:r>
    </w:p>
    <w:p w:rsidR="00421ACD" w:rsidRDefault="009F555C" w:rsidP="00421ACD">
      <w:pPr>
        <w:pStyle w:val="NormalWeb"/>
        <w:keepNext/>
        <w:spacing w:before="0" w:beforeAutospacing="0" w:after="0" w:afterAutospacing="0"/>
        <w:jc w:val="center"/>
      </w:pPr>
      <w:r>
        <w:rPr>
          <w:rFonts w:ascii="Arial" w:hAnsi="Arial" w:cs="Arial"/>
          <w:noProof/>
          <w:color w:val="000000"/>
          <w:sz w:val="23"/>
          <w:szCs w:val="23"/>
        </w:rPr>
        <w:drawing>
          <wp:inline distT="0" distB="0" distL="0" distR="0" wp14:anchorId="43703B5B" wp14:editId="43A1F796">
            <wp:extent cx="3705102" cy="2584230"/>
            <wp:effectExtent l="0" t="0" r="0" b="6985"/>
            <wp:docPr id="22" name="Imagen 22" descr="https://lh4.googleusercontent.com/8Ai4ObmjZTQwe-Ntnud7Tqw7Gd3dTYK_kn04vH_SMJwBt1w2c3wR_VAEgYYsz1q1IxtBoQdWCdKYfSeGFYdxvIkJaw1XJvuVIEF6tBih7PtWUq-BXj6QIslp6J_xuvnRB8l77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8Ai4ObmjZTQwe-Ntnud7Tqw7Gd3dTYK_kn04vH_SMJwBt1w2c3wR_VAEgYYsz1q1IxtBoQdWCdKYfSeGFYdxvIkJaw1XJvuVIEF6tBih7PtWUq-BXj6QIslp6J_xuvnRB8l77Y0"/>
                    <pic:cNvPicPr>
                      <a:picLocks noChangeAspect="1" noChangeArrowheads="1"/>
                    </pic:cNvPicPr>
                  </pic:nvPicPr>
                  <pic:blipFill rotWithShape="1">
                    <a:blip r:embed="rId85">
                      <a:extLst>
                        <a:ext uri="{28A0092B-C50C-407E-A947-70E740481C1C}">
                          <a14:useLocalDpi xmlns:a14="http://schemas.microsoft.com/office/drawing/2010/main" val="0"/>
                        </a:ext>
                      </a:extLst>
                    </a:blip>
                    <a:srcRect l="10603" t="6711" r="15174" b="9731"/>
                    <a:stretch/>
                  </pic:blipFill>
                  <pic:spPr bwMode="auto">
                    <a:xfrm>
                      <a:off x="0" y="0"/>
                      <a:ext cx="3710699" cy="2588134"/>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421ACD" w:rsidP="00421ACD">
      <w:pPr>
        <w:pStyle w:val="titulosTF"/>
        <w:tabs>
          <w:tab w:val="left" w:pos="284"/>
        </w:tabs>
        <w:spacing w:after="0"/>
        <w:jc w:val="center"/>
      </w:pPr>
      <w:bookmarkStart w:id="193" w:name="_Toc417458502"/>
      <w:r>
        <w:t xml:space="preserve">Figura </w:t>
      </w:r>
      <w:r>
        <w:fldChar w:fldCharType="begin"/>
      </w:r>
      <w:r>
        <w:instrText xml:space="preserve"> SEQ Figura \* ARABIC </w:instrText>
      </w:r>
      <w:r>
        <w:fldChar w:fldCharType="separate"/>
      </w:r>
      <w:r w:rsidR="005B46E4">
        <w:rPr>
          <w:noProof/>
        </w:rPr>
        <w:t>40</w:t>
      </w:r>
      <w:r>
        <w:fldChar w:fldCharType="end"/>
      </w:r>
      <w:r>
        <w:t>: Comparación de datos extraídos y enlazados proyecto SMARTLAND</w:t>
      </w:r>
      <w:bookmarkEnd w:id="193"/>
    </w:p>
    <w:p w:rsidR="00421ACD" w:rsidRPr="00421ACD" w:rsidRDefault="00421ACD" w:rsidP="00421ACD">
      <w:pPr>
        <w:pStyle w:val="titulosTF"/>
        <w:tabs>
          <w:tab w:val="left" w:pos="284"/>
        </w:tabs>
        <w:ind w:left="567"/>
        <w:rPr>
          <w:sz w:val="18"/>
        </w:rPr>
      </w:pPr>
      <w:r w:rsidRPr="00421ACD">
        <w:rPr>
          <w:sz w:val="18"/>
        </w:rPr>
        <w:t>Fuente: (propio)</w:t>
      </w:r>
    </w:p>
    <w:p w:rsidR="009F555C" w:rsidRDefault="001F197C" w:rsidP="00823302">
      <w:pPr>
        <w:pStyle w:val="Nivel4"/>
      </w:pPr>
      <w:bookmarkStart w:id="194" w:name="_Toc417458843"/>
      <w:r>
        <w:t>Co</w:t>
      </w:r>
      <w:r w:rsidR="009F555C">
        <w:t>mparación y enriquecimiento de datos</w:t>
      </w:r>
      <w:r w:rsidR="00E057A9">
        <w:t>.</w:t>
      </w:r>
      <w:bookmarkEnd w:id="194"/>
    </w:p>
    <w:p w:rsidR="00421ACD" w:rsidRDefault="00421ACD" w:rsidP="00421ACD">
      <w:pPr>
        <w:pStyle w:val="contenido"/>
      </w:pPr>
      <w:r>
        <w:t xml:space="preserve">Para la comparación en este caso se contrasta con principales paquetes de trabajo que se están desarrollado a fin con el proyecto, se evidencia que </w:t>
      </w:r>
      <w:r w:rsidR="001F5D09">
        <w:t>estas no están claramente definidos dentro de la descripción de proyecto, pero estos con los elementos extraídos guardan una clara relación, además de extraer elementos que no se evidencia en los paquetes de trabajo cumpliendo con el objetivos de descubrir nuevos datos.</w:t>
      </w:r>
    </w:p>
    <w:p w:rsidR="001F5D09" w:rsidRDefault="001F5D09" w:rsidP="001F5D09">
      <w:pPr>
        <w:pStyle w:val="titulosTF"/>
        <w:jc w:val="both"/>
      </w:pPr>
      <w:bookmarkStart w:id="195" w:name="_Toc417458564"/>
      <w:r>
        <w:t xml:space="preserve">Tabla </w:t>
      </w:r>
      <w:r>
        <w:fldChar w:fldCharType="begin"/>
      </w:r>
      <w:r>
        <w:instrText xml:space="preserve"> SEQ Tabla \* ARABIC </w:instrText>
      </w:r>
      <w:r>
        <w:fldChar w:fldCharType="separate"/>
      </w:r>
      <w:r w:rsidR="005B46E4">
        <w:rPr>
          <w:noProof/>
        </w:rPr>
        <w:t>28</w:t>
      </w:r>
      <w:r>
        <w:fldChar w:fldCharType="end"/>
      </w:r>
      <w:r>
        <w:t>: Comparación de elementos extraídos y los paquetes de trabajo del proyecto SMARTLAND</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3341"/>
        <w:gridCol w:w="1953"/>
        <w:gridCol w:w="1813"/>
        <w:gridCol w:w="1772"/>
      </w:tblGrid>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DC23E9">
              <w:rPr>
                <w:rFonts w:ascii="Arial" w:hAnsi="Arial" w:cs="Arial"/>
                <w:color w:val="000000"/>
                <w:sz w:val="18"/>
                <w:szCs w:val="18"/>
                <w:lang w:val="en-US"/>
              </w:rPr>
              <w:t>Work</w:t>
            </w:r>
            <w:r w:rsidRPr="003762DA">
              <w:rPr>
                <w:rFonts w:ascii="Arial" w:hAnsi="Arial" w:cs="Arial"/>
                <w:color w:val="000000"/>
                <w:sz w:val="18"/>
                <w:szCs w:val="18"/>
              </w:rPr>
              <w:t xml:space="preserve"> </w:t>
            </w:r>
            <w:r w:rsidRPr="00DC23E9">
              <w:rPr>
                <w:rFonts w:ascii="Arial" w:hAnsi="Arial" w:cs="Arial"/>
                <w:color w:val="000000"/>
                <w:sz w:val="18"/>
                <w:szCs w:val="18"/>
                <w:lang w:val="en-US"/>
              </w:rPr>
              <w:t>Packages</w:t>
            </w:r>
          </w:p>
        </w:tc>
        <w:tc>
          <w:tcPr>
            <w:tcW w:w="0" w:type="auto"/>
            <w:tcBorders>
              <w:top w:val="single" w:sz="6" w:space="0" w:color="D9D9D9"/>
              <w:left w:val="single" w:sz="6" w:space="0" w:color="D9D9D9"/>
              <w:bottom w:val="single" w:sz="6" w:space="0" w:color="D9D9D9"/>
              <w:right w:val="single" w:sz="6" w:space="0" w:color="D9D9D9"/>
            </w:tcBorders>
            <w:shd w:val="clear" w:color="auto" w:fill="C9DAF8"/>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Entidades</w:t>
            </w:r>
          </w:p>
        </w:tc>
        <w:tc>
          <w:tcPr>
            <w:tcW w:w="0" w:type="auto"/>
            <w:gridSpan w:val="2"/>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Keywords Compuestas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Patrimonial, cultural, touristic and recreational assets.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ICT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CCCCCC"/>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national governments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Biodiversity and ecosystem integrity.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Cities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environmental management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immeasurable biodiversity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Cartography and geomorphology.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Semantic Web</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mineral wealth</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Climate.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intelligent development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Several studies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Education: indicators of quality and coverage.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UTPL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large volumes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biological 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Energy and telecommunications.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significant Primary Research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geographical information systems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digital preservation</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lastRenderedPageBreak/>
              <w:t>Infrastructure and transport.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 of 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infrastructural data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sensor technologies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Water resources and water quality.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optimal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research projects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Public health.</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support tool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innovative management systems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Production systems, entrepreneurship, innovation and economic indicators.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Amazon Rainforest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initiative ´ 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medium term</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Society, human mobility and values.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Andes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rich archaeological heritage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private companies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Sustainable biodiversity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southern Ecuador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unique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ethnic groups</w:t>
            </w:r>
          </w:p>
        </w:tc>
      </w:tr>
      <w:tr w:rsidR="009F555C" w:rsidRPr="003762DA" w:rsidTr="00DC23E9">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PBRC</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hot spot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tourist attractions</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UNESCO</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certain territory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priceless natural heritage</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Podocarpus Biosphere Reserve-El Condor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variable analysis techniques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wonder</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information visualisation</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resources</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indicator models</w:t>
            </w:r>
          </w:p>
        </w:tc>
        <w:tc>
          <w:tcPr>
            <w:tcW w:w="0" w:type="auto"/>
            <w:tcBorders>
              <w:top w:val="single" w:sz="6" w:space="0" w:color="D9D9D9"/>
              <w:left w:val="single" w:sz="6" w:space="0" w:color="D9D9D9"/>
              <w:bottom w:val="single" w:sz="6" w:space="0" w:color="CCCCCC"/>
              <w:right w:val="single" w:sz="6" w:space="0" w:color="CCCCCC"/>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r>
    </w:tbl>
    <w:p w:rsidR="009F555C" w:rsidRDefault="001F5D09" w:rsidP="009F555C">
      <w:pPr>
        <w:spacing w:after="0"/>
        <w:rPr>
          <w:sz w:val="18"/>
        </w:rPr>
      </w:pPr>
      <w:r w:rsidRPr="001F5D09">
        <w:rPr>
          <w:sz w:val="18"/>
        </w:rPr>
        <w:t>Fuente: (propio)</w:t>
      </w:r>
    </w:p>
    <w:p w:rsidR="001F5D09" w:rsidRDefault="001F5D09" w:rsidP="009F555C">
      <w:pPr>
        <w:spacing w:after="0"/>
        <w:rPr>
          <w:sz w:val="18"/>
        </w:rPr>
      </w:pPr>
    </w:p>
    <w:p w:rsidR="001F5D09" w:rsidRPr="001F5D09" w:rsidRDefault="00E057A9" w:rsidP="00E057A9">
      <w:pPr>
        <w:pStyle w:val="contenido"/>
      </w:pPr>
      <w:r>
        <w:t>El enriquecimiento de datos se hace evidente en la tabla 29 donde se muestran los recursos  de DBpedia a los que se hace referencia en la descripción del proyecto.</w:t>
      </w:r>
    </w:p>
    <w:p w:rsidR="009F555C" w:rsidRPr="007D5570" w:rsidRDefault="009F555C" w:rsidP="009F555C">
      <w:pPr>
        <w:pStyle w:val="NormalWeb"/>
        <w:spacing w:before="0" w:beforeAutospacing="0" w:after="0" w:afterAutospacing="0"/>
        <w:rPr>
          <w:rFonts w:ascii="Arial" w:hAnsi="Arial" w:cs="Arial"/>
          <w:sz w:val="18"/>
          <w:szCs w:val="18"/>
        </w:rPr>
      </w:pPr>
    </w:p>
    <w:p w:rsidR="001F5D09" w:rsidRDefault="001F5D09" w:rsidP="001F5D09">
      <w:pPr>
        <w:pStyle w:val="titulosTF"/>
      </w:pPr>
      <w:bookmarkStart w:id="196" w:name="_Toc417458565"/>
      <w:r>
        <w:t xml:space="preserve">Tabla </w:t>
      </w:r>
      <w:r>
        <w:fldChar w:fldCharType="begin"/>
      </w:r>
      <w:r>
        <w:instrText xml:space="preserve"> SEQ Tabla \* ARABIC </w:instrText>
      </w:r>
      <w:r>
        <w:fldChar w:fldCharType="separate"/>
      </w:r>
      <w:r w:rsidR="005B46E4">
        <w:rPr>
          <w:noProof/>
        </w:rPr>
        <w:t>29</w:t>
      </w:r>
      <w:r>
        <w:fldChar w:fldCharType="end"/>
      </w:r>
      <w:r>
        <w:t>: Elementos enlazado hacia recursos de DBpedia del análisis del proyecto SMARTLAND</w:t>
      </w:r>
      <w:bookmarkEnd w:id="196"/>
    </w:p>
    <w:tbl>
      <w:tblPr>
        <w:tblW w:w="0" w:type="auto"/>
        <w:tblLayout w:type="fixed"/>
        <w:tblCellMar>
          <w:top w:w="15" w:type="dxa"/>
          <w:left w:w="15" w:type="dxa"/>
          <w:bottom w:w="15" w:type="dxa"/>
          <w:right w:w="15" w:type="dxa"/>
        </w:tblCellMar>
        <w:tblLook w:val="04A0" w:firstRow="1" w:lastRow="0" w:firstColumn="1" w:lastColumn="0" w:noHBand="0" w:noVBand="1"/>
      </w:tblPr>
      <w:tblGrid>
        <w:gridCol w:w="371"/>
        <w:gridCol w:w="100"/>
        <w:gridCol w:w="60"/>
        <w:gridCol w:w="1559"/>
        <w:gridCol w:w="142"/>
        <w:gridCol w:w="141"/>
        <w:gridCol w:w="709"/>
        <w:gridCol w:w="851"/>
        <w:gridCol w:w="1275"/>
        <w:gridCol w:w="3686"/>
      </w:tblGrid>
      <w:tr w:rsidR="007D5570" w:rsidRPr="007D5570" w:rsidTr="007D5570">
        <w:tc>
          <w:tcPr>
            <w:tcW w:w="8894" w:type="dxa"/>
            <w:gridSpan w:val="10"/>
            <w:tcBorders>
              <w:top w:val="single" w:sz="4" w:space="0" w:color="D9D9D9" w:themeColor="background1" w:themeShade="D9"/>
              <w:left w:val="single" w:sz="4" w:space="0" w:color="D9D9D9" w:themeColor="background1" w:themeShade="D9"/>
              <w:bottom w:val="single" w:sz="6" w:space="0" w:color="DD5244"/>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ENTIDADES</w:t>
            </w:r>
          </w:p>
        </w:tc>
      </w:tr>
      <w:tr w:rsidR="007D5570" w:rsidRPr="007D5570" w:rsidTr="007D5570">
        <w:tc>
          <w:tcPr>
            <w:tcW w:w="531" w:type="dxa"/>
            <w:gridSpan w:val="3"/>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55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w:t>
            </w:r>
          </w:p>
        </w:tc>
        <w:tc>
          <w:tcPr>
            <w:tcW w:w="3118"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368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531" w:type="dxa"/>
            <w:gridSpan w:val="3"/>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55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ICT</w:t>
            </w:r>
          </w:p>
        </w:tc>
        <w:tc>
          <w:tcPr>
            <w:tcW w:w="3118"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86" w:history="1">
              <w:r w:rsidR="009F555C" w:rsidRPr="007D5570">
                <w:rPr>
                  <w:rStyle w:val="Hipervnculo"/>
                  <w:rFonts w:ascii="Arial" w:hAnsi="Arial" w:cs="Arial"/>
                  <w:color w:val="auto"/>
                  <w:sz w:val="18"/>
                  <w:szCs w:val="18"/>
                  <w:u w:val="none"/>
                </w:rPr>
                <w:t>http://dbpedia.org/resource/Information_and_communication_technologies_for_environmental_sustainability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Smart Cities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87" w:history="1">
              <w:r w:rsidR="009F555C" w:rsidRPr="007D5570">
                <w:rPr>
                  <w:rStyle w:val="Hipervnculo"/>
                  <w:rFonts w:ascii="Arial" w:hAnsi="Arial" w:cs="Arial"/>
                  <w:color w:val="auto"/>
                  <w:sz w:val="18"/>
                  <w:szCs w:val="18"/>
                  <w:u w:val="none"/>
                </w:rPr>
                <w:t>http://dbpedia.org/resource/Smart_city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Semantic Web</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88" w:history="1">
              <w:r w:rsidR="009F555C" w:rsidRPr="007D5570">
                <w:rPr>
                  <w:rStyle w:val="Hipervnculo"/>
                  <w:rFonts w:ascii="Arial" w:hAnsi="Arial" w:cs="Arial"/>
                  <w:color w:val="auto"/>
                  <w:sz w:val="18"/>
                  <w:szCs w:val="18"/>
                  <w:u w:val="none"/>
                </w:rPr>
                <w:t>http://dbpedia.org/resource/Semantic_Web</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Zamora-Chinchipe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rPr>
                <w:rFonts w:ascii="Arial" w:hAnsi="Arial" w:cs="Arial"/>
                <w:sz w:val="18"/>
                <w:szCs w:val="18"/>
              </w:rPr>
            </w:pPr>
            <w:hyperlink r:id="rId89"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29118D" w:rsidP="007D5570">
            <w:pPr>
              <w:pStyle w:val="NormalWeb"/>
              <w:spacing w:before="0" w:beforeAutospacing="0" w:after="0" w:afterAutospacing="0"/>
              <w:rPr>
                <w:rFonts w:ascii="Arial" w:hAnsi="Arial" w:cs="Arial"/>
                <w:sz w:val="18"/>
                <w:szCs w:val="18"/>
              </w:rPr>
            </w:pPr>
            <w:hyperlink r:id="rId90" w:history="1">
              <w:r w:rsidR="009F555C" w:rsidRPr="007D5570">
                <w:rPr>
                  <w:rStyle w:val="Hipervnculo"/>
                  <w:rFonts w:ascii="Arial" w:hAnsi="Arial" w:cs="Arial"/>
                  <w:color w:val="auto"/>
                  <w:sz w:val="18"/>
                  <w:szCs w:val="18"/>
                  <w:u w:val="none"/>
                </w:rPr>
                <w:t>http://dbpedia.org/ontology/Place</w:t>
              </w:r>
            </w:hyperlink>
          </w:p>
          <w:p w:rsidR="009F555C" w:rsidRPr="007D5570" w:rsidRDefault="0029118D" w:rsidP="007D5570">
            <w:pPr>
              <w:pStyle w:val="NormalWeb"/>
              <w:spacing w:before="0" w:beforeAutospacing="0" w:after="0" w:afterAutospacing="0"/>
              <w:rPr>
                <w:rFonts w:ascii="Arial" w:hAnsi="Arial" w:cs="Arial"/>
                <w:sz w:val="18"/>
                <w:szCs w:val="18"/>
              </w:rPr>
            </w:pPr>
            <w:hyperlink r:id="rId91" w:history="1">
              <w:r w:rsidR="009F555C" w:rsidRPr="007D5570">
                <w:rPr>
                  <w:rStyle w:val="Hipervnculo"/>
                  <w:rFonts w:ascii="Arial" w:hAnsi="Arial" w:cs="Arial"/>
                  <w:color w:val="auto"/>
                  <w:sz w:val="18"/>
                  <w:szCs w:val="18"/>
                  <w:u w:val="none"/>
                </w:rPr>
                <w:t>http://dbpedia.org/ontology/PopulatedPlace</w:t>
              </w:r>
            </w:hyperlink>
          </w:p>
          <w:p w:rsidR="009F555C" w:rsidRPr="007D5570" w:rsidRDefault="0029118D" w:rsidP="007D5570">
            <w:pPr>
              <w:pStyle w:val="NormalWeb"/>
              <w:spacing w:before="0" w:beforeAutospacing="0" w:after="0" w:afterAutospacing="0"/>
              <w:rPr>
                <w:rFonts w:ascii="Arial" w:hAnsi="Arial" w:cs="Arial"/>
                <w:sz w:val="18"/>
                <w:szCs w:val="18"/>
              </w:rPr>
            </w:pPr>
            <w:hyperlink r:id="rId92" w:history="1">
              <w:r w:rsidR="009F555C" w:rsidRPr="007D5570">
                <w:rPr>
                  <w:rStyle w:val="Hipervnculo"/>
                  <w:rFonts w:ascii="Arial" w:hAnsi="Arial" w:cs="Arial"/>
                  <w:color w:val="auto"/>
                  <w:sz w:val="18"/>
                  <w:szCs w:val="18"/>
                  <w:u w:val="none"/>
                </w:rPr>
                <w:t>http://dbpedia.org/ontology/Settlement</w:t>
              </w:r>
            </w:hyperlink>
          </w:p>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93"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94" w:history="1">
              <w:r w:rsidR="009F555C" w:rsidRPr="007D5570">
                <w:rPr>
                  <w:rStyle w:val="Hipervnculo"/>
                  <w:rFonts w:ascii="Arial" w:hAnsi="Arial" w:cs="Arial"/>
                  <w:color w:val="auto"/>
                  <w:sz w:val="18"/>
                  <w:szCs w:val="18"/>
                  <w:u w:val="none"/>
                </w:rPr>
                <w:t>http://dbpedia.org/resource/Zamora-Chinchipe_Province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Province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95" w:history="1">
              <w:r w:rsidR="009F555C" w:rsidRPr="007D5570">
                <w:rPr>
                  <w:rStyle w:val="Hipervnculo"/>
                  <w:rFonts w:ascii="Arial" w:hAnsi="Arial" w:cs="Arial"/>
                  <w:color w:val="auto"/>
                  <w:sz w:val="18"/>
                  <w:szCs w:val="18"/>
                  <w:u w:val="none"/>
                </w:rPr>
                <w:t>http://dbpedia.org/resource/Province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Amazon Rainforest</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rPr>
                <w:rFonts w:ascii="Arial" w:hAnsi="Arial" w:cs="Arial"/>
                <w:sz w:val="18"/>
                <w:szCs w:val="18"/>
              </w:rPr>
            </w:pPr>
            <w:hyperlink r:id="rId96"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29118D" w:rsidP="007D5570">
            <w:pPr>
              <w:pStyle w:val="NormalWeb"/>
              <w:spacing w:before="0" w:beforeAutospacing="0" w:after="0" w:afterAutospacing="0"/>
              <w:rPr>
                <w:rFonts w:ascii="Arial" w:hAnsi="Arial" w:cs="Arial"/>
                <w:sz w:val="18"/>
                <w:szCs w:val="18"/>
              </w:rPr>
            </w:pPr>
            <w:hyperlink r:id="rId97" w:history="1">
              <w:r w:rsidR="009F555C" w:rsidRPr="007D5570">
                <w:rPr>
                  <w:rStyle w:val="Hipervnculo"/>
                  <w:rFonts w:ascii="Arial" w:hAnsi="Arial" w:cs="Arial"/>
                  <w:color w:val="auto"/>
                  <w:sz w:val="18"/>
                  <w:szCs w:val="18"/>
                  <w:u w:val="none"/>
                </w:rPr>
                <w:t>http://dbpedia.org/ontology/Place</w:t>
              </w:r>
            </w:hyperlink>
          </w:p>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98"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99" w:history="1">
              <w:r w:rsidR="009F555C" w:rsidRPr="007D5570">
                <w:rPr>
                  <w:rStyle w:val="Hipervnculo"/>
                  <w:rFonts w:ascii="Arial" w:hAnsi="Arial" w:cs="Arial"/>
                  <w:color w:val="auto"/>
                  <w:sz w:val="18"/>
                  <w:szCs w:val="18"/>
                  <w:u w:val="none"/>
                </w:rPr>
                <w:t>http://dbpedia.org/resource/Amazon_rainforest</w:t>
              </w:r>
            </w:hyperlink>
          </w:p>
        </w:tc>
      </w:tr>
      <w:tr w:rsidR="007D5570" w:rsidRPr="007D5570" w:rsidTr="007D5570">
        <w:trPr>
          <w:trHeight w:val="31"/>
        </w:trPr>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7</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Andes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0" w:history="1">
              <w:r w:rsidR="009F555C" w:rsidRPr="007D5570">
                <w:rPr>
                  <w:rStyle w:val="Hipervnculo"/>
                  <w:rFonts w:ascii="Arial" w:hAnsi="Arial" w:cs="Arial"/>
                  <w:color w:val="auto"/>
                  <w:sz w:val="18"/>
                  <w:szCs w:val="18"/>
                  <w:u w:val="none"/>
                </w:rPr>
                <w:t>http://dbpedia.org/resource/Andes</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UNESCO</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1" w:history="1">
              <w:r w:rsidR="009F555C" w:rsidRPr="007D5570">
                <w:rPr>
                  <w:rStyle w:val="Hipervnculo"/>
                  <w:rFonts w:ascii="Arial" w:hAnsi="Arial" w:cs="Arial"/>
                  <w:color w:val="auto"/>
                  <w:sz w:val="18"/>
                  <w:szCs w:val="18"/>
                  <w:u w:val="none"/>
                </w:rPr>
                <w:t>http://dbpedia.org/resource/UNESCO</w:t>
              </w:r>
            </w:hyperlink>
          </w:p>
        </w:tc>
      </w:tr>
      <w:tr w:rsidR="007D5570" w:rsidRPr="007D5570" w:rsidTr="007D5570">
        <w:tc>
          <w:tcPr>
            <w:tcW w:w="531"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55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PBRC</w:t>
            </w:r>
          </w:p>
        </w:tc>
        <w:tc>
          <w:tcPr>
            <w:tcW w:w="3118"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2" w:history="1">
              <w:r w:rsidR="009F555C" w:rsidRPr="007D5570">
                <w:rPr>
                  <w:rStyle w:val="Hipervnculo"/>
                  <w:rFonts w:ascii="Arial" w:hAnsi="Arial" w:cs="Arial"/>
                  <w:color w:val="auto"/>
                  <w:sz w:val="18"/>
                  <w:szCs w:val="18"/>
                  <w:u w:val="none"/>
                </w:rPr>
                <w:t>http://dbpedia.org/resource/Packed_red_blood_cells</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 COMPUESTAS</w:t>
            </w:r>
          </w:p>
        </w:tc>
      </w:tr>
      <w:tr w:rsidR="007D5570" w:rsidRPr="007D5570" w:rsidTr="007D5570">
        <w:tc>
          <w:tcPr>
            <w:tcW w:w="37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w:t>
            </w:r>
          </w:p>
        </w:tc>
        <w:tc>
          <w:tcPr>
            <w:tcW w:w="2002"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70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812"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7D5570" w:rsidRPr="007D5570" w:rsidTr="001F197C">
        <w:trPr>
          <w:trHeight w:val="365"/>
        </w:trPr>
        <w:tc>
          <w:tcPr>
            <w:tcW w:w="37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2002"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environmental management</w:t>
            </w:r>
          </w:p>
        </w:tc>
        <w:tc>
          <w:tcPr>
            <w:tcW w:w="70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3" w:history="1">
              <w:r w:rsidR="009F555C" w:rsidRPr="007D5570">
                <w:rPr>
                  <w:rStyle w:val="Hipervnculo"/>
                  <w:rFonts w:ascii="Arial" w:hAnsi="Arial" w:cs="Arial"/>
                  <w:color w:val="auto"/>
                  <w:sz w:val="18"/>
                  <w:szCs w:val="18"/>
                  <w:u w:val="none"/>
                </w:rPr>
                <w:t>http://dbpedia.org/resource/Environmental_resources_management</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digital preservation</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4" w:history="1">
              <w:r w:rsidR="009F555C" w:rsidRPr="007D5570">
                <w:rPr>
                  <w:rStyle w:val="Hipervnculo"/>
                  <w:rFonts w:ascii="Arial" w:hAnsi="Arial" w:cs="Arial"/>
                  <w:color w:val="auto"/>
                  <w:sz w:val="18"/>
                  <w:szCs w:val="18"/>
                  <w:u w:val="none"/>
                </w:rPr>
                <w:t>http://dbpedia.org/resource/Digital_preservation</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geographical information systems</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5" w:history="1">
              <w:r w:rsidR="009F555C" w:rsidRPr="007D5570">
                <w:rPr>
                  <w:rStyle w:val="Hipervnculo"/>
                  <w:rFonts w:ascii="Arial" w:hAnsi="Arial" w:cs="Arial"/>
                  <w:color w:val="auto"/>
                  <w:sz w:val="18"/>
                  <w:szCs w:val="18"/>
                  <w:u w:val="none"/>
                </w:rPr>
                <w:t>http://dbpedia.org/resource/Geographic_information_system</w:t>
              </w:r>
            </w:hyperlink>
          </w:p>
        </w:tc>
      </w:tr>
      <w:tr w:rsidR="007D5570" w:rsidRPr="007D5570" w:rsidTr="007D5570">
        <w:tc>
          <w:tcPr>
            <w:tcW w:w="371" w:type="dxa"/>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2002"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ethnic groups</w:t>
            </w:r>
          </w:p>
        </w:tc>
        <w:tc>
          <w:tcPr>
            <w:tcW w:w="70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6" w:history="1">
              <w:r w:rsidR="009F555C" w:rsidRPr="007D5570">
                <w:rPr>
                  <w:rStyle w:val="Hipervnculo"/>
                  <w:rFonts w:ascii="Arial" w:hAnsi="Arial" w:cs="Arial"/>
                  <w:color w:val="auto"/>
                  <w:sz w:val="18"/>
                  <w:szCs w:val="18"/>
                  <w:u w:val="none"/>
                </w:rPr>
                <w:t>http://dbpedia.org/resource/Ethnic_group</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KEYWORDS SIMPLES</w:t>
            </w:r>
          </w:p>
        </w:tc>
      </w:tr>
      <w:tr w:rsidR="007D5570" w:rsidRPr="007D5570" w:rsidTr="007D5570">
        <w:tc>
          <w:tcPr>
            <w:tcW w:w="471" w:type="dxa"/>
            <w:gridSpan w:val="2"/>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76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w:t>
            </w:r>
          </w:p>
        </w:tc>
        <w:tc>
          <w:tcPr>
            <w:tcW w:w="170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4961" w:type="dxa"/>
            <w:gridSpan w:val="2"/>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471" w:type="dxa"/>
            <w:gridSpan w:val="2"/>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76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life</w:t>
            </w:r>
          </w:p>
        </w:tc>
        <w:tc>
          <w:tcPr>
            <w:tcW w:w="170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7" w:history="1">
              <w:r w:rsidR="009F555C" w:rsidRPr="007D5570">
                <w:rPr>
                  <w:rStyle w:val="Hipervnculo"/>
                  <w:rFonts w:ascii="Arial" w:hAnsi="Arial" w:cs="Arial"/>
                  <w:color w:val="auto"/>
                  <w:sz w:val="18"/>
                  <w:szCs w:val="18"/>
                  <w:u w:val="none"/>
                </w:rPr>
                <w:t>http://dbpedia.org/resource/Life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management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8" w:history="1">
              <w:r w:rsidR="009F555C" w:rsidRPr="007D5570">
                <w:rPr>
                  <w:rStyle w:val="Hipervnculo"/>
                  <w:rFonts w:ascii="Arial" w:hAnsi="Arial" w:cs="Arial"/>
                  <w:color w:val="auto"/>
                  <w:sz w:val="18"/>
                  <w:szCs w:val="18"/>
                  <w:u w:val="none"/>
                </w:rPr>
                <w:t>http://dbpedia.org/resource/Management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area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09" w:history="1">
              <w:r w:rsidR="009F555C" w:rsidRPr="007D5570">
                <w:rPr>
                  <w:rStyle w:val="Hipervnculo"/>
                  <w:rFonts w:ascii="Arial" w:hAnsi="Arial" w:cs="Arial"/>
                  <w:color w:val="auto"/>
                  <w:sz w:val="18"/>
                  <w:szCs w:val="18"/>
                  <w:u w:val="none"/>
                </w:rPr>
                <w:t>http://dbpedia.org/resource/Area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citizens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0"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concept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1" w:history="1">
              <w:r w:rsidR="009F555C" w:rsidRPr="007D5570">
                <w:rPr>
                  <w:rStyle w:val="Hipervnculo"/>
                  <w:rFonts w:ascii="Arial" w:hAnsi="Arial" w:cs="Arial"/>
                  <w:color w:val="auto"/>
                  <w:sz w:val="18"/>
                  <w:szCs w:val="18"/>
                  <w:u w:val="none"/>
                </w:rPr>
                <w:t>http://dbpedia.org/resource/Concept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2" w:history="1">
              <w:r w:rsidR="009F555C" w:rsidRPr="007D5570">
                <w:rPr>
                  <w:rStyle w:val="Hipervnculo"/>
                  <w:rFonts w:ascii="Arial" w:hAnsi="Arial" w:cs="Arial"/>
                  <w:color w:val="auto"/>
                  <w:sz w:val="18"/>
                  <w:szCs w:val="18"/>
                  <w:u w:val="none"/>
                </w:rPr>
                <w:t>http://dbpedia.org/resource/Cities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information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3" w:history="1">
              <w:r w:rsidR="009F555C" w:rsidRPr="007D5570">
                <w:rPr>
                  <w:rStyle w:val="Hipervnculo"/>
                  <w:rFonts w:ascii="Arial" w:hAnsi="Arial" w:cs="Arial"/>
                  <w:color w:val="auto"/>
                  <w:sz w:val="18"/>
                  <w:szCs w:val="18"/>
                  <w:u w:val="none"/>
                </w:rPr>
                <w:t>http://dbpedia.org/resource/Information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sensor</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4" w:history="1">
              <w:r w:rsidR="009F555C" w:rsidRPr="007D5570">
                <w:rPr>
                  <w:rStyle w:val="Hipervnculo"/>
                  <w:rFonts w:ascii="Arial" w:hAnsi="Arial" w:cs="Arial"/>
                  <w:color w:val="auto"/>
                  <w:sz w:val="18"/>
                  <w:szCs w:val="18"/>
                  <w:u w:val="none"/>
                </w:rPr>
                <w:t>http://dbpedia.org/resource/Sensor</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systems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5" w:history="1">
              <w:r w:rsidR="009F555C" w:rsidRPr="007D5570">
                <w:rPr>
                  <w:rStyle w:val="Hipervnculo"/>
                  <w:rFonts w:ascii="Arial" w:hAnsi="Arial" w:cs="Arial"/>
                  <w:color w:val="auto"/>
                  <w:sz w:val="18"/>
                  <w:szCs w:val="18"/>
                  <w:u w:val="none"/>
                </w:rPr>
                <w:t>http://dbpedia.org/resource/Systems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initiative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6" w:history="1">
              <w:r w:rsidR="009F555C" w:rsidRPr="007D5570">
                <w:rPr>
                  <w:rStyle w:val="Hipervnculo"/>
                  <w:rFonts w:ascii="Arial" w:hAnsi="Arial" w:cs="Arial"/>
                  <w:color w:val="auto"/>
                  <w:sz w:val="18"/>
                  <w:szCs w:val="18"/>
                  <w:u w:val="none"/>
                </w:rPr>
                <w:t>http://dbpedia.org/resource/Initiative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analysis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7" w:history="1">
              <w:r w:rsidR="009F555C" w:rsidRPr="007D5570">
                <w:rPr>
                  <w:rStyle w:val="Hipervnculo"/>
                  <w:rFonts w:ascii="Arial" w:hAnsi="Arial" w:cs="Arial"/>
                  <w:color w:val="auto"/>
                  <w:sz w:val="18"/>
                  <w:szCs w:val="18"/>
                  <w:u w:val="none"/>
                </w:rPr>
                <w:t>http://dbpedia.org/resource/Analysis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volumes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8" w:history="1">
              <w:r w:rsidR="009F555C" w:rsidRPr="007D5570">
                <w:rPr>
                  <w:rStyle w:val="Hipervnculo"/>
                  <w:rFonts w:ascii="Arial" w:hAnsi="Arial" w:cs="Arial"/>
                  <w:color w:val="auto"/>
                  <w:sz w:val="18"/>
                  <w:szCs w:val="18"/>
                  <w:u w:val="none"/>
                </w:rPr>
                <w:t>http://dbpedia.org/resource/Volumes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technologies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19" w:history="1">
              <w:r w:rsidR="009F555C" w:rsidRPr="007D5570">
                <w:rPr>
                  <w:rStyle w:val="Hipervnculo"/>
                  <w:rFonts w:ascii="Arial" w:hAnsi="Arial" w:cs="Arial"/>
                  <w:color w:val="auto"/>
                  <w:sz w:val="18"/>
                  <w:szCs w:val="18"/>
                  <w:u w:val="none"/>
                </w:rPr>
                <w:t>http://dbpedia.org/resource/Technologies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data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0" w:history="1">
              <w:r w:rsidR="009F555C" w:rsidRPr="007D5570">
                <w:rPr>
                  <w:rStyle w:val="Hipervnculo"/>
                  <w:rFonts w:ascii="Arial" w:hAnsi="Arial" w:cs="Arial"/>
                  <w:color w:val="auto"/>
                  <w:sz w:val="18"/>
                  <w:szCs w:val="18"/>
                  <w:u w:val="none"/>
                </w:rPr>
                <w:t>http://dbpedia.org/resource/Data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1" w:history="1">
              <w:r w:rsidR="009F555C" w:rsidRPr="007D5570">
                <w:rPr>
                  <w:rStyle w:val="Hipervnculo"/>
                  <w:rFonts w:ascii="Arial" w:hAnsi="Arial" w:cs="Arial"/>
                  <w:color w:val="auto"/>
                  <w:sz w:val="18"/>
                  <w:szCs w:val="18"/>
                  <w:u w:val="none"/>
                </w:rPr>
                <w:t>http://dbpedia.org/resource/Research</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infrastructural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2" w:history="1">
              <w:r w:rsidR="009F555C" w:rsidRPr="007D5570">
                <w:rPr>
                  <w:rStyle w:val="Hipervnculo"/>
                  <w:rFonts w:ascii="Arial" w:hAnsi="Arial" w:cs="Arial"/>
                  <w:color w:val="auto"/>
                  <w:sz w:val="18"/>
                  <w:szCs w:val="18"/>
                  <w:u w:val="none"/>
                </w:rPr>
                <w:t>http://dbpedia.org/resource/Infrastructural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3"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18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4" w:history="1">
              <w:r w:rsidR="009F555C" w:rsidRPr="007D5570">
                <w:rPr>
                  <w:rStyle w:val="Hipervnculo"/>
                  <w:rFonts w:ascii="Arial" w:hAnsi="Arial" w:cs="Arial"/>
                  <w:color w:val="auto"/>
                  <w:sz w:val="18"/>
                  <w:szCs w:val="18"/>
                  <w:u w:val="none"/>
                </w:rPr>
                <w:t>http://dbpedia.org/resource/Researchers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wealth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1F197C" w:rsidRDefault="009F555C" w:rsidP="007D5570">
            <w:pPr>
              <w:pStyle w:val="NormalWeb"/>
              <w:spacing w:before="0" w:beforeAutospacing="0" w:after="0" w:afterAutospacing="0" w:line="0" w:lineRule="atLeast"/>
              <w:rPr>
                <w:rFonts w:ascii="Arial" w:hAnsi="Arial" w:cs="Arial"/>
                <w:sz w:val="18"/>
                <w:szCs w:val="18"/>
              </w:rPr>
            </w:pPr>
            <w:r w:rsidRPr="001F197C">
              <w:rPr>
                <w:rFonts w:ascii="Arial" w:hAnsi="Arial" w:cs="Arial"/>
                <w:sz w:val="18"/>
                <w:szCs w:val="18"/>
              </w:rPr>
              <w:t>http://dbpedia.org/resource/Wealth</w:t>
            </w:r>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inhabitants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5" w:history="1">
              <w:r w:rsidR="009F555C" w:rsidRPr="007D5570">
                <w:rPr>
                  <w:rStyle w:val="Hipervnculo"/>
                  <w:rFonts w:ascii="Arial" w:hAnsi="Arial" w:cs="Arial"/>
                  <w:color w:val="auto"/>
                  <w:sz w:val="18"/>
                  <w:szCs w:val="18"/>
                  <w:u w:val="none"/>
                </w:rPr>
                <w:t>http://dbpedia.org/resource/Inhabitants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decision-making</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6" w:history="1">
              <w:r w:rsidR="009F555C" w:rsidRPr="007D5570">
                <w:rPr>
                  <w:rStyle w:val="Hipervnculo"/>
                  <w:rFonts w:ascii="Arial" w:hAnsi="Arial" w:cs="Arial"/>
                  <w:color w:val="auto"/>
                  <w:sz w:val="18"/>
                  <w:szCs w:val="18"/>
                  <w:u w:val="none"/>
                </w:rPr>
                <w:t>http://dbpedia.org/resource/Decision-Making</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purpose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7" w:history="1">
              <w:r w:rsidR="009F555C" w:rsidRPr="007D5570">
                <w:rPr>
                  <w:rStyle w:val="Hipervnculo"/>
                  <w:rFonts w:ascii="Arial" w:hAnsi="Arial" w:cs="Arial"/>
                  <w:color w:val="auto"/>
                  <w:sz w:val="18"/>
                  <w:szCs w:val="18"/>
                  <w:u w:val="none"/>
                </w:rPr>
                <w:t>http://dbpedia.org/resource/Purpose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tool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8" w:history="1">
              <w:r w:rsidR="009F555C" w:rsidRPr="007D5570">
                <w:rPr>
                  <w:rStyle w:val="Hipervnculo"/>
                  <w:rFonts w:ascii="Arial" w:hAnsi="Arial" w:cs="Arial"/>
                  <w:color w:val="auto"/>
                  <w:sz w:val="18"/>
                  <w:szCs w:val="18"/>
                  <w:u w:val="none"/>
                </w:rPr>
                <w:t>http://dbpedia.org/resource/Tool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resources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29" w:history="1">
              <w:r w:rsidR="009F555C" w:rsidRPr="007D5570">
                <w:rPr>
                  <w:rStyle w:val="Hipervnculo"/>
                  <w:rFonts w:ascii="Arial" w:hAnsi="Arial" w:cs="Arial"/>
                  <w:color w:val="auto"/>
                  <w:sz w:val="18"/>
                  <w:szCs w:val="18"/>
                  <w:u w:val="none"/>
                </w:rPr>
                <w:t>http://dbpedia.org/resource/Resources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0"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collaboration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1" w:history="1">
              <w:r w:rsidR="009F555C" w:rsidRPr="007D5570">
                <w:rPr>
                  <w:rStyle w:val="Hipervnculo"/>
                  <w:rFonts w:ascii="Arial" w:hAnsi="Arial" w:cs="Arial"/>
                  <w:color w:val="auto"/>
                  <w:sz w:val="18"/>
                  <w:szCs w:val="18"/>
                  <w:u w:val="none"/>
                </w:rPr>
                <w:t>http://dbpedia.org/resource/Collaboration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companies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2" w:history="1">
              <w:r w:rsidR="009F555C" w:rsidRPr="007D5570">
                <w:rPr>
                  <w:rStyle w:val="Hipervnculo"/>
                  <w:rFonts w:ascii="Arial" w:hAnsi="Arial" w:cs="Arial"/>
                  <w:color w:val="auto"/>
                  <w:sz w:val="18"/>
                  <w:szCs w:val="18"/>
                  <w:u w:val="none"/>
                </w:rPr>
                <w:t>http://dbpedia.org/resource/Companies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governments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3" w:history="1">
              <w:r w:rsidR="009F555C" w:rsidRPr="007D5570">
                <w:rPr>
                  <w:rStyle w:val="Hipervnculo"/>
                  <w:rFonts w:ascii="Arial" w:hAnsi="Arial" w:cs="Arial"/>
                  <w:color w:val="auto"/>
                  <w:sz w:val="18"/>
                  <w:szCs w:val="18"/>
                  <w:u w:val="none"/>
                </w:rPr>
                <w:t>http://dbpedia.org/resource/Governments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4"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biodiversity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5"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lagoons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6" w:history="1">
              <w:r w:rsidR="009F555C" w:rsidRPr="007D5570">
                <w:rPr>
                  <w:rStyle w:val="Hipervnculo"/>
                  <w:rFonts w:ascii="Arial" w:hAnsi="Arial" w:cs="Arial"/>
                  <w:color w:val="auto"/>
                  <w:sz w:val="18"/>
                  <w:szCs w:val="18"/>
                  <w:u w:val="none"/>
                </w:rPr>
                <w:t>http://dbpedia.org/resource/Lagoons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tourist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7" w:history="1">
              <w:r w:rsidR="009F555C" w:rsidRPr="007D5570">
                <w:rPr>
                  <w:rStyle w:val="Hipervnculo"/>
                  <w:rFonts w:ascii="Arial" w:hAnsi="Arial" w:cs="Arial"/>
                  <w:color w:val="auto"/>
                  <w:sz w:val="18"/>
                  <w:szCs w:val="18"/>
                  <w:u w:val="none"/>
                </w:rPr>
                <w:t>http://dbpedia.org/resource/Tourist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attractions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8" w:history="1">
              <w:r w:rsidR="009F555C" w:rsidRPr="007D5570">
                <w:rPr>
                  <w:rStyle w:val="Hipervnculo"/>
                  <w:rFonts w:ascii="Arial" w:hAnsi="Arial" w:cs="Arial"/>
                  <w:color w:val="auto"/>
                  <w:sz w:val="18"/>
                  <w:szCs w:val="18"/>
                  <w:u w:val="none"/>
                </w:rPr>
                <w:t>http://dbpedia.org/resource/Attractions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waterfalls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39" w:history="1">
              <w:r w:rsidR="009F555C" w:rsidRPr="007D5570">
                <w:rPr>
                  <w:rStyle w:val="Hipervnculo"/>
                  <w:rFonts w:ascii="Arial" w:hAnsi="Arial" w:cs="Arial"/>
                  <w:color w:val="auto"/>
                  <w:sz w:val="18"/>
                  <w:szCs w:val="18"/>
                  <w:u w:val="none"/>
                </w:rPr>
                <w:t>http://dbpedia.org/resource/Waterfalls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foothills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0" w:history="1">
              <w:r w:rsidR="009F555C" w:rsidRPr="007D5570">
                <w:rPr>
                  <w:rStyle w:val="Hipervnculo"/>
                  <w:rFonts w:ascii="Arial" w:hAnsi="Arial" w:cs="Arial"/>
                  <w:color w:val="auto"/>
                  <w:sz w:val="18"/>
                  <w:szCs w:val="18"/>
                  <w:u w:val="none"/>
                </w:rPr>
                <w:t>http://dbpedia.org/resource/Foothills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orography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1" w:history="1">
              <w:r w:rsidR="009F555C" w:rsidRPr="007D5570">
                <w:rPr>
                  <w:rStyle w:val="Hipervnculo"/>
                  <w:rFonts w:ascii="Arial" w:hAnsi="Arial" w:cs="Arial"/>
                  <w:color w:val="auto"/>
                  <w:sz w:val="18"/>
                  <w:szCs w:val="18"/>
                  <w:u w:val="none"/>
                </w:rPr>
                <w:t>http://dbpedia.org/resource/Orography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rivers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2" w:history="1">
              <w:r w:rsidR="009F555C" w:rsidRPr="007D5570">
                <w:rPr>
                  <w:rStyle w:val="Hipervnculo"/>
                  <w:rFonts w:ascii="Arial" w:hAnsi="Arial" w:cs="Arial"/>
                  <w:color w:val="auto"/>
                  <w:sz w:val="18"/>
                  <w:szCs w:val="18"/>
                  <w:u w:val="none"/>
                </w:rPr>
                <w:t>http://dbpedia.org/resource/Rivers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prevalence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3" w:history="1">
              <w:r w:rsidR="009F555C" w:rsidRPr="007D5570">
                <w:rPr>
                  <w:rStyle w:val="Hipervnculo"/>
                  <w:rFonts w:ascii="Arial" w:hAnsi="Arial" w:cs="Arial"/>
                  <w:color w:val="auto"/>
                  <w:sz w:val="18"/>
                  <w:szCs w:val="18"/>
                  <w:u w:val="none"/>
                </w:rPr>
                <w:t>http://dbpedia.org/resource/Prevalence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world</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4" w:history="1">
              <w:r w:rsidR="009F555C" w:rsidRPr="007D5570">
                <w:rPr>
                  <w:rStyle w:val="Hipervnculo"/>
                  <w:rFonts w:ascii="Arial" w:hAnsi="Arial" w:cs="Arial"/>
                  <w:color w:val="auto"/>
                  <w:sz w:val="18"/>
                  <w:szCs w:val="18"/>
                  <w:u w:val="none"/>
                </w:rPr>
                <w:t>http://dbpedia.org/resource/World</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mineral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5" w:history="1">
              <w:r w:rsidR="009F555C" w:rsidRPr="007D5570">
                <w:rPr>
                  <w:rStyle w:val="Hipervnculo"/>
                  <w:rFonts w:ascii="Arial" w:hAnsi="Arial" w:cs="Arial"/>
                  <w:color w:val="auto"/>
                  <w:sz w:val="18"/>
                  <w:szCs w:val="18"/>
                  <w:u w:val="none"/>
                </w:rPr>
                <w:t>http://dbpedia.org/resource/Mineral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6"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acres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29118D" w:rsidP="007D5570">
            <w:pPr>
              <w:pStyle w:val="NormalWeb"/>
              <w:spacing w:before="0" w:beforeAutospacing="0" w:after="0" w:afterAutospacing="0" w:line="0" w:lineRule="atLeast"/>
              <w:rPr>
                <w:rFonts w:ascii="Arial" w:hAnsi="Arial" w:cs="Arial"/>
                <w:sz w:val="18"/>
                <w:szCs w:val="18"/>
              </w:rPr>
            </w:pPr>
            <w:hyperlink r:id="rId147" w:history="1">
              <w:r w:rsidR="009F555C" w:rsidRPr="007D5570">
                <w:rPr>
                  <w:rStyle w:val="Hipervnculo"/>
                  <w:rFonts w:ascii="Arial" w:hAnsi="Arial" w:cs="Arial"/>
                  <w:color w:val="auto"/>
                  <w:sz w:val="18"/>
                  <w:szCs w:val="18"/>
                  <w:u w:val="none"/>
                </w:rPr>
                <w:t>http://dbpedia.org/resource/Acres</w:t>
              </w:r>
            </w:hyperlink>
          </w:p>
        </w:tc>
      </w:tr>
    </w:tbl>
    <w:p w:rsidR="00837271" w:rsidRPr="001F5D09" w:rsidRDefault="001F5D09" w:rsidP="00837271">
      <w:pPr>
        <w:pStyle w:val="contenido"/>
        <w:rPr>
          <w:sz w:val="18"/>
        </w:rPr>
      </w:pPr>
      <w:r w:rsidRPr="001F5D09">
        <w:rPr>
          <w:sz w:val="18"/>
        </w:rPr>
        <w:t>Fuente: (propio)</w:t>
      </w:r>
    </w:p>
    <w:p w:rsidR="009B6061" w:rsidRDefault="009B6061" w:rsidP="00A524BF">
      <w:pPr>
        <w:pStyle w:val="Nivel2"/>
      </w:pPr>
      <w:bookmarkStart w:id="197" w:name="_Toc417458844"/>
      <w:r>
        <w:t>Pruebas funcionales</w:t>
      </w:r>
      <w:bookmarkEnd w:id="197"/>
    </w:p>
    <w:p w:rsidR="00AE71B4" w:rsidRDefault="00AE71B4" w:rsidP="00823302">
      <w:pPr>
        <w:pStyle w:val="Nivel3"/>
      </w:pPr>
      <w:bookmarkStart w:id="198" w:name="_Toc417458845"/>
      <w:r>
        <w:t>Objetivo</w:t>
      </w:r>
      <w:bookmarkEnd w:id="198"/>
    </w:p>
    <w:p w:rsidR="00624280" w:rsidRPr="006B4DD9" w:rsidRDefault="008A2537" w:rsidP="006B4DD9">
      <w:pPr>
        <w:pStyle w:val="contenido"/>
      </w:pPr>
      <w:r>
        <w:t>Se pretende c</w:t>
      </w:r>
      <w:r w:rsidR="006B4DD9">
        <w:t>omprobar el buen funcionamiento de los servicio</w:t>
      </w:r>
      <w:r>
        <w:t>s</w:t>
      </w:r>
      <w:r w:rsidR="006B4DD9">
        <w:t xml:space="preserve"> en las posibles interacciones con los usuarios, en específico se verificará:</w:t>
      </w:r>
    </w:p>
    <w:p w:rsidR="00624280" w:rsidRDefault="00E04D88" w:rsidP="00E36059">
      <w:pPr>
        <w:pStyle w:val="contenido"/>
        <w:numPr>
          <w:ilvl w:val="0"/>
          <w:numId w:val="33"/>
        </w:numPr>
      </w:pPr>
      <w:r>
        <w:lastRenderedPageBreak/>
        <w:t>La aplicación responde de forma adecuada a las solicitudes</w:t>
      </w:r>
      <w:r w:rsidR="00A64ABA">
        <w:t>.</w:t>
      </w:r>
    </w:p>
    <w:p w:rsidR="00E04D88" w:rsidRDefault="00E04D88" w:rsidP="00E36059">
      <w:pPr>
        <w:pStyle w:val="contenido"/>
        <w:numPr>
          <w:ilvl w:val="0"/>
          <w:numId w:val="33"/>
        </w:numPr>
      </w:pPr>
      <w:r>
        <w:t>Se obtiene la respuesta específica solicitada a través de los servicios web.</w:t>
      </w:r>
    </w:p>
    <w:p w:rsidR="00E04D88" w:rsidRDefault="00E04D88" w:rsidP="00E36059">
      <w:pPr>
        <w:pStyle w:val="contenido"/>
        <w:numPr>
          <w:ilvl w:val="0"/>
          <w:numId w:val="33"/>
        </w:numPr>
      </w:pPr>
      <w:r w:rsidRPr="006B4DD9">
        <w:t>No presenta efectos secundarios sobre otras funcionalidades</w:t>
      </w:r>
      <w:r>
        <w:t>.</w:t>
      </w:r>
    </w:p>
    <w:p w:rsidR="00E04D88" w:rsidRDefault="00E04D88" w:rsidP="00E36059">
      <w:pPr>
        <w:pStyle w:val="contenido"/>
        <w:numPr>
          <w:ilvl w:val="0"/>
          <w:numId w:val="33"/>
        </w:numPr>
      </w:pPr>
      <w:r>
        <w:t>La aplicación no se paraliza.</w:t>
      </w:r>
    </w:p>
    <w:p w:rsidR="00624280" w:rsidRPr="006B4DD9" w:rsidRDefault="00624280" w:rsidP="00E36059">
      <w:pPr>
        <w:pStyle w:val="contenido"/>
        <w:numPr>
          <w:ilvl w:val="0"/>
          <w:numId w:val="33"/>
        </w:numPr>
      </w:pPr>
      <w:r w:rsidRPr="006B4DD9">
        <w:t xml:space="preserve">No </w:t>
      </w:r>
      <w:r w:rsidR="00E04D88">
        <w:t xml:space="preserve">se </w:t>
      </w:r>
      <w:r w:rsidRPr="006B4DD9">
        <w:t>presenta</w:t>
      </w:r>
      <w:r w:rsidR="00E04D88">
        <w:t>n</w:t>
      </w:r>
      <w:r w:rsidRPr="006B4DD9">
        <w:t xml:space="preserve"> errores</w:t>
      </w:r>
      <w:r w:rsidR="008A2537">
        <w:t>.</w:t>
      </w:r>
    </w:p>
    <w:p w:rsidR="00AE71B4" w:rsidRDefault="00AE71B4" w:rsidP="00823302">
      <w:pPr>
        <w:pStyle w:val="Nivel3"/>
      </w:pPr>
      <w:bookmarkStart w:id="199" w:name="_Toc417458846"/>
      <w:r>
        <w:t>Escenario</w:t>
      </w:r>
      <w:bookmarkEnd w:id="199"/>
      <w:r>
        <w:tab/>
      </w:r>
    </w:p>
    <w:p w:rsidR="00E04D88" w:rsidRDefault="00E04D88" w:rsidP="00E04D88">
      <w:pPr>
        <w:pStyle w:val="contenido"/>
      </w:pPr>
      <w:r>
        <w:t xml:space="preserve">Las pruebas se </w:t>
      </w:r>
      <w:r w:rsidR="00AE0495">
        <w:t>realizarán</w:t>
      </w:r>
      <w:r>
        <w:t xml:space="preserve"> </w:t>
      </w:r>
      <w:r w:rsidR="00AE0495">
        <w:t>en</w:t>
      </w:r>
      <w:r>
        <w:t xml:space="preserve"> un servidor local y se accederá a través </w:t>
      </w:r>
      <w:r w:rsidR="00AE0495">
        <w:t>de la interfaz web que permite la interacción entre los servicios construidos.</w:t>
      </w:r>
    </w:p>
    <w:p w:rsidR="00F50FAD" w:rsidRPr="000F73B7" w:rsidRDefault="001D751E" w:rsidP="00823302">
      <w:pPr>
        <w:pStyle w:val="Nivel3"/>
      </w:pPr>
      <w:bookmarkStart w:id="200" w:name="_Toc417458847"/>
      <w:r>
        <w:t>Pruebas sobre el s</w:t>
      </w:r>
      <w:r w:rsidR="00F50FAD">
        <w:t>ervicio web de Segmentación en Sentencias</w:t>
      </w:r>
      <w:bookmarkEnd w:id="200"/>
    </w:p>
    <w:p w:rsidR="001D751E" w:rsidRDefault="001D751E" w:rsidP="001D751E">
      <w:pPr>
        <w:pStyle w:val="titulosTF"/>
      </w:pPr>
      <w:bookmarkStart w:id="201" w:name="_Toc417458566"/>
      <w:r w:rsidRPr="001D751E">
        <w:rPr>
          <w:rStyle w:val="contenidoCar"/>
        </w:rPr>
        <w:t xml:space="preserve">Tabla </w:t>
      </w:r>
      <w:r w:rsidRPr="001D751E">
        <w:rPr>
          <w:rStyle w:val="contenidoCar"/>
        </w:rPr>
        <w:fldChar w:fldCharType="begin"/>
      </w:r>
      <w:r w:rsidRPr="001D751E">
        <w:rPr>
          <w:rStyle w:val="contenidoCar"/>
        </w:rPr>
        <w:instrText xml:space="preserve"> SEQ Tabla \* ARABIC </w:instrText>
      </w:r>
      <w:r w:rsidRPr="001D751E">
        <w:rPr>
          <w:rStyle w:val="contenidoCar"/>
        </w:rPr>
        <w:fldChar w:fldCharType="separate"/>
      </w:r>
      <w:r w:rsidR="005B46E4">
        <w:rPr>
          <w:rStyle w:val="contenidoCar"/>
          <w:noProof/>
        </w:rPr>
        <w:t>30</w:t>
      </w:r>
      <w:r w:rsidRPr="001D751E">
        <w:rPr>
          <w:rStyle w:val="contenidoCar"/>
        </w:rPr>
        <w:fldChar w:fldCharType="end"/>
      </w:r>
      <w:r w:rsidRPr="001D751E">
        <w:rPr>
          <w:rStyle w:val="contenidoCar"/>
        </w:rPr>
        <w:t>: Pruebas de funcionalidad  sobre servicio web de segmentación en sentencias</w:t>
      </w:r>
      <w:r>
        <w:rPr>
          <w:noProof/>
        </w:rPr>
        <w:t>.</w:t>
      </w:r>
      <w:bookmarkEnd w:id="201"/>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F50FAD" w:rsidP="009B6061">
            <w:pPr>
              <w:spacing w:after="0" w:line="240" w:lineRule="auto"/>
              <w:jc w:val="center"/>
              <w:rPr>
                <w:rFonts w:ascii="Arial" w:eastAsia="Times New Roman" w:hAnsi="Arial" w:cs="Arial"/>
                <w:b/>
                <w:sz w:val="20"/>
                <w:szCs w:val="20"/>
              </w:rPr>
            </w:pPr>
            <w:r>
              <w:rPr>
                <w:rFonts w:ascii="Arial" w:eastAsia="Times New Roman" w:hAnsi="Arial" w:cs="Arial"/>
                <w:b/>
                <w:sz w:val="20"/>
                <w:szCs w:val="20"/>
              </w:rPr>
              <w:t xml:space="preserve">WS - Segmentación </w:t>
            </w:r>
            <w:r w:rsidR="009B6061" w:rsidRPr="009B6061">
              <w:rPr>
                <w:rFonts w:ascii="Arial" w:eastAsia="Times New Roman" w:hAnsi="Arial" w:cs="Arial"/>
                <w:b/>
                <w:sz w:val="20"/>
                <w:szCs w:val="20"/>
              </w:rPr>
              <w:t>e</w:t>
            </w:r>
            <w:r>
              <w:rPr>
                <w:rFonts w:ascii="Arial" w:eastAsia="Times New Roman" w:hAnsi="Arial" w:cs="Arial"/>
                <w:b/>
                <w:sz w:val="20"/>
                <w:szCs w:val="20"/>
              </w:rPr>
              <w:t>n</w:t>
            </w:r>
            <w:r w:rsidR="009B6061" w:rsidRPr="009B6061">
              <w:rPr>
                <w:rFonts w:ascii="Arial" w:eastAsia="Times New Roman" w:hAnsi="Arial" w:cs="Arial"/>
                <w:b/>
                <w:sz w:val="20"/>
                <w:szCs w:val="20"/>
              </w:rPr>
              <w:t xml:space="preserv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9B6061"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1D751E" w:rsidP="001D751E">
      <w:pPr>
        <w:pStyle w:val="titulosTF"/>
        <w:rPr>
          <w:sz w:val="18"/>
          <w:szCs w:val="18"/>
        </w:rPr>
      </w:pPr>
      <w:r w:rsidRPr="001D751E">
        <w:rPr>
          <w:sz w:val="18"/>
          <w:szCs w:val="18"/>
        </w:rPr>
        <w:lastRenderedPageBreak/>
        <w:t>Fuente: (propio)</w:t>
      </w:r>
    </w:p>
    <w:p w:rsidR="001D751E" w:rsidRPr="001D751E" w:rsidRDefault="001D751E" w:rsidP="001D751E">
      <w:pPr>
        <w:pStyle w:val="titulosTF"/>
        <w:rPr>
          <w:sz w:val="18"/>
          <w:szCs w:val="18"/>
        </w:rPr>
      </w:pPr>
    </w:p>
    <w:p w:rsidR="00F50FAD" w:rsidRPr="000F73B7" w:rsidRDefault="001D751E" w:rsidP="00823302">
      <w:pPr>
        <w:pStyle w:val="Nivel3"/>
      </w:pPr>
      <w:bookmarkStart w:id="202" w:name="_Toc417458848"/>
      <w:r>
        <w:t>Prueba sobre el s</w:t>
      </w:r>
      <w:r w:rsidR="00F50FAD">
        <w:t xml:space="preserve">ervicio web de </w:t>
      </w:r>
      <w:r w:rsidR="00751760">
        <w:t>Tokenización</w:t>
      </w:r>
      <w:bookmarkEnd w:id="202"/>
      <w:r w:rsidR="00751760">
        <w:t xml:space="preserve"> </w:t>
      </w:r>
    </w:p>
    <w:p w:rsidR="001D751E" w:rsidRDefault="001D751E" w:rsidP="001D751E">
      <w:pPr>
        <w:pStyle w:val="titulosTF"/>
      </w:pPr>
      <w:bookmarkStart w:id="203" w:name="_Toc417458567"/>
      <w:r>
        <w:t xml:space="preserve">Tabla </w:t>
      </w:r>
      <w:r>
        <w:fldChar w:fldCharType="begin"/>
      </w:r>
      <w:r>
        <w:instrText xml:space="preserve"> SEQ Tabla \* ARABIC </w:instrText>
      </w:r>
      <w:r>
        <w:fldChar w:fldCharType="separate"/>
      </w:r>
      <w:r w:rsidR="005B46E4">
        <w:rPr>
          <w:noProof/>
        </w:rPr>
        <w:t>31</w:t>
      </w:r>
      <w:r>
        <w:fldChar w:fldCharType="end"/>
      </w:r>
      <w:r>
        <w:t>: Pruebas  del servicio web de Tokenización</w:t>
      </w:r>
      <w:bookmarkEnd w:id="203"/>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751760" w:rsidRPr="00E65133" w:rsidTr="00751760">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751760" w:rsidRPr="00E65133" w:rsidTr="00751760">
        <w:trPr>
          <w:trHeight w:val="23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751760" w:rsidRPr="00E65133" w:rsidRDefault="00751760"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en </w:t>
            </w:r>
            <w:r w:rsidR="000214F6" w:rsidRPr="00E65133">
              <w:rPr>
                <w:rFonts w:ascii="Arial" w:eastAsia="Times New Roman" w:hAnsi="Arial" w:cs="Arial"/>
                <w:sz w:val="20"/>
                <w:szCs w:val="20"/>
              </w:rPr>
              <w:t>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bl>
    <w:p w:rsidR="00E206A6"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65133" w:rsidRDefault="00E65133">
      <w:pPr>
        <w:rPr>
          <w:rFonts w:ascii="Arial" w:eastAsia="DejaVu Sans" w:hAnsi="Arial" w:cs="Arial"/>
          <w:lang w:eastAsia="en-US"/>
        </w:rPr>
      </w:pPr>
    </w:p>
    <w:p w:rsidR="00E65133" w:rsidRPr="00AE0495" w:rsidRDefault="00751760" w:rsidP="00823302">
      <w:pPr>
        <w:pStyle w:val="Nivel3"/>
        <w:rPr>
          <w:rFonts w:eastAsia="DejaVu Sans"/>
        </w:rPr>
      </w:pPr>
      <w:bookmarkStart w:id="204" w:name="_Toc417458849"/>
      <w:r w:rsidRPr="00AE0495">
        <w:rPr>
          <w:rFonts w:eastAsia="DejaVu Sans"/>
        </w:rPr>
        <w:t>Servicio web de Etiquetado</w:t>
      </w:r>
      <w:bookmarkEnd w:id="204"/>
    </w:p>
    <w:p w:rsidR="001D751E" w:rsidRDefault="001D751E" w:rsidP="001D751E">
      <w:pPr>
        <w:pStyle w:val="titulosTF"/>
      </w:pPr>
      <w:bookmarkStart w:id="205" w:name="_Toc417458568"/>
      <w:r>
        <w:t xml:space="preserve">Tabla </w:t>
      </w:r>
      <w:r>
        <w:fldChar w:fldCharType="begin"/>
      </w:r>
      <w:r>
        <w:instrText xml:space="preserve"> SEQ Tabla \* ARABIC </w:instrText>
      </w:r>
      <w:r>
        <w:fldChar w:fldCharType="separate"/>
      </w:r>
      <w:r w:rsidR="005B46E4">
        <w:rPr>
          <w:noProof/>
        </w:rPr>
        <w:t>32</w:t>
      </w:r>
      <w:r>
        <w:fldChar w:fldCharType="end"/>
      </w:r>
      <w:r>
        <w:t>:</w:t>
      </w:r>
      <w:r w:rsidRPr="003B0CC3">
        <w:t xml:space="preserve"> Pruebas  del servicio web de </w:t>
      </w:r>
      <w:r>
        <w:t>Etiquetado</w:t>
      </w:r>
      <w:bookmarkEnd w:id="205"/>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AE0495">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2004BE">
        <w:trPr>
          <w:trHeight w:val="31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AE0495" w:rsidRPr="00E65133" w:rsidRDefault="00AE0495"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w:t>
            </w:r>
            <w:r w:rsidR="00E65133" w:rsidRPr="00E65133">
              <w:rPr>
                <w:rFonts w:ascii="Arial" w:eastAsia="Times New Roman" w:hAnsi="Arial" w:cs="Arial"/>
                <w:sz w:val="20"/>
                <w:szCs w:val="20"/>
              </w:rPr>
              <w:lastRenderedPageBreak/>
              <w:t>:;|@½·~~¬{[()]}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etiquetas de los </w:t>
            </w:r>
            <w:r w:rsidR="000214F6">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sidRPr="00E65133">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0214F6">
            <w:pPr>
              <w:spacing w:after="0" w:line="240" w:lineRule="auto"/>
              <w:ind w:left="708" w:hanging="708"/>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1D751E" w:rsidRDefault="001D751E">
      <w:pPr>
        <w:rPr>
          <w:rFonts w:ascii="Arial" w:eastAsia="DejaVu Sans" w:hAnsi="Arial" w:cs="Arial"/>
          <w:lang w:eastAsia="en-US"/>
        </w:rPr>
      </w:pPr>
    </w:p>
    <w:p w:rsidR="00E65133" w:rsidRDefault="00751760" w:rsidP="00823302">
      <w:pPr>
        <w:pStyle w:val="Nivel3"/>
        <w:rPr>
          <w:rFonts w:eastAsia="DejaVu Sans"/>
        </w:rPr>
      </w:pPr>
      <w:bookmarkStart w:id="206" w:name="_Toc417458850"/>
      <w:r>
        <w:rPr>
          <w:rFonts w:eastAsia="DejaVu Sans"/>
        </w:rPr>
        <w:t>Servicio web de Extracción</w:t>
      </w:r>
      <w:bookmarkEnd w:id="206"/>
    </w:p>
    <w:p w:rsidR="001D751E" w:rsidRDefault="001D751E" w:rsidP="001D751E">
      <w:pPr>
        <w:pStyle w:val="titulosTF"/>
      </w:pPr>
      <w:bookmarkStart w:id="207" w:name="_Toc417458569"/>
      <w:r>
        <w:t xml:space="preserve">Tabla </w:t>
      </w:r>
      <w:r>
        <w:fldChar w:fldCharType="begin"/>
      </w:r>
      <w:r>
        <w:instrText xml:space="preserve"> SEQ Tabla \* ARABIC </w:instrText>
      </w:r>
      <w:r>
        <w:fldChar w:fldCharType="separate"/>
      </w:r>
      <w:r w:rsidR="005B46E4">
        <w:rPr>
          <w:noProof/>
        </w:rPr>
        <w:t>33</w:t>
      </w:r>
      <w:r>
        <w:fldChar w:fldCharType="end"/>
      </w:r>
      <w:r>
        <w:t xml:space="preserve">: </w:t>
      </w:r>
      <w:r w:rsidRPr="00E130D0">
        <w:t xml:space="preserve">Pruebas  del servicio web de </w:t>
      </w:r>
      <w:r>
        <w:t>Extracción</w:t>
      </w:r>
      <w:bookmarkEnd w:id="20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1D751E">
        <w:trPr>
          <w:trHeight w:val="315"/>
          <w:jc w:val="center"/>
        </w:trPr>
        <w:tc>
          <w:tcPr>
            <w:tcW w:w="0" w:type="auto"/>
            <w:vMerge w:val="restart"/>
            <w:tcBorders>
              <w:top w:val="single" w:sz="6" w:space="0" w:color="A2C4C9"/>
              <w:left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1D751E">
        <w:trPr>
          <w:trHeight w:val="315"/>
          <w:jc w:val="center"/>
        </w:trPr>
        <w:tc>
          <w:tcPr>
            <w:tcW w:w="0" w:type="auto"/>
            <w:vMerge/>
            <w:tcBorders>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AE0495" w:rsidRPr="00E65133" w:rsidRDefault="00AE0495"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w:t>
            </w:r>
            <w:r w:rsidR="00E65133" w:rsidRPr="00E65133">
              <w:rPr>
                <w:rFonts w:ascii="Arial" w:eastAsia="Times New Roman" w:hAnsi="Arial" w:cs="Arial"/>
                <w:sz w:val="20"/>
                <w:szCs w:val="20"/>
              </w:rPr>
              <w:t xml:space="preserve">exto con entidades </w:t>
            </w:r>
            <w:r w:rsidR="00E65133" w:rsidRPr="00E65133">
              <w:rPr>
                <w:rFonts w:ascii="Arial" w:eastAsia="Times New Roman" w:hAnsi="Arial" w:cs="Arial"/>
                <w:sz w:val="20"/>
                <w:szCs w:val="20"/>
              </w:rPr>
              <w:lastRenderedPageBreak/>
              <w:t>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lastRenderedPageBreak/>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bl>
    <w:p w:rsidR="00E65133" w:rsidRDefault="001D751E">
      <w:pPr>
        <w:rPr>
          <w:rFonts w:ascii="Arial" w:eastAsia="DejaVu Sans" w:hAnsi="Arial" w:cs="Arial"/>
          <w:sz w:val="20"/>
          <w:lang w:eastAsia="en-US"/>
        </w:rPr>
      </w:pPr>
      <w:r w:rsidRPr="001D751E">
        <w:rPr>
          <w:rFonts w:ascii="Arial" w:eastAsia="DejaVu Sans" w:hAnsi="Arial" w:cs="Arial"/>
          <w:sz w:val="20"/>
          <w:lang w:eastAsia="en-US"/>
        </w:rPr>
        <w:t>Fuente: (propio)</w:t>
      </w:r>
    </w:p>
    <w:p w:rsidR="001D751E" w:rsidRPr="001D751E" w:rsidRDefault="001D751E">
      <w:pPr>
        <w:rPr>
          <w:rFonts w:ascii="Arial" w:eastAsia="DejaVu Sans" w:hAnsi="Arial" w:cs="Arial"/>
          <w:sz w:val="20"/>
          <w:lang w:eastAsia="en-US"/>
        </w:rPr>
      </w:pPr>
    </w:p>
    <w:p w:rsidR="00E65133" w:rsidRDefault="00751760" w:rsidP="00823302">
      <w:pPr>
        <w:pStyle w:val="Nivel3"/>
        <w:rPr>
          <w:rFonts w:eastAsia="DejaVu Sans"/>
        </w:rPr>
      </w:pPr>
      <w:bookmarkStart w:id="208" w:name="_Toc417458851"/>
      <w:r>
        <w:rPr>
          <w:rFonts w:eastAsia="DejaVu Sans"/>
        </w:rPr>
        <w:t>Servicio web de Desambiguación y Enlace</w:t>
      </w:r>
      <w:bookmarkEnd w:id="208"/>
    </w:p>
    <w:p w:rsidR="001D751E" w:rsidRDefault="001D751E" w:rsidP="001D751E">
      <w:pPr>
        <w:pStyle w:val="titulosTF"/>
      </w:pPr>
      <w:bookmarkStart w:id="209" w:name="_Toc417458570"/>
      <w:r>
        <w:t xml:space="preserve">Tabla </w:t>
      </w:r>
      <w:r>
        <w:fldChar w:fldCharType="begin"/>
      </w:r>
      <w:r>
        <w:instrText xml:space="preserve"> SEQ Tabla \* ARABIC </w:instrText>
      </w:r>
      <w:r>
        <w:fldChar w:fldCharType="separate"/>
      </w:r>
      <w:r w:rsidR="005B46E4">
        <w:rPr>
          <w:noProof/>
        </w:rPr>
        <w:t>34</w:t>
      </w:r>
      <w:r>
        <w:fldChar w:fldCharType="end"/>
      </w:r>
      <w:r>
        <w:t>:</w:t>
      </w:r>
      <w:r w:rsidRPr="009B3C02">
        <w:t xml:space="preserve"> Pruebas  del servicio web de </w:t>
      </w:r>
      <w:r>
        <w:t>Desambiguación y Enlace</w:t>
      </w:r>
      <w:bookmarkEnd w:id="209"/>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206A6" w:rsidRDefault="00E206A6" w:rsidP="00E206A6"/>
    <w:p w:rsidR="00FA10AE" w:rsidRDefault="00FA10AE">
      <w:pPr>
        <w:rPr>
          <w:rFonts w:ascii="Arial" w:eastAsiaTheme="majorEastAsia" w:hAnsi="Arial" w:cs="Arial"/>
          <w:b/>
          <w:bCs/>
          <w:spacing w:val="5"/>
          <w:kern w:val="28"/>
        </w:rPr>
      </w:pPr>
      <w:r>
        <w:rPr>
          <w:rFonts w:cs="Arial"/>
          <w:caps/>
        </w:rPr>
        <w:br w:type="page"/>
      </w:r>
    </w:p>
    <w:p w:rsidR="002527E3" w:rsidRDefault="00AF7D9D" w:rsidP="00E90AF9">
      <w:pPr>
        <w:pStyle w:val="Ttulo"/>
        <w:spacing w:line="360" w:lineRule="auto"/>
        <w:rPr>
          <w:rFonts w:cs="Arial"/>
          <w:caps w:val="0"/>
          <w:szCs w:val="22"/>
        </w:rPr>
      </w:pPr>
      <w:bookmarkStart w:id="210" w:name="_Toc417458852"/>
      <w:r>
        <w:rPr>
          <w:rFonts w:cs="Arial"/>
          <w:caps w:val="0"/>
          <w:szCs w:val="22"/>
        </w:rPr>
        <w:lastRenderedPageBreak/>
        <w:t>DISCUSIÓN</w:t>
      </w:r>
      <w:bookmarkEnd w:id="210"/>
      <w:r>
        <w:rPr>
          <w:rFonts w:cs="Arial"/>
          <w:caps w:val="0"/>
          <w:szCs w:val="22"/>
        </w:rPr>
        <w:t xml:space="preserve"> </w:t>
      </w:r>
    </w:p>
    <w:p w:rsidR="005103BA" w:rsidRDefault="00867047" w:rsidP="00F7382D">
      <w:pPr>
        <w:pStyle w:val="contenido"/>
      </w:pPr>
      <w:r>
        <w:t xml:space="preserve">Partiendo de la problemática planteada y valiéndonos de las tecnologías y técnicas existentes, se procede a la construcción de servicios web cumpliendo así también los objetivos propuestos. Estos servicios </w:t>
      </w:r>
      <w:r w:rsidR="00750E84">
        <w:t>están</w:t>
      </w:r>
      <w:r>
        <w:t xml:space="preserve"> estrechamente relacionado</w:t>
      </w:r>
      <w:r w:rsidR="00750E84">
        <w:t>s</w:t>
      </w:r>
      <w:r>
        <w:t xml:space="preserve"> y son dependientes entre sí </w:t>
      </w:r>
      <w:r w:rsidR="00AD312E">
        <w:t xml:space="preserve">en forma secuencial </w:t>
      </w:r>
      <w:r>
        <w:t>para completar con sus funciones</w:t>
      </w:r>
      <w:r w:rsidR="00750E84">
        <w:t xml:space="preserve">, a continuación se </w:t>
      </w:r>
      <w:r w:rsidR="008E68AB">
        <w:t>l</w:t>
      </w:r>
      <w:r w:rsidR="00750E84">
        <w:t>os menciona:</w:t>
      </w:r>
    </w:p>
    <w:p w:rsidR="00867047" w:rsidRDefault="00867047" w:rsidP="00E36059">
      <w:pPr>
        <w:pStyle w:val="contenido"/>
        <w:numPr>
          <w:ilvl w:val="0"/>
          <w:numId w:val="34"/>
        </w:numPr>
      </w:pPr>
      <w:r>
        <w:t>Servicio web de Segmentación de Sentencias,</w:t>
      </w:r>
    </w:p>
    <w:p w:rsidR="00867047" w:rsidRDefault="00867047" w:rsidP="00E36059">
      <w:pPr>
        <w:pStyle w:val="contenido"/>
        <w:numPr>
          <w:ilvl w:val="0"/>
          <w:numId w:val="34"/>
        </w:numPr>
      </w:pPr>
      <w:r>
        <w:t>Servicio web de Tokenización,</w:t>
      </w:r>
    </w:p>
    <w:p w:rsidR="00867047" w:rsidRDefault="00867047" w:rsidP="00E36059">
      <w:pPr>
        <w:pStyle w:val="contenido"/>
        <w:numPr>
          <w:ilvl w:val="0"/>
          <w:numId w:val="34"/>
        </w:numPr>
      </w:pPr>
      <w:r>
        <w:t>Servicio web de Etiquetado,</w:t>
      </w:r>
    </w:p>
    <w:p w:rsidR="00867047" w:rsidRDefault="00867047" w:rsidP="00E36059">
      <w:pPr>
        <w:pStyle w:val="contenido"/>
        <w:numPr>
          <w:ilvl w:val="0"/>
          <w:numId w:val="34"/>
        </w:numPr>
      </w:pPr>
      <w:r>
        <w:t>Servicio web de Extracción,</w:t>
      </w:r>
    </w:p>
    <w:p w:rsidR="00867047" w:rsidRDefault="00867047" w:rsidP="00E36059">
      <w:pPr>
        <w:pStyle w:val="contenido"/>
        <w:numPr>
          <w:ilvl w:val="0"/>
          <w:numId w:val="34"/>
        </w:numPr>
      </w:pPr>
      <w:r>
        <w:t>Servicio web de Desambiguación y Enlace.</w:t>
      </w:r>
    </w:p>
    <w:p w:rsidR="00642747" w:rsidRDefault="00750E84" w:rsidP="00F7382D">
      <w:pPr>
        <w:pStyle w:val="contenido"/>
      </w:pPr>
      <w:r>
        <w:t>Uno de los puntos más fuertes y críticos para el desarrollo de la aplicación final es el Procesamiento de Lenguaje Natural (PLN), tanto es así que es la función principal de los  cuatro primeros servicios</w:t>
      </w:r>
      <w:r w:rsidR="00647E5A">
        <w:t xml:space="preserve">, </w:t>
      </w:r>
      <w:r w:rsidR="008E68AB">
        <w:t>es el de dedicarse</w:t>
      </w:r>
      <w:r w:rsidR="00647E5A">
        <w:t xml:space="preserve"> al tratamiento del texto </w:t>
      </w:r>
      <w:r w:rsidR="008E68AB">
        <w:t xml:space="preserve">de entrada </w:t>
      </w:r>
      <w:r w:rsidR="00647E5A">
        <w:t>que es base e inicio de los procesados. Si bien es cierto de pudo crear un solo servicio web  que devuelva todo el resultado de</w:t>
      </w:r>
      <w:r w:rsidR="008E68AB">
        <w:t>l</w:t>
      </w:r>
      <w:r w:rsidR="00647E5A">
        <w:t xml:space="preserve"> PLN, pero su división en diferentes servicios </w:t>
      </w:r>
      <w:r w:rsidR="008E68AB">
        <w:t xml:space="preserve">ha </w:t>
      </w:r>
      <w:r w:rsidR="00647E5A">
        <w:t>permit</w:t>
      </w:r>
      <w:r w:rsidR="008E68AB">
        <w:t>ido</w:t>
      </w:r>
      <w:r w:rsidR="00647E5A">
        <w:t xml:space="preserve"> que estos puedan pasar a ser parte de los procesos de otro sistema</w:t>
      </w:r>
      <w:r w:rsidR="0026609D">
        <w:t xml:space="preserve">, </w:t>
      </w:r>
      <w:r w:rsidR="00642747">
        <w:t>la utilización de diferentes herramientas de PNL, mejor</w:t>
      </w:r>
      <w:r w:rsidR="008E68AB">
        <w:t>ar</w:t>
      </w:r>
      <w:r w:rsidR="00642747">
        <w:t xml:space="preserve"> el diseño de la aplicación entre otros beneficios.</w:t>
      </w:r>
      <w:r w:rsidR="008E68AB">
        <w:t xml:space="preserve"> </w:t>
      </w:r>
    </w:p>
    <w:p w:rsidR="009233DA" w:rsidRDefault="00642747" w:rsidP="00F7382D">
      <w:pPr>
        <w:pStyle w:val="contenido"/>
      </w:pPr>
      <w:r>
        <w:t xml:space="preserve">El quinto servicio web cumple con dos pales fundamentales </w:t>
      </w:r>
      <w:r w:rsidR="008E68AB">
        <w:t>como su nombre lo describe el de desambiguar</w:t>
      </w:r>
      <w:r w:rsidR="009233DA">
        <w:t xml:space="preserve"> que mantiene relación con PNL </w:t>
      </w:r>
      <w:r w:rsidR="008E68AB">
        <w:t xml:space="preserve"> y enlazar las entidades y keywords que el cuarto servicio le provee, para lo cual intervienen compones y tecnologías alineadas con la web semántica, </w:t>
      </w:r>
      <w:r w:rsidR="009233DA">
        <w:t xml:space="preserve"> como son RDF y SPARQL. </w:t>
      </w:r>
      <w:r w:rsidR="00E041CC">
        <w:t xml:space="preserve">A través de estas se puede </w:t>
      </w:r>
      <w:r w:rsidR="00847D65">
        <w:t>obtener</w:t>
      </w:r>
      <w:r w:rsidR="00E041CC">
        <w:t xml:space="preserve"> </w:t>
      </w:r>
      <w:r w:rsidR="00244986">
        <w:t xml:space="preserve">y manipular </w:t>
      </w:r>
      <w:r w:rsidR="00E041CC">
        <w:t xml:space="preserve">recursos de DBpedia </w:t>
      </w:r>
      <w:r w:rsidR="008979A6">
        <w:t xml:space="preserve"> (que es uno de los datasets más grades de web con datos estructurados en tripletas y el nodo central de LOD cloud) </w:t>
      </w:r>
      <w:r w:rsidR="00E041CC">
        <w:t xml:space="preserve">que coincidan con las entidades y keyword extraídos, </w:t>
      </w:r>
      <w:r w:rsidR="00244986">
        <w:t xml:space="preserve">y </w:t>
      </w:r>
      <w:r w:rsidR="00E041CC">
        <w:t xml:space="preserve">si una de </w:t>
      </w:r>
      <w:r w:rsidR="00847D65">
        <w:t>entidades</w:t>
      </w:r>
      <w:r w:rsidR="00E041CC">
        <w:t xml:space="preserve"> o keyword</w:t>
      </w:r>
      <w:r w:rsidR="00847D65">
        <w:t>s llegase a tener má</w:t>
      </w:r>
      <w:r w:rsidR="00E041CC">
        <w:t>s de una coi</w:t>
      </w:r>
      <w:r w:rsidR="00847D65">
        <w:t>n</w:t>
      </w:r>
      <w:r w:rsidR="00E041CC">
        <w:t>cidencia para un recurso de DBpedia se ejecutaría</w:t>
      </w:r>
      <w:r w:rsidR="00244986">
        <w:t>n</w:t>
      </w:r>
      <w:r w:rsidR="00E041CC">
        <w:t xml:space="preserve"> procesos de desambiguación</w:t>
      </w:r>
      <w:r w:rsidR="00244986">
        <w:t xml:space="preserve"> que tienen como eje principal el algoritmo de Lesk ,</w:t>
      </w:r>
      <w:r w:rsidR="00E041CC">
        <w:t>a fi</w:t>
      </w:r>
      <w:r w:rsidR="00847D65">
        <w:t>n de descubrir el significado má</w:t>
      </w:r>
      <w:r w:rsidR="00E041CC">
        <w:t xml:space="preserve">s acorde al contexto. </w:t>
      </w:r>
    </w:p>
    <w:p w:rsidR="00F7382D" w:rsidRDefault="00F7382D" w:rsidP="00F7382D">
      <w:pPr>
        <w:pStyle w:val="contenido"/>
      </w:pPr>
      <w:r>
        <w:t xml:space="preserve">La implementación de una Dataset local con los recursos de DBpedia en el idioma inglés, ha permitido evitar posibles problemas ocasionados por conexión pérdidas o lentas con el servidor de DBpedia y su implementación es posible gracias a que facilita sus recursos, y </w:t>
      </w:r>
      <w:r>
        <w:lastRenderedPageBreak/>
        <w:t>las tecnologías libres para levantar un Triplestore con SPARQL endpoin</w:t>
      </w:r>
      <w:r w:rsidR="005103BA">
        <w:t xml:space="preserve">t </w:t>
      </w:r>
      <w:r w:rsidR="00847D65">
        <w:t xml:space="preserve">como VIRTUOSO, estos ha </w:t>
      </w:r>
      <w:r w:rsidR="005103BA">
        <w:t>utilizado</w:t>
      </w:r>
      <w:r w:rsidR="00847D65">
        <w:t xml:space="preserve"> en disco </w:t>
      </w:r>
      <w:r w:rsidR="005103BA">
        <w:t>un espacio poco</w:t>
      </w:r>
      <w:r>
        <w:t xml:space="preserve"> mayor en disco a 4</w:t>
      </w:r>
      <w:r w:rsidR="005103BA">
        <w:t>GB</w:t>
      </w:r>
      <w:r w:rsidR="00847D65">
        <w:t xml:space="preserve"> que considerablemente bajo si tiene en cuenta los beneficios incluido una base propia para futuros proyecto.</w:t>
      </w:r>
    </w:p>
    <w:p w:rsidR="00AD312E" w:rsidRDefault="00AD312E" w:rsidP="006B695C">
      <w:pPr>
        <w:pStyle w:val="contenido"/>
      </w:pPr>
      <w:r>
        <w:t>Los resultados de los servicios web son visibles gracias a la construcción de una interfaz web que permite visualizar el resultado de cada uno y así la entrada del siguiente, además de gestionar el servicio que se desea ejecutar respetando la dependencia obligatoria entre ellos.</w:t>
      </w:r>
    </w:p>
    <w:p w:rsidR="008979A6" w:rsidRDefault="008979A6">
      <w:pPr>
        <w:rPr>
          <w:rFonts w:ascii="Arial" w:eastAsia="DejaVu Sans" w:hAnsi="Arial" w:cs="Arial"/>
          <w:lang w:eastAsia="en-US"/>
        </w:rPr>
      </w:pPr>
      <w:r>
        <w:br w:type="page"/>
      </w:r>
    </w:p>
    <w:p w:rsidR="00454C39" w:rsidRPr="00454C39" w:rsidRDefault="00454C39" w:rsidP="008979A6">
      <w:pPr>
        <w:pStyle w:val="contenido"/>
        <w:jc w:val="center"/>
        <w:rPr>
          <w:rFonts w:eastAsiaTheme="majorEastAsia" w:cstheme="majorBidi"/>
          <w:b/>
          <w:bCs/>
          <w:vanish/>
          <w:szCs w:val="28"/>
          <w:lang w:eastAsia="es-EC"/>
        </w:rPr>
      </w:pPr>
      <w:bookmarkStart w:id="211" w:name="_Toc400366777"/>
      <w:bookmarkStart w:id="212" w:name="_Toc400366861"/>
      <w:bookmarkStart w:id="213" w:name="_Toc400372926"/>
      <w:bookmarkStart w:id="214" w:name="_Toc403042715"/>
      <w:bookmarkStart w:id="215" w:name="_Toc403114502"/>
      <w:bookmarkEnd w:id="211"/>
      <w:bookmarkEnd w:id="212"/>
      <w:bookmarkEnd w:id="213"/>
      <w:bookmarkEnd w:id="214"/>
      <w:bookmarkEnd w:id="215"/>
    </w:p>
    <w:p w:rsidR="00E659A8" w:rsidRDefault="00E659A8" w:rsidP="002527E3">
      <w:pPr>
        <w:pStyle w:val="Ttulo"/>
        <w:spacing w:line="360" w:lineRule="auto"/>
        <w:rPr>
          <w:rFonts w:cs="Arial"/>
          <w:caps w:val="0"/>
          <w:szCs w:val="22"/>
        </w:rPr>
      </w:pPr>
      <w:bookmarkStart w:id="216" w:name="_Toc393116808"/>
      <w:bookmarkStart w:id="217" w:name="_Toc393116931"/>
      <w:bookmarkStart w:id="218" w:name="_Toc393117014"/>
      <w:bookmarkStart w:id="219" w:name="_Toc393117073"/>
      <w:bookmarkStart w:id="220" w:name="_Toc393117348"/>
      <w:bookmarkStart w:id="221" w:name="_Toc395165791"/>
      <w:bookmarkStart w:id="222" w:name="_Toc399864513"/>
      <w:bookmarkStart w:id="223" w:name="_Toc399864577"/>
      <w:bookmarkStart w:id="224" w:name="_Toc400125910"/>
      <w:bookmarkStart w:id="225" w:name="_Toc400125977"/>
      <w:bookmarkStart w:id="226" w:name="_Toc417458853"/>
      <w:bookmarkEnd w:id="216"/>
      <w:bookmarkEnd w:id="217"/>
      <w:bookmarkEnd w:id="218"/>
      <w:bookmarkEnd w:id="219"/>
      <w:bookmarkEnd w:id="220"/>
      <w:bookmarkEnd w:id="221"/>
      <w:bookmarkEnd w:id="222"/>
      <w:bookmarkEnd w:id="223"/>
      <w:bookmarkEnd w:id="224"/>
      <w:bookmarkEnd w:id="225"/>
      <w:r>
        <w:rPr>
          <w:rFonts w:cs="Arial"/>
          <w:caps w:val="0"/>
          <w:szCs w:val="22"/>
        </w:rPr>
        <w:t>CONCLUSIONES</w:t>
      </w:r>
      <w:bookmarkEnd w:id="226"/>
    </w:p>
    <w:p w:rsidR="009D6BDC" w:rsidRDefault="008979A6" w:rsidP="0078611E">
      <w:pPr>
        <w:pStyle w:val="contenido"/>
      </w:pPr>
      <w:r>
        <w:t xml:space="preserve">Una vez </w:t>
      </w:r>
      <w:r w:rsidR="0024108E">
        <w:t>implementada</w:t>
      </w:r>
      <w:r>
        <w:t xml:space="preserve"> la aplicación en cada una de sus funcionalidades</w:t>
      </w:r>
      <w:r w:rsidR="0024108E">
        <w:t>,</w:t>
      </w:r>
      <w:r>
        <w:t xml:space="preserve"> </w:t>
      </w:r>
      <w:r w:rsidR="0024108E">
        <w:t>haber</w:t>
      </w:r>
      <w:r>
        <w:t>las puesto a prueba</w:t>
      </w:r>
      <w:r w:rsidR="0024108E">
        <w:t xml:space="preserve"> y corregido errores, se puede concluir:</w:t>
      </w:r>
    </w:p>
    <w:p w:rsidR="00E171BB" w:rsidRDefault="00E171BB" w:rsidP="00E36059">
      <w:pPr>
        <w:pStyle w:val="contenido"/>
        <w:numPr>
          <w:ilvl w:val="0"/>
          <w:numId w:val="35"/>
        </w:numPr>
      </w:pPr>
      <w:r>
        <w:t xml:space="preserve">En cuanto al </w:t>
      </w:r>
      <w:r w:rsidR="004D4D5D">
        <w:t>servicio</w:t>
      </w:r>
      <w:r>
        <w:t xml:space="preserve"> de </w:t>
      </w:r>
      <w:r w:rsidR="004D4D5D">
        <w:t>extracción</w:t>
      </w:r>
      <w:r>
        <w:t xml:space="preserve"> en las pruebas </w:t>
      </w:r>
      <w:r w:rsidR="004D4D5D">
        <w:t xml:space="preserve">en promedio  del total de elementos extraídos y de acuerdo con la clasificación establecida para los resultados de esta aplicación, el 8.14% son </w:t>
      </w:r>
      <w:r w:rsidR="00F87672">
        <w:t>e</w:t>
      </w:r>
      <w:r w:rsidR="004D4D5D">
        <w:t>ntidades, 24.14% keywords compuestos y 67.7% son keywords simples.</w:t>
      </w:r>
    </w:p>
    <w:p w:rsidR="00EC7352" w:rsidRDefault="00EC7352" w:rsidP="00E36059">
      <w:pPr>
        <w:pStyle w:val="contenido"/>
        <w:numPr>
          <w:ilvl w:val="0"/>
          <w:numId w:val="35"/>
        </w:numPr>
      </w:pPr>
      <w:r>
        <w:t>Del total de elementos extraídos en las pruebas realizadas, en promedio solo 36.4% es enlazado hacia recursos de DBpedia,  dejando un porcentaje  63.6% de elementos extraídos sin ser enlazados</w:t>
      </w:r>
    </w:p>
    <w:p w:rsidR="00EC7352" w:rsidRDefault="00F000B1" w:rsidP="00E36059">
      <w:pPr>
        <w:pStyle w:val="contenido"/>
        <w:numPr>
          <w:ilvl w:val="0"/>
          <w:numId w:val="35"/>
        </w:numPr>
      </w:pPr>
      <w:r>
        <w:t>De todos los</w:t>
      </w:r>
      <w:r w:rsidR="00EC7352">
        <w:t xml:space="preserve"> elementos enlazados </w:t>
      </w:r>
      <w:r>
        <w:t>16.7% son entidades, 4.2% son keywords compuestas y el 79.1% son keywords simples.</w:t>
      </w:r>
    </w:p>
    <w:p w:rsidR="00D27BD5" w:rsidRDefault="004D4D5D" w:rsidP="00E36059">
      <w:pPr>
        <w:pStyle w:val="contenido"/>
        <w:numPr>
          <w:ilvl w:val="0"/>
          <w:numId w:val="35"/>
        </w:numPr>
      </w:pPr>
      <w:r>
        <w:t xml:space="preserve">Del total de entidades extraídas </w:t>
      </w:r>
      <w:r w:rsidR="00057911">
        <w:t>el 59</w:t>
      </w:r>
      <w:r w:rsidR="00015FA0">
        <w:t xml:space="preserve">% </w:t>
      </w:r>
      <w:r>
        <w:t xml:space="preserve">se han enlazado con un recurso de DBpedia </w:t>
      </w:r>
      <w:r w:rsidR="00F000B1">
        <w:t>(es decir,</w:t>
      </w:r>
      <w:r w:rsidR="00057911">
        <w:t xml:space="preserve"> que de 10 entidades extraídas 6</w:t>
      </w:r>
      <w:r w:rsidR="00F000B1">
        <w:t xml:space="preserve"> serían enlazadas) </w:t>
      </w:r>
      <w:r w:rsidR="00015FA0">
        <w:t>lo cual</w:t>
      </w:r>
      <w:r w:rsidR="00F000B1">
        <w:t xml:space="preserve"> por tratarse de lo</w:t>
      </w:r>
      <w:r w:rsidR="00F9021D">
        <w:t>s elementos principales en los texto</w:t>
      </w:r>
      <w:r>
        <w:t>s</w:t>
      </w:r>
      <w:r w:rsidR="00F9021D">
        <w:t xml:space="preserve"> analizados,</w:t>
      </w:r>
      <w:r w:rsidR="00015FA0">
        <w:t xml:space="preserve"> deja una buena impresión de los recursos disponibles en el dataset de DBpedia.</w:t>
      </w:r>
    </w:p>
    <w:p w:rsidR="00015FA0" w:rsidRDefault="00015FA0" w:rsidP="00E36059">
      <w:pPr>
        <w:pStyle w:val="contenido"/>
        <w:numPr>
          <w:ilvl w:val="0"/>
          <w:numId w:val="35"/>
        </w:numPr>
      </w:pPr>
      <w:r>
        <w:t xml:space="preserve">Las keywords compuestas </w:t>
      </w:r>
      <w:r w:rsidR="00057911">
        <w:t>con 9.3</w:t>
      </w:r>
      <w:r w:rsidR="00FC11B4">
        <w:t xml:space="preserve">% extracciones enlazadas </w:t>
      </w:r>
      <w:r w:rsidR="00CD1EB0">
        <w:t>son las que menor porcentaje de éxito al enlazar</w:t>
      </w:r>
      <w:r w:rsidR="00E171BB">
        <w:t xml:space="preserve"> con recursos de DBpedia</w:t>
      </w:r>
      <w:r w:rsidR="00CD1EB0">
        <w:t>.</w:t>
      </w:r>
    </w:p>
    <w:p w:rsidR="002B36D2" w:rsidRDefault="00CD1EB0" w:rsidP="00E36059">
      <w:pPr>
        <w:pStyle w:val="contenido"/>
        <w:numPr>
          <w:ilvl w:val="0"/>
          <w:numId w:val="35"/>
        </w:numPr>
      </w:pPr>
      <w:r>
        <w:t xml:space="preserve">Las keywords simples con 40.5% de enlaces realizados sobre las extracción </w:t>
      </w:r>
      <w:r w:rsidR="00F87672">
        <w:t xml:space="preserve">logradas,  y al ser más numerosas </w:t>
      </w:r>
      <w:r w:rsidR="002B36D2">
        <w:t>son las que mayormente se han enlazado con recursos de DBpedia.</w:t>
      </w:r>
    </w:p>
    <w:p w:rsidR="00E659A8" w:rsidRDefault="00E659A8">
      <w:pPr>
        <w:rPr>
          <w:rFonts w:ascii="Arial" w:eastAsiaTheme="majorEastAsia" w:hAnsi="Arial" w:cs="Arial"/>
          <w:b/>
          <w:bCs/>
          <w:spacing w:val="5"/>
          <w:kern w:val="28"/>
        </w:rPr>
      </w:pPr>
    </w:p>
    <w:p w:rsidR="00057911" w:rsidRDefault="00057911">
      <w:pPr>
        <w:rPr>
          <w:rFonts w:ascii="Arial" w:eastAsiaTheme="majorEastAsia" w:hAnsi="Arial" w:cs="Arial"/>
          <w:b/>
          <w:bCs/>
          <w:spacing w:val="5"/>
          <w:kern w:val="28"/>
        </w:rPr>
      </w:pPr>
      <w:r>
        <w:rPr>
          <w:rFonts w:cs="Arial"/>
          <w:caps/>
        </w:rPr>
        <w:br w:type="page"/>
      </w:r>
    </w:p>
    <w:p w:rsidR="005370D0" w:rsidRPr="002527E3" w:rsidRDefault="002527E3" w:rsidP="002527E3">
      <w:pPr>
        <w:pStyle w:val="Ttulo"/>
        <w:spacing w:line="360" w:lineRule="auto"/>
        <w:rPr>
          <w:rFonts w:cs="Arial"/>
          <w:caps w:val="0"/>
          <w:szCs w:val="22"/>
        </w:rPr>
      </w:pPr>
      <w:bookmarkStart w:id="227" w:name="_Toc417458854"/>
      <w:r w:rsidRPr="002527E3">
        <w:rPr>
          <w:rFonts w:cs="Arial"/>
          <w:caps w:val="0"/>
          <w:szCs w:val="22"/>
        </w:rPr>
        <w:lastRenderedPageBreak/>
        <w:t>RECOMENDACIONES</w:t>
      </w:r>
      <w:bookmarkEnd w:id="227"/>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TreeTagger para el etiquetado (</w:t>
      </w:r>
      <w:r w:rsidR="00077CDF" w:rsidRPr="00077CDF">
        <w:t>POS tagging</w:t>
      </w:r>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228" w:name="_Toc417458855"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bookmarkEnd w:id="228" w:displacedByCustomXml="prev"/>
        <w:p w:rsidR="000E6F98" w:rsidRDefault="008649DF">
          <w:pPr>
            <w:pStyle w:val="Ttulo1"/>
          </w:pPr>
          <w:r>
            <w:rPr>
              <w:lang w:val="es-ES"/>
            </w:rPr>
            <w:t>BIBLIOGRAFÍA</w:t>
          </w:r>
        </w:p>
        <w:sdt>
          <w:sdtPr>
            <w:id w:val="111145805"/>
            <w:bibliography/>
          </w:sdtPr>
          <w:sdtContent>
            <w:p w:rsidR="008649DF" w:rsidRPr="008649DF" w:rsidRDefault="000E6F98" w:rsidP="008649DF">
              <w:pPr>
                <w:pStyle w:val="Bibliografa"/>
                <w:ind w:left="720" w:hanging="720"/>
                <w:rPr>
                  <w:noProof/>
                  <w:lang w:val="en-US"/>
                </w:rPr>
              </w:pPr>
              <w:r>
                <w:fldChar w:fldCharType="begin"/>
              </w:r>
              <w:r w:rsidRPr="00823302">
                <w:instrText>BIBLIOGRAPHY</w:instrText>
              </w:r>
              <w:r>
                <w:fldChar w:fldCharType="separate"/>
              </w:r>
              <w:r w:rsidR="008649DF">
                <w:rPr>
                  <w:noProof/>
                  <w:lang w:val="es-ES"/>
                </w:rPr>
                <w:t xml:space="preserve">Albahari, J., &amp; Albahari, B. (2012). </w:t>
              </w:r>
              <w:r w:rsidR="008649DF" w:rsidRPr="008649DF">
                <w:rPr>
                  <w:noProof/>
                  <w:lang w:val="en-US"/>
                </w:rPr>
                <w:t xml:space="preserve">C# 5.0 IN A NUTSHELL. En </w:t>
              </w:r>
              <w:r w:rsidR="008649DF" w:rsidRPr="008649DF">
                <w:rPr>
                  <w:i/>
                  <w:iCs/>
                  <w:noProof/>
                  <w:lang w:val="en-US"/>
                </w:rPr>
                <w:t>656.</w:t>
              </w:r>
              <w:r w:rsidR="008649DF" w:rsidRPr="008649DF">
                <w:rPr>
                  <w:noProof/>
                  <w:lang w:val="en-US"/>
                </w:rPr>
                <w:t xml:space="preserve"> O’Reilly.</w:t>
              </w:r>
            </w:p>
            <w:p w:rsidR="008649DF" w:rsidRDefault="008649DF" w:rsidP="008649DF">
              <w:pPr>
                <w:pStyle w:val="Bibliografa"/>
                <w:ind w:left="720" w:hanging="720"/>
                <w:rPr>
                  <w:noProof/>
                  <w:lang w:val="es-ES"/>
                </w:rPr>
              </w:pPr>
              <w:r w:rsidRPr="008649DF">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8649DF" w:rsidRPr="008649DF" w:rsidRDefault="008649DF" w:rsidP="008649DF">
              <w:pPr>
                <w:pStyle w:val="Bibliografa"/>
                <w:ind w:left="720" w:hanging="720"/>
                <w:rPr>
                  <w:noProof/>
                  <w:lang w:val="en-US"/>
                </w:rPr>
              </w:pPr>
              <w:r>
                <w:rPr>
                  <w:noProof/>
                  <w:lang w:val="es-ES"/>
                </w:rPr>
                <w:t xml:space="preserve">Berners-Lee, T. (23 de Julio de 2006). </w:t>
              </w:r>
              <w:r w:rsidRPr="008649DF">
                <w:rPr>
                  <w:noProof/>
                  <w:lang w:val="en-US"/>
                </w:rPr>
                <w:t>Linked Data - Design Issues.</w:t>
              </w:r>
            </w:p>
            <w:p w:rsidR="008649DF" w:rsidRDefault="008649DF" w:rsidP="008649DF">
              <w:pPr>
                <w:pStyle w:val="Bibliografa"/>
                <w:ind w:left="720" w:hanging="720"/>
                <w:rPr>
                  <w:noProof/>
                  <w:lang w:val="es-ES"/>
                </w:rPr>
              </w:pPr>
              <w:r w:rsidRPr="008649DF">
                <w:rPr>
                  <w:noProof/>
                  <w:lang w:val="en-US"/>
                </w:rPr>
                <w:t xml:space="preserve">Berners-Lee, T., Fielding, R., &amp; Masinter, L. (01 de 2005). </w:t>
              </w:r>
              <w:r w:rsidRPr="008649DF">
                <w:rPr>
                  <w:i/>
                  <w:iCs/>
                  <w:noProof/>
                  <w:lang w:val="en-US"/>
                </w:rPr>
                <w:t>Uniform Resource Identifier (URI): Generic Syntax.</w:t>
              </w:r>
              <w:r w:rsidRPr="008649DF">
                <w:rPr>
                  <w:noProof/>
                  <w:lang w:val="en-US"/>
                </w:rPr>
                <w:t xml:space="preserve"> </w:t>
              </w:r>
              <w:r>
                <w:rPr>
                  <w:noProof/>
                  <w:lang w:val="es-ES"/>
                </w:rPr>
                <w:t>Recuperado el 24 de 06 de 2014, de http://tools.ietf.org/html/rfc3986</w:t>
              </w:r>
            </w:p>
            <w:p w:rsidR="008649DF" w:rsidRDefault="008649DF" w:rsidP="008649DF">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8649DF" w:rsidRDefault="008649DF" w:rsidP="008649DF">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8649DF" w:rsidRDefault="008649DF" w:rsidP="008649DF">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8649DF" w:rsidRDefault="008649DF" w:rsidP="008649DF">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8649DF" w:rsidRPr="008649DF" w:rsidRDefault="008649DF" w:rsidP="008649DF">
              <w:pPr>
                <w:pStyle w:val="Bibliografa"/>
                <w:ind w:left="720" w:hanging="720"/>
                <w:rPr>
                  <w:noProof/>
                  <w:lang w:val="en-US"/>
                </w:rPr>
              </w:pPr>
              <w:r>
                <w:rPr>
                  <w:noProof/>
                  <w:lang w:val="es-ES"/>
                </w:rPr>
                <w:t xml:space="preserve">Cutting, D., Kupiec, J., Pedersen, J., &amp; Sibun, P. (Marzo de 1992). </w:t>
              </w:r>
              <w:r w:rsidRPr="008649DF">
                <w:rPr>
                  <w:noProof/>
                  <w:lang w:val="en-US"/>
                </w:rPr>
                <w:t>A Practical Part of Speech Tagger.</w:t>
              </w:r>
            </w:p>
            <w:p w:rsidR="008649DF" w:rsidRDefault="008649DF" w:rsidP="008649DF">
              <w:pPr>
                <w:pStyle w:val="Bibliografa"/>
                <w:ind w:left="720" w:hanging="720"/>
                <w:rPr>
                  <w:noProof/>
                  <w:lang w:val="es-ES"/>
                </w:rPr>
              </w:pPr>
              <w:r w:rsidRPr="008649DF">
                <w:rPr>
                  <w:noProof/>
                  <w:lang w:val="en-US"/>
                </w:rPr>
                <w:t xml:space="preserve">Cyganiak, R., Wood, D., &amp; Lanthaler, M. (25 de 02 de 2014). </w:t>
              </w:r>
              <w:r w:rsidRPr="008649DF">
                <w:rPr>
                  <w:i/>
                  <w:iCs/>
                  <w:noProof/>
                  <w:lang w:val="en-US"/>
                </w:rPr>
                <w:t>RDF 1.1 Concepts and Abstract Syntax.</w:t>
              </w:r>
              <w:r w:rsidRPr="008649DF">
                <w:rPr>
                  <w:noProof/>
                  <w:lang w:val="en-US"/>
                </w:rPr>
                <w:t xml:space="preserve"> </w:t>
              </w:r>
              <w:r>
                <w:rPr>
                  <w:noProof/>
                  <w:lang w:val="es-ES"/>
                </w:rPr>
                <w:t>Recuperado el 25 de 06 de 2014, de W3C Recommendation: http://www.w3.org/TR/2014/REC-rdf11-concepts-20140225/</w:t>
              </w:r>
            </w:p>
            <w:p w:rsidR="008649DF" w:rsidRDefault="008649DF" w:rsidP="008649DF">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8649DF" w:rsidRDefault="008649DF" w:rsidP="008649DF">
              <w:pPr>
                <w:pStyle w:val="Bibliografa"/>
                <w:ind w:left="720" w:hanging="720"/>
                <w:rPr>
                  <w:noProof/>
                  <w:lang w:val="es-ES"/>
                </w:rPr>
              </w:pPr>
              <w:r>
                <w:rPr>
                  <w:noProof/>
                  <w:lang w:val="es-ES"/>
                </w:rPr>
                <w:t xml:space="preserve">Lehmann, J., Isele, R., Jakob, M., Jentzsch, A., Kontokostas, D., Mendes, P. N., y otros. </w:t>
              </w:r>
              <w:r w:rsidRPr="008649DF">
                <w:rPr>
                  <w:noProof/>
                  <w:lang w:val="en-US"/>
                </w:rPr>
                <w:t xml:space="preserve">(2012). </w:t>
              </w:r>
              <w:r w:rsidRPr="008649DF">
                <w:rPr>
                  <w:i/>
                  <w:iCs/>
                  <w:noProof/>
                  <w:lang w:val="en-US"/>
                </w:rPr>
                <w:t>DBpedia - A Large-scale, Multilingual Knowledge Base Extracted from Wikipedia</w:t>
              </w:r>
              <w:r w:rsidRPr="008649DF">
                <w:rPr>
                  <w:noProof/>
                  <w:lang w:val="en-US"/>
                </w:rPr>
                <w:t xml:space="preserve">. </w:t>
              </w:r>
              <w:r>
                <w:rPr>
                  <w:noProof/>
                  <w:lang w:val="es-ES"/>
                </w:rPr>
                <w:t>Obtenido de http://semantic-web-journal.net/system/files/swj499.pdf</w:t>
              </w:r>
            </w:p>
            <w:p w:rsidR="008649DF" w:rsidRDefault="008649DF" w:rsidP="008649DF">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8649DF" w:rsidRDefault="008649DF" w:rsidP="008649DF">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8649DF" w:rsidRDefault="008649DF" w:rsidP="008649DF">
              <w:pPr>
                <w:pStyle w:val="Bibliografa"/>
                <w:ind w:left="720" w:hanging="720"/>
                <w:rPr>
                  <w:noProof/>
                  <w:lang w:val="es-ES"/>
                </w:rPr>
              </w:pPr>
              <w:r w:rsidRPr="008649DF">
                <w:rPr>
                  <w:noProof/>
                  <w:lang w:val="en-US"/>
                </w:rPr>
                <w:t xml:space="preserve">Miller, E. (Mayo de 1998). </w:t>
              </w:r>
              <w:r w:rsidRPr="008649DF">
                <w:rPr>
                  <w:i/>
                  <w:iCs/>
                  <w:noProof/>
                  <w:lang w:val="en-US"/>
                </w:rPr>
                <w:t>An Introduction to the Resource Description Framework</w:t>
              </w:r>
              <w:r w:rsidRPr="008649DF">
                <w:rPr>
                  <w:noProof/>
                  <w:lang w:val="en-US"/>
                </w:rPr>
                <w:t xml:space="preserve">. </w:t>
              </w:r>
              <w:r>
                <w:rPr>
                  <w:noProof/>
                  <w:lang w:val="es-ES"/>
                </w:rPr>
                <w:t>Recuperado el 27 de 06 de 2014, de http://www.dlib.org/dlib/may98/miller/05miller.html</w:t>
              </w:r>
            </w:p>
            <w:p w:rsidR="008649DF" w:rsidRPr="008649DF" w:rsidRDefault="008649DF" w:rsidP="008649DF">
              <w:pPr>
                <w:pStyle w:val="Bibliografa"/>
                <w:ind w:left="720" w:hanging="720"/>
                <w:rPr>
                  <w:noProof/>
                  <w:lang w:val="en-US"/>
                </w:rPr>
              </w:pPr>
              <w:r w:rsidRPr="008649DF">
                <w:rPr>
                  <w:noProof/>
                  <w:lang w:val="en-US"/>
                </w:rPr>
                <w:lastRenderedPageBreak/>
                <w:t xml:space="preserve">Miller, E. (1998). Wiley Online Library. </w:t>
              </w:r>
              <w:r w:rsidRPr="008649DF">
                <w:rPr>
                  <w:i/>
                  <w:iCs/>
                  <w:noProof/>
                  <w:lang w:val="en-US"/>
                </w:rPr>
                <w:t>Bulletin of the American Society for Information Science and Technology</w:t>
              </w:r>
              <w:r w:rsidRPr="008649DF">
                <w:rPr>
                  <w:noProof/>
                  <w:lang w:val="en-US"/>
                </w:rPr>
                <w:t>, 15-19.</w:t>
              </w:r>
            </w:p>
            <w:p w:rsidR="008649DF" w:rsidRDefault="008649DF" w:rsidP="008649DF">
              <w:pPr>
                <w:pStyle w:val="Bibliografa"/>
                <w:ind w:left="720" w:hanging="720"/>
                <w:rPr>
                  <w:noProof/>
                  <w:lang w:val="es-ES"/>
                </w:rPr>
              </w:pPr>
              <w:r>
                <w:rPr>
                  <w:noProof/>
                  <w:lang w:val="es-ES"/>
                </w:rPr>
                <w:t xml:space="preserve">Morocho, J. C., Piedra, N., &amp; Valverde, M. F. (2012). </w:t>
              </w:r>
              <w:bookmarkStart w:id="229" w:name="_GoBack"/>
              <w:r>
                <w:rPr>
                  <w:i/>
                  <w:iCs/>
                  <w:noProof/>
                  <w:lang w:val="es-ES"/>
                </w:rPr>
                <w:t>Estudio sobre la aplicación de Linked Data a la Legislación de Educación Superior en Latinoamérica.</w:t>
              </w:r>
              <w:r>
                <w:rPr>
                  <w:noProof/>
                  <w:lang w:val="es-ES"/>
                </w:rPr>
                <w:t xml:space="preserve"> </w:t>
              </w:r>
              <w:bookmarkEnd w:id="229"/>
            </w:p>
            <w:p w:rsidR="008649DF" w:rsidRPr="008649DF" w:rsidRDefault="008649DF" w:rsidP="008649DF">
              <w:pPr>
                <w:pStyle w:val="Bibliografa"/>
                <w:ind w:left="720" w:hanging="720"/>
                <w:rPr>
                  <w:noProof/>
                  <w:lang w:val="en-US"/>
                </w:rPr>
              </w:pPr>
              <w:r>
                <w:rPr>
                  <w:noProof/>
                  <w:lang w:val="es-ES"/>
                </w:rPr>
                <w:t xml:space="preserve">Pautasso, C., Zimmermann, O., &amp; Leymann, F. (Abril de 2008). </w:t>
              </w:r>
              <w:r w:rsidRPr="008649DF">
                <w:rPr>
                  <w:noProof/>
                  <w:lang w:val="en-US"/>
                </w:rPr>
                <w:t>RESTful Web Services vs. “Big” Web Services: Making the Right Architectural Decision.</w:t>
              </w:r>
            </w:p>
            <w:p w:rsidR="008649DF" w:rsidRDefault="008649DF" w:rsidP="008649DF">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8649DF" w:rsidRDefault="008649DF" w:rsidP="008649DF">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8649DF" w:rsidRPr="008649DF" w:rsidRDefault="008649DF" w:rsidP="008649DF">
              <w:pPr>
                <w:pStyle w:val="Bibliografa"/>
                <w:ind w:left="720" w:hanging="720"/>
                <w:rPr>
                  <w:noProof/>
                  <w:lang w:val="en-US"/>
                </w:rPr>
              </w:pPr>
              <w:r>
                <w:rPr>
                  <w:noProof/>
                  <w:lang w:val="es-ES"/>
                </w:rPr>
                <w:t xml:space="preserve">Piedra, N., Chicaiza, J. A., &amp; López, J. (junio de 2014). </w:t>
              </w:r>
              <w:r w:rsidRPr="008649DF">
                <w:rPr>
                  <w:noProof/>
                  <w:lang w:val="en-US"/>
                </w:rPr>
                <w:t>An Architecture based on Linked Data technologies for the Integration and reuse of OER in MOOCs Context.</w:t>
              </w:r>
            </w:p>
            <w:p w:rsidR="008649DF" w:rsidRPr="008649DF" w:rsidRDefault="008649DF" w:rsidP="008649DF">
              <w:pPr>
                <w:pStyle w:val="Bibliografa"/>
                <w:ind w:left="720" w:hanging="720"/>
                <w:rPr>
                  <w:noProof/>
                  <w:lang w:val="en-US"/>
                </w:rPr>
              </w:pPr>
              <w:r>
                <w:rPr>
                  <w:noProof/>
                  <w:lang w:val="es-ES"/>
                </w:rPr>
                <w:t xml:space="preserve">Piedra, N., Tovar, E., Colomo-Palacios, R., Lopez-Varga, s. J., &amp; Chicaiza, A. J. (2014). </w:t>
              </w:r>
              <w:r w:rsidRPr="008649DF">
                <w:rPr>
                  <w:noProof/>
                  <w:lang w:val="en-US"/>
                </w:rPr>
                <w:t>Consuming and producing linked open data: the case of OpenCourseWare.</w:t>
              </w:r>
            </w:p>
            <w:p w:rsidR="008649DF" w:rsidRDefault="008649DF" w:rsidP="008649DF">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8649DF" w:rsidRPr="008649DF" w:rsidRDefault="008649DF" w:rsidP="008649DF">
              <w:pPr>
                <w:pStyle w:val="Bibliografa"/>
                <w:ind w:left="720" w:hanging="720"/>
                <w:rPr>
                  <w:noProof/>
                  <w:lang w:val="en-US"/>
                </w:rPr>
              </w:pPr>
              <w:r w:rsidRPr="008649DF">
                <w:rPr>
                  <w:noProof/>
                  <w:lang w:val="en-US"/>
                </w:rPr>
                <w:t xml:space="preserve">Richardson, L., &amp; Amundsen, M. (2013). </w:t>
              </w:r>
              <w:r w:rsidRPr="008649DF">
                <w:rPr>
                  <w:i/>
                  <w:iCs/>
                  <w:noProof/>
                  <w:lang w:val="en-US"/>
                </w:rPr>
                <w:t>RESTful Web APIs.</w:t>
              </w:r>
              <w:r w:rsidRPr="008649DF">
                <w:rPr>
                  <w:noProof/>
                  <w:lang w:val="en-US"/>
                </w:rPr>
                <w:t xml:space="preserve"> O'REiLLY.</w:t>
              </w:r>
            </w:p>
            <w:p w:rsidR="008649DF" w:rsidRPr="008649DF" w:rsidRDefault="008649DF" w:rsidP="008649DF">
              <w:pPr>
                <w:pStyle w:val="Bibliografa"/>
                <w:ind w:left="720" w:hanging="720"/>
                <w:rPr>
                  <w:noProof/>
                  <w:lang w:val="en-US"/>
                </w:rPr>
              </w:pPr>
              <w:r w:rsidRPr="008649DF">
                <w:rPr>
                  <w:noProof/>
                  <w:lang w:val="en-US"/>
                </w:rPr>
                <w:t xml:space="preserve">Richardson, L., &amp; Ruby, S. (2007). RESTful Web Services. En L. Richardson, &amp; S. Ruby, </w:t>
              </w:r>
              <w:r w:rsidRPr="008649DF">
                <w:rPr>
                  <w:i/>
                  <w:iCs/>
                  <w:noProof/>
                  <w:lang w:val="en-US"/>
                </w:rPr>
                <w:t>RESTful Web Services</w:t>
              </w:r>
              <w:r w:rsidRPr="008649DF">
                <w:rPr>
                  <w:noProof/>
                  <w:lang w:val="en-US"/>
                </w:rPr>
                <w:t xml:space="preserve"> (pág. 299). O'Reilly.</w:t>
              </w:r>
            </w:p>
            <w:p w:rsidR="008649DF" w:rsidRPr="008649DF" w:rsidRDefault="008649DF" w:rsidP="008649DF">
              <w:pPr>
                <w:pStyle w:val="Bibliografa"/>
                <w:ind w:left="720" w:hanging="720"/>
                <w:rPr>
                  <w:noProof/>
                  <w:lang w:val="en-US"/>
                </w:rPr>
              </w:pPr>
              <w:r w:rsidRPr="008649DF">
                <w:rPr>
                  <w:noProof/>
                  <w:lang w:val="en-US"/>
                </w:rPr>
                <w:t xml:space="preserve">Ruby, L. R. (2007). </w:t>
              </w:r>
              <w:r w:rsidRPr="008649DF">
                <w:rPr>
                  <w:i/>
                  <w:iCs/>
                  <w:noProof/>
                  <w:lang w:val="en-US"/>
                </w:rPr>
                <w:t>RESTful Web Services.</w:t>
              </w:r>
            </w:p>
            <w:p w:rsidR="008649DF" w:rsidRDefault="008649DF" w:rsidP="008649DF">
              <w:pPr>
                <w:pStyle w:val="Bibliografa"/>
                <w:ind w:left="720" w:hanging="720"/>
                <w:rPr>
                  <w:noProof/>
                  <w:lang w:val="es-ES"/>
                </w:rPr>
              </w:pPr>
              <w:r w:rsidRPr="008649DF">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8649DF" w:rsidRPr="008649DF" w:rsidRDefault="008649DF" w:rsidP="008649DF">
              <w:pPr>
                <w:pStyle w:val="Bibliografa"/>
                <w:ind w:left="720" w:hanging="720"/>
                <w:rPr>
                  <w:noProof/>
                  <w:lang w:val="en-US"/>
                </w:rPr>
              </w:pPr>
              <w:r w:rsidRPr="008649DF">
                <w:rPr>
                  <w:noProof/>
                  <w:lang w:val="en-US"/>
                </w:rPr>
                <w:t xml:space="preserve">Sandeep Chatterjee, j. W. (2004). </w:t>
              </w:r>
              <w:r w:rsidRPr="008649DF">
                <w:rPr>
                  <w:i/>
                  <w:iCs/>
                  <w:noProof/>
                  <w:lang w:val="en-US"/>
                </w:rPr>
                <w:t>Developing Enterprise Web Services: An Architect's Guide.</w:t>
              </w:r>
              <w:r w:rsidRPr="008649DF">
                <w:rPr>
                  <w:noProof/>
                  <w:lang w:val="en-US"/>
                </w:rPr>
                <w:t xml:space="preserve"> Person Education Inc.</w:t>
              </w:r>
            </w:p>
            <w:p w:rsidR="008649DF" w:rsidRPr="008649DF" w:rsidRDefault="008649DF" w:rsidP="008649DF">
              <w:pPr>
                <w:pStyle w:val="Bibliografa"/>
                <w:ind w:left="720" w:hanging="720"/>
                <w:rPr>
                  <w:noProof/>
                  <w:lang w:val="en-US"/>
                </w:rPr>
              </w:pPr>
              <w:r w:rsidRPr="008649DF">
                <w:rPr>
                  <w:noProof/>
                  <w:lang w:val="en-US"/>
                </w:rPr>
                <w:t xml:space="preserve">Satanjeev, B. (2002). </w:t>
              </w:r>
              <w:r w:rsidRPr="008649DF">
                <w:rPr>
                  <w:i/>
                  <w:iCs/>
                  <w:noProof/>
                  <w:lang w:val="en-US"/>
                </w:rPr>
                <w:t>Adapting the Lesk Algorithm for Word Sense Disambiguation to WordNet.</w:t>
              </w:r>
              <w:r w:rsidRPr="008649DF">
                <w:rPr>
                  <w:noProof/>
                  <w:lang w:val="en-US"/>
                </w:rPr>
                <w:t xml:space="preserve"> </w:t>
              </w:r>
            </w:p>
            <w:p w:rsidR="008649DF" w:rsidRPr="008649DF" w:rsidRDefault="008649DF" w:rsidP="008649DF">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8649DF">
                <w:rPr>
                  <w:noProof/>
                  <w:lang w:val="en-US"/>
                </w:rPr>
                <w:t>Obtenido de W3C Working Group: http://www.w3.org/TR/2014/NOTE-rdf11-primer-20140624/</w:t>
              </w:r>
            </w:p>
            <w:p w:rsidR="008649DF" w:rsidRDefault="008649DF" w:rsidP="008649DF">
              <w:pPr>
                <w:pStyle w:val="Bibliografa"/>
                <w:ind w:left="720" w:hanging="720"/>
                <w:rPr>
                  <w:noProof/>
                  <w:lang w:val="es-ES"/>
                </w:rPr>
              </w:pPr>
              <w:r w:rsidRPr="008649DF">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8649DF" w:rsidRDefault="008649DF" w:rsidP="008649DF">
              <w:pPr>
                <w:pStyle w:val="Bibliografa"/>
                <w:ind w:left="720" w:hanging="720"/>
                <w:rPr>
                  <w:noProof/>
                  <w:lang w:val="es-ES"/>
                </w:rPr>
              </w:pPr>
              <w:r>
                <w:rPr>
                  <w:noProof/>
                  <w:lang w:val="es-ES"/>
                </w:rPr>
                <w:lastRenderedPageBreak/>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8649DF" w:rsidRPr="008649DF" w:rsidRDefault="008649DF" w:rsidP="008649DF">
              <w:pPr>
                <w:pStyle w:val="Bibliografa"/>
                <w:ind w:left="720" w:hanging="720"/>
                <w:rPr>
                  <w:noProof/>
                  <w:lang w:val="en-US"/>
                </w:rPr>
              </w:pPr>
              <w:r>
                <w:rPr>
                  <w:noProof/>
                  <w:lang w:val="es-ES"/>
                </w:rPr>
                <w:t xml:space="preserve">Tjong Kim Sang, E. F., &amp; Buchholz, S. (Septiembre de 2000). </w:t>
              </w:r>
              <w:r w:rsidRPr="008649DF">
                <w:rPr>
                  <w:noProof/>
                  <w:lang w:val="en-US"/>
                </w:rPr>
                <w:t>Introduction to the CoNLL-2000 shared task: Chunking.</w:t>
              </w:r>
            </w:p>
            <w:p w:rsidR="008649DF" w:rsidRDefault="008649DF" w:rsidP="008649DF">
              <w:pPr>
                <w:pStyle w:val="Bibliografa"/>
                <w:ind w:left="720" w:hanging="720"/>
                <w:rPr>
                  <w:noProof/>
                  <w:lang w:val="es-ES"/>
                </w:rPr>
              </w:pPr>
              <w:r w:rsidRPr="008649DF">
                <w:rPr>
                  <w:noProof/>
                  <w:lang w:val="en-US"/>
                </w:rPr>
                <w:t xml:space="preserve">W3C. (01 de 2005). </w:t>
              </w:r>
              <w:r w:rsidRPr="008649DF">
                <w:rPr>
                  <w:i/>
                  <w:iCs/>
                  <w:noProof/>
                  <w:lang w:val="en-US"/>
                </w:rPr>
                <w:t>Uniform Resource Identifier (URI): Generic Syntax.</w:t>
              </w:r>
              <w:r w:rsidRPr="008649DF">
                <w:rPr>
                  <w:noProof/>
                  <w:lang w:val="en-US"/>
                </w:rPr>
                <w:t xml:space="preserve"> </w:t>
              </w:r>
              <w:r>
                <w:rPr>
                  <w:noProof/>
                  <w:lang w:val="es-ES"/>
                </w:rPr>
                <w:t>Recuperado el 22 de 02 de 2014, de January 2005</w:t>
              </w:r>
            </w:p>
            <w:p w:rsidR="008649DF" w:rsidRDefault="008649DF" w:rsidP="008649DF">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8649DF" w:rsidRDefault="008649DF" w:rsidP="008649DF">
              <w:pPr>
                <w:pStyle w:val="Bibliografa"/>
                <w:ind w:left="720" w:hanging="720"/>
                <w:rPr>
                  <w:noProof/>
                  <w:lang w:val="es-ES"/>
                </w:rPr>
              </w:pPr>
              <w:r w:rsidRPr="008649DF">
                <w:rPr>
                  <w:noProof/>
                  <w:lang w:val="en-US"/>
                </w:rPr>
                <w:t xml:space="preserve">Wood, D. (25 de 02 de 2014). </w:t>
              </w:r>
              <w:r w:rsidRPr="008649DF">
                <w:rPr>
                  <w:i/>
                  <w:iCs/>
                  <w:noProof/>
                  <w:lang w:val="en-US"/>
                </w:rPr>
                <w:t>What’s New in RDF 1.1.</w:t>
              </w:r>
              <w:r w:rsidRPr="008649DF">
                <w:rPr>
                  <w:noProof/>
                  <w:lang w:val="en-US"/>
                </w:rPr>
                <w:t xml:space="preserve"> </w:t>
              </w:r>
              <w:r>
                <w:rPr>
                  <w:noProof/>
                  <w:lang w:val="es-ES"/>
                </w:rPr>
                <w:t>Obtenido de W3C: http://www.w3.org/TR/2014/NOTE-rdf11-new-20140225/</w:t>
              </w:r>
            </w:p>
            <w:p w:rsidR="000E6F98" w:rsidRDefault="000E6F98" w:rsidP="008649DF">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230" w:name="_Toc417458856"/>
      <w:r w:rsidRPr="00E90AF9">
        <w:rPr>
          <w:rFonts w:cs="Arial"/>
          <w:szCs w:val="22"/>
        </w:rPr>
        <w:t>Anexos</w:t>
      </w:r>
      <w:bookmarkEnd w:id="230"/>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A524BF">
      <w:pPr>
        <w:pStyle w:val="Nivel2"/>
        <w:numPr>
          <w:ilvl w:val="0"/>
          <w:numId w:val="36"/>
        </w:numPr>
      </w:pPr>
      <w:bookmarkStart w:id="231" w:name="_Toc417458857"/>
      <w:r w:rsidRPr="00F60FE4">
        <w:lastRenderedPageBreak/>
        <w:t>Anexo 1:</w:t>
      </w:r>
      <w:r w:rsidR="00F60FE4" w:rsidRPr="00F60FE4">
        <w:t xml:space="preserve"> Especificación de Requerimientos de Software (ERS)</w:t>
      </w:r>
      <w:bookmarkEnd w:id="231"/>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232" w:name="Version"/>
      <w:r>
        <w:rPr>
          <w:rFonts w:ascii="Bookman Old Style" w:hAnsi="Bookman Old Style"/>
          <w:lang w:val="es-ES_tradnl"/>
        </w:rPr>
        <w:t>[1.0</w:t>
      </w:r>
      <w:ins w:id="233" w:author="Leonardo Salcedo" w:date="2011-04-25T16:28:00Z">
        <w:del w:id="234" w:author="DieGo" w:date="2012-05-29T09:27:00Z">
          <w:r w:rsidDel="00BB4F84">
            <w:rPr>
              <w:rFonts w:ascii="Bookman Old Style" w:hAnsi="Bookman Old Style"/>
              <w:lang w:val="es-ES_tradnl"/>
            </w:rPr>
            <w:delText>5</w:delText>
          </w:r>
        </w:del>
      </w:ins>
      <w:del w:id="235"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232"/>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236" w:name="_Toc400366866"/>
      <w:r w:rsidRPr="00281D73">
        <w:rPr>
          <w:b/>
          <w:sz w:val="24"/>
          <w:lang w:val="es-ES_tradnl"/>
        </w:rPr>
        <w:lastRenderedPageBreak/>
        <w:t>Información de Documento</w:t>
      </w:r>
      <w:bookmarkEnd w:id="236"/>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237"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237"/>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238"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238"/>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239" w:name="_Toc358799190"/>
      <w:bookmarkStart w:id="240" w:name="_Toc399771639"/>
      <w:bookmarkStart w:id="241"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239"/>
      <w:bookmarkEnd w:id="240"/>
      <w:bookmarkEnd w:id="241"/>
    </w:p>
    <w:p w:rsidR="00A35BD2" w:rsidRDefault="00A35BD2" w:rsidP="00A35BD2">
      <w:pPr>
        <w:pStyle w:val="contenido"/>
        <w:rPr>
          <w:rFonts w:ascii="Bookman Old Style" w:hAnsi="Bookman Old Style"/>
          <w:b/>
          <w:sz w:val="28"/>
          <w:szCs w:val="26"/>
          <w:lang w:val="es-ES_tradnl"/>
        </w:rPr>
      </w:pPr>
      <w:bookmarkStart w:id="242" w:name="_Toc358799191"/>
      <w:bookmarkStart w:id="243" w:name="_Toc399771640"/>
      <w:bookmarkStart w:id="244"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42"/>
      <w:bookmarkEnd w:id="243"/>
      <w:bookmarkEnd w:id="244"/>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45" w:name="_Toc358799192"/>
      <w:bookmarkStart w:id="246" w:name="_Toc399771641"/>
      <w:bookmarkStart w:id="247" w:name="_Toc400366871"/>
      <w:r w:rsidRPr="00A35BD2">
        <w:rPr>
          <w:rFonts w:ascii="Bookman Old Style" w:hAnsi="Bookman Old Style"/>
          <w:b/>
          <w:bCs/>
          <w:sz w:val="28"/>
          <w:szCs w:val="32"/>
          <w:lang w:val="es-ES_tradnl"/>
        </w:rPr>
        <w:t>Problemas Conocidos</w:t>
      </w:r>
      <w:bookmarkEnd w:id="245"/>
      <w:bookmarkEnd w:id="246"/>
      <w:bookmarkEnd w:id="247"/>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7F2776">
      <w:pPr>
        <w:pStyle w:val="NormalInd"/>
        <w:numPr>
          <w:ilvl w:val="0"/>
          <w:numId w:val="15"/>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48" w:name="_Toc358799193"/>
      <w:bookmarkStart w:id="249" w:name="_Toc399771642"/>
      <w:bookmarkStart w:id="250"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48"/>
      <w:bookmarkEnd w:id="249"/>
      <w:bookmarkEnd w:id="250"/>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1"/>
            </w:r>
          </w:p>
        </w:tc>
      </w:tr>
    </w:tbl>
    <w:p w:rsidR="008A118B" w:rsidRDefault="008A118B" w:rsidP="00361097">
      <w:pPr>
        <w:pStyle w:val="contenido"/>
        <w:rPr>
          <w:lang w:val="es-ES_tradnl"/>
        </w:rPr>
      </w:pPr>
      <w:bookmarkStart w:id="251" w:name="_Toc358799194"/>
      <w:bookmarkStart w:id="252" w:name="_Toc399771643"/>
    </w:p>
    <w:p w:rsidR="001B7D7D" w:rsidRPr="00A35BD2" w:rsidRDefault="001B7D7D" w:rsidP="00281D73">
      <w:pPr>
        <w:spacing w:before="100"/>
        <w:ind w:left="426"/>
        <w:rPr>
          <w:rFonts w:ascii="Bookman Old Style" w:hAnsi="Bookman Old Style"/>
          <w:b/>
          <w:bCs/>
          <w:sz w:val="28"/>
          <w:szCs w:val="32"/>
          <w:lang w:val="es-ES_tradnl"/>
        </w:rPr>
      </w:pPr>
      <w:bookmarkStart w:id="253" w:name="_Toc400366873"/>
      <w:r w:rsidRPr="00A35BD2">
        <w:rPr>
          <w:rFonts w:ascii="Bookman Old Style" w:hAnsi="Bookman Old Style"/>
          <w:b/>
          <w:bCs/>
          <w:sz w:val="28"/>
          <w:szCs w:val="32"/>
          <w:lang w:val="es-ES_tradnl"/>
        </w:rPr>
        <w:t>Descripción  General</w:t>
      </w:r>
      <w:bookmarkEnd w:id="251"/>
      <w:bookmarkEnd w:id="252"/>
      <w:bookmarkEnd w:id="253"/>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54" w:author="DieGo" w:date="2012-05-29T12:11:00Z"/>
          <w:rFonts w:ascii="Bookman Old Style" w:hAnsi="Bookman Old Style"/>
          <w:b/>
          <w:bCs/>
          <w:sz w:val="28"/>
          <w:szCs w:val="32"/>
          <w:lang w:val="es-ES_tradnl"/>
        </w:rPr>
      </w:pPr>
      <w:del w:id="255"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56" w:author="Mayra de la Torre" w:date="2011-04-25T16:05:00Z">
        <w:del w:id="257" w:author="DieGo" w:date="2012-05-29T12:11:00Z">
          <w:r w:rsidRPr="00A35BD2" w:rsidDel="001B7A76">
            <w:rPr>
              <w:rFonts w:ascii="Bookman Old Style" w:hAnsi="Bookman Old Style"/>
              <w:b/>
              <w:bCs/>
              <w:sz w:val="28"/>
              <w:szCs w:val="32"/>
              <w:lang w:val="es-ES_tradnl"/>
            </w:rPr>
            <w:delText xml:space="preserve"> e ideas </w:delText>
          </w:r>
        </w:del>
      </w:ins>
      <w:ins w:id="258" w:author="Mayra de la Torre" w:date="2011-04-25T16:06:00Z">
        <w:del w:id="259" w:author="DieGo" w:date="2012-05-29T12:11:00Z">
          <w:r w:rsidRPr="00A35BD2" w:rsidDel="001B7A76">
            <w:rPr>
              <w:rFonts w:ascii="Bookman Old Style" w:hAnsi="Bookman Old Style"/>
              <w:b/>
              <w:bCs/>
              <w:sz w:val="28"/>
              <w:szCs w:val="32"/>
              <w:lang w:val="es-ES_tradnl"/>
            </w:rPr>
            <w:delText xml:space="preserve">entre otros </w:delText>
          </w:r>
        </w:del>
      </w:ins>
      <w:ins w:id="260" w:author="Mayra de la Torre" w:date="2011-04-25T16:05:00Z">
        <w:del w:id="261"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62" w:author="Mayra de la Torre" w:date="2011-04-25T16:06:00Z">
        <w:del w:id="263" w:author="DieGo" w:date="2012-05-29T12:11:00Z">
          <w:r w:rsidRPr="00A35BD2" w:rsidDel="001B7A76">
            <w:rPr>
              <w:rFonts w:ascii="Bookman Old Style" w:hAnsi="Bookman Old Style"/>
              <w:b/>
              <w:bCs/>
              <w:sz w:val="28"/>
              <w:szCs w:val="32"/>
              <w:lang w:val="es-ES_tradnl"/>
            </w:rPr>
            <w:delText>T</w:delText>
          </w:r>
        </w:del>
      </w:ins>
      <w:ins w:id="264" w:author="Mayra de la Torre" w:date="2011-04-25T16:05:00Z">
        <w:del w:id="265" w:author="DieGo" w:date="2012-05-29T12:11:00Z">
          <w:r w:rsidRPr="00A35BD2" w:rsidDel="001B7A76">
            <w:rPr>
              <w:rFonts w:ascii="Bookman Old Style" w:hAnsi="Bookman Old Style"/>
              <w:b/>
              <w:bCs/>
              <w:sz w:val="28"/>
              <w:szCs w:val="32"/>
              <w:lang w:val="es-ES_tradnl"/>
            </w:rPr>
            <w:delText>ecnolog</w:delText>
          </w:r>
        </w:del>
      </w:ins>
      <w:ins w:id="266" w:author="Mayra de la Torre" w:date="2011-04-25T16:06:00Z">
        <w:del w:id="267" w:author="DieGo" w:date="2012-05-29T12:11:00Z">
          <w:r w:rsidRPr="00A35BD2" w:rsidDel="001B7A76">
            <w:rPr>
              <w:rFonts w:ascii="Bookman Old Style" w:hAnsi="Bookman Old Style"/>
              <w:b/>
              <w:bCs/>
              <w:sz w:val="28"/>
              <w:szCs w:val="32"/>
              <w:lang w:val="es-ES_tradnl"/>
            </w:rPr>
            <w:delText>ía e Innovación, política industrial ;</w:delText>
          </w:r>
        </w:del>
      </w:ins>
      <w:del w:id="268"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69" w:author="Mayra de la Torre" w:date="2011-04-25T16:06:00Z">
        <w:del w:id="270" w:author="DieGo" w:date="2012-05-29T12:11:00Z">
          <w:r w:rsidRPr="00A35BD2" w:rsidDel="001B7A76">
            <w:rPr>
              <w:rFonts w:ascii="Bookman Old Style" w:hAnsi="Bookman Old Style"/>
              <w:b/>
              <w:bCs/>
              <w:sz w:val="28"/>
              <w:szCs w:val="32"/>
              <w:lang w:val="es-ES_tradnl"/>
            </w:rPr>
            <w:delText>.</w:delText>
          </w:r>
        </w:del>
      </w:ins>
      <w:del w:id="271"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72" w:name="_Toc326337107"/>
        <w:bookmarkStart w:id="273" w:name="_Toc326337132"/>
        <w:bookmarkStart w:id="274" w:name="_Toc326339157"/>
        <w:bookmarkStart w:id="275" w:name="_Toc326586402"/>
        <w:bookmarkStart w:id="276" w:name="_Toc326596600"/>
        <w:bookmarkStart w:id="277" w:name="_Toc326650543"/>
        <w:bookmarkStart w:id="278" w:name="_Toc326650713"/>
        <w:bookmarkStart w:id="279" w:name="_Toc326675296"/>
        <w:bookmarkStart w:id="280" w:name="_Toc326736086"/>
        <w:bookmarkStart w:id="281" w:name="_Toc333309322"/>
        <w:bookmarkStart w:id="282" w:name="_Toc358487574"/>
        <w:bookmarkStart w:id="283" w:name="_Toc358798396"/>
        <w:bookmarkStart w:id="284" w:name="_Toc358799195"/>
        <w:bookmarkStart w:id="285" w:name="_Toc399771644"/>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del>
    </w:p>
    <w:p w:rsidR="001B7D7D" w:rsidRPr="00A35BD2" w:rsidDel="001B7A76" w:rsidRDefault="001B7D7D" w:rsidP="00281D73">
      <w:pPr>
        <w:spacing w:before="100"/>
        <w:ind w:left="426"/>
        <w:rPr>
          <w:del w:id="286" w:author="DieGo" w:date="2012-05-29T12:11:00Z"/>
          <w:rFonts w:ascii="Bookman Old Style" w:hAnsi="Bookman Old Style"/>
          <w:b/>
          <w:bCs/>
          <w:sz w:val="28"/>
          <w:szCs w:val="32"/>
          <w:lang w:val="es-ES_tradnl"/>
        </w:rPr>
      </w:pPr>
      <w:bookmarkStart w:id="287" w:name="_Toc326337108"/>
      <w:bookmarkStart w:id="288" w:name="_Toc326337133"/>
      <w:bookmarkStart w:id="289" w:name="_Toc326339158"/>
      <w:bookmarkStart w:id="290" w:name="_Toc326586403"/>
      <w:bookmarkStart w:id="291" w:name="_Toc326596601"/>
      <w:bookmarkStart w:id="292" w:name="_Toc326650544"/>
      <w:bookmarkStart w:id="293" w:name="_Toc326650714"/>
      <w:bookmarkStart w:id="294" w:name="_Toc326675297"/>
      <w:bookmarkStart w:id="295" w:name="_Toc326736087"/>
      <w:bookmarkStart w:id="296" w:name="_Toc333309323"/>
      <w:bookmarkStart w:id="297" w:name="_Toc358487575"/>
      <w:bookmarkStart w:id="298" w:name="_Toc358798397"/>
      <w:bookmarkStart w:id="299" w:name="_Toc358799196"/>
      <w:bookmarkStart w:id="300" w:name="_Toc39977164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1B7D7D" w:rsidRPr="00A35BD2" w:rsidDel="001B7A76" w:rsidRDefault="001B7D7D" w:rsidP="00281D73">
      <w:pPr>
        <w:spacing w:before="100"/>
        <w:ind w:left="426"/>
        <w:rPr>
          <w:del w:id="301" w:author="DieGo" w:date="2012-05-29T12:11:00Z"/>
          <w:rFonts w:ascii="Bookman Old Style" w:hAnsi="Bookman Old Style"/>
          <w:b/>
          <w:bCs/>
          <w:sz w:val="28"/>
          <w:szCs w:val="32"/>
          <w:lang w:val="es-ES_tradnl"/>
        </w:rPr>
      </w:pPr>
      <w:del w:id="302"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303" w:name="_Toc326337109"/>
        <w:bookmarkStart w:id="304" w:name="_Toc326337134"/>
        <w:bookmarkStart w:id="305" w:name="_Toc326339159"/>
        <w:bookmarkStart w:id="306" w:name="_Toc326586404"/>
        <w:bookmarkStart w:id="307" w:name="_Toc326596602"/>
        <w:bookmarkStart w:id="308" w:name="_Toc326650545"/>
        <w:bookmarkStart w:id="309" w:name="_Toc326650715"/>
        <w:bookmarkStart w:id="310" w:name="_Toc326675298"/>
        <w:bookmarkStart w:id="311" w:name="_Toc326736088"/>
        <w:bookmarkStart w:id="312" w:name="_Toc333309324"/>
        <w:bookmarkStart w:id="313" w:name="_Toc358487576"/>
        <w:bookmarkStart w:id="314" w:name="_Toc358798398"/>
        <w:bookmarkStart w:id="315" w:name="_Toc358799197"/>
        <w:bookmarkStart w:id="316" w:name="_Toc399771646"/>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p w:rsidR="001B7D7D" w:rsidRPr="00A35BD2" w:rsidRDefault="001B7D7D" w:rsidP="00281D73">
      <w:pPr>
        <w:spacing w:before="100"/>
        <w:ind w:left="426"/>
        <w:rPr>
          <w:rFonts w:ascii="Bookman Old Style" w:hAnsi="Bookman Old Style"/>
          <w:b/>
          <w:bCs/>
          <w:sz w:val="28"/>
          <w:szCs w:val="32"/>
          <w:lang w:val="es-ES_tradnl"/>
        </w:rPr>
      </w:pPr>
      <w:bookmarkStart w:id="317" w:name="_Toc358799198"/>
      <w:bookmarkStart w:id="318" w:name="_Toc399771647"/>
      <w:bookmarkStart w:id="319" w:name="_Toc400366874"/>
      <w:r w:rsidRPr="00A35BD2">
        <w:rPr>
          <w:rFonts w:ascii="Bookman Old Style" w:hAnsi="Bookman Old Style"/>
          <w:b/>
          <w:bCs/>
          <w:sz w:val="28"/>
          <w:szCs w:val="32"/>
          <w:lang w:val="es-ES_tradnl"/>
        </w:rPr>
        <w:t>Perspectiva del Proyecto</w:t>
      </w:r>
      <w:bookmarkEnd w:id="317"/>
      <w:bookmarkEnd w:id="318"/>
      <w:bookmarkEnd w:id="319"/>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320" w:author="DieGo" w:date="2012-05-29T12:21:00Z"/>
          <w:rFonts w:ascii="Bookman Old Style" w:hAnsi="Bookman Old Style"/>
          <w:b/>
          <w:bCs/>
          <w:sz w:val="28"/>
          <w:szCs w:val="32"/>
          <w:lang w:val="es-ES_tradnl"/>
        </w:rPr>
      </w:pPr>
      <w:del w:id="321"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322" w:name="_Toc326337111"/>
        <w:bookmarkStart w:id="323" w:name="_Toc326337136"/>
        <w:bookmarkStart w:id="324" w:name="_Toc326339161"/>
        <w:bookmarkStart w:id="325" w:name="_Toc326586406"/>
        <w:bookmarkStart w:id="326" w:name="_Toc326596604"/>
        <w:bookmarkStart w:id="327" w:name="_Toc326650547"/>
        <w:bookmarkStart w:id="328" w:name="_Toc326650717"/>
        <w:bookmarkStart w:id="329" w:name="_Toc326675300"/>
        <w:bookmarkStart w:id="330" w:name="_Toc326736090"/>
        <w:bookmarkStart w:id="331" w:name="_Toc333309326"/>
        <w:bookmarkStart w:id="332" w:name="_Toc358487578"/>
        <w:bookmarkStart w:id="333" w:name="_Toc358798400"/>
        <w:bookmarkStart w:id="334" w:name="_Toc358799199"/>
        <w:bookmarkStart w:id="335" w:name="_Toc399771648"/>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del>
    </w:p>
    <w:p w:rsidR="001B7D7D" w:rsidRPr="00A35BD2" w:rsidRDefault="001B7D7D" w:rsidP="00281D73">
      <w:pPr>
        <w:spacing w:before="100"/>
        <w:ind w:left="426"/>
        <w:rPr>
          <w:rFonts w:ascii="Bookman Old Style" w:hAnsi="Bookman Old Style"/>
          <w:b/>
          <w:bCs/>
          <w:sz w:val="28"/>
          <w:szCs w:val="32"/>
          <w:lang w:val="es-ES_tradnl"/>
        </w:rPr>
      </w:pPr>
      <w:bookmarkStart w:id="336" w:name="_Toc358799200"/>
      <w:bookmarkStart w:id="337" w:name="_Toc399771649"/>
      <w:bookmarkStart w:id="338" w:name="_Toc400366875"/>
      <w:r w:rsidRPr="00A35BD2">
        <w:rPr>
          <w:rFonts w:ascii="Bookman Old Style" w:hAnsi="Bookman Old Style"/>
          <w:b/>
          <w:bCs/>
          <w:sz w:val="28"/>
          <w:szCs w:val="32"/>
          <w:lang w:val="es-ES_tradnl"/>
        </w:rPr>
        <w:t>Características del Producto</w:t>
      </w:r>
      <w:bookmarkEnd w:id="336"/>
      <w:bookmarkEnd w:id="337"/>
      <w:bookmarkEnd w:id="338"/>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339" w:name="_Toc358799201"/>
      <w:bookmarkStart w:id="340" w:name="_Toc399771650"/>
      <w:bookmarkStart w:id="341"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339"/>
      <w:bookmarkEnd w:id="340"/>
      <w:bookmarkEnd w:id="341"/>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42" w:name="_Toc358799202"/>
      <w:bookmarkStart w:id="343" w:name="_Toc399771651"/>
      <w:bookmarkStart w:id="344"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42"/>
      <w:bookmarkEnd w:id="343"/>
      <w:bookmarkEnd w:id="344"/>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45" w:name="_Toc358799203"/>
      <w:bookmarkStart w:id="346" w:name="_Toc399771652"/>
      <w:bookmarkStart w:id="347"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45"/>
      <w:bookmarkEnd w:id="346"/>
      <w:bookmarkEnd w:id="347"/>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48" w:name="_Toc358799204"/>
      <w:bookmarkStart w:id="349" w:name="_Toc399771653"/>
      <w:bookmarkStart w:id="350" w:name="_Toc400366879"/>
      <w:r w:rsidRPr="00281D73">
        <w:rPr>
          <w:rFonts w:ascii="Bookman Old Style" w:hAnsi="Bookman Old Style"/>
          <w:b/>
          <w:sz w:val="32"/>
          <w:lang w:val="es-ES_tradnl"/>
        </w:rPr>
        <w:t>Requerimientos Funcionales.</w:t>
      </w:r>
      <w:bookmarkEnd w:id="348"/>
      <w:bookmarkEnd w:id="349"/>
      <w:bookmarkEnd w:id="350"/>
    </w:p>
    <w:p w:rsidR="00281D73" w:rsidRDefault="00281D73" w:rsidP="00281D73">
      <w:pPr>
        <w:spacing w:before="100"/>
        <w:ind w:left="426"/>
        <w:rPr>
          <w:rFonts w:ascii="Bookman Old Style" w:hAnsi="Bookman Old Style"/>
          <w:b/>
          <w:bCs/>
          <w:sz w:val="28"/>
          <w:szCs w:val="32"/>
          <w:lang w:val="es-ES_tradnl"/>
        </w:rPr>
      </w:pPr>
      <w:bookmarkStart w:id="351" w:name="_Toc358799205"/>
      <w:bookmarkStart w:id="352" w:name="_Toc399771654"/>
      <w:bookmarkStart w:id="353"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51"/>
      <w:bookmarkEnd w:id="352"/>
      <w:r w:rsidRPr="00281D73">
        <w:rPr>
          <w:rFonts w:ascii="Bookman Old Style" w:hAnsi="Bookman Old Style"/>
          <w:b/>
          <w:bCs/>
          <w:sz w:val="28"/>
          <w:szCs w:val="32"/>
          <w:lang w:val="es-ES_tradnl"/>
        </w:rPr>
        <w:t>Extraer entidades y palabra relevantes</w:t>
      </w:r>
      <w:bookmarkEnd w:id="353"/>
    </w:p>
    <w:p w:rsidR="001B7D7D" w:rsidRDefault="001B7D7D" w:rsidP="001B7D7D">
      <w:pPr>
        <w:pStyle w:val="NormalInd"/>
        <w:ind w:left="1134"/>
        <w:rPr>
          <w:rFonts w:ascii="Bookman Old Style" w:hAnsi="Bookman Old Style"/>
          <w:b/>
          <w:sz w:val="22"/>
          <w:szCs w:val="22"/>
          <w:lang w:val="es-ES_tradnl"/>
        </w:rPr>
      </w:pPr>
      <w:bookmarkStart w:id="354"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7F2776">
      <w:pPr>
        <w:pStyle w:val="Prrafodelista"/>
        <w:numPr>
          <w:ilvl w:val="0"/>
          <w:numId w:val="17"/>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54"/>
    <w:p w:rsidR="001B7D7D" w:rsidRPr="008B50B1" w:rsidRDefault="001B7D7D" w:rsidP="007F2776">
      <w:pPr>
        <w:pStyle w:val="Prrafodelista"/>
        <w:numPr>
          <w:ilvl w:val="0"/>
          <w:numId w:val="20"/>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55" w:name="_Toc399771656"/>
      <w:bookmarkStart w:id="356" w:name="_Toc400366881"/>
      <w:bookmarkStart w:id="357" w:name="_Toc399771655"/>
      <w:bookmarkStart w:id="358" w:name="_Toc358487586"/>
      <w:bookmarkStart w:id="359" w:name="_Toc358799207"/>
      <w:r w:rsidRPr="00281D73">
        <w:rPr>
          <w:rFonts w:ascii="Bookman Old Style" w:hAnsi="Bookman Old Style"/>
          <w:b/>
          <w:bCs/>
          <w:sz w:val="28"/>
          <w:szCs w:val="32"/>
          <w:lang w:val="es-ES_tradnl"/>
        </w:rPr>
        <w:t xml:space="preserve">REQ002 </w:t>
      </w:r>
      <w:bookmarkEnd w:id="355"/>
      <w:r w:rsidRPr="00281D73">
        <w:rPr>
          <w:rFonts w:ascii="Bookman Old Style" w:hAnsi="Bookman Old Style"/>
          <w:b/>
          <w:bCs/>
          <w:sz w:val="28"/>
          <w:szCs w:val="32"/>
          <w:lang w:val="es-ES_tradnl"/>
        </w:rPr>
        <w:t>Enlazar entidades y palabra relevantes con LOD Cloud</w:t>
      </w:r>
      <w:bookmarkEnd w:id="356"/>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5"/>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60" w:name="_Toc400366882"/>
      <w:r w:rsidRPr="00281D73">
        <w:rPr>
          <w:rFonts w:ascii="Bookman Old Style" w:hAnsi="Bookman Old Style"/>
          <w:b/>
          <w:bCs/>
          <w:sz w:val="28"/>
          <w:szCs w:val="32"/>
          <w:lang w:val="es-ES_tradnl"/>
        </w:rPr>
        <w:t xml:space="preserve">REQ002 </w:t>
      </w:r>
      <w:bookmarkEnd w:id="357"/>
      <w:r w:rsidRPr="00281D73">
        <w:rPr>
          <w:rFonts w:ascii="Bookman Old Style" w:hAnsi="Bookman Old Style"/>
          <w:b/>
          <w:bCs/>
          <w:sz w:val="28"/>
          <w:szCs w:val="32"/>
          <w:lang w:val="es-ES_tradnl"/>
        </w:rPr>
        <w:t>Desambiguar entidades y palabra relevantes</w:t>
      </w:r>
      <w:bookmarkEnd w:id="36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61" w:name="_Toc399771657"/>
      <w:bookmarkStart w:id="362" w:name="_Toc400366883"/>
      <w:bookmarkEnd w:id="358"/>
      <w:r w:rsidRPr="00281D73">
        <w:rPr>
          <w:rFonts w:ascii="Bookman Old Style" w:hAnsi="Bookman Old Style"/>
          <w:b/>
          <w:bCs/>
          <w:sz w:val="28"/>
          <w:szCs w:val="32"/>
          <w:lang w:val="es-ES_tradnl"/>
        </w:rPr>
        <w:t xml:space="preserve">REQ004 </w:t>
      </w:r>
      <w:bookmarkEnd w:id="361"/>
      <w:r w:rsidRPr="00281D73">
        <w:rPr>
          <w:rFonts w:ascii="Bookman Old Style" w:hAnsi="Bookman Old Style"/>
          <w:b/>
          <w:bCs/>
          <w:sz w:val="28"/>
          <w:szCs w:val="32"/>
          <w:lang w:val="es-ES_tradnl"/>
        </w:rPr>
        <w:t>Levantar servicios REST separados para los procesos relevantes.</w:t>
      </w:r>
      <w:bookmarkEnd w:id="362"/>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7F2776">
      <w:pPr>
        <w:numPr>
          <w:ilvl w:val="0"/>
          <w:numId w:val="24"/>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63" w:name="_Toc399771658"/>
      <w:bookmarkStart w:id="364"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59"/>
      <w:bookmarkEnd w:id="363"/>
      <w:r w:rsidRPr="00281D73">
        <w:rPr>
          <w:rFonts w:ascii="Bookman Old Style" w:hAnsi="Bookman Old Style"/>
          <w:b/>
          <w:bCs/>
          <w:sz w:val="28"/>
          <w:szCs w:val="32"/>
          <w:lang w:val="es-ES_tradnl"/>
        </w:rPr>
        <w:t>Frontal UI Web</w:t>
      </w:r>
      <w:bookmarkEnd w:id="364"/>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A524BF">
      <w:pPr>
        <w:pStyle w:val="Nivel2"/>
      </w:pPr>
      <w:bookmarkStart w:id="365" w:name="_Toc417458858"/>
      <w:r>
        <w:lastRenderedPageBreak/>
        <w:t xml:space="preserve">Anexo 2: Especificación de Caso de Uso (ECS) - </w:t>
      </w:r>
      <w:r w:rsidRPr="00740ABC">
        <w:t>Tokenización en Sentencias</w:t>
      </w:r>
      <w:bookmarkEnd w:id="365"/>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ha sido validado y procesado</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A524BF">
      <w:pPr>
        <w:pStyle w:val="Nivel2"/>
      </w:pPr>
      <w:bookmarkStart w:id="366" w:name="_Toc417458859"/>
      <w:r w:rsidRPr="00740ABC">
        <w:t>Anexo 3: Especificación de Caso de Uso (ECS) - Tokenización en Palabras</w:t>
      </w:r>
      <w:bookmarkEnd w:id="366"/>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A524BF">
      <w:pPr>
        <w:pStyle w:val="Nivel2"/>
      </w:pPr>
      <w:bookmarkStart w:id="367" w:name="_Toc417458860"/>
      <w:r w:rsidRPr="00A35BD2">
        <w:lastRenderedPageBreak/>
        <w:t>Anexo 4: Especificación de Caso de Uso (ECS)</w:t>
      </w:r>
      <w:r>
        <w:t xml:space="preserve"> - </w:t>
      </w:r>
      <w:r w:rsidRPr="00A35BD2">
        <w:t>Etiquetado</w:t>
      </w:r>
      <w:bookmarkEnd w:id="367"/>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68"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69" w:author="Lenovo-UTPL" w:date="2012-05-28T18:07:00Z"/>
                <w:color w:val="000000"/>
                <w:rPrChange w:id="370" w:author="Lenovo-UTPL" w:date="2012-05-28T18:06:00Z">
                  <w:rPr>
                    <w:del w:id="371" w:author="Lenovo-UTPL" w:date="2012-05-28T18:07:00Z"/>
                    <w:color w:val="000000"/>
                    <w:lang w:val="en-US"/>
                  </w:rPr>
                </w:rPrChange>
              </w:rPr>
            </w:pPr>
          </w:p>
          <w:p w:rsidR="001B7D7D" w:rsidRPr="007E1238" w:rsidDel="007E1238" w:rsidRDefault="001B7D7D" w:rsidP="00361097">
            <w:pPr>
              <w:pStyle w:val="NormalInd"/>
              <w:ind w:left="0"/>
              <w:rPr>
                <w:del w:id="372" w:author="Lenovo-UTPL" w:date="2012-05-28T18:07:00Z"/>
                <w:color w:val="000000"/>
                <w:rPrChange w:id="373" w:author="Lenovo-UTPL" w:date="2012-05-28T18:06:00Z">
                  <w:rPr>
                    <w:del w:id="374" w:author="Lenovo-UTPL" w:date="2012-05-28T18:07:00Z"/>
                    <w:color w:val="000000"/>
                    <w:lang w:val="en-US"/>
                  </w:rPr>
                </w:rPrChange>
              </w:rPr>
            </w:pPr>
          </w:p>
          <w:p w:rsidR="001B7D7D" w:rsidRPr="007E1238" w:rsidDel="007E1238" w:rsidRDefault="001B7D7D" w:rsidP="00361097">
            <w:pPr>
              <w:pStyle w:val="NormalInd"/>
              <w:ind w:left="0"/>
              <w:rPr>
                <w:del w:id="375" w:author="Lenovo-UTPL" w:date="2012-05-28T18:07:00Z"/>
                <w:color w:val="000000"/>
                <w:rPrChange w:id="376" w:author="Lenovo-UTPL" w:date="2012-05-28T18:06:00Z">
                  <w:rPr>
                    <w:del w:id="377" w:author="Lenovo-UTPL" w:date="2012-05-28T18:07:00Z"/>
                    <w:color w:val="000000"/>
                    <w:lang w:val="en-US"/>
                  </w:rPr>
                </w:rPrChange>
              </w:rPr>
            </w:pPr>
          </w:p>
          <w:p w:rsidR="001B7D7D" w:rsidRPr="007E1238" w:rsidDel="007E1238" w:rsidRDefault="001B7D7D" w:rsidP="00361097">
            <w:pPr>
              <w:pStyle w:val="NormalInd"/>
              <w:ind w:left="0"/>
              <w:rPr>
                <w:del w:id="378" w:author="Lenovo-UTPL" w:date="2012-05-28T18:07:00Z"/>
                <w:color w:val="000000"/>
                <w:rPrChange w:id="379" w:author="Lenovo-UTPL" w:date="2012-05-28T18:06:00Z">
                  <w:rPr>
                    <w:del w:id="380" w:author="Lenovo-UTPL" w:date="2012-05-28T18:07:00Z"/>
                    <w:color w:val="000000"/>
                    <w:lang w:val="en-US"/>
                  </w:rPr>
                </w:rPrChange>
              </w:rPr>
            </w:pPr>
          </w:p>
          <w:p w:rsidR="001B7D7D" w:rsidRPr="007E1238" w:rsidDel="007E1238" w:rsidRDefault="001B7D7D" w:rsidP="00361097">
            <w:pPr>
              <w:pStyle w:val="NormalInd"/>
              <w:ind w:left="0"/>
              <w:rPr>
                <w:del w:id="381" w:author="Lenovo-UTPL" w:date="2012-05-28T18:07:00Z"/>
                <w:color w:val="000000"/>
                <w:rPrChange w:id="382" w:author="Lenovo-UTPL" w:date="2012-05-28T18:06:00Z">
                  <w:rPr>
                    <w:del w:id="383"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84" w:author="Lenovo-UTPL" w:date="2012-05-28T18:07:00Z"/>
                <w:color w:val="000000"/>
                <w:rPrChange w:id="385" w:author="Lenovo-UTPL" w:date="2012-05-28T18:06:00Z">
                  <w:rPr>
                    <w:del w:id="386"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87" w:author="Lenovo-UTPL" w:date="2012-05-28T18:07:00Z"/>
                <w:color w:val="000000"/>
                <w:rPrChange w:id="388" w:author="Lenovo-UTPL" w:date="2012-05-28T18:06:00Z">
                  <w:rPr>
                    <w:del w:id="389"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90" w:author="Lenovo-UTPL" w:date="2012-05-28T18:07:00Z"/>
                <w:color w:val="000000"/>
                <w:rPrChange w:id="391" w:author="Lenovo-UTPL" w:date="2012-05-28T18:06:00Z">
                  <w:rPr>
                    <w:del w:id="392"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93" w:author="Lenovo-UTPL" w:date="2012-05-28T18:07:00Z"/>
                <w:color w:val="000000"/>
                <w:rPrChange w:id="394" w:author="Lenovo-UTPL" w:date="2012-05-28T18:06:00Z">
                  <w:rPr>
                    <w:del w:id="395" w:author="Lenovo-UTPL" w:date="2012-05-28T18:07:00Z"/>
                    <w:color w:val="000000"/>
                    <w:lang w:val="en-US"/>
                  </w:rPr>
                </w:rPrChange>
              </w:rPr>
            </w:pPr>
          </w:p>
        </w:tc>
      </w:tr>
      <w:tr w:rsidR="001B7D7D" w:rsidRPr="00A97996" w:rsidDel="007E1238" w:rsidTr="001B7D7D">
        <w:trPr>
          <w:del w:id="396"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397"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398"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399"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400"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401"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402"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A524BF">
      <w:pPr>
        <w:pStyle w:val="Nivel2"/>
      </w:pPr>
      <w:bookmarkStart w:id="403" w:name="_Toc417458861"/>
      <w:r w:rsidRPr="00A35BD2">
        <w:lastRenderedPageBreak/>
        <w:t>Anexo 5: Especificación de Caso de Uso (ECS)</w:t>
      </w:r>
      <w:r>
        <w:t xml:space="preserve"> - </w:t>
      </w:r>
      <w:r w:rsidRPr="00A35BD2">
        <w:t>Extracción de Entidades</w:t>
      </w:r>
      <w:bookmarkEnd w:id="403"/>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A524BF">
      <w:pPr>
        <w:pStyle w:val="Nivel2"/>
      </w:pPr>
      <w:bookmarkStart w:id="404" w:name="_Toc417458862"/>
      <w:r w:rsidRPr="00A35BD2">
        <w:lastRenderedPageBreak/>
        <w:t xml:space="preserve">Anexo </w:t>
      </w:r>
      <w:r>
        <w:t>6</w:t>
      </w:r>
      <w:r w:rsidRPr="00A35BD2">
        <w:t>: Especificación de Caso de Uso (ECS) - Desambiguación y Enlace</w:t>
      </w:r>
      <w:bookmarkEnd w:id="404"/>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A524BF">
      <w:pPr>
        <w:pStyle w:val="Nivel2"/>
      </w:pPr>
      <w:r>
        <w:br w:type="page"/>
      </w:r>
      <w:bookmarkStart w:id="405" w:name="_Toc417458863"/>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66577A" w:rsidRPr="0066577A">
            <w:rPr>
              <w:rFonts w:eastAsia="DejaVu Sans"/>
              <w:noProof/>
            </w:rPr>
            <w:t>(Satanjeev, 2002)</w:t>
          </w:r>
          <w:r w:rsidR="0021281D" w:rsidRPr="00361097">
            <w:rPr>
              <w:rFonts w:eastAsia="DejaVu Sans"/>
            </w:rPr>
            <w:fldChar w:fldCharType="end"/>
          </w:r>
        </w:sdtContent>
      </w:sdt>
      <w:bookmarkEnd w:id="405"/>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23F466A2" wp14:editId="72120C25">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A524BF">
      <w:pPr>
        <w:pStyle w:val="Nivel2"/>
      </w:pPr>
      <w:bookmarkStart w:id="406" w:name="_Toc417458864"/>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66577A" w:rsidRPr="0066577A">
            <w:rPr>
              <w:rFonts w:eastAsia="DejaVu Sans"/>
              <w:noProof/>
            </w:rPr>
            <w:t>(Satanjeev, 2002)</w:t>
          </w:r>
          <w:r w:rsidR="003105BC" w:rsidRPr="00361097">
            <w:rPr>
              <w:rFonts w:eastAsia="DejaVu Sans"/>
            </w:rPr>
            <w:fldChar w:fldCharType="end"/>
          </w:r>
        </w:sdtContent>
      </w:sdt>
      <w:bookmarkEnd w:id="406"/>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823302"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Default="00837C68" w:rsidP="00837C68">
      <w:pPr>
        <w:rPr>
          <w:rFonts w:ascii="Arial" w:eastAsia="DejaVu Sans" w:hAnsi="Arial" w:cs="Arial"/>
          <w:lang w:val="es-ES_tradnl" w:eastAsia="en-US"/>
        </w:rPr>
      </w:pPr>
    </w:p>
    <w:p w:rsidR="00167086" w:rsidRDefault="00167086">
      <w:pPr>
        <w:rPr>
          <w:rFonts w:ascii="Arial" w:eastAsia="DejaVu Sans" w:hAnsi="Arial" w:cs="Arial"/>
          <w:lang w:val="es-ES_tradnl" w:eastAsia="en-US"/>
        </w:rPr>
      </w:pPr>
      <w:r>
        <w:rPr>
          <w:rFonts w:ascii="Arial" w:eastAsia="DejaVu Sans" w:hAnsi="Arial" w:cs="Arial"/>
          <w:lang w:val="es-ES_tradnl" w:eastAsia="en-US"/>
        </w:rPr>
        <w:br w:type="page"/>
      </w:r>
    </w:p>
    <w:p w:rsidR="00167086" w:rsidRPr="009C6E90" w:rsidRDefault="00167086" w:rsidP="00A524BF">
      <w:pPr>
        <w:pStyle w:val="Nivel2"/>
      </w:pPr>
      <w:bookmarkStart w:id="407" w:name="_Toc417458865"/>
      <w:r w:rsidRPr="00167086">
        <w:lastRenderedPageBreak/>
        <w:t xml:space="preserve">Anexo 9: Resultado completo de la prueba sobre el artículo: </w:t>
      </w:r>
      <w:r w:rsidRPr="009C6E90">
        <w:t>Consuming and producing linked open data: The case of OpenCourseWare</w:t>
      </w:r>
      <w:bookmarkEnd w:id="407"/>
    </w:p>
    <w:p w:rsidR="00167086" w:rsidRPr="00167086" w:rsidRDefault="00167086" w:rsidP="00823302">
      <w:pPr>
        <w:pStyle w:val="Nivel3"/>
        <w:rPr>
          <w:rFonts w:eastAsia="Times New Roman"/>
        </w:rPr>
      </w:pPr>
      <w:bookmarkStart w:id="408" w:name="_Toc417458866"/>
      <w:r w:rsidRPr="009C6E90">
        <w:t>Sentencias</w:t>
      </w:r>
      <w:bookmarkEnd w:id="408"/>
    </w:p>
    <w:tbl>
      <w:tblPr>
        <w:tblW w:w="0" w:type="auto"/>
        <w:tblCellMar>
          <w:top w:w="15" w:type="dxa"/>
          <w:left w:w="15" w:type="dxa"/>
          <w:bottom w:w="15" w:type="dxa"/>
          <w:right w:w="15" w:type="dxa"/>
        </w:tblCellMar>
        <w:tblLook w:val="04A0" w:firstRow="1" w:lastRow="0" w:firstColumn="1" w:lastColumn="0" w:noHBand="0" w:noVBand="1"/>
      </w:tblPr>
      <w:tblGrid>
        <w:gridCol w:w="382"/>
        <w:gridCol w:w="8949"/>
      </w:tblGrid>
      <w:tr w:rsidR="00167086" w:rsidRPr="009C6E9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rPr>
            </w:pPr>
            <w:r w:rsidRPr="009C6E90">
              <w:rPr>
                <w:rFonts w:ascii="Arial" w:eastAsia="Times New Roman" w:hAnsi="Arial" w:cs="Arial"/>
                <w:color w:val="222222"/>
                <w:sz w:val="20"/>
                <w:szCs w:val="20"/>
              </w:rPr>
              <w:t>Sentencias</w:t>
            </w:r>
          </w:p>
        </w:tc>
      </w:tr>
      <w:tr w:rsidR="00167086" w:rsidRPr="00823302"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Purpose: The aim of this paper is to present an initiative to apply the principles of Linked Data to enhance the search and discovery of OpenCourseWare (OCW) contents created and shared by the universities.</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Design/methodology/approach: This paper is a case study of how linked data technologies can be applied for the enhancement of open learning contents.</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Originality/value: The new OCW-Universia integration with linked data adds new features to the initial framework including improved query mechanisms and interoperability.</w:t>
            </w:r>
          </w:p>
        </w:tc>
      </w:tr>
    </w:tbl>
    <w:p w:rsidR="00167086" w:rsidRPr="00167086" w:rsidRDefault="00167086" w:rsidP="00823302">
      <w:pPr>
        <w:pStyle w:val="Nivel3"/>
        <w:rPr>
          <w:rFonts w:eastAsia="Times New Roman"/>
        </w:rPr>
      </w:pPr>
      <w:bookmarkStart w:id="409" w:name="_Toc417458867"/>
      <w:r w:rsidRPr="00167086">
        <w:rPr>
          <w:rFonts w:eastAsia="Times New Roman"/>
        </w:rPr>
        <w:t>Tokens y Etiquetado</w:t>
      </w:r>
      <w:bookmarkEnd w:id="409"/>
    </w:p>
    <w:p w:rsidR="00167086" w:rsidRPr="009C6E90" w:rsidRDefault="00167086" w:rsidP="00167086">
      <w:pPr>
        <w:spacing w:after="0" w:line="240" w:lineRule="auto"/>
        <w:rPr>
          <w:rFonts w:ascii="Arial" w:eastAsia="Times New Roman" w:hAnsi="Arial" w:cs="Arial"/>
          <w:sz w:val="24"/>
          <w:szCs w:val="24"/>
        </w:rPr>
      </w:pPr>
      <w:r w:rsidRPr="009C6E90">
        <w:rPr>
          <w:rFonts w:ascii="Arial" w:eastAsia="Times New Roman" w:hAnsi="Arial" w:cs="Arial"/>
          <w:color w:val="222222"/>
          <w:sz w:val="18"/>
          <w:szCs w:val="18"/>
        </w:rPr>
        <w:t>SENTENCIA #1</w:t>
      </w:r>
    </w:p>
    <w:tbl>
      <w:tblPr>
        <w:tblW w:w="0" w:type="auto"/>
        <w:jc w:val="center"/>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9C6E90" w:rsidRPr="00375842" w:rsidTr="00375842">
        <w:trPr>
          <w:trHeight w:val="105"/>
          <w:jc w:val="center"/>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9C6E90" w:rsidRPr="00375842" w:rsidTr="00375842">
        <w:trPr>
          <w:trHeight w:val="31"/>
          <w:jc w:val="center"/>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4" w:space="0" w:color="auto"/>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r>
    </w:tbl>
    <w:p w:rsidR="009C6E90" w:rsidRDefault="009C6E90" w:rsidP="00167086">
      <w:pPr>
        <w:spacing w:after="0" w:line="240" w:lineRule="auto"/>
        <w:rPr>
          <w:rFonts w:ascii="Times New Roman" w:eastAsia="Times New Roman" w:hAnsi="Times New Roman" w:cs="Times New Roman"/>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922" w:type="dxa"/>
        <w:tblCellMar>
          <w:top w:w="15" w:type="dxa"/>
          <w:left w:w="15" w:type="dxa"/>
          <w:bottom w:w="15" w:type="dxa"/>
          <w:right w:w="15" w:type="dxa"/>
        </w:tblCellMar>
        <w:tblLook w:val="04A0" w:firstRow="1" w:lastRow="0" w:firstColumn="1" w:lastColumn="0" w:noHBand="0" w:noVBand="1"/>
      </w:tblPr>
      <w:tblGrid>
        <w:gridCol w:w="516"/>
        <w:gridCol w:w="911"/>
        <w:gridCol w:w="1022"/>
        <w:gridCol w:w="237"/>
        <w:gridCol w:w="517"/>
        <w:gridCol w:w="1493"/>
        <w:gridCol w:w="1022"/>
        <w:gridCol w:w="237"/>
        <w:gridCol w:w="517"/>
        <w:gridCol w:w="1428"/>
        <w:gridCol w:w="1022"/>
      </w:tblGrid>
      <w:tr w:rsidR="003D5580" w:rsidRPr="00375842" w:rsidTr="00375842">
        <w:trPr>
          <w:trHeight w:val="24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375842">
        <w:trPr>
          <w:trHeight w:val="22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9567" w:type="dxa"/>
        <w:tblLayout w:type="fixed"/>
        <w:tblCellMar>
          <w:top w:w="15" w:type="dxa"/>
          <w:left w:w="15" w:type="dxa"/>
          <w:bottom w:w="15" w:type="dxa"/>
          <w:right w:w="15" w:type="dxa"/>
        </w:tblCellMar>
        <w:tblLook w:val="04A0" w:firstRow="1" w:lastRow="0" w:firstColumn="1" w:lastColumn="0" w:noHBand="0" w:noVBand="1"/>
      </w:tblPr>
      <w:tblGrid>
        <w:gridCol w:w="672"/>
        <w:gridCol w:w="1316"/>
        <w:gridCol w:w="1094"/>
        <w:gridCol w:w="230"/>
        <w:gridCol w:w="586"/>
        <w:gridCol w:w="1356"/>
        <w:gridCol w:w="1088"/>
        <w:gridCol w:w="230"/>
        <w:gridCol w:w="621"/>
        <w:gridCol w:w="1417"/>
        <w:gridCol w:w="957"/>
      </w:tblGrid>
      <w:tr w:rsidR="00266418" w:rsidRPr="00375842" w:rsidTr="00266418">
        <w:tc>
          <w:tcPr>
            <w:tcW w:w="672"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1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94"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5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88"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41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95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266418" w:rsidRPr="00375842" w:rsidTr="00266418">
        <w:tc>
          <w:tcPr>
            <w:tcW w:w="672"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131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1094"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135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141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95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106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420" w:type="dxa"/>
        <w:tblCellMar>
          <w:top w:w="15" w:type="dxa"/>
          <w:left w:w="15" w:type="dxa"/>
          <w:bottom w:w="15" w:type="dxa"/>
          <w:right w:w="15" w:type="dxa"/>
        </w:tblCellMar>
        <w:tblLook w:val="04A0" w:firstRow="1" w:lastRow="0" w:firstColumn="1" w:lastColumn="0" w:noHBand="0" w:noVBand="1"/>
      </w:tblPr>
      <w:tblGrid>
        <w:gridCol w:w="487"/>
        <w:gridCol w:w="861"/>
        <w:gridCol w:w="964"/>
        <w:gridCol w:w="224"/>
        <w:gridCol w:w="488"/>
        <w:gridCol w:w="1409"/>
        <w:gridCol w:w="964"/>
        <w:gridCol w:w="224"/>
        <w:gridCol w:w="488"/>
        <w:gridCol w:w="1347"/>
        <w:gridCol w:w="964"/>
      </w:tblGrid>
      <w:tr w:rsidR="00375842" w:rsidRPr="00375842" w:rsidTr="00132210">
        <w:trPr>
          <w:trHeight w:val="213"/>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rPr>
          <w:trHeight w:val="213"/>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left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301"/>
        <w:gridCol w:w="931"/>
        <w:gridCol w:w="216"/>
        <w:gridCol w:w="571"/>
        <w:gridCol w:w="1261"/>
        <w:gridCol w:w="931"/>
        <w:gridCol w:w="216"/>
        <w:gridCol w:w="571"/>
        <w:gridCol w:w="152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375842" w:rsidRDefault="00375842"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167086" w:rsidRDefault="00167086"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Pr="00167086" w:rsidRDefault="00266418" w:rsidP="00167086">
      <w:pPr>
        <w:spacing w:after="0" w:line="240" w:lineRule="auto"/>
        <w:rPr>
          <w:rFonts w:ascii="Times New Roman" w:eastAsia="Times New Roman" w:hAnsi="Times New Roman" w:cs="Times New Roman"/>
          <w:sz w:val="24"/>
          <w:szCs w:val="24"/>
        </w:rPr>
      </w:pPr>
    </w:p>
    <w:p w:rsidR="00167086" w:rsidRPr="00167086" w:rsidRDefault="00167086" w:rsidP="00823302">
      <w:pPr>
        <w:pStyle w:val="Nivel3"/>
        <w:rPr>
          <w:rFonts w:eastAsia="Times New Roman"/>
        </w:rPr>
      </w:pPr>
      <w:bookmarkStart w:id="410" w:name="_Toc417458868"/>
      <w:r w:rsidRPr="00167086">
        <w:rPr>
          <w:rFonts w:eastAsia="Times New Roman"/>
        </w:rPr>
        <w:lastRenderedPageBreak/>
        <w:t>Extracción</w:t>
      </w:r>
      <w:bookmarkEnd w:id="410"/>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7252" w:type="dxa"/>
        <w:tblCellMar>
          <w:top w:w="15" w:type="dxa"/>
          <w:left w:w="15" w:type="dxa"/>
          <w:bottom w:w="15" w:type="dxa"/>
          <w:right w:w="15" w:type="dxa"/>
        </w:tblCellMar>
        <w:tblLook w:val="04A0" w:firstRow="1" w:lastRow="0" w:firstColumn="1" w:lastColumn="0" w:noHBand="0" w:noVBand="1"/>
      </w:tblPr>
      <w:tblGrid>
        <w:gridCol w:w="446"/>
        <w:gridCol w:w="1827"/>
        <w:gridCol w:w="259"/>
        <w:gridCol w:w="446"/>
        <w:gridCol w:w="2283"/>
        <w:gridCol w:w="259"/>
        <w:gridCol w:w="446"/>
        <w:gridCol w:w="1286"/>
      </w:tblGrid>
      <w:tr w:rsidR="00266418" w:rsidRPr="00266418" w:rsidTr="00132210">
        <w:trPr>
          <w:trHeight w:val="117"/>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r>
      <w:tr w:rsidR="00266418" w:rsidRPr="00266418" w:rsidTr="00132210">
        <w:trPr>
          <w:trHeight w:val="69"/>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r>
      <w:tr w:rsidR="00266418" w:rsidRPr="00266418" w:rsidTr="00132210">
        <w:trPr>
          <w:trHeight w:val="6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OCW-Universia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new OCW-Universia</w:t>
            </w:r>
          </w:p>
        </w:tc>
        <w:tc>
          <w:tcPr>
            <w:tcW w:w="0" w:type="auto"/>
            <w:tcBorders>
              <w:lef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266418" w:rsidRDefault="00375842" w:rsidP="00132210">
            <w:pPr>
              <w:spacing w:after="0" w:line="0" w:lineRule="atLeast"/>
              <w:rPr>
                <w:rFonts w:ascii="Arial" w:eastAsia="Times New Roman" w:hAnsi="Arial" w:cs="Arial"/>
                <w:sz w:val="18"/>
                <w:szCs w:val="18"/>
              </w:rPr>
            </w:pPr>
          </w:p>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nil"/>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391"/>
        <w:gridCol w:w="216"/>
        <w:gridCol w:w="371"/>
        <w:gridCol w:w="2121"/>
        <w:gridCol w:w="216"/>
        <w:gridCol w:w="371"/>
        <w:gridCol w:w="2372"/>
      </w:tblGrid>
      <w:tr w:rsidR="00375842" w:rsidRPr="00266418" w:rsidTr="00266418">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r>
      <w:tr w:rsidR="00375842" w:rsidRPr="00266418" w:rsidTr="00266418">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 study</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 technologies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learning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different repositories OCW</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method</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educational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data</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new features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initial framework</w:t>
            </w:r>
          </w:p>
        </w:tc>
      </w:tr>
      <w:tr w:rsidR="00266418"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mechanisms</w:t>
            </w:r>
          </w:p>
        </w:tc>
        <w:tc>
          <w:tcPr>
            <w:tcW w:w="0" w:type="auto"/>
            <w:tcBorders>
              <w:lef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8728" w:type="dxa"/>
        <w:tblCellMar>
          <w:top w:w="15" w:type="dxa"/>
          <w:left w:w="15" w:type="dxa"/>
          <w:bottom w:w="15" w:type="dxa"/>
          <w:right w:w="15" w:type="dxa"/>
        </w:tblCellMar>
        <w:tblLook w:val="04A0" w:firstRow="1" w:lastRow="0" w:firstColumn="1" w:lastColumn="0" w:noHBand="0" w:noVBand="1"/>
      </w:tblPr>
      <w:tblGrid>
        <w:gridCol w:w="579"/>
        <w:gridCol w:w="2153"/>
        <w:gridCol w:w="266"/>
        <w:gridCol w:w="579"/>
        <w:gridCol w:w="2153"/>
        <w:gridCol w:w="266"/>
        <w:gridCol w:w="579"/>
        <w:gridCol w:w="2153"/>
      </w:tblGrid>
      <w:tr w:rsidR="00375842" w:rsidRPr="00266418" w:rsidTr="00266418">
        <w:trPr>
          <w:trHeight w:val="22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r>
      <w:tr w:rsidR="00375842" w:rsidRPr="00266418" w:rsidTr="00266418">
        <w:trPr>
          <w:trHeight w:val="20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aim</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search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discovery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approach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study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enhancement</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access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repositories</w:t>
            </w:r>
          </w:p>
        </w:tc>
      </w:tr>
      <w:tr w:rsidR="00375842" w:rsidRPr="00266418" w:rsidTr="00266418">
        <w:trPr>
          <w:trHeight w:val="22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value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features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framework</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mechanisms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r>
    </w:tbl>
    <w:p w:rsidR="00167086" w:rsidRPr="00266418" w:rsidRDefault="00167086" w:rsidP="00167086">
      <w:pPr>
        <w:spacing w:after="0" w:line="240" w:lineRule="auto"/>
        <w:rPr>
          <w:rFonts w:ascii="Arial" w:eastAsia="Times New Roman" w:hAnsi="Arial" w:cs="Arial"/>
          <w:sz w:val="18"/>
          <w:szCs w:val="18"/>
        </w:rPr>
      </w:pPr>
    </w:p>
    <w:p w:rsidR="00167086" w:rsidRPr="00375842" w:rsidRDefault="00167086" w:rsidP="00823302">
      <w:pPr>
        <w:pStyle w:val="Nivel3"/>
        <w:rPr>
          <w:rFonts w:eastAsia="Times New Roman"/>
        </w:rPr>
      </w:pPr>
      <w:bookmarkStart w:id="411" w:name="_Toc417458869"/>
      <w:r w:rsidRPr="00266418">
        <w:lastRenderedPageBreak/>
        <w:t>Desambiguación</w:t>
      </w:r>
      <w:r w:rsidRPr="00375842">
        <w:rPr>
          <w:rFonts w:eastAsia="Times New Roman"/>
        </w:rPr>
        <w:t xml:space="preserve"> y Enlace</w:t>
      </w:r>
      <w:bookmarkEnd w:id="411"/>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0" w:type="auto"/>
        <w:tblCellMar>
          <w:top w:w="15" w:type="dxa"/>
          <w:left w:w="15" w:type="dxa"/>
          <w:bottom w:w="15" w:type="dxa"/>
          <w:right w:w="15" w:type="dxa"/>
        </w:tblCellMar>
        <w:tblLook w:val="04A0" w:firstRow="1" w:lastRow="0" w:firstColumn="1" w:lastColumn="0" w:noHBand="0" w:noVBand="1"/>
      </w:tblPr>
      <w:tblGrid>
        <w:gridCol w:w="371"/>
        <w:gridCol w:w="1721"/>
        <w:gridCol w:w="621"/>
        <w:gridCol w:w="3923"/>
      </w:tblGrid>
      <w:tr w:rsidR="00375842" w:rsidRPr="00266418"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49" w:history="1">
              <w:r w:rsidR="00167086" w:rsidRPr="00266418">
                <w:rPr>
                  <w:rFonts w:ascii="Arial" w:eastAsia="Times New Roman" w:hAnsi="Arial" w:cs="Arial"/>
                  <w:sz w:val="18"/>
                  <w:szCs w:val="18"/>
                </w:rPr>
                <w:t>http://dbpedia.org/resource/Linked_data</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0" w:history="1">
              <w:r w:rsidR="00167086" w:rsidRPr="00266418">
                <w:rPr>
                  <w:rFonts w:ascii="Arial" w:eastAsia="Times New Roman" w:hAnsi="Arial" w:cs="Arial"/>
                  <w:sz w:val="18"/>
                  <w:szCs w:val="18"/>
                </w:rPr>
                <w:t>http://dbpedia.org/resource/OpenCourseWare</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1" w:history="1">
              <w:r w:rsidR="00167086" w:rsidRPr="00266418">
                <w:rPr>
                  <w:rFonts w:ascii="Arial" w:eastAsia="Times New Roman" w:hAnsi="Arial" w:cs="Arial"/>
                  <w:sz w:val="18"/>
                  <w:szCs w:val="18"/>
                </w:rPr>
                <w:t>http://dbpedia.org/resource/OpenCourseWare</w:t>
              </w:r>
            </w:hyperlink>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 COMPUESTAS</w:t>
      </w:r>
    </w:p>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8"/>
        <w:gridCol w:w="1483"/>
        <w:gridCol w:w="3531"/>
        <w:gridCol w:w="3839"/>
      </w:tblGrid>
      <w:tr w:rsidR="00375842" w:rsidRPr="00266418" w:rsidTr="00132210">
        <w:tc>
          <w:tcPr>
            <w:tcW w:w="478"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1483"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Keyword</w:t>
            </w:r>
          </w:p>
        </w:tc>
        <w:tc>
          <w:tcPr>
            <w:tcW w:w="353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383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478"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1483"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c>
          <w:tcPr>
            <w:tcW w:w="353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2" w:history="1">
              <w:r w:rsidR="00167086" w:rsidRPr="00266418">
                <w:rPr>
                  <w:rFonts w:ascii="Arial" w:eastAsia="Times New Roman" w:hAnsi="Arial" w:cs="Arial"/>
                  <w:sz w:val="18"/>
                  <w:szCs w:val="18"/>
                </w:rPr>
                <w:t>http://dbpedia.org/resource/Universities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3" w:history="1">
              <w:r w:rsidR="00167086" w:rsidRPr="00266418">
                <w:rPr>
                  <w:rFonts w:ascii="Arial" w:eastAsia="Times New Roman" w:hAnsi="Arial" w:cs="Arial"/>
                  <w:sz w:val="18"/>
                  <w:szCs w:val="18"/>
                </w:rPr>
                <w:t>http://dbpedia.org/resource/Principles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4" w:history="1">
              <w:r w:rsidR="00167086" w:rsidRPr="00266418">
                <w:rPr>
                  <w:rFonts w:ascii="Arial" w:eastAsia="Times New Roman" w:hAnsi="Arial" w:cs="Arial"/>
                  <w:sz w:val="18"/>
                  <w:szCs w:val="18"/>
                </w:rPr>
                <w:t>http://dbpedia.org/resource/Paper</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5" w:history="1">
              <w:r w:rsidR="00167086" w:rsidRPr="00266418">
                <w:rPr>
                  <w:rFonts w:ascii="Arial" w:eastAsia="Times New Roman" w:hAnsi="Arial" w:cs="Arial"/>
                  <w:sz w:val="18"/>
                  <w:szCs w:val="18"/>
                </w:rPr>
                <w:t>http://dbpedia.org/resource/Initiative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6" w:history="1">
              <w:r w:rsidR="00167086" w:rsidRPr="00266418">
                <w:rPr>
                  <w:rFonts w:ascii="Arial" w:eastAsia="Times New Roman" w:hAnsi="Arial" w:cs="Arial"/>
                  <w:sz w:val="18"/>
                  <w:szCs w:val="18"/>
                </w:rPr>
                <w:t>http://dbpedia.org/resource/Purpose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7" w:history="1">
              <w:r w:rsidR="00167086" w:rsidRPr="00266418">
                <w:rPr>
                  <w:rFonts w:ascii="Arial" w:eastAsia="Times New Roman" w:hAnsi="Arial" w:cs="Arial"/>
                  <w:sz w:val="18"/>
                  <w:szCs w:val="18"/>
                </w:rPr>
                <w:t>http://dbpedia.org/resource/Data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8"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59" w:history="1">
              <w:r w:rsidR="00167086" w:rsidRPr="00266418">
                <w:rPr>
                  <w:rFonts w:ascii="Arial" w:eastAsia="Times New Roman" w:hAnsi="Arial" w:cs="Arial"/>
                  <w:sz w:val="18"/>
                  <w:szCs w:val="18"/>
                </w:rPr>
                <w:t>http://dbpedia.org/resource/Design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0" w:history="1">
              <w:r w:rsidR="00167086" w:rsidRPr="00266418">
                <w:rPr>
                  <w:rFonts w:ascii="Arial" w:eastAsia="Times New Roman" w:hAnsi="Arial" w:cs="Arial"/>
                  <w:sz w:val="18"/>
                  <w:szCs w:val="18"/>
                </w:rPr>
                <w:t>http://dbpedia.org/resource/Learning</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10</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1" w:history="1">
              <w:r w:rsidR="00167086" w:rsidRPr="00266418">
                <w:rPr>
                  <w:rFonts w:ascii="Arial" w:eastAsia="Times New Roman" w:hAnsi="Arial" w:cs="Arial"/>
                  <w:sz w:val="18"/>
                  <w:szCs w:val="18"/>
                </w:rPr>
                <w:t>http://dbpedia.org/resource/Technologies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11</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2" w:history="1">
              <w:r w:rsidR="00167086" w:rsidRPr="00266418">
                <w:rPr>
                  <w:rFonts w:ascii="Arial" w:eastAsia="Times New Roman" w:hAnsi="Arial" w:cs="Arial"/>
                  <w:sz w:val="18"/>
                  <w:szCs w:val="18"/>
                </w:rPr>
                <w:t>http://dbpedia.org/resource/Umbrella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3" w:history="1">
              <w:r w:rsidR="00167086" w:rsidRPr="00266418">
                <w:rPr>
                  <w:rFonts w:ascii="Arial" w:eastAsia="Times New Roman" w:hAnsi="Arial" w:cs="Arial"/>
                  <w:sz w:val="18"/>
                  <w:szCs w:val="18"/>
                </w:rPr>
                <w:t>http://dbpedia.org/resource/Findings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4" w:history="1">
              <w:r w:rsidR="00167086" w:rsidRPr="00266418">
                <w:rPr>
                  <w:rFonts w:ascii="Arial" w:eastAsia="Times New Roman" w:hAnsi="Arial" w:cs="Arial"/>
                  <w:sz w:val="18"/>
                  <w:szCs w:val="18"/>
                </w:rPr>
                <w:t>http://dbpedia.org/resource/Consortium</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65" w:history="1">
              <w:r w:rsidR="00167086" w:rsidRPr="00266418">
                <w:rPr>
                  <w:rFonts w:ascii="Arial" w:eastAsia="Times New Roman" w:hAnsi="Arial" w:cs="Arial"/>
                  <w:sz w:val="18"/>
                  <w:szCs w:val="18"/>
                </w:rPr>
                <w:t>http://dbpedia.org/resource/Solution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240" w:lineRule="auto"/>
              <w:rPr>
                <w:rFonts w:ascii="Arial" w:eastAsia="Times New Roman" w:hAnsi="Arial" w:cs="Arial"/>
                <w:sz w:val="18"/>
                <w:szCs w:val="18"/>
              </w:rPr>
            </w:pPr>
            <w:hyperlink r:id="rId166" w:anchor="Thing" w:history="1">
              <w:r w:rsidR="00167086" w:rsidRPr="00266418">
                <w:rPr>
                  <w:rFonts w:ascii="Arial" w:eastAsia="Times New Roman" w:hAnsi="Arial" w:cs="Arial"/>
                  <w:sz w:val="18"/>
                  <w:szCs w:val="18"/>
                </w:rPr>
                <w:t>http://www.w3.org/2002/07/owl#Thing</w:t>
              </w:r>
            </w:hyperlink>
          </w:p>
          <w:p w:rsidR="00167086" w:rsidRPr="00266418" w:rsidRDefault="0029118D" w:rsidP="00132210">
            <w:pPr>
              <w:spacing w:after="0" w:line="240" w:lineRule="auto"/>
              <w:rPr>
                <w:rFonts w:ascii="Arial" w:eastAsia="Times New Roman" w:hAnsi="Arial" w:cs="Arial"/>
                <w:sz w:val="18"/>
                <w:szCs w:val="18"/>
              </w:rPr>
            </w:pPr>
            <w:hyperlink r:id="rId167" w:history="1">
              <w:r w:rsidR="00167086" w:rsidRPr="00266418">
                <w:rPr>
                  <w:rFonts w:ascii="Arial" w:eastAsia="Times New Roman" w:hAnsi="Arial" w:cs="Arial"/>
                  <w:sz w:val="18"/>
                  <w:szCs w:val="18"/>
                </w:rPr>
                <w:t>http://dbpedia.org/ontology/Album</w:t>
              </w:r>
            </w:hyperlink>
          </w:p>
          <w:p w:rsidR="00167086" w:rsidRPr="00266418" w:rsidRDefault="0029118D" w:rsidP="00132210">
            <w:pPr>
              <w:spacing w:after="0" w:line="240" w:lineRule="auto"/>
              <w:rPr>
                <w:rFonts w:ascii="Arial" w:eastAsia="Times New Roman" w:hAnsi="Arial" w:cs="Arial"/>
                <w:sz w:val="18"/>
                <w:szCs w:val="18"/>
              </w:rPr>
            </w:pPr>
            <w:hyperlink r:id="rId168" w:history="1">
              <w:r w:rsidR="00167086" w:rsidRPr="00266418">
                <w:rPr>
                  <w:rFonts w:ascii="Arial" w:eastAsia="Times New Roman" w:hAnsi="Arial" w:cs="Arial"/>
                  <w:sz w:val="18"/>
                  <w:szCs w:val="18"/>
                </w:rPr>
                <w:t>http://dbpedia.org/ontology/MusicalWork</w:t>
              </w:r>
            </w:hyperlink>
          </w:p>
          <w:p w:rsidR="00167086" w:rsidRPr="00266418" w:rsidRDefault="0029118D" w:rsidP="00132210">
            <w:pPr>
              <w:spacing w:after="0" w:line="240" w:lineRule="auto"/>
              <w:rPr>
                <w:rFonts w:ascii="Arial" w:eastAsia="Times New Roman" w:hAnsi="Arial" w:cs="Arial"/>
                <w:sz w:val="18"/>
                <w:szCs w:val="18"/>
              </w:rPr>
            </w:pPr>
            <w:hyperlink r:id="rId169" w:history="1">
              <w:r w:rsidR="00167086" w:rsidRPr="00266418">
                <w:rPr>
                  <w:rFonts w:ascii="Arial" w:eastAsia="Times New Roman" w:hAnsi="Arial" w:cs="Arial"/>
                  <w:sz w:val="18"/>
                  <w:szCs w:val="18"/>
                </w:rPr>
                <w:t>http://dbpedia.org/ontology/Work</w:t>
              </w:r>
            </w:hyperlink>
          </w:p>
          <w:p w:rsidR="00167086" w:rsidRPr="00266418" w:rsidRDefault="0029118D" w:rsidP="00132210">
            <w:pPr>
              <w:spacing w:after="0" w:line="240" w:lineRule="auto"/>
              <w:rPr>
                <w:rFonts w:ascii="Arial" w:eastAsia="Times New Roman" w:hAnsi="Arial" w:cs="Arial"/>
                <w:sz w:val="18"/>
                <w:szCs w:val="18"/>
              </w:rPr>
            </w:pPr>
            <w:hyperlink r:id="rId170" w:history="1">
              <w:r w:rsidR="00167086" w:rsidRPr="00266418">
                <w:rPr>
                  <w:rFonts w:ascii="Arial" w:eastAsia="Times New Roman" w:hAnsi="Arial" w:cs="Arial"/>
                  <w:sz w:val="18"/>
                  <w:szCs w:val="18"/>
                </w:rPr>
                <w:t>http://schema.org/CreativeWork</w:t>
              </w:r>
            </w:hyperlink>
          </w:p>
          <w:p w:rsidR="00167086" w:rsidRPr="00266418" w:rsidRDefault="0029118D" w:rsidP="00132210">
            <w:pPr>
              <w:spacing w:after="0" w:line="0" w:lineRule="atLeast"/>
              <w:rPr>
                <w:rFonts w:ascii="Arial" w:eastAsia="Times New Roman" w:hAnsi="Arial" w:cs="Arial"/>
                <w:sz w:val="18"/>
                <w:szCs w:val="18"/>
              </w:rPr>
            </w:pPr>
            <w:hyperlink r:id="rId171" w:history="1">
              <w:r w:rsidR="00167086" w:rsidRPr="00266418">
                <w:rPr>
                  <w:rFonts w:ascii="Arial" w:eastAsia="Times New Roman" w:hAnsi="Arial" w:cs="Arial"/>
                  <w:sz w:val="18"/>
                  <w:szCs w:val="18"/>
                </w:rPr>
                <w:t>http://schema.org/MusicAlbum</w:t>
              </w:r>
            </w:hyperlink>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72" w:history="1">
              <w:r w:rsidR="00167086" w:rsidRPr="00266418">
                <w:rPr>
                  <w:rFonts w:ascii="Arial" w:eastAsia="Times New Roman" w:hAnsi="Arial" w:cs="Arial"/>
                  <w:sz w:val="18"/>
                  <w:szCs w:val="18"/>
                </w:rPr>
                <w:t>http://dbpedia.org/resource/Results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73"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74" w:history="1">
              <w:r w:rsidR="00167086" w:rsidRPr="00266418">
                <w:rPr>
                  <w:rFonts w:ascii="Arial" w:eastAsia="Times New Roman" w:hAnsi="Arial" w:cs="Arial"/>
                  <w:sz w:val="18"/>
                  <w:szCs w:val="18"/>
                </w:rPr>
                <w:t>http://dbpedia.org/resource/Originality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29118D" w:rsidP="00132210">
            <w:pPr>
              <w:spacing w:after="0" w:line="0" w:lineRule="atLeast"/>
              <w:rPr>
                <w:rFonts w:ascii="Arial" w:eastAsia="Times New Roman" w:hAnsi="Arial" w:cs="Arial"/>
                <w:sz w:val="18"/>
                <w:szCs w:val="18"/>
              </w:rPr>
            </w:pPr>
            <w:hyperlink r:id="rId175" w:history="1">
              <w:r w:rsidR="00167086" w:rsidRPr="00266418">
                <w:rPr>
                  <w:rFonts w:ascii="Arial" w:eastAsia="Times New Roman" w:hAnsi="Arial" w:cs="Arial"/>
                  <w:sz w:val="18"/>
                  <w:szCs w:val="18"/>
                </w:rPr>
                <w:t>http://dbpedia.org/resource/Interoperability</w:t>
              </w:r>
            </w:hyperlink>
          </w:p>
        </w:tc>
      </w:tr>
    </w:tbl>
    <w:p w:rsidR="00167086" w:rsidRPr="00167086" w:rsidRDefault="00132210" w:rsidP="00A524BF">
      <w:pPr>
        <w:pStyle w:val="Nivel2"/>
        <w:rPr>
          <w:rFonts w:ascii="Times New Roman" w:hAnsi="Times New Roman" w:cs="Times New Roman"/>
          <w:sz w:val="24"/>
          <w:szCs w:val="24"/>
        </w:rPr>
      </w:pPr>
      <w:r>
        <w:lastRenderedPageBreak/>
        <w:t xml:space="preserve"> </w:t>
      </w:r>
      <w:bookmarkStart w:id="412" w:name="_Toc417458870"/>
      <w:r>
        <w:t>A</w:t>
      </w:r>
      <w:r w:rsidR="00167086" w:rsidRPr="00167086">
        <w:t>nexo 10:</w:t>
      </w:r>
      <w:r>
        <w:t>Descrición del Proyecto SMARTLAND</w:t>
      </w:r>
      <w:bookmarkEnd w:id="412"/>
    </w:p>
    <w:p w:rsidR="00167086" w:rsidRPr="00167086" w:rsidRDefault="003D5580" w:rsidP="00823302">
      <w:pPr>
        <w:pStyle w:val="Nivel3"/>
        <w:rPr>
          <w:rFonts w:ascii="Times New Roman" w:eastAsia="Times New Roman" w:hAnsi="Times New Roman" w:cs="Times New Roman"/>
          <w:sz w:val="24"/>
          <w:szCs w:val="24"/>
        </w:rPr>
      </w:pPr>
      <w:bookmarkStart w:id="413" w:name="_Toc417458871"/>
      <w:r>
        <w:rPr>
          <w:rFonts w:eastAsia="Times New Roman"/>
        </w:rPr>
        <w:t>S</w:t>
      </w:r>
      <w:r w:rsidR="00167086" w:rsidRPr="00167086">
        <w:rPr>
          <w:rFonts w:eastAsia="Times New Roman"/>
        </w:rPr>
        <w:t>entencias</w:t>
      </w:r>
      <w:bookmarkEnd w:id="413"/>
      <w:r w:rsidR="00167086" w:rsidRPr="00167086">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1"/>
        <w:gridCol w:w="8860"/>
      </w:tblGrid>
      <w:tr w:rsidR="00167086" w:rsidRPr="00AA4F0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AA4F00" w:rsidRDefault="00167086"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Sentencias</w:t>
            </w:r>
          </w:p>
        </w:tc>
      </w:tr>
      <w:tr w:rsidR="00167086" w:rsidRPr="00823302"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By “Smart land” we are referring to an area in which ICT is used intensively in order to improve both the quality of life of the citizens, as well as environmental management.</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broadens the concept of "Smart Cities" which focus on ensuring the intelligent development of cities within a certain territory.</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Its purpose is to contribute to the optimal use of natural and cultural resources, reassessing their wealth so that in the medium term, they can be a support tool for decision-making, aimed at improving the quality of life of its inhabitants.</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is achieved in collaboration with the regional, local and national governments, as well as public and private companies who wish to join the Smart Land project.</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initiative´s most significant Primary Research Area is the Province of Zamora-Chinchipe.</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Several studies have shown that the biodiversity in southern Ecuador maintains a priceless natural heritage, and is considered as being a "hot spot" of biological diversity, resulting in UNESCO declaring it the "Podocarpus Biosphere Reserve-El Condor" (PBRC).</w:t>
            </w:r>
          </w:p>
        </w:tc>
      </w:tr>
      <w:tr w:rsidR="00167086" w:rsidRPr="0082330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ecological and cultural wonder consists of an area of ​​approximately 1.14 million acres.</w:t>
            </w:r>
          </w:p>
        </w:tc>
      </w:tr>
    </w:tbl>
    <w:p w:rsidR="00167086" w:rsidRPr="00167086" w:rsidRDefault="00167086" w:rsidP="00167086">
      <w:pPr>
        <w:spacing w:after="240" w:line="240" w:lineRule="auto"/>
        <w:rPr>
          <w:rFonts w:ascii="Times New Roman" w:eastAsia="Times New Roman" w:hAnsi="Times New Roman" w:cs="Times New Roman"/>
          <w:sz w:val="24"/>
          <w:szCs w:val="24"/>
          <w:lang w:val="en-US"/>
        </w:rPr>
      </w:pPr>
    </w:p>
    <w:p w:rsidR="00167086" w:rsidRPr="00167086" w:rsidRDefault="003D5580" w:rsidP="00823302">
      <w:pPr>
        <w:pStyle w:val="Nivel3"/>
        <w:rPr>
          <w:rFonts w:ascii="Times New Roman" w:eastAsia="Times New Roman" w:hAnsi="Times New Roman" w:cs="Times New Roman"/>
          <w:sz w:val="24"/>
          <w:szCs w:val="24"/>
        </w:rPr>
      </w:pPr>
      <w:bookmarkStart w:id="414" w:name="_Toc417458872"/>
      <w:r>
        <w:rPr>
          <w:rFonts w:eastAsia="Times New Roman"/>
        </w:rPr>
        <w:t>T</w:t>
      </w:r>
      <w:r w:rsidR="00167086" w:rsidRPr="00167086">
        <w:rPr>
          <w:rFonts w:eastAsia="Times New Roman"/>
        </w:rPr>
        <w:t>okens</w:t>
      </w:r>
      <w:r>
        <w:rPr>
          <w:rFonts w:eastAsia="Times New Roman"/>
        </w:rPr>
        <w:t xml:space="preserve"> y etiquetas</w:t>
      </w:r>
      <w:bookmarkEnd w:id="414"/>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911"/>
        <w:gridCol w:w="931"/>
        <w:gridCol w:w="216"/>
        <w:gridCol w:w="471"/>
        <w:gridCol w:w="1401"/>
        <w:gridCol w:w="931"/>
        <w:gridCol w:w="216"/>
        <w:gridCol w:w="471"/>
        <w:gridCol w:w="13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referring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intensively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both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#2</w:t>
      </w:r>
    </w:p>
    <w:tbl>
      <w:tblPr>
        <w:tblW w:w="8275" w:type="dxa"/>
        <w:tblCellMar>
          <w:top w:w="15" w:type="dxa"/>
          <w:left w:w="15" w:type="dxa"/>
          <w:bottom w:w="15" w:type="dxa"/>
          <w:right w:w="15" w:type="dxa"/>
        </w:tblCellMar>
        <w:tblLook w:val="04A0" w:firstRow="1" w:lastRow="0" w:firstColumn="1" w:lastColumn="0" w:noHBand="0" w:noVBand="1"/>
      </w:tblPr>
      <w:tblGrid>
        <w:gridCol w:w="487"/>
        <w:gridCol w:w="1068"/>
        <w:gridCol w:w="964"/>
        <w:gridCol w:w="224"/>
        <w:gridCol w:w="488"/>
        <w:gridCol w:w="1347"/>
        <w:gridCol w:w="964"/>
        <w:gridCol w:w="224"/>
        <w:gridCol w:w="488"/>
        <w:gridCol w:w="1057"/>
        <w:gridCol w:w="964"/>
      </w:tblGrid>
      <w:tr w:rsidR="00AA4F00" w:rsidRPr="00AA4F00" w:rsidTr="00AA4F00">
        <w:trPr>
          <w:trHeight w:val="205"/>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rPr>
          <w:trHeight w:val="20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broadens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NPS</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focus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ensuring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421"/>
        <w:gridCol w:w="931"/>
        <w:gridCol w:w="216"/>
        <w:gridCol w:w="571"/>
        <w:gridCol w:w="1281"/>
        <w:gridCol w:w="931"/>
        <w:gridCol w:w="216"/>
        <w:gridCol w:w="571"/>
        <w:gridCol w:w="12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emerging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Web</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321"/>
        <w:gridCol w:w="931"/>
        <w:gridCol w:w="216"/>
        <w:gridCol w:w="571"/>
        <w:gridCol w:w="1361"/>
        <w:gridCol w:w="931"/>
        <w:gridCol w:w="216"/>
        <w:gridCol w:w="571"/>
        <w:gridCol w:w="140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through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JJR</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creates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social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stimulate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lastRenderedPageBreak/>
        <w:t>SENTENCIA #5</w:t>
      </w:r>
    </w:p>
    <w:tbl>
      <w:tblPr>
        <w:tblW w:w="0" w:type="auto"/>
        <w:tblCellMar>
          <w:top w:w="15" w:type="dxa"/>
          <w:left w:w="15" w:type="dxa"/>
          <w:bottom w:w="15" w:type="dxa"/>
          <w:right w:w="15" w:type="dxa"/>
        </w:tblCellMar>
        <w:tblLook w:val="04A0" w:firstRow="1" w:lastRow="0" w:firstColumn="1" w:lastColumn="0" w:noHBand="0" w:noVBand="1"/>
      </w:tblPr>
      <w:tblGrid>
        <w:gridCol w:w="571"/>
        <w:gridCol w:w="1231"/>
        <w:gridCol w:w="931"/>
        <w:gridCol w:w="216"/>
        <w:gridCol w:w="571"/>
        <w:gridCol w:w="1141"/>
        <w:gridCol w:w="931"/>
        <w:gridCol w:w="216"/>
        <w:gridCol w:w="571"/>
        <w:gridCol w:w="15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contribute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reassessing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their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aimed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#6</w:t>
      </w:r>
    </w:p>
    <w:tbl>
      <w:tblPr>
        <w:tblW w:w="0" w:type="auto"/>
        <w:tblCellMar>
          <w:top w:w="15" w:type="dxa"/>
          <w:left w:w="15" w:type="dxa"/>
          <w:bottom w:w="15" w:type="dxa"/>
          <w:right w:w="15" w:type="dxa"/>
        </w:tblCellMar>
        <w:tblLook w:val="04A0" w:firstRow="1" w:lastRow="0" w:firstColumn="1" w:lastColumn="0" w:noHBand="0" w:noVBand="1"/>
      </w:tblPr>
      <w:tblGrid>
        <w:gridCol w:w="571"/>
        <w:gridCol w:w="1311"/>
        <w:gridCol w:w="931"/>
        <w:gridCol w:w="216"/>
        <w:gridCol w:w="571"/>
        <w:gridCol w:w="1291"/>
        <w:gridCol w:w="931"/>
        <w:gridCol w:w="216"/>
        <w:gridCol w:w="571"/>
        <w:gridCol w:w="114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achieved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regional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local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public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wish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join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#7</w:t>
      </w:r>
    </w:p>
    <w:tbl>
      <w:tblPr>
        <w:tblW w:w="0" w:type="auto"/>
        <w:tblCellMar>
          <w:top w:w="15" w:type="dxa"/>
          <w:left w:w="15" w:type="dxa"/>
          <w:bottom w:w="15" w:type="dxa"/>
          <w:right w:w="15" w:type="dxa"/>
        </w:tblCellMar>
        <w:tblLook w:val="04A0" w:firstRow="1" w:lastRow="0" w:firstColumn="1" w:lastColumn="0" w:noHBand="0" w:noVBand="1"/>
      </w:tblPr>
      <w:tblGrid>
        <w:gridCol w:w="571"/>
        <w:gridCol w:w="890"/>
        <w:gridCol w:w="931"/>
        <w:gridCol w:w="216"/>
        <w:gridCol w:w="571"/>
        <w:gridCol w:w="1751"/>
        <w:gridCol w:w="931"/>
        <w:gridCol w:w="216"/>
        <w:gridCol w:w="571"/>
        <w:gridCol w:w="10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Primary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#8</w:t>
      </w:r>
    </w:p>
    <w:tbl>
      <w:tblPr>
        <w:tblW w:w="0" w:type="auto"/>
        <w:tblCellMar>
          <w:top w:w="15" w:type="dxa"/>
          <w:left w:w="15" w:type="dxa"/>
          <w:bottom w:w="15" w:type="dxa"/>
          <w:right w:w="15" w:type="dxa"/>
        </w:tblCellMar>
        <w:tblLook w:val="04A0" w:firstRow="1" w:lastRow="0" w:firstColumn="1" w:lastColumn="0" w:noHBand="0" w:noVBand="1"/>
      </w:tblPr>
      <w:tblGrid>
        <w:gridCol w:w="571"/>
        <w:gridCol w:w="1091"/>
        <w:gridCol w:w="931"/>
        <w:gridCol w:w="216"/>
        <w:gridCol w:w="571"/>
        <w:gridCol w:w="1431"/>
        <w:gridCol w:w="931"/>
        <w:gridCol w:w="216"/>
        <w:gridCol w:w="571"/>
        <w:gridCol w:w="11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archaeological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make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quite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Rainforest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alongside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#9</w:t>
      </w:r>
    </w:p>
    <w:tbl>
      <w:tblPr>
        <w:tblW w:w="0" w:type="auto"/>
        <w:tblCellMar>
          <w:top w:w="15" w:type="dxa"/>
          <w:left w:w="15" w:type="dxa"/>
          <w:bottom w:w="15" w:type="dxa"/>
          <w:right w:w="15" w:type="dxa"/>
        </w:tblCellMar>
        <w:tblLook w:val="04A0" w:firstRow="1" w:lastRow="0" w:firstColumn="1" w:lastColumn="0" w:noHBand="0" w:noVBand="1"/>
      </w:tblPr>
      <w:tblGrid>
        <w:gridCol w:w="571"/>
        <w:gridCol w:w="1171"/>
        <w:gridCol w:w="931"/>
        <w:gridCol w:w="216"/>
        <w:gridCol w:w="571"/>
        <w:gridCol w:w="1231"/>
        <w:gridCol w:w="931"/>
        <w:gridCol w:w="216"/>
        <w:gridCol w:w="571"/>
        <w:gridCol w:w="10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have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VHP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shown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Ecuador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maintains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considered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resulting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declaring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Biosphere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Reserve-El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#10</w:t>
      </w:r>
    </w:p>
    <w:tbl>
      <w:tblPr>
        <w:tblW w:w="0" w:type="auto"/>
        <w:tblCellMar>
          <w:top w:w="15" w:type="dxa"/>
          <w:left w:w="15" w:type="dxa"/>
          <w:bottom w:w="15" w:type="dxa"/>
          <w:right w:w="15" w:type="dxa"/>
        </w:tblCellMar>
        <w:tblLook w:val="04A0" w:firstRow="1" w:lastRow="0" w:firstColumn="1" w:lastColumn="0" w:noHBand="0" w:noVBand="1"/>
      </w:tblPr>
      <w:tblGrid>
        <w:gridCol w:w="571"/>
        <w:gridCol w:w="851"/>
        <w:gridCol w:w="931"/>
        <w:gridCol w:w="216"/>
        <w:gridCol w:w="571"/>
        <w:gridCol w:w="1591"/>
        <w:gridCol w:w="931"/>
        <w:gridCol w:w="216"/>
        <w:gridCol w:w="571"/>
        <w:gridCol w:w="9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354</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ecological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consists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??approximately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million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167086" w:rsidRDefault="00167086" w:rsidP="00167086">
      <w:pPr>
        <w:spacing w:after="240" w:line="240" w:lineRule="auto"/>
        <w:rPr>
          <w:rFonts w:ascii="Arial" w:eastAsia="Times New Roman" w:hAnsi="Arial" w:cs="Arial"/>
          <w:sz w:val="18"/>
          <w:szCs w:val="18"/>
        </w:rPr>
      </w:pPr>
    </w:p>
    <w:p w:rsidR="004F58E9" w:rsidRDefault="004F58E9" w:rsidP="00167086">
      <w:pPr>
        <w:spacing w:after="240" w:line="240" w:lineRule="auto"/>
        <w:rPr>
          <w:rFonts w:ascii="Arial" w:eastAsia="Times New Roman" w:hAnsi="Arial" w:cs="Arial"/>
          <w:sz w:val="18"/>
          <w:szCs w:val="18"/>
        </w:rPr>
      </w:pPr>
    </w:p>
    <w:p w:rsidR="004F58E9" w:rsidRPr="00AA4F00" w:rsidRDefault="004F58E9" w:rsidP="00167086">
      <w:pPr>
        <w:spacing w:after="240" w:line="240" w:lineRule="auto"/>
        <w:rPr>
          <w:rFonts w:ascii="Arial" w:eastAsia="Times New Roman" w:hAnsi="Arial" w:cs="Arial"/>
          <w:sz w:val="18"/>
          <w:szCs w:val="18"/>
        </w:rPr>
      </w:pPr>
    </w:p>
    <w:p w:rsidR="00167086" w:rsidRPr="00167086" w:rsidRDefault="00132210" w:rsidP="00823302">
      <w:pPr>
        <w:pStyle w:val="Nivel3"/>
        <w:rPr>
          <w:rFonts w:ascii="Times New Roman" w:eastAsia="Times New Roman" w:hAnsi="Times New Roman" w:cs="Times New Roman"/>
          <w:sz w:val="24"/>
          <w:szCs w:val="24"/>
        </w:rPr>
      </w:pPr>
      <w:bookmarkStart w:id="415" w:name="_Toc417458873"/>
      <w:r>
        <w:rPr>
          <w:rFonts w:eastAsia="Times New Roman"/>
        </w:rPr>
        <w:lastRenderedPageBreak/>
        <w:t>E</w:t>
      </w:r>
      <w:r w:rsidR="00167086" w:rsidRPr="00167086">
        <w:rPr>
          <w:rFonts w:eastAsia="Times New Roman"/>
        </w:rPr>
        <w:t>xtracción</w:t>
      </w:r>
      <w:bookmarkEnd w:id="415"/>
      <w:r w:rsidR="00167086" w:rsidRPr="00167086">
        <w:rPr>
          <w:rFonts w:eastAsia="Times New Roman"/>
        </w:rPr>
        <w:t xml:space="preserve"> </w:t>
      </w: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ENTIDADES</w:t>
      </w:r>
    </w:p>
    <w:tbl>
      <w:tblPr>
        <w:tblW w:w="8926" w:type="dxa"/>
        <w:tblLayout w:type="fixed"/>
        <w:tblCellMar>
          <w:top w:w="15" w:type="dxa"/>
          <w:left w:w="15" w:type="dxa"/>
          <w:bottom w:w="15" w:type="dxa"/>
          <w:right w:w="15" w:type="dxa"/>
        </w:tblCellMar>
        <w:tblLook w:val="04A0" w:firstRow="1" w:lastRow="0" w:firstColumn="1" w:lastColumn="0" w:noHBand="0" w:noVBand="1"/>
      </w:tblPr>
      <w:tblGrid>
        <w:gridCol w:w="599"/>
        <w:gridCol w:w="2008"/>
        <w:gridCol w:w="230"/>
        <w:gridCol w:w="529"/>
        <w:gridCol w:w="2551"/>
        <w:gridCol w:w="230"/>
        <w:gridCol w:w="421"/>
        <w:gridCol w:w="2358"/>
      </w:tblGrid>
      <w:tr w:rsidR="00AA4F00" w:rsidRPr="00AA4F00" w:rsidTr="009143E3">
        <w:trPr>
          <w:trHeight w:val="203"/>
        </w:trPr>
        <w:tc>
          <w:tcPr>
            <w:tcW w:w="59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00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55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35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r>
      <w:tr w:rsidR="00AA4F00" w:rsidRPr="00AA4F00" w:rsidTr="009143E3">
        <w:trPr>
          <w:trHeight w:val="203"/>
        </w:trPr>
        <w:tc>
          <w:tcPr>
            <w:tcW w:w="59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w:t>
            </w:r>
          </w:p>
        </w:tc>
        <w:tc>
          <w:tcPr>
            <w:tcW w:w="200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2</w:t>
            </w:r>
          </w:p>
        </w:tc>
        <w:tc>
          <w:tcPr>
            <w:tcW w:w="255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Cities</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w:t>
            </w:r>
          </w:p>
        </w:tc>
        <w:tc>
          <w:tcPr>
            <w:tcW w:w="235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 Web</w:t>
            </w:r>
          </w:p>
        </w:tc>
      </w:tr>
      <w:tr w:rsidR="00AA4F00"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4</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5</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6</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9143E3">
        <w:trPr>
          <w:trHeight w:val="42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7</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 Primary Research Area</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8</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 of 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9</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r>
      <w:tr w:rsidR="00AA4F00" w:rsidRPr="00AA4F00" w:rsidTr="009143E3">
        <w:trPr>
          <w:trHeight w:val="64"/>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10</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 Rainforest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12</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r>
      <w:tr w:rsidR="00AA4F00" w:rsidRPr="00AA4F00" w:rsidTr="009143E3">
        <w:trPr>
          <w:trHeight w:val="30"/>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13</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 Ecuador</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14</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15</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 Biosphere Reserve-El Condor</w:t>
            </w:r>
          </w:p>
        </w:tc>
      </w:tr>
      <w:tr w:rsidR="009143E3"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16</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230" w:type="dxa"/>
            <w:tcBorders>
              <w:lef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55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0" w:type="dxa"/>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58"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634"/>
        <w:gridCol w:w="216"/>
        <w:gridCol w:w="471"/>
        <w:gridCol w:w="2288"/>
        <w:gridCol w:w="216"/>
        <w:gridCol w:w="471"/>
        <w:gridCol w:w="2564"/>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 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 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 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 preservation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 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 analysis 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 technologies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 information 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 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 projects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 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 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 management systems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 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resources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 term</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 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 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 companies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 ´ 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 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 groups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 archaeological 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 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 attractions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 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 studies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 natural heritage</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 spot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 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wonder</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SIMPLES</w:t>
      </w:r>
    </w:p>
    <w:tbl>
      <w:tblPr>
        <w:tblW w:w="8690" w:type="dxa"/>
        <w:tblCellMar>
          <w:top w:w="15" w:type="dxa"/>
          <w:left w:w="15" w:type="dxa"/>
          <w:bottom w:w="15" w:type="dxa"/>
          <w:right w:w="15" w:type="dxa"/>
        </w:tblCellMar>
        <w:tblLook w:val="04A0" w:firstRow="1" w:lastRow="0" w:firstColumn="1" w:lastColumn="0" w:noHBand="0" w:noVBand="1"/>
      </w:tblPr>
      <w:tblGrid>
        <w:gridCol w:w="576"/>
        <w:gridCol w:w="2144"/>
        <w:gridCol w:w="264"/>
        <w:gridCol w:w="577"/>
        <w:gridCol w:w="2144"/>
        <w:gridCol w:w="264"/>
        <w:gridCol w:w="577"/>
        <w:gridCol w:w="2144"/>
      </w:tblGrid>
      <w:tr w:rsidR="00AA4F00" w:rsidRPr="00AA4F00" w:rsidTr="004F58E9">
        <w:trPr>
          <w:trHeight w:val="138"/>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r>
      <w:tr w:rsidR="00AA4F00" w:rsidRPr="00AA4F00" w:rsidTr="004F58E9">
        <w:trPr>
          <w:trHeight w:val="138"/>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38"/>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167086" w:rsidRPr="00167086" w:rsidRDefault="00167086" w:rsidP="00167086">
      <w:pPr>
        <w:spacing w:after="240" w:line="240" w:lineRule="auto"/>
        <w:rPr>
          <w:rFonts w:ascii="Times New Roman" w:eastAsia="Times New Roman" w:hAnsi="Times New Roman" w:cs="Times New Roman"/>
          <w:sz w:val="24"/>
          <w:szCs w:val="24"/>
        </w:rPr>
      </w:pPr>
    </w:p>
    <w:p w:rsidR="00167086" w:rsidRPr="00167086" w:rsidRDefault="009143E3" w:rsidP="00823302">
      <w:pPr>
        <w:pStyle w:val="Nivel3"/>
        <w:rPr>
          <w:rFonts w:ascii="Times New Roman" w:eastAsia="Times New Roman" w:hAnsi="Times New Roman" w:cs="Times New Roman"/>
          <w:sz w:val="24"/>
          <w:szCs w:val="24"/>
        </w:rPr>
      </w:pPr>
      <w:bookmarkStart w:id="416" w:name="_Toc417458874"/>
      <w:r>
        <w:rPr>
          <w:rFonts w:eastAsia="Times New Roman"/>
        </w:rPr>
        <w:lastRenderedPageBreak/>
        <w:t>D</w:t>
      </w:r>
      <w:r w:rsidRPr="00167086">
        <w:rPr>
          <w:rFonts w:eastAsia="Times New Roman"/>
        </w:rPr>
        <w:t>esambiguación</w:t>
      </w:r>
      <w:r w:rsidR="00167086" w:rsidRPr="00167086">
        <w:rPr>
          <w:rFonts w:eastAsia="Times New Roman"/>
        </w:rPr>
        <w:t xml:space="preserve"> y </w:t>
      </w:r>
      <w:r>
        <w:rPr>
          <w:rFonts w:eastAsia="Times New Roman"/>
        </w:rPr>
        <w:t>E</w:t>
      </w:r>
      <w:r w:rsidRPr="00167086">
        <w:rPr>
          <w:rFonts w:eastAsia="Times New Roman"/>
        </w:rPr>
        <w:t>nlace</w:t>
      </w:r>
      <w:bookmarkEnd w:id="416"/>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ENTIDADES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34"/>
        <w:gridCol w:w="1661"/>
        <w:gridCol w:w="3780"/>
        <w:gridCol w:w="3261"/>
      </w:tblGrid>
      <w:tr w:rsidR="00167086" w:rsidRPr="009143E3" w:rsidTr="009143E3">
        <w:tc>
          <w:tcPr>
            <w:tcW w:w="334"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t>
            </w:r>
          </w:p>
        </w:tc>
        <w:tc>
          <w:tcPr>
            <w:tcW w:w="16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Entidad</w:t>
            </w:r>
          </w:p>
        </w:tc>
        <w:tc>
          <w:tcPr>
            <w:tcW w:w="3780"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32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334"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1</w:t>
            </w:r>
          </w:p>
        </w:tc>
        <w:tc>
          <w:tcPr>
            <w:tcW w:w="16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ICT</w:t>
            </w:r>
          </w:p>
        </w:tc>
        <w:tc>
          <w:tcPr>
            <w:tcW w:w="3780"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76" w:history="1">
              <w:r w:rsidR="00167086" w:rsidRPr="009143E3">
                <w:rPr>
                  <w:rFonts w:ascii="Arial" w:eastAsia="Times New Roman" w:hAnsi="Arial" w:cs="Arial"/>
                  <w:color w:val="1155CC"/>
                  <w:sz w:val="18"/>
                  <w:szCs w:val="18"/>
                  <w:u w:val="single"/>
                </w:rPr>
                <w:t>http://dbpedia.org/resource/Information_and_communication_technologies_for_environmental_sustainability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2</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Smart Cities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77" w:history="1">
              <w:r w:rsidR="00167086" w:rsidRPr="009143E3">
                <w:rPr>
                  <w:rFonts w:ascii="Arial" w:eastAsia="Times New Roman" w:hAnsi="Arial" w:cs="Arial"/>
                  <w:color w:val="1155CC"/>
                  <w:sz w:val="18"/>
                  <w:szCs w:val="18"/>
                  <w:u w:val="single"/>
                </w:rPr>
                <w:t>http://dbpedia.org/resource/Smart_city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3</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Semantic Web</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78" w:history="1">
              <w:r w:rsidR="00167086" w:rsidRPr="009143E3">
                <w:rPr>
                  <w:rFonts w:ascii="Arial" w:eastAsia="Times New Roman" w:hAnsi="Arial" w:cs="Arial"/>
                  <w:color w:val="1155CC"/>
                  <w:sz w:val="18"/>
                  <w:szCs w:val="18"/>
                  <w:u w:val="single"/>
                </w:rPr>
                <w:t>http://dbpedia.org/resource/Semantic_Web</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4</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Zamora-Chinchipe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240" w:lineRule="auto"/>
              <w:rPr>
                <w:rFonts w:ascii="Arial" w:eastAsia="Times New Roman" w:hAnsi="Arial" w:cs="Arial"/>
                <w:sz w:val="18"/>
                <w:szCs w:val="18"/>
              </w:rPr>
            </w:pPr>
            <w:hyperlink r:id="rId179"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29118D" w:rsidP="009143E3">
            <w:pPr>
              <w:spacing w:after="0" w:line="240" w:lineRule="auto"/>
              <w:rPr>
                <w:rFonts w:ascii="Arial" w:eastAsia="Times New Roman" w:hAnsi="Arial" w:cs="Arial"/>
                <w:sz w:val="18"/>
                <w:szCs w:val="18"/>
              </w:rPr>
            </w:pPr>
            <w:hyperlink r:id="rId180" w:history="1">
              <w:r w:rsidR="00167086" w:rsidRPr="009143E3">
                <w:rPr>
                  <w:rFonts w:ascii="Arial" w:eastAsia="Times New Roman" w:hAnsi="Arial" w:cs="Arial"/>
                  <w:color w:val="1155CC"/>
                  <w:sz w:val="18"/>
                  <w:szCs w:val="18"/>
                  <w:u w:val="single"/>
                </w:rPr>
                <w:t>http://dbpedia.org/ontology/Place</w:t>
              </w:r>
            </w:hyperlink>
          </w:p>
          <w:p w:rsidR="00167086" w:rsidRPr="009143E3" w:rsidRDefault="0029118D" w:rsidP="009143E3">
            <w:pPr>
              <w:spacing w:after="0" w:line="240" w:lineRule="auto"/>
              <w:rPr>
                <w:rFonts w:ascii="Arial" w:eastAsia="Times New Roman" w:hAnsi="Arial" w:cs="Arial"/>
                <w:sz w:val="18"/>
                <w:szCs w:val="18"/>
              </w:rPr>
            </w:pPr>
            <w:hyperlink r:id="rId181" w:history="1">
              <w:r w:rsidR="00167086" w:rsidRPr="009143E3">
                <w:rPr>
                  <w:rFonts w:ascii="Arial" w:eastAsia="Times New Roman" w:hAnsi="Arial" w:cs="Arial"/>
                  <w:color w:val="1155CC"/>
                  <w:sz w:val="18"/>
                  <w:szCs w:val="18"/>
                  <w:u w:val="single"/>
                </w:rPr>
                <w:t>http://dbpedia.org/ontology/PopulatedPlace</w:t>
              </w:r>
            </w:hyperlink>
          </w:p>
          <w:p w:rsidR="00167086" w:rsidRPr="009143E3" w:rsidRDefault="0029118D" w:rsidP="009143E3">
            <w:pPr>
              <w:spacing w:after="0" w:line="240" w:lineRule="auto"/>
              <w:rPr>
                <w:rFonts w:ascii="Arial" w:eastAsia="Times New Roman" w:hAnsi="Arial" w:cs="Arial"/>
                <w:sz w:val="18"/>
                <w:szCs w:val="18"/>
              </w:rPr>
            </w:pPr>
            <w:hyperlink r:id="rId182" w:history="1">
              <w:r w:rsidR="00167086" w:rsidRPr="009143E3">
                <w:rPr>
                  <w:rFonts w:ascii="Arial" w:eastAsia="Times New Roman" w:hAnsi="Arial" w:cs="Arial"/>
                  <w:color w:val="1155CC"/>
                  <w:sz w:val="18"/>
                  <w:szCs w:val="18"/>
                  <w:u w:val="single"/>
                </w:rPr>
                <w:t>http://dbpedia.org/ontology/Settlement</w:t>
              </w:r>
            </w:hyperlink>
          </w:p>
          <w:p w:rsidR="00167086" w:rsidRPr="009143E3" w:rsidRDefault="0029118D" w:rsidP="009143E3">
            <w:pPr>
              <w:spacing w:after="0" w:line="0" w:lineRule="atLeast"/>
              <w:rPr>
                <w:rFonts w:ascii="Arial" w:eastAsia="Times New Roman" w:hAnsi="Arial" w:cs="Arial"/>
                <w:sz w:val="18"/>
                <w:szCs w:val="18"/>
              </w:rPr>
            </w:pPr>
            <w:hyperlink r:id="rId183"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84" w:history="1">
              <w:r w:rsidR="00167086" w:rsidRPr="009143E3">
                <w:rPr>
                  <w:rFonts w:ascii="Arial" w:eastAsia="Times New Roman" w:hAnsi="Arial" w:cs="Arial"/>
                  <w:color w:val="1155CC"/>
                  <w:sz w:val="18"/>
                  <w:szCs w:val="18"/>
                  <w:u w:val="single"/>
                </w:rPr>
                <w:t>http://dbpedia.org/resource/Zamora-Chinchipe_Province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5</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Province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85" w:history="1">
              <w:r w:rsidR="00167086" w:rsidRPr="009143E3">
                <w:rPr>
                  <w:rFonts w:ascii="Arial" w:eastAsia="Times New Roman" w:hAnsi="Arial" w:cs="Arial"/>
                  <w:color w:val="1155CC"/>
                  <w:sz w:val="18"/>
                  <w:szCs w:val="18"/>
                  <w:u w:val="single"/>
                </w:rPr>
                <w:t>http://dbpedia.org/resource/Province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6</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Amazon Rainforest</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240" w:lineRule="auto"/>
              <w:rPr>
                <w:rFonts w:ascii="Arial" w:eastAsia="Times New Roman" w:hAnsi="Arial" w:cs="Arial"/>
                <w:sz w:val="18"/>
                <w:szCs w:val="18"/>
              </w:rPr>
            </w:pPr>
            <w:hyperlink r:id="rId186"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29118D" w:rsidP="009143E3">
            <w:pPr>
              <w:spacing w:after="0" w:line="240" w:lineRule="auto"/>
              <w:rPr>
                <w:rFonts w:ascii="Arial" w:eastAsia="Times New Roman" w:hAnsi="Arial" w:cs="Arial"/>
                <w:sz w:val="18"/>
                <w:szCs w:val="18"/>
              </w:rPr>
            </w:pPr>
            <w:hyperlink r:id="rId187" w:history="1">
              <w:r w:rsidR="00167086" w:rsidRPr="009143E3">
                <w:rPr>
                  <w:rFonts w:ascii="Arial" w:eastAsia="Times New Roman" w:hAnsi="Arial" w:cs="Arial"/>
                  <w:color w:val="1155CC"/>
                  <w:sz w:val="18"/>
                  <w:szCs w:val="18"/>
                  <w:u w:val="single"/>
                </w:rPr>
                <w:t>http://dbpedia.org/ontology/Place</w:t>
              </w:r>
            </w:hyperlink>
          </w:p>
          <w:p w:rsidR="00167086" w:rsidRPr="009143E3" w:rsidRDefault="0029118D" w:rsidP="009143E3">
            <w:pPr>
              <w:spacing w:after="0" w:line="0" w:lineRule="atLeast"/>
              <w:rPr>
                <w:rFonts w:ascii="Arial" w:eastAsia="Times New Roman" w:hAnsi="Arial" w:cs="Arial"/>
                <w:sz w:val="18"/>
                <w:szCs w:val="18"/>
              </w:rPr>
            </w:pPr>
            <w:hyperlink r:id="rId188"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89" w:history="1">
              <w:r w:rsidR="00167086" w:rsidRPr="009143E3">
                <w:rPr>
                  <w:rFonts w:ascii="Arial" w:eastAsia="Times New Roman" w:hAnsi="Arial" w:cs="Arial"/>
                  <w:color w:val="1155CC"/>
                  <w:sz w:val="18"/>
                  <w:szCs w:val="18"/>
                  <w:u w:val="single"/>
                </w:rPr>
                <w:t>http://dbpedia.org/resource/Amazon_rainforest</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7</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Andes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90" w:history="1">
              <w:r w:rsidR="00167086" w:rsidRPr="009143E3">
                <w:rPr>
                  <w:rFonts w:ascii="Arial" w:eastAsia="Times New Roman" w:hAnsi="Arial" w:cs="Arial"/>
                  <w:color w:val="1155CC"/>
                  <w:sz w:val="18"/>
                  <w:szCs w:val="18"/>
                  <w:u w:val="single"/>
                </w:rPr>
                <w:t>http://dbpedia.org/resource/Andes</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8</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UNESCO</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91" w:history="1">
              <w:r w:rsidR="00167086" w:rsidRPr="009143E3">
                <w:rPr>
                  <w:rFonts w:ascii="Arial" w:eastAsia="Times New Roman" w:hAnsi="Arial" w:cs="Arial"/>
                  <w:color w:val="1155CC"/>
                  <w:sz w:val="18"/>
                  <w:szCs w:val="18"/>
                  <w:u w:val="single"/>
                </w:rPr>
                <w:t>http://dbpedia.org/resource/UNESCO</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9</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PBRC</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29118D" w:rsidP="009143E3">
            <w:pPr>
              <w:spacing w:after="0" w:line="0" w:lineRule="atLeast"/>
              <w:rPr>
                <w:rFonts w:ascii="Arial" w:eastAsia="Times New Roman" w:hAnsi="Arial" w:cs="Arial"/>
                <w:sz w:val="18"/>
                <w:szCs w:val="18"/>
              </w:rPr>
            </w:pPr>
            <w:hyperlink r:id="rId192" w:history="1">
              <w:r w:rsidR="00167086" w:rsidRPr="009143E3">
                <w:rPr>
                  <w:rFonts w:ascii="Arial" w:eastAsia="Times New Roman" w:hAnsi="Arial" w:cs="Arial"/>
                  <w:color w:val="1155CC"/>
                  <w:sz w:val="18"/>
                  <w:szCs w:val="18"/>
                  <w:u w:val="single"/>
                </w:rPr>
                <w:t>http://dbpedia.org/resource/Packed_red_blood_cells</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 COMPUESTAS</w:t>
      </w:r>
    </w:p>
    <w:tbl>
      <w:tblPr>
        <w:tblW w:w="0" w:type="auto"/>
        <w:tblCellMar>
          <w:top w:w="15" w:type="dxa"/>
          <w:left w:w="15" w:type="dxa"/>
          <w:bottom w:w="15" w:type="dxa"/>
          <w:right w:w="15" w:type="dxa"/>
        </w:tblCellMar>
        <w:tblLook w:val="04A0" w:firstRow="1" w:lastRow="0" w:firstColumn="1" w:lastColumn="0" w:noHBand="0" w:noVBand="1"/>
      </w:tblPr>
      <w:tblGrid>
        <w:gridCol w:w="371"/>
        <w:gridCol w:w="2428"/>
        <w:gridCol w:w="621"/>
        <w:gridCol w:w="5664"/>
      </w:tblGrid>
      <w:tr w:rsidR="00167086" w:rsidRPr="009143E3" w:rsidTr="009143E3">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242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Keywords</w:t>
            </w:r>
          </w:p>
        </w:tc>
        <w:tc>
          <w:tcPr>
            <w:tcW w:w="62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5664"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242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environmental management</w:t>
            </w:r>
          </w:p>
        </w:tc>
        <w:tc>
          <w:tcPr>
            <w:tcW w:w="62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3" w:history="1">
              <w:r w:rsidR="00167086" w:rsidRPr="009143E3">
                <w:rPr>
                  <w:rFonts w:ascii="Arial" w:eastAsia="Times New Roman" w:hAnsi="Arial" w:cs="Arial"/>
                  <w:color w:val="1155CC"/>
                  <w:sz w:val="18"/>
                  <w:szCs w:val="18"/>
                  <w:u w:val="single"/>
                </w:rPr>
                <w:t>http://dbpedia.org/resource/Environmental_resources_management</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digital preservation</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4" w:history="1">
              <w:r w:rsidR="00167086" w:rsidRPr="009143E3">
                <w:rPr>
                  <w:rFonts w:ascii="Arial" w:eastAsia="Times New Roman" w:hAnsi="Arial" w:cs="Arial"/>
                  <w:color w:val="1155CC"/>
                  <w:sz w:val="18"/>
                  <w:szCs w:val="18"/>
                  <w:u w:val="single"/>
                </w:rPr>
                <w:t>http://dbpedia.org/resource/Digital_preservation</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geographical information systems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5" w:history="1">
              <w:r w:rsidR="00167086" w:rsidRPr="009143E3">
                <w:rPr>
                  <w:rFonts w:ascii="Arial" w:eastAsia="Times New Roman" w:hAnsi="Arial" w:cs="Arial"/>
                  <w:color w:val="1155CC"/>
                  <w:sz w:val="18"/>
                  <w:szCs w:val="18"/>
                  <w:u w:val="single"/>
                </w:rPr>
                <w:t>http://dbpedia.org/resource/Geographic_information_system</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ethnic groups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6" w:history="1">
              <w:r w:rsidR="00167086" w:rsidRPr="009143E3">
                <w:rPr>
                  <w:rFonts w:ascii="Arial" w:eastAsia="Times New Roman" w:hAnsi="Arial" w:cs="Arial"/>
                  <w:color w:val="1155CC"/>
                  <w:sz w:val="18"/>
                  <w:szCs w:val="18"/>
                  <w:u w:val="single"/>
                </w:rPr>
                <w:t>http://dbpedia.org/resource/Ethnic_group</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KEYWORDS SIMPLES</w:t>
      </w:r>
    </w:p>
    <w:tbl>
      <w:tblPr>
        <w:tblW w:w="9174" w:type="dxa"/>
        <w:tblCellMar>
          <w:top w:w="15" w:type="dxa"/>
          <w:left w:w="15" w:type="dxa"/>
          <w:bottom w:w="15" w:type="dxa"/>
          <w:right w:w="15" w:type="dxa"/>
        </w:tblCellMar>
        <w:tblLook w:val="04A0" w:firstRow="1" w:lastRow="0" w:firstColumn="1" w:lastColumn="0" w:noHBand="0" w:noVBand="1"/>
      </w:tblPr>
      <w:tblGrid>
        <w:gridCol w:w="668"/>
        <w:gridCol w:w="2230"/>
        <w:gridCol w:w="1735"/>
        <w:gridCol w:w="4541"/>
      </w:tblGrid>
      <w:tr w:rsidR="00167086" w:rsidRPr="009143E3" w:rsidTr="009143E3">
        <w:trPr>
          <w:trHeight w:val="116"/>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w:t>
            </w:r>
          </w:p>
        </w:tc>
        <w:tc>
          <w:tcPr>
            <w:tcW w:w="1735"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454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rPr>
          <w:trHeight w:val="11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life</w:t>
            </w:r>
          </w:p>
        </w:tc>
        <w:tc>
          <w:tcPr>
            <w:tcW w:w="1735"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7" w:history="1">
              <w:r w:rsidR="00167086" w:rsidRPr="009143E3">
                <w:rPr>
                  <w:rFonts w:ascii="Arial" w:eastAsia="Times New Roman" w:hAnsi="Arial" w:cs="Arial"/>
                  <w:color w:val="1155CC"/>
                  <w:sz w:val="18"/>
                  <w:szCs w:val="18"/>
                  <w:u w:val="single"/>
                </w:rPr>
                <w:t>http://dbpedia.org/resource/Life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management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8" w:history="1">
              <w:r w:rsidR="00167086" w:rsidRPr="009143E3">
                <w:rPr>
                  <w:rFonts w:ascii="Arial" w:eastAsia="Times New Roman" w:hAnsi="Arial" w:cs="Arial"/>
                  <w:color w:val="1155CC"/>
                  <w:sz w:val="18"/>
                  <w:szCs w:val="18"/>
                  <w:u w:val="single"/>
                </w:rPr>
                <w:t>http://dbpedia.org/resource/Management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area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199" w:history="1">
              <w:r w:rsidR="00167086" w:rsidRPr="009143E3">
                <w:rPr>
                  <w:rFonts w:ascii="Arial" w:eastAsia="Times New Roman" w:hAnsi="Arial" w:cs="Arial"/>
                  <w:color w:val="1155CC"/>
                  <w:sz w:val="18"/>
                  <w:szCs w:val="18"/>
                  <w:u w:val="single"/>
                </w:rPr>
                <w:t>http://dbpedia.org/resource/Area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citizens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0"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concept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1" w:history="1">
              <w:r w:rsidR="00167086" w:rsidRPr="009143E3">
                <w:rPr>
                  <w:rFonts w:ascii="Arial" w:eastAsia="Times New Roman" w:hAnsi="Arial" w:cs="Arial"/>
                  <w:color w:val="1155CC"/>
                  <w:sz w:val="18"/>
                  <w:szCs w:val="18"/>
                  <w:u w:val="single"/>
                </w:rPr>
                <w:t>http://dbpedia.org/resource/Concept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2" w:history="1">
              <w:r w:rsidR="00167086" w:rsidRPr="009143E3">
                <w:rPr>
                  <w:rFonts w:ascii="Arial" w:eastAsia="Times New Roman" w:hAnsi="Arial" w:cs="Arial"/>
                  <w:color w:val="1155CC"/>
                  <w:sz w:val="18"/>
                  <w:szCs w:val="18"/>
                  <w:u w:val="single"/>
                </w:rPr>
                <w:t>http://dbpedia.org/resource/Cities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information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3" w:history="1">
              <w:r w:rsidR="00167086" w:rsidRPr="009143E3">
                <w:rPr>
                  <w:rFonts w:ascii="Arial" w:eastAsia="Times New Roman" w:hAnsi="Arial" w:cs="Arial"/>
                  <w:color w:val="1155CC"/>
                  <w:sz w:val="18"/>
                  <w:szCs w:val="18"/>
                  <w:u w:val="single"/>
                </w:rPr>
                <w:t>http://dbpedia.org/resource/Information</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sensor</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4" w:history="1">
              <w:r w:rsidR="00167086" w:rsidRPr="009143E3">
                <w:rPr>
                  <w:rFonts w:ascii="Arial" w:eastAsia="Times New Roman" w:hAnsi="Arial" w:cs="Arial"/>
                  <w:color w:val="1155CC"/>
                  <w:sz w:val="18"/>
                  <w:szCs w:val="18"/>
                  <w:u w:val="single"/>
                </w:rPr>
                <w:t>http://dbpedia.org/resource/Sensor</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systems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5" w:history="1">
              <w:r w:rsidR="00167086" w:rsidRPr="009143E3">
                <w:rPr>
                  <w:rFonts w:ascii="Arial" w:eastAsia="Times New Roman" w:hAnsi="Arial" w:cs="Arial"/>
                  <w:color w:val="1155CC"/>
                  <w:sz w:val="18"/>
                  <w:szCs w:val="18"/>
                  <w:u w:val="single"/>
                </w:rPr>
                <w:t>http://dbpedia.org/resource/Systems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initiative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6" w:history="1">
              <w:r w:rsidR="00167086" w:rsidRPr="009143E3">
                <w:rPr>
                  <w:rFonts w:ascii="Arial" w:eastAsia="Times New Roman" w:hAnsi="Arial" w:cs="Arial"/>
                  <w:color w:val="1155CC"/>
                  <w:sz w:val="18"/>
                  <w:szCs w:val="18"/>
                  <w:u w:val="single"/>
                </w:rPr>
                <w:t>http://dbpedia.org/resource/Initiative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analysis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7" w:history="1">
              <w:r w:rsidR="00167086" w:rsidRPr="009143E3">
                <w:rPr>
                  <w:rFonts w:ascii="Arial" w:eastAsia="Times New Roman" w:hAnsi="Arial" w:cs="Arial"/>
                  <w:color w:val="1155CC"/>
                  <w:sz w:val="18"/>
                  <w:szCs w:val="18"/>
                  <w:u w:val="single"/>
                </w:rPr>
                <w:t>http://dbpedia.org/resource/Analysis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volumes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8" w:history="1">
              <w:r w:rsidR="00167086" w:rsidRPr="009143E3">
                <w:rPr>
                  <w:rFonts w:ascii="Arial" w:eastAsia="Times New Roman" w:hAnsi="Arial" w:cs="Arial"/>
                  <w:color w:val="1155CC"/>
                  <w:sz w:val="18"/>
                  <w:szCs w:val="18"/>
                  <w:u w:val="single"/>
                </w:rPr>
                <w:t>http://dbpedia.org/resource/Volumes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technologies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09" w:history="1">
              <w:r w:rsidR="00167086" w:rsidRPr="009143E3">
                <w:rPr>
                  <w:rFonts w:ascii="Arial" w:eastAsia="Times New Roman" w:hAnsi="Arial" w:cs="Arial"/>
                  <w:color w:val="1155CC"/>
                  <w:sz w:val="18"/>
                  <w:szCs w:val="18"/>
                  <w:u w:val="single"/>
                </w:rPr>
                <w:t>http://dbpedia.org/resource/Technologies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data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0" w:history="1">
              <w:r w:rsidR="00167086" w:rsidRPr="009143E3">
                <w:rPr>
                  <w:rFonts w:ascii="Arial" w:eastAsia="Times New Roman" w:hAnsi="Arial" w:cs="Arial"/>
                  <w:color w:val="1155CC"/>
                  <w:sz w:val="18"/>
                  <w:szCs w:val="18"/>
                  <w:u w:val="single"/>
                </w:rPr>
                <w:t>http://dbpedia.org/resource/Data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1" w:history="1">
              <w:r w:rsidR="00167086" w:rsidRPr="009143E3">
                <w:rPr>
                  <w:rFonts w:ascii="Arial" w:eastAsia="Times New Roman" w:hAnsi="Arial" w:cs="Arial"/>
                  <w:color w:val="1155CC"/>
                  <w:sz w:val="18"/>
                  <w:szCs w:val="18"/>
                  <w:u w:val="single"/>
                </w:rPr>
                <w:t>http://dbpedia.org/resource/Research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infrastructural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2" w:history="1">
              <w:r w:rsidR="00167086" w:rsidRPr="009143E3">
                <w:rPr>
                  <w:rFonts w:ascii="Arial" w:eastAsia="Times New Roman" w:hAnsi="Arial" w:cs="Arial"/>
                  <w:color w:val="1155CC"/>
                  <w:sz w:val="18"/>
                  <w:szCs w:val="18"/>
                  <w:u w:val="single"/>
                </w:rPr>
                <w:t>http://dbpedia.org/resource/Infrastructural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3"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4" w:history="1">
              <w:r w:rsidR="00167086" w:rsidRPr="009143E3">
                <w:rPr>
                  <w:rFonts w:ascii="Arial" w:eastAsia="Times New Roman" w:hAnsi="Arial" w:cs="Arial"/>
                  <w:color w:val="1155CC"/>
                  <w:sz w:val="18"/>
                  <w:szCs w:val="18"/>
                  <w:u w:val="single"/>
                </w:rPr>
                <w:t>http://dbpedia.org/resource/Researchers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wealth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5" w:history="1">
              <w:r w:rsidR="00167086" w:rsidRPr="009143E3">
                <w:rPr>
                  <w:rFonts w:ascii="Arial" w:eastAsia="Times New Roman" w:hAnsi="Arial" w:cs="Arial"/>
                  <w:color w:val="1155CC"/>
                  <w:sz w:val="18"/>
                  <w:szCs w:val="18"/>
                  <w:u w:val="single"/>
                </w:rPr>
                <w:t>http://dbpedia.org/resource/Wealth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inhabitants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6" w:history="1">
              <w:r w:rsidR="00167086" w:rsidRPr="009143E3">
                <w:rPr>
                  <w:rFonts w:ascii="Arial" w:eastAsia="Times New Roman" w:hAnsi="Arial" w:cs="Arial"/>
                  <w:color w:val="1155CC"/>
                  <w:sz w:val="18"/>
                  <w:szCs w:val="18"/>
                  <w:u w:val="single"/>
                </w:rPr>
                <w:t>http://dbpedia.org/resource/Inhabitants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decision-making</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7" w:history="1">
              <w:r w:rsidR="00167086" w:rsidRPr="009143E3">
                <w:rPr>
                  <w:rFonts w:ascii="Arial" w:eastAsia="Times New Roman" w:hAnsi="Arial" w:cs="Arial"/>
                  <w:color w:val="1155CC"/>
                  <w:sz w:val="18"/>
                  <w:szCs w:val="18"/>
                  <w:u w:val="single"/>
                </w:rPr>
                <w:t>http://dbpedia.org/resource/Decision-Making</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purpose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8" w:history="1">
              <w:r w:rsidR="00167086" w:rsidRPr="009143E3">
                <w:rPr>
                  <w:rFonts w:ascii="Arial" w:eastAsia="Times New Roman" w:hAnsi="Arial" w:cs="Arial"/>
                  <w:color w:val="1155CC"/>
                  <w:sz w:val="18"/>
                  <w:szCs w:val="18"/>
                  <w:u w:val="single"/>
                </w:rPr>
                <w:t>http://dbpedia.org/resource/Purpose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tool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19" w:history="1">
              <w:r w:rsidR="00167086" w:rsidRPr="009143E3">
                <w:rPr>
                  <w:rFonts w:ascii="Arial" w:eastAsia="Times New Roman" w:hAnsi="Arial" w:cs="Arial"/>
                  <w:color w:val="1155CC"/>
                  <w:sz w:val="18"/>
                  <w:szCs w:val="18"/>
                  <w:u w:val="single"/>
                </w:rPr>
                <w:t>http://dbpedia.org/resource/Tool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resources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0" w:history="1">
              <w:r w:rsidR="00167086" w:rsidRPr="009143E3">
                <w:rPr>
                  <w:rFonts w:ascii="Arial" w:eastAsia="Times New Roman" w:hAnsi="Arial" w:cs="Arial"/>
                  <w:color w:val="1155CC"/>
                  <w:sz w:val="18"/>
                  <w:szCs w:val="18"/>
                  <w:u w:val="single"/>
                </w:rPr>
                <w:t>http://dbpedia.org/resource/Resources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1"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collaboration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2" w:history="1">
              <w:r w:rsidR="00167086" w:rsidRPr="009143E3">
                <w:rPr>
                  <w:rFonts w:ascii="Arial" w:eastAsia="Times New Roman" w:hAnsi="Arial" w:cs="Arial"/>
                  <w:color w:val="1155CC"/>
                  <w:sz w:val="18"/>
                  <w:szCs w:val="18"/>
                  <w:u w:val="single"/>
                </w:rPr>
                <w:t>http://dbpedia.org/resource/Collaboration</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companies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3" w:history="1">
              <w:r w:rsidR="00167086" w:rsidRPr="009143E3">
                <w:rPr>
                  <w:rFonts w:ascii="Arial" w:eastAsia="Times New Roman" w:hAnsi="Arial" w:cs="Arial"/>
                  <w:color w:val="1155CC"/>
                  <w:sz w:val="18"/>
                  <w:szCs w:val="18"/>
                  <w:u w:val="single"/>
                </w:rPr>
                <w:t>http://dbpedia.org/resource/Companies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governments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4" w:history="1">
              <w:r w:rsidR="00167086" w:rsidRPr="009143E3">
                <w:rPr>
                  <w:rFonts w:ascii="Arial" w:eastAsia="Times New Roman" w:hAnsi="Arial" w:cs="Arial"/>
                  <w:color w:val="1155CC"/>
                  <w:sz w:val="18"/>
                  <w:szCs w:val="18"/>
                  <w:u w:val="single"/>
                </w:rPr>
                <w:t>http://dbpedia.org/resource/Governments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5"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biodiversity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6"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lagoons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7" w:history="1">
              <w:r w:rsidR="00167086" w:rsidRPr="009143E3">
                <w:rPr>
                  <w:rFonts w:ascii="Arial" w:eastAsia="Times New Roman" w:hAnsi="Arial" w:cs="Arial"/>
                  <w:color w:val="1155CC"/>
                  <w:sz w:val="18"/>
                  <w:szCs w:val="18"/>
                  <w:u w:val="single"/>
                </w:rPr>
                <w:t>http://dbpedia.org/resource/Lagoons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tourist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8" w:history="1">
              <w:r w:rsidR="00167086" w:rsidRPr="009143E3">
                <w:rPr>
                  <w:rFonts w:ascii="Arial" w:eastAsia="Times New Roman" w:hAnsi="Arial" w:cs="Arial"/>
                  <w:color w:val="1155CC"/>
                  <w:sz w:val="18"/>
                  <w:szCs w:val="18"/>
                  <w:u w:val="single"/>
                </w:rPr>
                <w:t>http://dbpedia.org/resource/Tourist</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attractions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29" w:history="1">
              <w:r w:rsidR="00167086" w:rsidRPr="009143E3">
                <w:rPr>
                  <w:rFonts w:ascii="Arial" w:eastAsia="Times New Roman" w:hAnsi="Arial" w:cs="Arial"/>
                  <w:color w:val="1155CC"/>
                  <w:sz w:val="18"/>
                  <w:szCs w:val="18"/>
                  <w:u w:val="single"/>
                </w:rPr>
                <w:t>http://dbpedia.org/resource/Attractions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waterfalls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0" w:history="1">
              <w:r w:rsidR="00167086" w:rsidRPr="009143E3">
                <w:rPr>
                  <w:rFonts w:ascii="Arial" w:eastAsia="Times New Roman" w:hAnsi="Arial" w:cs="Arial"/>
                  <w:color w:val="1155CC"/>
                  <w:sz w:val="18"/>
                  <w:szCs w:val="18"/>
                  <w:u w:val="single"/>
                </w:rPr>
                <w:t>http://dbpedia.org/resource/Waterfalls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foothills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1" w:history="1">
              <w:r w:rsidR="00167086" w:rsidRPr="009143E3">
                <w:rPr>
                  <w:rFonts w:ascii="Arial" w:eastAsia="Times New Roman" w:hAnsi="Arial" w:cs="Arial"/>
                  <w:color w:val="1155CC"/>
                  <w:sz w:val="18"/>
                  <w:szCs w:val="18"/>
                  <w:u w:val="single"/>
                </w:rPr>
                <w:t>http://dbpedia.org/resource/Foothills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orography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2" w:history="1">
              <w:r w:rsidR="00167086" w:rsidRPr="009143E3">
                <w:rPr>
                  <w:rFonts w:ascii="Arial" w:eastAsia="Times New Roman" w:hAnsi="Arial" w:cs="Arial"/>
                  <w:color w:val="1155CC"/>
                  <w:sz w:val="18"/>
                  <w:szCs w:val="18"/>
                  <w:u w:val="single"/>
                </w:rPr>
                <w:t>http://dbpedia.org/resource/Orography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rivers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3" w:history="1">
              <w:r w:rsidR="00167086" w:rsidRPr="009143E3">
                <w:rPr>
                  <w:rFonts w:ascii="Arial" w:eastAsia="Times New Roman" w:hAnsi="Arial" w:cs="Arial"/>
                  <w:color w:val="1155CC"/>
                  <w:sz w:val="18"/>
                  <w:szCs w:val="18"/>
                  <w:u w:val="single"/>
                </w:rPr>
                <w:t>http://dbpedia.org/resource/Rivers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prevalence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4" w:history="1">
              <w:r w:rsidR="00167086" w:rsidRPr="009143E3">
                <w:rPr>
                  <w:rFonts w:ascii="Arial" w:eastAsia="Times New Roman" w:hAnsi="Arial" w:cs="Arial"/>
                  <w:color w:val="1155CC"/>
                  <w:sz w:val="18"/>
                  <w:szCs w:val="18"/>
                  <w:u w:val="single"/>
                </w:rPr>
                <w:t>http://dbpedia.org/resource/Prevalence</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world</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5" w:history="1">
              <w:r w:rsidR="00167086" w:rsidRPr="009143E3">
                <w:rPr>
                  <w:rFonts w:ascii="Arial" w:eastAsia="Times New Roman" w:hAnsi="Arial" w:cs="Arial"/>
                  <w:color w:val="1155CC"/>
                  <w:sz w:val="18"/>
                  <w:szCs w:val="18"/>
                  <w:u w:val="single"/>
                </w:rPr>
                <w:t>http://dbpedia.org/resource/World</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mineral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6" w:history="1">
              <w:r w:rsidR="00167086" w:rsidRPr="009143E3">
                <w:rPr>
                  <w:rFonts w:ascii="Arial" w:eastAsia="Times New Roman" w:hAnsi="Arial" w:cs="Arial"/>
                  <w:color w:val="1155CC"/>
                  <w:sz w:val="18"/>
                  <w:szCs w:val="18"/>
                  <w:u w:val="single"/>
                </w:rPr>
                <w:t>http://dbpedia.org/resource/Mineral</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7"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acres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29118D" w:rsidP="00167086">
            <w:pPr>
              <w:spacing w:after="0" w:line="0" w:lineRule="atLeast"/>
              <w:rPr>
                <w:rFonts w:ascii="Arial" w:eastAsia="Times New Roman" w:hAnsi="Arial" w:cs="Arial"/>
                <w:sz w:val="18"/>
                <w:szCs w:val="18"/>
              </w:rPr>
            </w:pPr>
            <w:hyperlink r:id="rId238" w:history="1">
              <w:r w:rsidR="00167086" w:rsidRPr="009143E3">
                <w:rPr>
                  <w:rFonts w:ascii="Arial" w:eastAsia="Times New Roman" w:hAnsi="Arial" w:cs="Arial"/>
                  <w:color w:val="1155CC"/>
                  <w:sz w:val="18"/>
                  <w:szCs w:val="18"/>
                  <w:u w:val="single"/>
                </w:rPr>
                <w:t>http://dbpedia.org/resource/Acres</w:t>
              </w:r>
            </w:hyperlink>
          </w:p>
        </w:tc>
      </w:tr>
    </w:tbl>
    <w:p w:rsidR="00167086" w:rsidRPr="00167086" w:rsidRDefault="00167086" w:rsidP="00837C68">
      <w:pPr>
        <w:rPr>
          <w:rFonts w:ascii="Arial" w:eastAsia="DejaVu Sans" w:hAnsi="Arial" w:cs="Arial"/>
          <w:lang w:eastAsia="en-US"/>
        </w:rPr>
      </w:pPr>
    </w:p>
    <w:sectPr w:rsidR="00167086" w:rsidRPr="00167086"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072" w:rsidRDefault="00647072" w:rsidP="00011D11">
      <w:pPr>
        <w:spacing w:after="0" w:line="240" w:lineRule="auto"/>
      </w:pPr>
      <w:r>
        <w:separator/>
      </w:r>
    </w:p>
  </w:endnote>
  <w:endnote w:type="continuationSeparator" w:id="0">
    <w:p w:rsidR="00647072" w:rsidRDefault="00647072"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Content>
      <w:p w:rsidR="0029118D" w:rsidRDefault="0029118D">
        <w:pPr>
          <w:pStyle w:val="Piedepgina"/>
          <w:jc w:val="center"/>
        </w:pPr>
        <w:r>
          <w:fldChar w:fldCharType="begin"/>
        </w:r>
        <w:r>
          <w:instrText>PAGE   \* MERGEFORMAT</w:instrText>
        </w:r>
        <w:r>
          <w:fldChar w:fldCharType="separate"/>
        </w:r>
        <w:r w:rsidR="00964508" w:rsidRPr="00964508">
          <w:rPr>
            <w:noProof/>
            <w:lang w:val="es-ES"/>
          </w:rPr>
          <w:t>85</w:t>
        </w:r>
        <w:r>
          <w:fldChar w:fldCharType="end"/>
        </w:r>
      </w:p>
    </w:sdtContent>
  </w:sdt>
  <w:p w:rsidR="0029118D" w:rsidRDefault="0029118D"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072" w:rsidRDefault="00647072" w:rsidP="00011D11">
      <w:pPr>
        <w:spacing w:after="0" w:line="240" w:lineRule="auto"/>
      </w:pPr>
      <w:r>
        <w:separator/>
      </w:r>
    </w:p>
  </w:footnote>
  <w:footnote w:type="continuationSeparator" w:id="0">
    <w:p w:rsidR="00647072" w:rsidRDefault="00647072" w:rsidP="00011D11">
      <w:pPr>
        <w:spacing w:after="0" w:line="240" w:lineRule="auto"/>
      </w:pPr>
      <w:r>
        <w:continuationSeparator/>
      </w:r>
    </w:p>
  </w:footnote>
  <w:footnote w:id="1">
    <w:p w:rsidR="0029118D" w:rsidRDefault="0029118D" w:rsidP="0021281D">
      <w:pPr>
        <w:pStyle w:val="Textonotapie"/>
      </w:pPr>
      <w:r>
        <w:rPr>
          <w:rStyle w:val="Refdenotaalpie"/>
        </w:rPr>
        <w:footnoteRef/>
      </w:r>
      <w:r>
        <w:t xml:space="preserve"> </w:t>
      </w:r>
      <w:r>
        <w:rPr>
          <w:u w:val="single"/>
        </w:rPr>
        <w:t>http://www.evolutionoftheweb.com</w:t>
      </w:r>
    </w:p>
  </w:footnote>
  <w:footnote w:id="2">
    <w:p w:rsidR="0029118D" w:rsidRDefault="0029118D"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29118D" w:rsidRPr="005C20B2" w:rsidRDefault="0029118D">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29118D" w:rsidRDefault="0029118D">
      <w:pPr>
        <w:pStyle w:val="Textonotapie"/>
      </w:pPr>
    </w:p>
  </w:footnote>
  <w:footnote w:id="4">
    <w:p w:rsidR="0029118D" w:rsidRDefault="0029118D">
      <w:pPr>
        <w:pStyle w:val="Textonotapie"/>
      </w:pPr>
      <w:r>
        <w:rPr>
          <w:rStyle w:val="Refdenotaalpie"/>
        </w:rPr>
        <w:footnoteRef/>
      </w:r>
      <w:r>
        <w:t xml:space="preserve"> </w:t>
      </w:r>
      <w:r w:rsidRPr="00564888">
        <w:t>http://www.ietf.org/rfc/rfc3986.txt</w:t>
      </w:r>
    </w:p>
  </w:footnote>
  <w:footnote w:id="5">
    <w:p w:rsidR="0029118D" w:rsidRDefault="0029118D">
      <w:pPr>
        <w:pStyle w:val="Textonotapie"/>
      </w:pPr>
      <w:r>
        <w:rPr>
          <w:rStyle w:val="Refdenotaalpie"/>
        </w:rPr>
        <w:footnoteRef/>
      </w:r>
      <w:r>
        <w:t xml:space="preserve"> </w:t>
      </w:r>
      <w:r w:rsidRPr="00564888">
        <w:t>http://es.wikipedia.org/wiki/Request_for_Comments</w:t>
      </w:r>
    </w:p>
    <w:p w:rsidR="0029118D" w:rsidRDefault="0029118D">
      <w:pPr>
        <w:pStyle w:val="Textonotapie"/>
      </w:pPr>
    </w:p>
  </w:footnote>
  <w:footnote w:id="6">
    <w:p w:rsidR="0029118D" w:rsidRDefault="0029118D">
      <w:pPr>
        <w:pStyle w:val="Textonotapie"/>
      </w:pPr>
      <w:r>
        <w:rPr>
          <w:rStyle w:val="Refdenotaalpie"/>
        </w:rPr>
        <w:footnoteRef/>
      </w:r>
      <w:r>
        <w:t xml:space="preserve"> </w:t>
      </w:r>
      <w:r w:rsidRPr="008465E6">
        <w:t>https://tools.ietf.org/html/rfc3986#section-3</w:t>
      </w:r>
    </w:p>
    <w:p w:rsidR="0029118D" w:rsidRDefault="0029118D">
      <w:pPr>
        <w:pStyle w:val="Textonotapie"/>
      </w:pPr>
    </w:p>
  </w:footnote>
  <w:footnote w:id="7">
    <w:p w:rsidR="0029118D" w:rsidRDefault="0029118D">
      <w:pPr>
        <w:pStyle w:val="Textonotapie"/>
      </w:pPr>
      <w:r>
        <w:rPr>
          <w:rStyle w:val="Refdenotaalpie"/>
        </w:rPr>
        <w:footnoteRef/>
      </w:r>
      <w:r>
        <w:t xml:space="preserve"> </w:t>
      </w:r>
      <w:r w:rsidRPr="007E7975">
        <w:t>http://www.w3.org/TR/2014/REC-rdf11-concepts-20140225/</w:t>
      </w:r>
    </w:p>
  </w:footnote>
  <w:footnote w:id="8">
    <w:p w:rsidR="0029118D" w:rsidRDefault="0029118D">
      <w:pPr>
        <w:pStyle w:val="Textonotapie"/>
      </w:pPr>
      <w:r>
        <w:rPr>
          <w:rStyle w:val="Refdenotaalpie"/>
        </w:rPr>
        <w:footnoteRef/>
      </w:r>
      <w:r>
        <w:t xml:space="preserve"> </w:t>
      </w:r>
      <w:r w:rsidRPr="001D6C4E">
        <w:t>http://www.ietf.org/rfc/rfc3987.txt</w:t>
      </w:r>
    </w:p>
  </w:footnote>
  <w:footnote w:id="9">
    <w:p w:rsidR="0029118D" w:rsidRDefault="0029118D">
      <w:pPr>
        <w:pStyle w:val="Textonotapie"/>
      </w:pPr>
      <w:r>
        <w:rPr>
          <w:rStyle w:val="Refdenotaalpie"/>
        </w:rPr>
        <w:footnoteRef/>
      </w:r>
      <w:r>
        <w:t xml:space="preserve"> </w:t>
      </w:r>
      <w:r w:rsidRPr="00710DA0">
        <w:t>http://www.unicode.org/versions/Unicode7.0.0/</w:t>
      </w:r>
    </w:p>
  </w:footnote>
  <w:footnote w:id="10">
    <w:p w:rsidR="0029118D" w:rsidRDefault="0029118D" w:rsidP="00EB0CED">
      <w:pPr>
        <w:pStyle w:val="Textonotapie"/>
      </w:pPr>
      <w:r>
        <w:rPr>
          <w:rStyle w:val="Refdenotaalpie"/>
        </w:rPr>
        <w:footnoteRef/>
      </w:r>
      <w:r>
        <w:t xml:space="preserve"> </w:t>
      </w:r>
      <w:r w:rsidRPr="00EB0CED">
        <w:t>http://www.w3.org/TR/2014/REC-rdf-schema-20140225/</w:t>
      </w:r>
    </w:p>
  </w:footnote>
  <w:footnote w:id="11">
    <w:p w:rsidR="0029118D" w:rsidRDefault="0029118D">
      <w:pPr>
        <w:pStyle w:val="Textonotapie"/>
      </w:pPr>
      <w:r>
        <w:rPr>
          <w:rStyle w:val="Refdenotaalpie"/>
        </w:rPr>
        <w:footnoteRef/>
      </w:r>
      <w:r>
        <w:t xml:space="preserve"> </w:t>
      </w:r>
      <w:r w:rsidRPr="001D6A55">
        <w:t>http://www.foaf-project.org/</w:t>
      </w:r>
    </w:p>
  </w:footnote>
  <w:footnote w:id="12">
    <w:p w:rsidR="0029118D" w:rsidRDefault="0029118D">
      <w:pPr>
        <w:pStyle w:val="Textonotapie"/>
      </w:pPr>
      <w:r>
        <w:rPr>
          <w:rStyle w:val="Refdenotaalpie"/>
        </w:rPr>
        <w:footnoteRef/>
      </w:r>
      <w:r>
        <w:t xml:space="preserve"> </w:t>
      </w:r>
      <w:r w:rsidRPr="001D6A55">
        <w:t>http://dublincore.org/documents/dces/</w:t>
      </w:r>
    </w:p>
  </w:footnote>
  <w:footnote w:id="13">
    <w:p w:rsidR="0029118D" w:rsidRDefault="0029118D"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29118D" w:rsidRDefault="0029118D">
      <w:pPr>
        <w:pStyle w:val="Textonotapie"/>
      </w:pPr>
      <w:r>
        <w:rPr>
          <w:rStyle w:val="Refdenotaalpie"/>
        </w:rPr>
        <w:footnoteRef/>
      </w:r>
      <w:r>
        <w:t xml:space="preserve"> </w:t>
      </w:r>
      <w:r w:rsidRPr="001F5EAF">
        <w:t>http://www.w3.org/TR/2014/REC-rdf11-concepts-20140225/#bib-RDF11-SCHEMA</w:t>
      </w:r>
    </w:p>
  </w:footnote>
  <w:footnote w:id="15">
    <w:p w:rsidR="0029118D" w:rsidRDefault="0029118D">
      <w:pPr>
        <w:pStyle w:val="Textonotapie"/>
      </w:pPr>
      <w:r>
        <w:rPr>
          <w:rStyle w:val="Refdenotaalpie"/>
        </w:rPr>
        <w:footnoteRef/>
      </w:r>
      <w:r>
        <w:t xml:space="preserve"> </w:t>
      </w:r>
      <w:r w:rsidRPr="001F5EAF">
        <w:t>http://www.w3.org/TR/2014/REC-rdf11-concepts-20140225/#dfn-rdf-compatible-xsd-types</w:t>
      </w:r>
    </w:p>
  </w:footnote>
  <w:footnote w:id="16">
    <w:p w:rsidR="0029118D" w:rsidRDefault="0029118D">
      <w:pPr>
        <w:pStyle w:val="Textonotapie"/>
      </w:pPr>
      <w:r>
        <w:rPr>
          <w:rStyle w:val="Refdenotaalpie"/>
        </w:rPr>
        <w:footnoteRef/>
      </w:r>
      <w:r>
        <w:t xml:space="preserve"> </w:t>
      </w:r>
      <w:r w:rsidRPr="00DD6D8A">
        <w:t>http://www.w3.org/TR/sparql11-query/</w:t>
      </w:r>
    </w:p>
  </w:footnote>
  <w:footnote w:id="17">
    <w:p w:rsidR="0029118D" w:rsidRDefault="0029118D" w:rsidP="000F0415">
      <w:pPr>
        <w:pStyle w:val="Textonotapie"/>
      </w:pPr>
      <w:r>
        <w:rPr>
          <w:rStyle w:val="Refdenotaalpie"/>
        </w:rPr>
        <w:footnoteRef/>
      </w:r>
      <w:r w:rsidRPr="00822C23">
        <w:t>http://dbpedia.org/About</w:t>
      </w:r>
    </w:p>
  </w:footnote>
  <w:footnote w:id="18">
    <w:p w:rsidR="0029118D" w:rsidRPr="0056689B" w:rsidRDefault="0029118D">
      <w:pPr>
        <w:pStyle w:val="Textonotapie"/>
      </w:pPr>
      <w:r w:rsidRPr="0056689B">
        <w:rPr>
          <w:rStyle w:val="Refdenotaalpie"/>
        </w:rPr>
        <w:footnoteRef/>
      </w:r>
      <w:r>
        <w:t xml:space="preserve"> </w:t>
      </w:r>
      <w:r w:rsidRPr="000F0415">
        <w:t>http://es.wikipedia.org/wiki/Crowdsourcing</w:t>
      </w:r>
    </w:p>
  </w:footnote>
  <w:footnote w:id="19">
    <w:p w:rsidR="0029118D" w:rsidRPr="009436AF" w:rsidRDefault="0029118D">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29118D" w:rsidRDefault="0029118D">
      <w:pPr>
        <w:pStyle w:val="Textonotapie"/>
      </w:pPr>
      <w:r>
        <w:rPr>
          <w:rStyle w:val="Refdenotaalpie"/>
        </w:rPr>
        <w:footnoteRef/>
      </w:r>
      <w:r>
        <w:t xml:space="preserve"> </w:t>
      </w:r>
      <w:r w:rsidRPr="00F2556F">
        <w:t>http://en.wikipedia.org/wiki/Help:Wiki_markup</w:t>
      </w:r>
    </w:p>
  </w:footnote>
  <w:footnote w:id="21">
    <w:p w:rsidR="0029118D" w:rsidRDefault="0029118D">
      <w:pPr>
        <w:pStyle w:val="Textonotapie"/>
      </w:pPr>
      <w:r>
        <w:rPr>
          <w:rStyle w:val="Refdenotaalpie"/>
        </w:rPr>
        <w:footnoteRef/>
      </w:r>
      <w:r>
        <w:t xml:space="preserve"> </w:t>
      </w:r>
      <w:r w:rsidRPr="008C55CA">
        <w:t>http://www.mpi-inf.mpg.de/departments/databases-and-information-systems/research/yago-naga/yago/</w:t>
      </w:r>
    </w:p>
  </w:footnote>
  <w:footnote w:id="22">
    <w:p w:rsidR="0029118D" w:rsidRDefault="0029118D">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29118D" w:rsidRDefault="0029118D">
      <w:pPr>
        <w:pStyle w:val="Textonotapie"/>
      </w:pPr>
      <w:r>
        <w:rPr>
          <w:rStyle w:val="Refdenotaalpie"/>
        </w:rPr>
        <w:footnoteRef/>
      </w:r>
      <w:r>
        <w:t xml:space="preserve"> </w:t>
      </w:r>
      <w:r w:rsidRPr="00501064">
        <w:t>Para detalles, consúltese el sito: http://www.iijnet.or.jp/edr/.</w:t>
      </w:r>
    </w:p>
  </w:footnote>
  <w:footnote w:id="24">
    <w:p w:rsidR="0029118D" w:rsidRDefault="0029118D">
      <w:pPr>
        <w:pStyle w:val="Textonotapie"/>
      </w:pPr>
      <w:r>
        <w:rPr>
          <w:rStyle w:val="Refdenotaalpie"/>
        </w:rPr>
        <w:footnoteRef/>
      </w:r>
      <w:r>
        <w:t xml:space="preserve"> </w:t>
      </w:r>
      <w:r w:rsidRPr="00501064">
        <w:t>De synonym set ‘conjuntos de sinónimos’.</w:t>
      </w:r>
      <w:r w:rsidRPr="00501064">
        <w:cr/>
      </w:r>
    </w:p>
  </w:footnote>
  <w:footnote w:id="25">
    <w:p w:rsidR="0029118D" w:rsidRDefault="0029118D" w:rsidP="001854C1">
      <w:pPr>
        <w:pStyle w:val="Textonotapie"/>
      </w:pPr>
      <w:r>
        <w:rPr>
          <w:rStyle w:val="Refdenotaalpie"/>
        </w:rPr>
        <w:footnoteRef/>
      </w:r>
      <w:r>
        <w:t xml:space="preserve"> </w:t>
      </w:r>
      <w:r w:rsidRPr="00F8294D">
        <w:t>http://www.w3.org/</w:t>
      </w:r>
    </w:p>
  </w:footnote>
  <w:footnote w:id="26">
    <w:p w:rsidR="0029118D" w:rsidRDefault="0029118D">
      <w:pPr>
        <w:pStyle w:val="Textonotapie"/>
      </w:pPr>
      <w:r>
        <w:rPr>
          <w:rStyle w:val="Refdenotaalpie"/>
        </w:rPr>
        <w:footnoteRef/>
      </w:r>
      <w:r>
        <w:t xml:space="preserve"> Nombrado así en </w:t>
      </w:r>
      <w:sdt>
        <w:sdtPr>
          <w:id w:val="-662616861"/>
          <w:citation/>
        </w:sdt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29118D" w:rsidRDefault="0029118D">
      <w:pPr>
        <w:pStyle w:val="Textonotapie"/>
      </w:pPr>
      <w:r>
        <w:rPr>
          <w:rStyle w:val="Refdenotaalpie"/>
        </w:rPr>
        <w:footnoteRef/>
      </w:r>
      <w:r>
        <w:t xml:space="preserve"> </w:t>
      </w:r>
      <w:r w:rsidRPr="00B1149A">
        <w:t>http://www.w3.org/TR/ws-gloss/#endpoint</w:t>
      </w:r>
    </w:p>
  </w:footnote>
  <w:footnote w:id="28">
    <w:p w:rsidR="0029118D" w:rsidRDefault="0029118D">
      <w:pPr>
        <w:pStyle w:val="Textonotapie"/>
      </w:pPr>
      <w:r>
        <w:rPr>
          <w:rStyle w:val="Refdenotaalpie"/>
        </w:rPr>
        <w:footnoteRef/>
      </w:r>
      <w:r>
        <w:t xml:space="preserve"> </w:t>
      </w:r>
      <w:r w:rsidRPr="007359EE">
        <w:t>http://www.thefreedictionary.com/self-contained</w:t>
      </w:r>
    </w:p>
  </w:footnote>
  <w:footnote w:id="29">
    <w:p w:rsidR="0029118D" w:rsidRDefault="0029118D">
      <w:pPr>
        <w:pStyle w:val="Textonotapie"/>
      </w:pPr>
      <w:r>
        <w:rPr>
          <w:rStyle w:val="Refdenotaalpie"/>
        </w:rPr>
        <w:footnoteRef/>
      </w:r>
      <w:r>
        <w:t xml:space="preserve"> </w:t>
      </w:r>
      <w:r w:rsidRPr="00807ED9">
        <w:t>http://json.org/json-es.html</w:t>
      </w:r>
    </w:p>
  </w:footnote>
  <w:footnote w:id="30">
    <w:p w:rsidR="0029118D" w:rsidRDefault="0029118D">
      <w:pPr>
        <w:pStyle w:val="Textonotapie"/>
      </w:pPr>
      <w:r>
        <w:rPr>
          <w:rStyle w:val="Refdenotaalpie"/>
        </w:rPr>
        <w:footnoteRef/>
      </w:r>
      <w:r>
        <w:t xml:space="preserve"> Ver en anexos documento de especificación de requerimientos</w:t>
      </w:r>
    </w:p>
  </w:footnote>
  <w:footnote w:id="31">
    <w:p w:rsidR="0029118D" w:rsidRPr="001B7D7D" w:rsidRDefault="0029118D" w:rsidP="001B7D7D">
      <w:pPr>
        <w:pStyle w:val="Textonotapie"/>
      </w:pPr>
      <w:r>
        <w:rPr>
          <w:rStyle w:val="Refdenotaalpie"/>
        </w:rPr>
        <w:footnoteRef/>
      </w:r>
      <w:r>
        <w:t xml:space="preserve"> </w:t>
      </w:r>
      <w:r w:rsidRPr="00953293">
        <w:t>http://ieeexplore.ieee.org/xpl/mostRecentIssue.jsp?punumber=2228</w:t>
      </w:r>
    </w:p>
    <w:p w:rsidR="0029118D" w:rsidRPr="001B7D7D" w:rsidRDefault="0029118D"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E056D68C"/>
    <w:lvl w:ilvl="0">
      <w:start w:val="1"/>
      <w:numFmt w:val="decimal"/>
      <w:pStyle w:val="Nivel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ivel3"/>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nsid w:val="17CB048A"/>
    <w:multiLevelType w:val="hybridMultilevel"/>
    <w:tmpl w:val="C20CBF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1FFA6C12"/>
    <w:multiLevelType w:val="hybridMultilevel"/>
    <w:tmpl w:val="77CEA92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4">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5">
    <w:nsid w:val="374D4E7F"/>
    <w:multiLevelType w:val="hybridMultilevel"/>
    <w:tmpl w:val="4020640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7">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8">
    <w:nsid w:val="484A14E8"/>
    <w:multiLevelType w:val="hybridMultilevel"/>
    <w:tmpl w:val="54F819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3">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5">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6">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0"/>
  </w:num>
  <w:num w:numId="4">
    <w:abstractNumId w:val="21"/>
  </w:num>
  <w:num w:numId="5">
    <w:abstractNumId w:val="4"/>
  </w:num>
  <w:num w:numId="6">
    <w:abstractNumId w:val="23"/>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6"/>
  </w:num>
  <w:num w:numId="10">
    <w:abstractNumId w:val="16"/>
  </w:num>
  <w:num w:numId="11">
    <w:abstractNumId w:val="8"/>
  </w:num>
  <w:num w:numId="12">
    <w:abstractNumId w:val="2"/>
  </w:num>
  <w:num w:numId="13">
    <w:abstractNumId w:val="1"/>
  </w:num>
  <w:num w:numId="14">
    <w:abstractNumId w:val="26"/>
  </w:num>
  <w:num w:numId="15">
    <w:abstractNumId w:val="28"/>
  </w:num>
  <w:num w:numId="16">
    <w:abstractNumId w:val="17"/>
  </w:num>
  <w:num w:numId="17">
    <w:abstractNumId w:val="1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2"/>
  </w:num>
  <w:num w:numId="21">
    <w:abstractNumId w:val="5"/>
  </w:num>
  <w:num w:numId="22">
    <w:abstractNumId w:val="12"/>
  </w:num>
  <w:num w:numId="23">
    <w:abstractNumId w:val="24"/>
  </w:num>
  <w:num w:numId="24">
    <w:abstractNumId w:val="19"/>
  </w:num>
  <w:num w:numId="25">
    <w:abstractNumId w:val="27"/>
  </w:num>
  <w:num w:numId="26">
    <w:abstractNumId w:val="25"/>
  </w:num>
  <w:num w:numId="27">
    <w:abstractNumId w:val="9"/>
  </w:num>
  <w:num w:numId="2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8"/>
  </w:num>
  <w:num w:numId="34">
    <w:abstractNumId w:val="10"/>
  </w:num>
  <w:num w:numId="35">
    <w:abstractNumId w:val="7"/>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15C1F"/>
    <w:rsid w:val="00015FA0"/>
    <w:rsid w:val="000214F6"/>
    <w:rsid w:val="00021C8E"/>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911"/>
    <w:rsid w:val="00057A18"/>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3EA0"/>
    <w:rsid w:val="000A4D34"/>
    <w:rsid w:val="000B1D41"/>
    <w:rsid w:val="000B5B4A"/>
    <w:rsid w:val="000B5DF3"/>
    <w:rsid w:val="000C02A6"/>
    <w:rsid w:val="000C08AA"/>
    <w:rsid w:val="000C1693"/>
    <w:rsid w:val="000C3561"/>
    <w:rsid w:val="000C4A70"/>
    <w:rsid w:val="000C4C26"/>
    <w:rsid w:val="000D04CD"/>
    <w:rsid w:val="000D358A"/>
    <w:rsid w:val="000D6C49"/>
    <w:rsid w:val="000D6F04"/>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2210"/>
    <w:rsid w:val="001336C6"/>
    <w:rsid w:val="00134B16"/>
    <w:rsid w:val="001371F3"/>
    <w:rsid w:val="001376A1"/>
    <w:rsid w:val="00140999"/>
    <w:rsid w:val="001420E4"/>
    <w:rsid w:val="00143032"/>
    <w:rsid w:val="00143F59"/>
    <w:rsid w:val="001447C9"/>
    <w:rsid w:val="00144B53"/>
    <w:rsid w:val="001455B9"/>
    <w:rsid w:val="00145C54"/>
    <w:rsid w:val="00153473"/>
    <w:rsid w:val="0015612A"/>
    <w:rsid w:val="001575DD"/>
    <w:rsid w:val="00160A2C"/>
    <w:rsid w:val="00161B9A"/>
    <w:rsid w:val="00162B93"/>
    <w:rsid w:val="00163BC7"/>
    <w:rsid w:val="00163C45"/>
    <w:rsid w:val="00164F94"/>
    <w:rsid w:val="00167086"/>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A5053"/>
    <w:rsid w:val="001B0E32"/>
    <w:rsid w:val="001B3C72"/>
    <w:rsid w:val="001B3D77"/>
    <w:rsid w:val="001B45B4"/>
    <w:rsid w:val="001B7D7D"/>
    <w:rsid w:val="001C249B"/>
    <w:rsid w:val="001C37A3"/>
    <w:rsid w:val="001C69F1"/>
    <w:rsid w:val="001D1A5D"/>
    <w:rsid w:val="001D6A55"/>
    <w:rsid w:val="001D6C4E"/>
    <w:rsid w:val="001D751E"/>
    <w:rsid w:val="001E01CE"/>
    <w:rsid w:val="001E0589"/>
    <w:rsid w:val="001E1BFF"/>
    <w:rsid w:val="001E3F9D"/>
    <w:rsid w:val="001E44E1"/>
    <w:rsid w:val="001E58F7"/>
    <w:rsid w:val="001E6986"/>
    <w:rsid w:val="001F08AE"/>
    <w:rsid w:val="001F0915"/>
    <w:rsid w:val="001F197C"/>
    <w:rsid w:val="001F1DDC"/>
    <w:rsid w:val="001F3344"/>
    <w:rsid w:val="001F5B57"/>
    <w:rsid w:val="001F5D09"/>
    <w:rsid w:val="001F5EAF"/>
    <w:rsid w:val="001F5EBC"/>
    <w:rsid w:val="001F6245"/>
    <w:rsid w:val="002004BE"/>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108E"/>
    <w:rsid w:val="00243B9A"/>
    <w:rsid w:val="00243D16"/>
    <w:rsid w:val="00243E6C"/>
    <w:rsid w:val="002447F9"/>
    <w:rsid w:val="00244986"/>
    <w:rsid w:val="00246EE0"/>
    <w:rsid w:val="00247F9C"/>
    <w:rsid w:val="00250E86"/>
    <w:rsid w:val="002527E3"/>
    <w:rsid w:val="00253DF2"/>
    <w:rsid w:val="002616C2"/>
    <w:rsid w:val="002636FA"/>
    <w:rsid w:val="0026609D"/>
    <w:rsid w:val="00266418"/>
    <w:rsid w:val="002665D6"/>
    <w:rsid w:val="0026688A"/>
    <w:rsid w:val="00276B9B"/>
    <w:rsid w:val="002808BD"/>
    <w:rsid w:val="00280BE2"/>
    <w:rsid w:val="00281D73"/>
    <w:rsid w:val="00284A1E"/>
    <w:rsid w:val="00287F2E"/>
    <w:rsid w:val="00290B2D"/>
    <w:rsid w:val="0029118D"/>
    <w:rsid w:val="00295E5D"/>
    <w:rsid w:val="002A05C0"/>
    <w:rsid w:val="002A094B"/>
    <w:rsid w:val="002A0C59"/>
    <w:rsid w:val="002A0D67"/>
    <w:rsid w:val="002A1E28"/>
    <w:rsid w:val="002A690F"/>
    <w:rsid w:val="002B02D7"/>
    <w:rsid w:val="002B3123"/>
    <w:rsid w:val="002B33B0"/>
    <w:rsid w:val="002B36D2"/>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2422"/>
    <w:rsid w:val="00302C41"/>
    <w:rsid w:val="00304010"/>
    <w:rsid w:val="0030413B"/>
    <w:rsid w:val="003052B9"/>
    <w:rsid w:val="00305804"/>
    <w:rsid w:val="003059C3"/>
    <w:rsid w:val="003074BC"/>
    <w:rsid w:val="003105BC"/>
    <w:rsid w:val="003131A5"/>
    <w:rsid w:val="00315DF3"/>
    <w:rsid w:val="0032124A"/>
    <w:rsid w:val="003240A4"/>
    <w:rsid w:val="00326ADB"/>
    <w:rsid w:val="003312ED"/>
    <w:rsid w:val="0033425B"/>
    <w:rsid w:val="003369C5"/>
    <w:rsid w:val="003424F1"/>
    <w:rsid w:val="00345F63"/>
    <w:rsid w:val="00346057"/>
    <w:rsid w:val="00347D7A"/>
    <w:rsid w:val="00350E9E"/>
    <w:rsid w:val="003514D8"/>
    <w:rsid w:val="0035346D"/>
    <w:rsid w:val="0035479D"/>
    <w:rsid w:val="00361097"/>
    <w:rsid w:val="00362E5C"/>
    <w:rsid w:val="003632E5"/>
    <w:rsid w:val="003648DB"/>
    <w:rsid w:val="003723E8"/>
    <w:rsid w:val="0037267F"/>
    <w:rsid w:val="00375842"/>
    <w:rsid w:val="00375B12"/>
    <w:rsid w:val="003762DA"/>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5AE9"/>
    <w:rsid w:val="003B05CE"/>
    <w:rsid w:val="003B44D2"/>
    <w:rsid w:val="003B629B"/>
    <w:rsid w:val="003C28B9"/>
    <w:rsid w:val="003C2F85"/>
    <w:rsid w:val="003C47D9"/>
    <w:rsid w:val="003C59BB"/>
    <w:rsid w:val="003D19FD"/>
    <w:rsid w:val="003D5580"/>
    <w:rsid w:val="003E056F"/>
    <w:rsid w:val="003E4076"/>
    <w:rsid w:val="003E6FE5"/>
    <w:rsid w:val="003F03CC"/>
    <w:rsid w:val="003F07E5"/>
    <w:rsid w:val="003F3422"/>
    <w:rsid w:val="003F3475"/>
    <w:rsid w:val="003F6914"/>
    <w:rsid w:val="003F7152"/>
    <w:rsid w:val="003F7863"/>
    <w:rsid w:val="00401E09"/>
    <w:rsid w:val="00402A13"/>
    <w:rsid w:val="00406DF3"/>
    <w:rsid w:val="004071EF"/>
    <w:rsid w:val="004137E1"/>
    <w:rsid w:val="00415A67"/>
    <w:rsid w:val="00415BE1"/>
    <w:rsid w:val="004203CD"/>
    <w:rsid w:val="0042068E"/>
    <w:rsid w:val="00421ACD"/>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66AA4"/>
    <w:rsid w:val="0047175F"/>
    <w:rsid w:val="00472444"/>
    <w:rsid w:val="004739A1"/>
    <w:rsid w:val="004764FB"/>
    <w:rsid w:val="004771C2"/>
    <w:rsid w:val="004811D3"/>
    <w:rsid w:val="004816FB"/>
    <w:rsid w:val="004828DD"/>
    <w:rsid w:val="00484FAE"/>
    <w:rsid w:val="004851A0"/>
    <w:rsid w:val="00485C57"/>
    <w:rsid w:val="00486ECA"/>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4D5D"/>
    <w:rsid w:val="004D59CC"/>
    <w:rsid w:val="004D7277"/>
    <w:rsid w:val="004D791C"/>
    <w:rsid w:val="004E17B1"/>
    <w:rsid w:val="004E6E61"/>
    <w:rsid w:val="004E7F7A"/>
    <w:rsid w:val="004F58E9"/>
    <w:rsid w:val="004F5AB2"/>
    <w:rsid w:val="004F740A"/>
    <w:rsid w:val="00501064"/>
    <w:rsid w:val="0050441F"/>
    <w:rsid w:val="005057A8"/>
    <w:rsid w:val="005061F6"/>
    <w:rsid w:val="00506E2F"/>
    <w:rsid w:val="005103BA"/>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46D34"/>
    <w:rsid w:val="00546DD9"/>
    <w:rsid w:val="00550476"/>
    <w:rsid w:val="0055427B"/>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5F5A"/>
    <w:rsid w:val="00586B7A"/>
    <w:rsid w:val="005931FD"/>
    <w:rsid w:val="00593A34"/>
    <w:rsid w:val="005953F7"/>
    <w:rsid w:val="0059552F"/>
    <w:rsid w:val="00595657"/>
    <w:rsid w:val="005A2402"/>
    <w:rsid w:val="005A3E42"/>
    <w:rsid w:val="005A4EC4"/>
    <w:rsid w:val="005A79EA"/>
    <w:rsid w:val="005B16C4"/>
    <w:rsid w:val="005B18D4"/>
    <w:rsid w:val="005B439A"/>
    <w:rsid w:val="005B46E4"/>
    <w:rsid w:val="005B7F17"/>
    <w:rsid w:val="005C20B2"/>
    <w:rsid w:val="005C3763"/>
    <w:rsid w:val="005C4B4D"/>
    <w:rsid w:val="005C4F6C"/>
    <w:rsid w:val="005D63D2"/>
    <w:rsid w:val="005E2A2F"/>
    <w:rsid w:val="005E3AF3"/>
    <w:rsid w:val="005E3CE8"/>
    <w:rsid w:val="005E4E97"/>
    <w:rsid w:val="005E63DA"/>
    <w:rsid w:val="005E6C12"/>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1AB8"/>
    <w:rsid w:val="00624280"/>
    <w:rsid w:val="00624690"/>
    <w:rsid w:val="00624EAB"/>
    <w:rsid w:val="006250F3"/>
    <w:rsid w:val="00625682"/>
    <w:rsid w:val="00625E7D"/>
    <w:rsid w:val="00626810"/>
    <w:rsid w:val="006303E4"/>
    <w:rsid w:val="00641D22"/>
    <w:rsid w:val="00642747"/>
    <w:rsid w:val="00642E6C"/>
    <w:rsid w:val="006457FE"/>
    <w:rsid w:val="00646C60"/>
    <w:rsid w:val="00647072"/>
    <w:rsid w:val="00647E5A"/>
    <w:rsid w:val="00652D7C"/>
    <w:rsid w:val="00653485"/>
    <w:rsid w:val="006538FB"/>
    <w:rsid w:val="00653A38"/>
    <w:rsid w:val="00653FBA"/>
    <w:rsid w:val="006570E4"/>
    <w:rsid w:val="00657241"/>
    <w:rsid w:val="006623B2"/>
    <w:rsid w:val="0066577A"/>
    <w:rsid w:val="00670BFD"/>
    <w:rsid w:val="00671592"/>
    <w:rsid w:val="0067174E"/>
    <w:rsid w:val="00674AB9"/>
    <w:rsid w:val="006901A7"/>
    <w:rsid w:val="00695636"/>
    <w:rsid w:val="006979CC"/>
    <w:rsid w:val="00697D79"/>
    <w:rsid w:val="006A0B55"/>
    <w:rsid w:val="006A1D8D"/>
    <w:rsid w:val="006A2725"/>
    <w:rsid w:val="006A314B"/>
    <w:rsid w:val="006A428E"/>
    <w:rsid w:val="006B470D"/>
    <w:rsid w:val="006B4DD9"/>
    <w:rsid w:val="006B695C"/>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BB6"/>
    <w:rsid w:val="006E7CD4"/>
    <w:rsid w:val="006F3740"/>
    <w:rsid w:val="006F5956"/>
    <w:rsid w:val="006F6022"/>
    <w:rsid w:val="006F7712"/>
    <w:rsid w:val="0070436D"/>
    <w:rsid w:val="00705CA2"/>
    <w:rsid w:val="007061DC"/>
    <w:rsid w:val="00707361"/>
    <w:rsid w:val="007073AE"/>
    <w:rsid w:val="00710DA0"/>
    <w:rsid w:val="007167FC"/>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0E84"/>
    <w:rsid w:val="00751189"/>
    <w:rsid w:val="00751760"/>
    <w:rsid w:val="00754AA1"/>
    <w:rsid w:val="007611DC"/>
    <w:rsid w:val="007622C6"/>
    <w:rsid w:val="00763264"/>
    <w:rsid w:val="007632D2"/>
    <w:rsid w:val="00764227"/>
    <w:rsid w:val="00764749"/>
    <w:rsid w:val="00767A85"/>
    <w:rsid w:val="007710C2"/>
    <w:rsid w:val="007800DA"/>
    <w:rsid w:val="007801E3"/>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AFC"/>
    <w:rsid w:val="007B6C47"/>
    <w:rsid w:val="007C03B5"/>
    <w:rsid w:val="007C0EB1"/>
    <w:rsid w:val="007C1D7A"/>
    <w:rsid w:val="007C1FF1"/>
    <w:rsid w:val="007C42A9"/>
    <w:rsid w:val="007C515C"/>
    <w:rsid w:val="007C6BB8"/>
    <w:rsid w:val="007D0DE7"/>
    <w:rsid w:val="007D1410"/>
    <w:rsid w:val="007D5570"/>
    <w:rsid w:val="007D6F91"/>
    <w:rsid w:val="007E176A"/>
    <w:rsid w:val="007E44C1"/>
    <w:rsid w:val="007E5297"/>
    <w:rsid w:val="007E7975"/>
    <w:rsid w:val="007E7CF2"/>
    <w:rsid w:val="007F1FCB"/>
    <w:rsid w:val="007F2776"/>
    <w:rsid w:val="007F4076"/>
    <w:rsid w:val="007F4C76"/>
    <w:rsid w:val="00800108"/>
    <w:rsid w:val="00800D48"/>
    <w:rsid w:val="008011B7"/>
    <w:rsid w:val="0080433D"/>
    <w:rsid w:val="0080778E"/>
    <w:rsid w:val="00807ED9"/>
    <w:rsid w:val="00810B3E"/>
    <w:rsid w:val="008115A6"/>
    <w:rsid w:val="00811C49"/>
    <w:rsid w:val="00813F27"/>
    <w:rsid w:val="00816737"/>
    <w:rsid w:val="00816A5E"/>
    <w:rsid w:val="00816F06"/>
    <w:rsid w:val="0081717C"/>
    <w:rsid w:val="008175BB"/>
    <w:rsid w:val="00820E81"/>
    <w:rsid w:val="00821948"/>
    <w:rsid w:val="00822C23"/>
    <w:rsid w:val="00823302"/>
    <w:rsid w:val="0082366F"/>
    <w:rsid w:val="00824127"/>
    <w:rsid w:val="00830CA0"/>
    <w:rsid w:val="008314F9"/>
    <w:rsid w:val="00831EA0"/>
    <w:rsid w:val="00833959"/>
    <w:rsid w:val="00834ED7"/>
    <w:rsid w:val="00835458"/>
    <w:rsid w:val="00835794"/>
    <w:rsid w:val="00835A80"/>
    <w:rsid w:val="0083621D"/>
    <w:rsid w:val="00837271"/>
    <w:rsid w:val="00837C68"/>
    <w:rsid w:val="00842C27"/>
    <w:rsid w:val="008465E6"/>
    <w:rsid w:val="00847050"/>
    <w:rsid w:val="00847D65"/>
    <w:rsid w:val="008501E2"/>
    <w:rsid w:val="0085171E"/>
    <w:rsid w:val="0085474F"/>
    <w:rsid w:val="008563F6"/>
    <w:rsid w:val="00862AA5"/>
    <w:rsid w:val="00863021"/>
    <w:rsid w:val="008646E4"/>
    <w:rsid w:val="008649DF"/>
    <w:rsid w:val="00864CFB"/>
    <w:rsid w:val="00865EBC"/>
    <w:rsid w:val="0086627B"/>
    <w:rsid w:val="00867047"/>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9A6"/>
    <w:rsid w:val="00897F6E"/>
    <w:rsid w:val="008A118B"/>
    <w:rsid w:val="008A14A2"/>
    <w:rsid w:val="008A1CEE"/>
    <w:rsid w:val="008A2537"/>
    <w:rsid w:val="008A2C07"/>
    <w:rsid w:val="008A32BD"/>
    <w:rsid w:val="008A48A7"/>
    <w:rsid w:val="008A4D67"/>
    <w:rsid w:val="008B0C43"/>
    <w:rsid w:val="008B2AD9"/>
    <w:rsid w:val="008B2D45"/>
    <w:rsid w:val="008B43B9"/>
    <w:rsid w:val="008C086B"/>
    <w:rsid w:val="008C0CB1"/>
    <w:rsid w:val="008C25CF"/>
    <w:rsid w:val="008C31E6"/>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E68AB"/>
    <w:rsid w:val="008F054A"/>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3E3"/>
    <w:rsid w:val="00914F98"/>
    <w:rsid w:val="00920AC7"/>
    <w:rsid w:val="00920F02"/>
    <w:rsid w:val="009233DA"/>
    <w:rsid w:val="00923F7A"/>
    <w:rsid w:val="0092404E"/>
    <w:rsid w:val="0092794D"/>
    <w:rsid w:val="00935D72"/>
    <w:rsid w:val="00940569"/>
    <w:rsid w:val="00940A6E"/>
    <w:rsid w:val="00940BDB"/>
    <w:rsid w:val="009436AF"/>
    <w:rsid w:val="00944532"/>
    <w:rsid w:val="00946627"/>
    <w:rsid w:val="00946BE4"/>
    <w:rsid w:val="00947DBA"/>
    <w:rsid w:val="00951B05"/>
    <w:rsid w:val="00952A2E"/>
    <w:rsid w:val="00952BD5"/>
    <w:rsid w:val="0095333E"/>
    <w:rsid w:val="00954391"/>
    <w:rsid w:val="00954F50"/>
    <w:rsid w:val="009567E5"/>
    <w:rsid w:val="00963B0C"/>
    <w:rsid w:val="00964508"/>
    <w:rsid w:val="00967F0F"/>
    <w:rsid w:val="00973916"/>
    <w:rsid w:val="009745A6"/>
    <w:rsid w:val="00974752"/>
    <w:rsid w:val="0098129F"/>
    <w:rsid w:val="00985157"/>
    <w:rsid w:val="009856D6"/>
    <w:rsid w:val="00985EC3"/>
    <w:rsid w:val="00986199"/>
    <w:rsid w:val="00986E28"/>
    <w:rsid w:val="00990171"/>
    <w:rsid w:val="0099027D"/>
    <w:rsid w:val="009906D3"/>
    <w:rsid w:val="00992D5D"/>
    <w:rsid w:val="00993AC8"/>
    <w:rsid w:val="00995D57"/>
    <w:rsid w:val="009A2D56"/>
    <w:rsid w:val="009A3B77"/>
    <w:rsid w:val="009A4FC6"/>
    <w:rsid w:val="009A713D"/>
    <w:rsid w:val="009B134D"/>
    <w:rsid w:val="009B2A29"/>
    <w:rsid w:val="009B2C63"/>
    <w:rsid w:val="009B6061"/>
    <w:rsid w:val="009B7978"/>
    <w:rsid w:val="009B7C60"/>
    <w:rsid w:val="009C06EB"/>
    <w:rsid w:val="009C0A32"/>
    <w:rsid w:val="009C1808"/>
    <w:rsid w:val="009C2543"/>
    <w:rsid w:val="009C48F7"/>
    <w:rsid w:val="009C60D9"/>
    <w:rsid w:val="009C6E90"/>
    <w:rsid w:val="009D01EB"/>
    <w:rsid w:val="009D10E6"/>
    <w:rsid w:val="009D12BA"/>
    <w:rsid w:val="009D179B"/>
    <w:rsid w:val="009D1D09"/>
    <w:rsid w:val="009D2103"/>
    <w:rsid w:val="009D30EC"/>
    <w:rsid w:val="009D54B7"/>
    <w:rsid w:val="009D5A5C"/>
    <w:rsid w:val="009D5FC7"/>
    <w:rsid w:val="009D6468"/>
    <w:rsid w:val="009D6BDC"/>
    <w:rsid w:val="009D7D6C"/>
    <w:rsid w:val="009E0203"/>
    <w:rsid w:val="009E042D"/>
    <w:rsid w:val="009E1290"/>
    <w:rsid w:val="009F0733"/>
    <w:rsid w:val="009F555C"/>
    <w:rsid w:val="009F5B13"/>
    <w:rsid w:val="009F5BA0"/>
    <w:rsid w:val="009F5FEB"/>
    <w:rsid w:val="009F7C23"/>
    <w:rsid w:val="009F7D50"/>
    <w:rsid w:val="00A01E64"/>
    <w:rsid w:val="00A02A32"/>
    <w:rsid w:val="00A11D96"/>
    <w:rsid w:val="00A12447"/>
    <w:rsid w:val="00A12F13"/>
    <w:rsid w:val="00A1471C"/>
    <w:rsid w:val="00A176B5"/>
    <w:rsid w:val="00A225AB"/>
    <w:rsid w:val="00A251FA"/>
    <w:rsid w:val="00A27633"/>
    <w:rsid w:val="00A32A16"/>
    <w:rsid w:val="00A35BD2"/>
    <w:rsid w:val="00A37F12"/>
    <w:rsid w:val="00A4044A"/>
    <w:rsid w:val="00A41E89"/>
    <w:rsid w:val="00A434AF"/>
    <w:rsid w:val="00A436BF"/>
    <w:rsid w:val="00A50E07"/>
    <w:rsid w:val="00A510A2"/>
    <w:rsid w:val="00A5214D"/>
    <w:rsid w:val="00A524BF"/>
    <w:rsid w:val="00A541E6"/>
    <w:rsid w:val="00A616DE"/>
    <w:rsid w:val="00A6170E"/>
    <w:rsid w:val="00A62506"/>
    <w:rsid w:val="00A62EC3"/>
    <w:rsid w:val="00A63F6C"/>
    <w:rsid w:val="00A64203"/>
    <w:rsid w:val="00A64ABA"/>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06D8"/>
    <w:rsid w:val="00AA446E"/>
    <w:rsid w:val="00AA4F00"/>
    <w:rsid w:val="00AA6197"/>
    <w:rsid w:val="00AA7F60"/>
    <w:rsid w:val="00AB0EE1"/>
    <w:rsid w:val="00AB122C"/>
    <w:rsid w:val="00AB2471"/>
    <w:rsid w:val="00AB2B8F"/>
    <w:rsid w:val="00AB38C0"/>
    <w:rsid w:val="00AC04FC"/>
    <w:rsid w:val="00AC18A1"/>
    <w:rsid w:val="00AC2A6E"/>
    <w:rsid w:val="00AC4808"/>
    <w:rsid w:val="00AC4FB3"/>
    <w:rsid w:val="00AC7AE7"/>
    <w:rsid w:val="00AD051F"/>
    <w:rsid w:val="00AD0BCB"/>
    <w:rsid w:val="00AD0D39"/>
    <w:rsid w:val="00AD1F56"/>
    <w:rsid w:val="00AD27D9"/>
    <w:rsid w:val="00AD312E"/>
    <w:rsid w:val="00AD4787"/>
    <w:rsid w:val="00AD50DC"/>
    <w:rsid w:val="00AD6212"/>
    <w:rsid w:val="00AD635E"/>
    <w:rsid w:val="00AD69CB"/>
    <w:rsid w:val="00AD743C"/>
    <w:rsid w:val="00AE0495"/>
    <w:rsid w:val="00AE07C2"/>
    <w:rsid w:val="00AE0AC7"/>
    <w:rsid w:val="00AE0C5A"/>
    <w:rsid w:val="00AE71B4"/>
    <w:rsid w:val="00AE7703"/>
    <w:rsid w:val="00AF0B4A"/>
    <w:rsid w:val="00AF40B1"/>
    <w:rsid w:val="00AF7AE4"/>
    <w:rsid w:val="00AF7D9D"/>
    <w:rsid w:val="00B03856"/>
    <w:rsid w:val="00B03BCE"/>
    <w:rsid w:val="00B03F40"/>
    <w:rsid w:val="00B04B79"/>
    <w:rsid w:val="00B0704A"/>
    <w:rsid w:val="00B1149A"/>
    <w:rsid w:val="00B11EBB"/>
    <w:rsid w:val="00B13886"/>
    <w:rsid w:val="00B16248"/>
    <w:rsid w:val="00B17559"/>
    <w:rsid w:val="00B17F43"/>
    <w:rsid w:val="00B20C3A"/>
    <w:rsid w:val="00B22E03"/>
    <w:rsid w:val="00B22F33"/>
    <w:rsid w:val="00B25151"/>
    <w:rsid w:val="00B26BD2"/>
    <w:rsid w:val="00B31C22"/>
    <w:rsid w:val="00B41F0C"/>
    <w:rsid w:val="00B434DC"/>
    <w:rsid w:val="00B46089"/>
    <w:rsid w:val="00B4629C"/>
    <w:rsid w:val="00B46DEB"/>
    <w:rsid w:val="00B5414F"/>
    <w:rsid w:val="00B56E15"/>
    <w:rsid w:val="00B6044A"/>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4CC2"/>
    <w:rsid w:val="00C0583A"/>
    <w:rsid w:val="00C10D3B"/>
    <w:rsid w:val="00C1167F"/>
    <w:rsid w:val="00C14E78"/>
    <w:rsid w:val="00C17FF3"/>
    <w:rsid w:val="00C24BAF"/>
    <w:rsid w:val="00C320EA"/>
    <w:rsid w:val="00C3488D"/>
    <w:rsid w:val="00C34CEB"/>
    <w:rsid w:val="00C35A4B"/>
    <w:rsid w:val="00C37ACD"/>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5A5"/>
    <w:rsid w:val="00CB1F5C"/>
    <w:rsid w:val="00CB31C5"/>
    <w:rsid w:val="00CB5CB1"/>
    <w:rsid w:val="00CC2727"/>
    <w:rsid w:val="00CC6C74"/>
    <w:rsid w:val="00CD0AFB"/>
    <w:rsid w:val="00CD1EB0"/>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26815"/>
    <w:rsid w:val="00D27BD5"/>
    <w:rsid w:val="00D322D2"/>
    <w:rsid w:val="00D333B7"/>
    <w:rsid w:val="00D334E0"/>
    <w:rsid w:val="00D3364A"/>
    <w:rsid w:val="00D36F0E"/>
    <w:rsid w:val="00D374F2"/>
    <w:rsid w:val="00D40D08"/>
    <w:rsid w:val="00D46181"/>
    <w:rsid w:val="00D46AF9"/>
    <w:rsid w:val="00D50B68"/>
    <w:rsid w:val="00D54241"/>
    <w:rsid w:val="00D606EB"/>
    <w:rsid w:val="00D61A72"/>
    <w:rsid w:val="00D6247E"/>
    <w:rsid w:val="00D62987"/>
    <w:rsid w:val="00D62C22"/>
    <w:rsid w:val="00D66081"/>
    <w:rsid w:val="00D66525"/>
    <w:rsid w:val="00D6684D"/>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7117"/>
    <w:rsid w:val="00DB3862"/>
    <w:rsid w:val="00DB5904"/>
    <w:rsid w:val="00DB6199"/>
    <w:rsid w:val="00DB7D54"/>
    <w:rsid w:val="00DC0D68"/>
    <w:rsid w:val="00DC23E9"/>
    <w:rsid w:val="00DC6A78"/>
    <w:rsid w:val="00DD36D1"/>
    <w:rsid w:val="00DD3FBF"/>
    <w:rsid w:val="00DD4AF4"/>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2B69"/>
    <w:rsid w:val="00E0389A"/>
    <w:rsid w:val="00E03A99"/>
    <w:rsid w:val="00E041CC"/>
    <w:rsid w:val="00E04D88"/>
    <w:rsid w:val="00E057A9"/>
    <w:rsid w:val="00E0715D"/>
    <w:rsid w:val="00E1453E"/>
    <w:rsid w:val="00E147EB"/>
    <w:rsid w:val="00E171BB"/>
    <w:rsid w:val="00E17A6C"/>
    <w:rsid w:val="00E17C74"/>
    <w:rsid w:val="00E206A6"/>
    <w:rsid w:val="00E21780"/>
    <w:rsid w:val="00E222EF"/>
    <w:rsid w:val="00E224A7"/>
    <w:rsid w:val="00E22909"/>
    <w:rsid w:val="00E23844"/>
    <w:rsid w:val="00E24ABD"/>
    <w:rsid w:val="00E30D5E"/>
    <w:rsid w:val="00E316FA"/>
    <w:rsid w:val="00E32A37"/>
    <w:rsid w:val="00E335FA"/>
    <w:rsid w:val="00E33AB2"/>
    <w:rsid w:val="00E35F3F"/>
    <w:rsid w:val="00E36059"/>
    <w:rsid w:val="00E412D6"/>
    <w:rsid w:val="00E439E5"/>
    <w:rsid w:val="00E45C20"/>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9227F"/>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352"/>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00B1"/>
    <w:rsid w:val="00F018F4"/>
    <w:rsid w:val="00F0330A"/>
    <w:rsid w:val="00F036DC"/>
    <w:rsid w:val="00F03A94"/>
    <w:rsid w:val="00F04D37"/>
    <w:rsid w:val="00F06EF4"/>
    <w:rsid w:val="00F10CF0"/>
    <w:rsid w:val="00F11C70"/>
    <w:rsid w:val="00F146F1"/>
    <w:rsid w:val="00F15116"/>
    <w:rsid w:val="00F15244"/>
    <w:rsid w:val="00F16CFE"/>
    <w:rsid w:val="00F176E4"/>
    <w:rsid w:val="00F202D3"/>
    <w:rsid w:val="00F20F03"/>
    <w:rsid w:val="00F22737"/>
    <w:rsid w:val="00F2391C"/>
    <w:rsid w:val="00F23E6C"/>
    <w:rsid w:val="00F2556F"/>
    <w:rsid w:val="00F27050"/>
    <w:rsid w:val="00F279CB"/>
    <w:rsid w:val="00F33BF1"/>
    <w:rsid w:val="00F35932"/>
    <w:rsid w:val="00F35D4C"/>
    <w:rsid w:val="00F370CC"/>
    <w:rsid w:val="00F42132"/>
    <w:rsid w:val="00F42404"/>
    <w:rsid w:val="00F427DC"/>
    <w:rsid w:val="00F4315D"/>
    <w:rsid w:val="00F4377D"/>
    <w:rsid w:val="00F47ACF"/>
    <w:rsid w:val="00F50154"/>
    <w:rsid w:val="00F50FAD"/>
    <w:rsid w:val="00F515B6"/>
    <w:rsid w:val="00F5275C"/>
    <w:rsid w:val="00F52988"/>
    <w:rsid w:val="00F53AB0"/>
    <w:rsid w:val="00F54C04"/>
    <w:rsid w:val="00F5760F"/>
    <w:rsid w:val="00F60616"/>
    <w:rsid w:val="00F60FE4"/>
    <w:rsid w:val="00F63023"/>
    <w:rsid w:val="00F64ED0"/>
    <w:rsid w:val="00F65B47"/>
    <w:rsid w:val="00F65C8F"/>
    <w:rsid w:val="00F6740D"/>
    <w:rsid w:val="00F7382D"/>
    <w:rsid w:val="00F74CEF"/>
    <w:rsid w:val="00F77067"/>
    <w:rsid w:val="00F81278"/>
    <w:rsid w:val="00F83237"/>
    <w:rsid w:val="00F83B6C"/>
    <w:rsid w:val="00F84A84"/>
    <w:rsid w:val="00F8629E"/>
    <w:rsid w:val="00F86944"/>
    <w:rsid w:val="00F87672"/>
    <w:rsid w:val="00F87DF6"/>
    <w:rsid w:val="00F87F3F"/>
    <w:rsid w:val="00F9021D"/>
    <w:rsid w:val="00F9148E"/>
    <w:rsid w:val="00F933F1"/>
    <w:rsid w:val="00F941B3"/>
    <w:rsid w:val="00F954CA"/>
    <w:rsid w:val="00F95A21"/>
    <w:rsid w:val="00F9782F"/>
    <w:rsid w:val="00FA10AE"/>
    <w:rsid w:val="00FA1A73"/>
    <w:rsid w:val="00FA3691"/>
    <w:rsid w:val="00FA6D86"/>
    <w:rsid w:val="00FB1344"/>
    <w:rsid w:val="00FB31C3"/>
    <w:rsid w:val="00FB7916"/>
    <w:rsid w:val="00FB7ACA"/>
    <w:rsid w:val="00FC00B2"/>
    <w:rsid w:val="00FC0DD1"/>
    <w:rsid w:val="00FC0F0E"/>
    <w:rsid w:val="00FC11B4"/>
    <w:rsid w:val="00FC2253"/>
    <w:rsid w:val="00FC32E4"/>
    <w:rsid w:val="00FC337F"/>
    <w:rsid w:val="00FC398D"/>
    <w:rsid w:val="00FC3E8A"/>
    <w:rsid w:val="00FC62CF"/>
    <w:rsid w:val="00FD12FB"/>
    <w:rsid w:val="00FD29E3"/>
    <w:rsid w:val="00FD4C15"/>
    <w:rsid w:val="00FD5A44"/>
    <w:rsid w:val="00FD5ADB"/>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 w:val="00FF63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823302"/>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823302"/>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823302"/>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823302"/>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71073791">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330201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682321816">
      <w:bodyDiv w:val="1"/>
      <w:marLeft w:val="0"/>
      <w:marRight w:val="0"/>
      <w:marTop w:val="0"/>
      <w:marBottom w:val="0"/>
      <w:divBdr>
        <w:top w:val="none" w:sz="0" w:space="0" w:color="auto"/>
        <w:left w:val="none" w:sz="0" w:space="0" w:color="auto"/>
        <w:bottom w:val="none" w:sz="0" w:space="0" w:color="auto"/>
        <w:right w:val="none" w:sz="0" w:space="0" w:color="auto"/>
      </w:divBdr>
      <w:divsChild>
        <w:div w:id="1701125484">
          <w:marLeft w:val="0"/>
          <w:marRight w:val="0"/>
          <w:marTop w:val="0"/>
          <w:marBottom w:val="0"/>
          <w:divBdr>
            <w:top w:val="none" w:sz="0" w:space="0" w:color="auto"/>
            <w:left w:val="none" w:sz="0" w:space="0" w:color="auto"/>
            <w:bottom w:val="none" w:sz="0" w:space="0" w:color="auto"/>
            <w:right w:val="none" w:sz="0" w:space="0" w:color="auto"/>
          </w:divBdr>
        </w:div>
        <w:div w:id="1439254489">
          <w:marLeft w:val="0"/>
          <w:marRight w:val="0"/>
          <w:marTop w:val="0"/>
          <w:marBottom w:val="0"/>
          <w:divBdr>
            <w:top w:val="none" w:sz="0" w:space="0" w:color="auto"/>
            <w:left w:val="none" w:sz="0" w:space="0" w:color="auto"/>
            <w:bottom w:val="none" w:sz="0" w:space="0" w:color="auto"/>
            <w:right w:val="none" w:sz="0" w:space="0" w:color="auto"/>
          </w:divBdr>
        </w:div>
        <w:div w:id="369841240">
          <w:marLeft w:val="0"/>
          <w:marRight w:val="0"/>
          <w:marTop w:val="0"/>
          <w:marBottom w:val="0"/>
          <w:divBdr>
            <w:top w:val="none" w:sz="0" w:space="0" w:color="auto"/>
            <w:left w:val="none" w:sz="0" w:space="0" w:color="auto"/>
            <w:bottom w:val="none" w:sz="0" w:space="0" w:color="auto"/>
            <w:right w:val="none" w:sz="0" w:space="0" w:color="auto"/>
          </w:divBdr>
        </w:div>
        <w:div w:id="1031152423">
          <w:marLeft w:val="0"/>
          <w:marRight w:val="0"/>
          <w:marTop w:val="0"/>
          <w:marBottom w:val="0"/>
          <w:divBdr>
            <w:top w:val="none" w:sz="0" w:space="0" w:color="auto"/>
            <w:left w:val="none" w:sz="0" w:space="0" w:color="auto"/>
            <w:bottom w:val="none" w:sz="0" w:space="0" w:color="auto"/>
            <w:right w:val="none" w:sz="0" w:space="0" w:color="auto"/>
          </w:divBdr>
        </w:div>
        <w:div w:id="774710221">
          <w:marLeft w:val="0"/>
          <w:marRight w:val="0"/>
          <w:marTop w:val="0"/>
          <w:marBottom w:val="0"/>
          <w:divBdr>
            <w:top w:val="none" w:sz="0" w:space="0" w:color="auto"/>
            <w:left w:val="none" w:sz="0" w:space="0" w:color="auto"/>
            <w:bottom w:val="none" w:sz="0" w:space="0" w:color="auto"/>
            <w:right w:val="none" w:sz="0" w:space="0" w:color="auto"/>
          </w:divBdr>
        </w:div>
        <w:div w:id="626474834">
          <w:marLeft w:val="0"/>
          <w:marRight w:val="0"/>
          <w:marTop w:val="0"/>
          <w:marBottom w:val="0"/>
          <w:divBdr>
            <w:top w:val="none" w:sz="0" w:space="0" w:color="auto"/>
            <w:left w:val="none" w:sz="0" w:space="0" w:color="auto"/>
            <w:bottom w:val="none" w:sz="0" w:space="0" w:color="auto"/>
            <w:right w:val="none" w:sz="0" w:space="0" w:color="auto"/>
          </w:divBdr>
        </w:div>
        <w:div w:id="1038429692">
          <w:marLeft w:val="0"/>
          <w:marRight w:val="0"/>
          <w:marTop w:val="0"/>
          <w:marBottom w:val="0"/>
          <w:divBdr>
            <w:top w:val="none" w:sz="0" w:space="0" w:color="auto"/>
            <w:left w:val="none" w:sz="0" w:space="0" w:color="auto"/>
            <w:bottom w:val="none" w:sz="0" w:space="0" w:color="auto"/>
            <w:right w:val="none" w:sz="0" w:space="0" w:color="auto"/>
          </w:divBdr>
        </w:div>
        <w:div w:id="753162415">
          <w:marLeft w:val="0"/>
          <w:marRight w:val="0"/>
          <w:marTop w:val="0"/>
          <w:marBottom w:val="0"/>
          <w:divBdr>
            <w:top w:val="none" w:sz="0" w:space="0" w:color="auto"/>
            <w:left w:val="none" w:sz="0" w:space="0" w:color="auto"/>
            <w:bottom w:val="none" w:sz="0" w:space="0" w:color="auto"/>
            <w:right w:val="none" w:sz="0" w:space="0" w:color="auto"/>
          </w:divBdr>
        </w:div>
        <w:div w:id="194730258">
          <w:marLeft w:val="0"/>
          <w:marRight w:val="0"/>
          <w:marTop w:val="0"/>
          <w:marBottom w:val="0"/>
          <w:divBdr>
            <w:top w:val="none" w:sz="0" w:space="0" w:color="auto"/>
            <w:left w:val="none" w:sz="0" w:space="0" w:color="auto"/>
            <w:bottom w:val="none" w:sz="0" w:space="0" w:color="auto"/>
            <w:right w:val="none" w:sz="0" w:space="0" w:color="auto"/>
          </w:divBdr>
        </w:div>
        <w:div w:id="1317875113">
          <w:marLeft w:val="0"/>
          <w:marRight w:val="0"/>
          <w:marTop w:val="0"/>
          <w:marBottom w:val="0"/>
          <w:divBdr>
            <w:top w:val="none" w:sz="0" w:space="0" w:color="auto"/>
            <w:left w:val="none" w:sz="0" w:space="0" w:color="auto"/>
            <w:bottom w:val="none" w:sz="0" w:space="0" w:color="auto"/>
            <w:right w:val="none" w:sz="0" w:space="0" w:color="auto"/>
          </w:divBdr>
        </w:div>
        <w:div w:id="703797934">
          <w:marLeft w:val="0"/>
          <w:marRight w:val="0"/>
          <w:marTop w:val="0"/>
          <w:marBottom w:val="0"/>
          <w:divBdr>
            <w:top w:val="none" w:sz="0" w:space="0" w:color="auto"/>
            <w:left w:val="none" w:sz="0" w:space="0" w:color="auto"/>
            <w:bottom w:val="none" w:sz="0" w:space="0" w:color="auto"/>
            <w:right w:val="none" w:sz="0" w:space="0" w:color="auto"/>
          </w:divBdr>
        </w:div>
        <w:div w:id="726220456">
          <w:marLeft w:val="0"/>
          <w:marRight w:val="0"/>
          <w:marTop w:val="0"/>
          <w:marBottom w:val="0"/>
          <w:divBdr>
            <w:top w:val="none" w:sz="0" w:space="0" w:color="auto"/>
            <w:left w:val="none" w:sz="0" w:space="0" w:color="auto"/>
            <w:bottom w:val="none" w:sz="0" w:space="0" w:color="auto"/>
            <w:right w:val="none" w:sz="0" w:space="0" w:color="auto"/>
          </w:divBdr>
        </w:div>
        <w:div w:id="1016346991">
          <w:marLeft w:val="0"/>
          <w:marRight w:val="0"/>
          <w:marTop w:val="0"/>
          <w:marBottom w:val="0"/>
          <w:divBdr>
            <w:top w:val="none" w:sz="0" w:space="0" w:color="auto"/>
            <w:left w:val="none" w:sz="0" w:space="0" w:color="auto"/>
            <w:bottom w:val="none" w:sz="0" w:space="0" w:color="auto"/>
            <w:right w:val="none" w:sz="0" w:space="0" w:color="auto"/>
          </w:divBdr>
        </w:div>
        <w:div w:id="832716393">
          <w:marLeft w:val="0"/>
          <w:marRight w:val="0"/>
          <w:marTop w:val="0"/>
          <w:marBottom w:val="0"/>
          <w:divBdr>
            <w:top w:val="none" w:sz="0" w:space="0" w:color="auto"/>
            <w:left w:val="none" w:sz="0" w:space="0" w:color="auto"/>
            <w:bottom w:val="none" w:sz="0" w:space="0" w:color="auto"/>
            <w:right w:val="none" w:sz="0" w:space="0" w:color="auto"/>
          </w:divBdr>
        </w:div>
        <w:div w:id="1979647370">
          <w:marLeft w:val="0"/>
          <w:marRight w:val="0"/>
          <w:marTop w:val="0"/>
          <w:marBottom w:val="0"/>
          <w:divBdr>
            <w:top w:val="none" w:sz="0" w:space="0" w:color="auto"/>
            <w:left w:val="none" w:sz="0" w:space="0" w:color="auto"/>
            <w:bottom w:val="none" w:sz="0" w:space="0" w:color="auto"/>
            <w:right w:val="none" w:sz="0" w:space="0" w:color="auto"/>
          </w:divBdr>
        </w:div>
        <w:div w:id="2094625364">
          <w:marLeft w:val="0"/>
          <w:marRight w:val="0"/>
          <w:marTop w:val="0"/>
          <w:marBottom w:val="0"/>
          <w:divBdr>
            <w:top w:val="none" w:sz="0" w:space="0" w:color="auto"/>
            <w:left w:val="none" w:sz="0" w:space="0" w:color="auto"/>
            <w:bottom w:val="none" w:sz="0" w:space="0" w:color="auto"/>
            <w:right w:val="none" w:sz="0" w:space="0" w:color="auto"/>
          </w:divBdr>
        </w:div>
        <w:div w:id="419907638">
          <w:marLeft w:val="0"/>
          <w:marRight w:val="0"/>
          <w:marTop w:val="0"/>
          <w:marBottom w:val="0"/>
          <w:divBdr>
            <w:top w:val="none" w:sz="0" w:space="0" w:color="auto"/>
            <w:left w:val="none" w:sz="0" w:space="0" w:color="auto"/>
            <w:bottom w:val="none" w:sz="0" w:space="0" w:color="auto"/>
            <w:right w:val="none" w:sz="0" w:space="0" w:color="auto"/>
          </w:divBdr>
        </w:div>
        <w:div w:id="720057594">
          <w:marLeft w:val="0"/>
          <w:marRight w:val="0"/>
          <w:marTop w:val="0"/>
          <w:marBottom w:val="0"/>
          <w:divBdr>
            <w:top w:val="none" w:sz="0" w:space="0" w:color="auto"/>
            <w:left w:val="none" w:sz="0" w:space="0" w:color="auto"/>
            <w:bottom w:val="none" w:sz="0" w:space="0" w:color="auto"/>
            <w:right w:val="none" w:sz="0" w:space="0" w:color="auto"/>
          </w:divBdr>
        </w:div>
        <w:div w:id="928199012">
          <w:marLeft w:val="0"/>
          <w:marRight w:val="0"/>
          <w:marTop w:val="0"/>
          <w:marBottom w:val="0"/>
          <w:divBdr>
            <w:top w:val="none" w:sz="0" w:space="0" w:color="auto"/>
            <w:left w:val="none" w:sz="0" w:space="0" w:color="auto"/>
            <w:bottom w:val="none" w:sz="0" w:space="0" w:color="auto"/>
            <w:right w:val="none" w:sz="0" w:space="0" w:color="auto"/>
          </w:divBdr>
        </w:div>
        <w:div w:id="843546148">
          <w:marLeft w:val="0"/>
          <w:marRight w:val="0"/>
          <w:marTop w:val="0"/>
          <w:marBottom w:val="0"/>
          <w:divBdr>
            <w:top w:val="none" w:sz="0" w:space="0" w:color="auto"/>
            <w:left w:val="none" w:sz="0" w:space="0" w:color="auto"/>
            <w:bottom w:val="none" w:sz="0" w:space="0" w:color="auto"/>
            <w:right w:val="none" w:sz="0" w:space="0" w:color="auto"/>
          </w:divBdr>
        </w:div>
        <w:div w:id="1656035125">
          <w:marLeft w:val="0"/>
          <w:marRight w:val="0"/>
          <w:marTop w:val="0"/>
          <w:marBottom w:val="0"/>
          <w:divBdr>
            <w:top w:val="none" w:sz="0" w:space="0" w:color="auto"/>
            <w:left w:val="none" w:sz="0" w:space="0" w:color="auto"/>
            <w:bottom w:val="none" w:sz="0" w:space="0" w:color="auto"/>
            <w:right w:val="none" w:sz="0" w:space="0" w:color="auto"/>
          </w:divBdr>
        </w:div>
        <w:div w:id="783160657">
          <w:marLeft w:val="0"/>
          <w:marRight w:val="0"/>
          <w:marTop w:val="0"/>
          <w:marBottom w:val="0"/>
          <w:divBdr>
            <w:top w:val="none" w:sz="0" w:space="0" w:color="auto"/>
            <w:left w:val="none" w:sz="0" w:space="0" w:color="auto"/>
            <w:bottom w:val="none" w:sz="0" w:space="0" w:color="auto"/>
            <w:right w:val="none" w:sz="0" w:space="0" w:color="auto"/>
          </w:divBdr>
        </w:div>
        <w:div w:id="1136875290">
          <w:marLeft w:val="0"/>
          <w:marRight w:val="0"/>
          <w:marTop w:val="0"/>
          <w:marBottom w:val="0"/>
          <w:divBdr>
            <w:top w:val="none" w:sz="0" w:space="0" w:color="auto"/>
            <w:left w:val="none" w:sz="0" w:space="0" w:color="auto"/>
            <w:bottom w:val="none" w:sz="0" w:space="0" w:color="auto"/>
            <w:right w:val="none" w:sz="0" w:space="0" w:color="auto"/>
          </w:divBdr>
        </w:div>
        <w:div w:id="1976912508">
          <w:marLeft w:val="0"/>
          <w:marRight w:val="0"/>
          <w:marTop w:val="0"/>
          <w:marBottom w:val="0"/>
          <w:divBdr>
            <w:top w:val="none" w:sz="0" w:space="0" w:color="auto"/>
            <w:left w:val="none" w:sz="0" w:space="0" w:color="auto"/>
            <w:bottom w:val="none" w:sz="0" w:space="0" w:color="auto"/>
            <w:right w:val="none" w:sz="0" w:space="0" w:color="auto"/>
          </w:divBdr>
        </w:div>
        <w:div w:id="157700661">
          <w:marLeft w:val="0"/>
          <w:marRight w:val="0"/>
          <w:marTop w:val="0"/>
          <w:marBottom w:val="0"/>
          <w:divBdr>
            <w:top w:val="none" w:sz="0" w:space="0" w:color="auto"/>
            <w:left w:val="none" w:sz="0" w:space="0" w:color="auto"/>
            <w:bottom w:val="none" w:sz="0" w:space="0" w:color="auto"/>
            <w:right w:val="none" w:sz="0" w:space="0" w:color="auto"/>
          </w:divBdr>
        </w:div>
        <w:div w:id="290132604">
          <w:marLeft w:val="0"/>
          <w:marRight w:val="0"/>
          <w:marTop w:val="0"/>
          <w:marBottom w:val="0"/>
          <w:divBdr>
            <w:top w:val="none" w:sz="0" w:space="0" w:color="auto"/>
            <w:left w:val="none" w:sz="0" w:space="0" w:color="auto"/>
            <w:bottom w:val="none" w:sz="0" w:space="0" w:color="auto"/>
            <w:right w:val="none" w:sz="0" w:space="0" w:color="auto"/>
          </w:divBdr>
        </w:div>
        <w:div w:id="291444881">
          <w:marLeft w:val="0"/>
          <w:marRight w:val="0"/>
          <w:marTop w:val="0"/>
          <w:marBottom w:val="0"/>
          <w:divBdr>
            <w:top w:val="none" w:sz="0" w:space="0" w:color="auto"/>
            <w:left w:val="none" w:sz="0" w:space="0" w:color="auto"/>
            <w:bottom w:val="none" w:sz="0" w:space="0" w:color="auto"/>
            <w:right w:val="none" w:sz="0" w:space="0" w:color="auto"/>
          </w:divBdr>
        </w:div>
        <w:div w:id="1952974086">
          <w:marLeft w:val="0"/>
          <w:marRight w:val="0"/>
          <w:marTop w:val="0"/>
          <w:marBottom w:val="0"/>
          <w:divBdr>
            <w:top w:val="none" w:sz="0" w:space="0" w:color="auto"/>
            <w:left w:val="none" w:sz="0" w:space="0" w:color="auto"/>
            <w:bottom w:val="none" w:sz="0" w:space="0" w:color="auto"/>
            <w:right w:val="none" w:sz="0" w:space="0" w:color="auto"/>
          </w:divBdr>
        </w:div>
        <w:div w:id="33625658">
          <w:marLeft w:val="0"/>
          <w:marRight w:val="0"/>
          <w:marTop w:val="0"/>
          <w:marBottom w:val="0"/>
          <w:divBdr>
            <w:top w:val="none" w:sz="0" w:space="0" w:color="auto"/>
            <w:left w:val="none" w:sz="0" w:space="0" w:color="auto"/>
            <w:bottom w:val="none" w:sz="0" w:space="0" w:color="auto"/>
            <w:right w:val="none" w:sz="0" w:space="0" w:color="auto"/>
          </w:divBdr>
        </w:div>
        <w:div w:id="95177798">
          <w:marLeft w:val="0"/>
          <w:marRight w:val="0"/>
          <w:marTop w:val="0"/>
          <w:marBottom w:val="0"/>
          <w:divBdr>
            <w:top w:val="none" w:sz="0" w:space="0" w:color="auto"/>
            <w:left w:val="none" w:sz="0" w:space="0" w:color="auto"/>
            <w:bottom w:val="none" w:sz="0" w:space="0" w:color="auto"/>
            <w:right w:val="none" w:sz="0" w:space="0" w:color="auto"/>
          </w:divBdr>
        </w:div>
        <w:div w:id="1377395208">
          <w:marLeft w:val="0"/>
          <w:marRight w:val="0"/>
          <w:marTop w:val="0"/>
          <w:marBottom w:val="0"/>
          <w:divBdr>
            <w:top w:val="none" w:sz="0" w:space="0" w:color="auto"/>
            <w:left w:val="none" w:sz="0" w:space="0" w:color="auto"/>
            <w:bottom w:val="none" w:sz="0" w:space="0" w:color="auto"/>
            <w:right w:val="none" w:sz="0" w:space="0" w:color="auto"/>
          </w:divBdr>
        </w:div>
        <w:div w:id="2144495694">
          <w:marLeft w:val="0"/>
          <w:marRight w:val="0"/>
          <w:marTop w:val="0"/>
          <w:marBottom w:val="0"/>
          <w:divBdr>
            <w:top w:val="none" w:sz="0" w:space="0" w:color="auto"/>
            <w:left w:val="none" w:sz="0" w:space="0" w:color="auto"/>
            <w:bottom w:val="none" w:sz="0" w:space="0" w:color="auto"/>
            <w:right w:val="none" w:sz="0" w:space="0" w:color="auto"/>
          </w:divBdr>
        </w:div>
      </w:divsChild>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44058519">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81452147">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4323683">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05738632">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 w:id="2138064896">
      <w:bodyDiv w:val="1"/>
      <w:marLeft w:val="0"/>
      <w:marRight w:val="0"/>
      <w:marTop w:val="0"/>
      <w:marBottom w:val="0"/>
      <w:divBdr>
        <w:top w:val="none" w:sz="0" w:space="0" w:color="auto"/>
        <w:left w:val="none" w:sz="0" w:space="0" w:color="auto"/>
        <w:bottom w:val="none" w:sz="0" w:space="0" w:color="auto"/>
        <w:right w:val="none" w:sz="0" w:space="0" w:color="auto"/>
      </w:divBdr>
      <w:divsChild>
        <w:div w:id="1277634090">
          <w:marLeft w:val="0"/>
          <w:marRight w:val="0"/>
          <w:marTop w:val="0"/>
          <w:marBottom w:val="0"/>
          <w:divBdr>
            <w:top w:val="none" w:sz="0" w:space="0" w:color="auto"/>
            <w:left w:val="none" w:sz="0" w:space="0" w:color="auto"/>
            <w:bottom w:val="none" w:sz="0" w:space="0" w:color="auto"/>
            <w:right w:val="none" w:sz="0" w:space="0" w:color="auto"/>
          </w:divBdr>
        </w:div>
        <w:div w:id="1323389665">
          <w:marLeft w:val="0"/>
          <w:marRight w:val="0"/>
          <w:marTop w:val="0"/>
          <w:marBottom w:val="0"/>
          <w:divBdr>
            <w:top w:val="none" w:sz="0" w:space="0" w:color="auto"/>
            <w:left w:val="none" w:sz="0" w:space="0" w:color="auto"/>
            <w:bottom w:val="none" w:sz="0" w:space="0" w:color="auto"/>
            <w:right w:val="none" w:sz="0" w:space="0" w:color="auto"/>
          </w:divBdr>
        </w:div>
        <w:div w:id="1102796707">
          <w:marLeft w:val="0"/>
          <w:marRight w:val="0"/>
          <w:marTop w:val="0"/>
          <w:marBottom w:val="0"/>
          <w:divBdr>
            <w:top w:val="none" w:sz="0" w:space="0" w:color="auto"/>
            <w:left w:val="none" w:sz="0" w:space="0" w:color="auto"/>
            <w:bottom w:val="none" w:sz="0" w:space="0" w:color="auto"/>
            <w:right w:val="none" w:sz="0" w:space="0" w:color="auto"/>
          </w:divBdr>
        </w:div>
        <w:div w:id="1387101831">
          <w:marLeft w:val="0"/>
          <w:marRight w:val="0"/>
          <w:marTop w:val="0"/>
          <w:marBottom w:val="0"/>
          <w:divBdr>
            <w:top w:val="none" w:sz="0" w:space="0" w:color="auto"/>
            <w:left w:val="none" w:sz="0" w:space="0" w:color="auto"/>
            <w:bottom w:val="none" w:sz="0" w:space="0" w:color="auto"/>
            <w:right w:val="none" w:sz="0" w:space="0" w:color="auto"/>
          </w:divBdr>
        </w:div>
        <w:div w:id="606040777">
          <w:marLeft w:val="0"/>
          <w:marRight w:val="0"/>
          <w:marTop w:val="0"/>
          <w:marBottom w:val="0"/>
          <w:divBdr>
            <w:top w:val="none" w:sz="0" w:space="0" w:color="auto"/>
            <w:left w:val="none" w:sz="0" w:space="0" w:color="auto"/>
            <w:bottom w:val="none" w:sz="0" w:space="0" w:color="auto"/>
            <w:right w:val="none" w:sz="0" w:space="0" w:color="auto"/>
          </w:divBdr>
        </w:div>
        <w:div w:id="1876113038">
          <w:marLeft w:val="0"/>
          <w:marRight w:val="0"/>
          <w:marTop w:val="0"/>
          <w:marBottom w:val="0"/>
          <w:divBdr>
            <w:top w:val="none" w:sz="0" w:space="0" w:color="auto"/>
            <w:left w:val="none" w:sz="0" w:space="0" w:color="auto"/>
            <w:bottom w:val="none" w:sz="0" w:space="0" w:color="auto"/>
            <w:right w:val="none" w:sz="0" w:space="0" w:color="auto"/>
          </w:divBdr>
        </w:div>
        <w:div w:id="713653341">
          <w:marLeft w:val="0"/>
          <w:marRight w:val="0"/>
          <w:marTop w:val="0"/>
          <w:marBottom w:val="0"/>
          <w:divBdr>
            <w:top w:val="none" w:sz="0" w:space="0" w:color="auto"/>
            <w:left w:val="none" w:sz="0" w:space="0" w:color="auto"/>
            <w:bottom w:val="none" w:sz="0" w:space="0" w:color="auto"/>
            <w:right w:val="none" w:sz="0" w:space="0" w:color="auto"/>
          </w:divBdr>
        </w:div>
        <w:div w:id="472674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Analysis" TargetMode="External"/><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40.png"/><Relationship Id="rId84" Type="http://schemas.openxmlformats.org/officeDocument/2006/relationships/hyperlink" Target="http://dbpedia.org/resource/Interoperability" TargetMode="External"/><Relationship Id="rId138" Type="http://schemas.openxmlformats.org/officeDocument/2006/relationships/hyperlink" Target="http://dbpedia.org/resource/Attractions" TargetMode="External"/><Relationship Id="rId159" Type="http://schemas.openxmlformats.org/officeDocument/2006/relationships/hyperlink" Target="http://dbpedia.org/resource/Design" TargetMode="External"/><Relationship Id="rId170" Type="http://schemas.openxmlformats.org/officeDocument/2006/relationships/hyperlink" Target="http://schema.org/CreativeWork" TargetMode="External"/><Relationship Id="rId191" Type="http://schemas.openxmlformats.org/officeDocument/2006/relationships/hyperlink" Target="http://dbpedia.org/resource/UNESCO" TargetMode="External"/><Relationship Id="rId205" Type="http://schemas.openxmlformats.org/officeDocument/2006/relationships/hyperlink" Target="http://dbpedia.org/resource/Systems" TargetMode="External"/><Relationship Id="rId226" Type="http://schemas.openxmlformats.org/officeDocument/2006/relationships/hyperlink" Target="http://dbpedia.org/resource/Biodiversity" TargetMode="External"/><Relationship Id="rId107" Type="http://schemas.openxmlformats.org/officeDocument/2006/relationships/hyperlink" Target="http://dbpedia.org/resource/Life" TargetMode="External"/><Relationship Id="rId11" Type="http://schemas.openxmlformats.org/officeDocument/2006/relationships/image" Target="media/image2.png"/><Relationship Id="rId32" Type="http://schemas.openxmlformats.org/officeDocument/2006/relationships/oleObject" Target="embeddings/oleObject5.bin"/><Relationship Id="rId53" Type="http://schemas.openxmlformats.org/officeDocument/2006/relationships/image" Target="media/image31.png"/><Relationship Id="rId74" Type="http://schemas.openxmlformats.org/officeDocument/2006/relationships/hyperlink" Target="http://dbpedia.org/resource/Design" TargetMode="External"/><Relationship Id="rId128" Type="http://schemas.openxmlformats.org/officeDocument/2006/relationships/hyperlink" Target="http://dbpedia.org/resource/Tool" TargetMode="External"/><Relationship Id="rId149" Type="http://schemas.openxmlformats.org/officeDocument/2006/relationships/hyperlink" Target="http://dbpedia.org/resource/Linked_data" TargetMode="External"/><Relationship Id="rId5" Type="http://schemas.openxmlformats.org/officeDocument/2006/relationships/settings" Target="settings.xml"/><Relationship Id="rId95" Type="http://schemas.openxmlformats.org/officeDocument/2006/relationships/hyperlink" Target="http://dbpedia.org/resource/Province" TargetMode="External"/><Relationship Id="rId160" Type="http://schemas.openxmlformats.org/officeDocument/2006/relationships/hyperlink" Target="http://dbpedia.org/resource/Learning" TargetMode="External"/><Relationship Id="rId181" Type="http://schemas.openxmlformats.org/officeDocument/2006/relationships/hyperlink" Target="http://dbpedia.org/ontology/PopulatedPlace" TargetMode="External"/><Relationship Id="rId216" Type="http://schemas.openxmlformats.org/officeDocument/2006/relationships/hyperlink" Target="http://dbpedia.org/resource/Inhabitants" TargetMode="External"/><Relationship Id="rId237" Type="http://schemas.openxmlformats.org/officeDocument/2006/relationships/hyperlink" Target="http://dbpedia.org/resource/Biodiversity" TargetMode="External"/><Relationship Id="rId22" Type="http://schemas.openxmlformats.org/officeDocument/2006/relationships/image" Target="media/image9.emf"/><Relationship Id="rId43" Type="http://schemas.openxmlformats.org/officeDocument/2006/relationships/image" Target="media/image21.png"/><Relationship Id="rId64" Type="http://schemas.openxmlformats.org/officeDocument/2006/relationships/hyperlink" Target="http://dbpedia.org/resource/Linked_data" TargetMode="External"/><Relationship Id="rId118" Type="http://schemas.openxmlformats.org/officeDocument/2006/relationships/hyperlink" Target="http://dbpedia.org/resource/Volumes" TargetMode="External"/><Relationship Id="rId139" Type="http://schemas.openxmlformats.org/officeDocument/2006/relationships/hyperlink" Target="http://dbpedia.org/resource/Waterfalls" TargetMode="External"/><Relationship Id="rId85" Type="http://schemas.openxmlformats.org/officeDocument/2006/relationships/image" Target="media/image41.png"/><Relationship Id="rId150" Type="http://schemas.openxmlformats.org/officeDocument/2006/relationships/hyperlink" Target="http://dbpedia.org/resource/OpenCourseWare" TargetMode="External"/><Relationship Id="rId171" Type="http://schemas.openxmlformats.org/officeDocument/2006/relationships/hyperlink" Target="http://schema.org/MusicAlbum" TargetMode="External"/><Relationship Id="rId192" Type="http://schemas.openxmlformats.org/officeDocument/2006/relationships/hyperlink" Target="http://dbpedia.org/resource/Packed_red_blood_cells" TargetMode="External"/><Relationship Id="rId206" Type="http://schemas.openxmlformats.org/officeDocument/2006/relationships/hyperlink" Target="http://dbpedia.org/resource/Initiative" TargetMode="External"/><Relationship Id="rId227" Type="http://schemas.openxmlformats.org/officeDocument/2006/relationships/hyperlink" Target="http://dbpedia.org/resource/Lagoons" TargetMode="External"/><Relationship Id="rId12" Type="http://schemas.openxmlformats.org/officeDocument/2006/relationships/image" Target="media/image3.png"/><Relationship Id="rId33" Type="http://schemas.openxmlformats.org/officeDocument/2006/relationships/image" Target="media/image15.emf"/><Relationship Id="rId108" Type="http://schemas.openxmlformats.org/officeDocument/2006/relationships/hyperlink" Target="http://dbpedia.org/resource/Management" TargetMode="External"/><Relationship Id="rId129" Type="http://schemas.openxmlformats.org/officeDocument/2006/relationships/hyperlink" Target="http://dbpedia.org/resource/Resources" TargetMode="External"/><Relationship Id="rId54" Type="http://schemas.openxmlformats.org/officeDocument/2006/relationships/image" Target="media/image32.png"/><Relationship Id="rId75" Type="http://schemas.openxmlformats.org/officeDocument/2006/relationships/hyperlink" Target="http://dbpedia.org/resource/Learning" TargetMode="External"/><Relationship Id="rId96" Type="http://schemas.openxmlformats.org/officeDocument/2006/relationships/hyperlink" Target="http://www.w3.org/2002/07/owl" TargetMode="External"/><Relationship Id="rId140" Type="http://schemas.openxmlformats.org/officeDocument/2006/relationships/hyperlink" Target="http://dbpedia.org/resource/Foothills" TargetMode="External"/><Relationship Id="rId161" Type="http://schemas.openxmlformats.org/officeDocument/2006/relationships/hyperlink" Target="http://dbpedia.org/resource/Technologies" TargetMode="External"/><Relationship Id="rId182" Type="http://schemas.openxmlformats.org/officeDocument/2006/relationships/hyperlink" Target="http://dbpedia.org/ontology/Settlement" TargetMode="External"/><Relationship Id="rId217" Type="http://schemas.openxmlformats.org/officeDocument/2006/relationships/hyperlink" Target="http://dbpedia.org/resource/Decision-Making" TargetMode="External"/><Relationship Id="rId6" Type="http://schemas.openxmlformats.org/officeDocument/2006/relationships/webSettings" Target="webSettings.xml"/><Relationship Id="rId238" Type="http://schemas.openxmlformats.org/officeDocument/2006/relationships/hyperlink" Target="http://dbpedia.org/resource/Acres" TargetMode="External"/><Relationship Id="rId23" Type="http://schemas.openxmlformats.org/officeDocument/2006/relationships/oleObject" Target="embeddings/oleObject1.bin"/><Relationship Id="rId119" Type="http://schemas.openxmlformats.org/officeDocument/2006/relationships/hyperlink" Target="http://dbpedia.org/resource/Technologies" TargetMode="External"/><Relationship Id="rId44" Type="http://schemas.openxmlformats.org/officeDocument/2006/relationships/image" Target="media/image22.png"/><Relationship Id="rId65" Type="http://schemas.openxmlformats.org/officeDocument/2006/relationships/hyperlink" Target="http://dbpedia.org/resource/OpenCourseWare" TargetMode="External"/><Relationship Id="rId86" Type="http://schemas.openxmlformats.org/officeDocument/2006/relationships/hyperlink" Target="http://dbpedia.org/resource/Information_and_communication_technologies_for_environmental_sustainability" TargetMode="External"/><Relationship Id="rId130" Type="http://schemas.openxmlformats.org/officeDocument/2006/relationships/hyperlink" Target="http://dbpedia.org/resource/Projects" TargetMode="External"/><Relationship Id="rId151" Type="http://schemas.openxmlformats.org/officeDocument/2006/relationships/hyperlink" Target="http://dbpedia.org/resource/OpenCourseWare" TargetMode="External"/><Relationship Id="rId172" Type="http://schemas.openxmlformats.org/officeDocument/2006/relationships/hyperlink" Target="http://dbpedia.org/resource/Results" TargetMode="External"/><Relationship Id="rId193" Type="http://schemas.openxmlformats.org/officeDocument/2006/relationships/hyperlink" Target="http://dbpedia.org/resource/Environmental_resources_management" TargetMode="External"/><Relationship Id="rId207" Type="http://schemas.openxmlformats.org/officeDocument/2006/relationships/hyperlink" Target="http://dbpedia.org/resource/Analysis" TargetMode="External"/><Relationship Id="rId228" Type="http://schemas.openxmlformats.org/officeDocument/2006/relationships/hyperlink" Target="http://dbpedia.org/resource/Tourist" TargetMode="External"/><Relationship Id="rId13" Type="http://schemas.openxmlformats.org/officeDocument/2006/relationships/image" Target="media/image4.png"/><Relationship Id="rId109" Type="http://schemas.openxmlformats.org/officeDocument/2006/relationships/hyperlink" Target="http://dbpedia.org/resource/Area" TargetMode="External"/><Relationship Id="rId34" Type="http://schemas.openxmlformats.org/officeDocument/2006/relationships/oleObject" Target="embeddings/oleObject6.bin"/><Relationship Id="rId55" Type="http://schemas.openxmlformats.org/officeDocument/2006/relationships/image" Target="media/image33.png"/><Relationship Id="rId76" Type="http://schemas.openxmlformats.org/officeDocument/2006/relationships/hyperlink" Target="http://dbpedia.org/resource/Technologies" TargetMode="External"/><Relationship Id="rId97" Type="http://schemas.openxmlformats.org/officeDocument/2006/relationships/hyperlink" Target="http://dbpedia.org/ontology/Place" TargetMode="External"/><Relationship Id="rId120" Type="http://schemas.openxmlformats.org/officeDocument/2006/relationships/hyperlink" Target="http://dbpedia.org/resource/Data" TargetMode="External"/><Relationship Id="rId141" Type="http://schemas.openxmlformats.org/officeDocument/2006/relationships/hyperlink" Target="http://dbpedia.org/resource/Orography" TargetMode="External"/><Relationship Id="rId7" Type="http://schemas.openxmlformats.org/officeDocument/2006/relationships/footnotes" Target="footnotes.xml"/><Relationship Id="rId162" Type="http://schemas.openxmlformats.org/officeDocument/2006/relationships/hyperlink" Target="http://dbpedia.org/resource/Umbrella" TargetMode="External"/><Relationship Id="rId183" Type="http://schemas.openxmlformats.org/officeDocument/2006/relationships/hyperlink" Target="http://schema.org/Place" TargetMode="External"/><Relationship Id="rId218" Type="http://schemas.openxmlformats.org/officeDocument/2006/relationships/hyperlink" Target="http://dbpedia.org/resource/Purpose" TargetMode="External"/><Relationship Id="rId239" Type="http://schemas.openxmlformats.org/officeDocument/2006/relationships/fontTable" Target="fontTable.xml"/><Relationship Id="rId24" Type="http://schemas.openxmlformats.org/officeDocument/2006/relationships/image" Target="media/image10.emf"/><Relationship Id="rId45" Type="http://schemas.openxmlformats.org/officeDocument/2006/relationships/image" Target="media/image23.png"/><Relationship Id="rId66" Type="http://schemas.openxmlformats.org/officeDocument/2006/relationships/hyperlink" Target="http://dbpedia.org/resource/OpenCourseWare" TargetMode="External"/><Relationship Id="rId87" Type="http://schemas.openxmlformats.org/officeDocument/2006/relationships/hyperlink" Target="http://dbpedia.org/resource/Smart_city" TargetMode="External"/><Relationship Id="rId110" Type="http://schemas.openxmlformats.org/officeDocument/2006/relationships/hyperlink" Target="http://dbpedia.org/resource/Citizens" TargetMode="External"/><Relationship Id="rId131" Type="http://schemas.openxmlformats.org/officeDocument/2006/relationships/hyperlink" Target="http://dbpedia.org/resource/Collaboration" TargetMode="External"/><Relationship Id="rId152" Type="http://schemas.openxmlformats.org/officeDocument/2006/relationships/hyperlink" Target="http://dbpedia.org/resource/Universities" TargetMode="External"/><Relationship Id="rId173" Type="http://schemas.openxmlformats.org/officeDocument/2006/relationships/hyperlink" Target="http://dbpedia.org/resource/Methodology" TargetMode="External"/><Relationship Id="rId194" Type="http://schemas.openxmlformats.org/officeDocument/2006/relationships/hyperlink" Target="http://dbpedia.org/resource/Digital_preservation" TargetMode="External"/><Relationship Id="rId208" Type="http://schemas.openxmlformats.org/officeDocument/2006/relationships/hyperlink" Target="http://dbpedia.org/resource/Volumes" TargetMode="External"/><Relationship Id="rId229" Type="http://schemas.openxmlformats.org/officeDocument/2006/relationships/hyperlink" Target="http://dbpedia.org/resource/Attractions" TargetMode="External"/><Relationship Id="rId240" Type="http://schemas.openxmlformats.org/officeDocument/2006/relationships/theme" Target="theme/theme1.xml"/><Relationship Id="rId14" Type="http://schemas.openxmlformats.org/officeDocument/2006/relationships/image" Target="media/image5.png"/><Relationship Id="rId35" Type="http://schemas.openxmlformats.org/officeDocument/2006/relationships/image" Target="media/image16.emf"/><Relationship Id="rId56" Type="http://schemas.openxmlformats.org/officeDocument/2006/relationships/image" Target="media/image34.png"/><Relationship Id="rId77" Type="http://schemas.openxmlformats.org/officeDocument/2006/relationships/hyperlink" Target="http://dbpedia.org/resource/Umbrella" TargetMode="External"/><Relationship Id="rId100" Type="http://schemas.openxmlformats.org/officeDocument/2006/relationships/hyperlink" Target="http://dbpedia.org/resource/Andes" TargetMode="External"/><Relationship Id="rId8" Type="http://schemas.openxmlformats.org/officeDocument/2006/relationships/endnotes" Target="endnotes.xml"/><Relationship Id="rId98" Type="http://schemas.openxmlformats.org/officeDocument/2006/relationships/hyperlink" Target="http://schema.org/Place" TargetMode="External"/><Relationship Id="rId121" Type="http://schemas.openxmlformats.org/officeDocument/2006/relationships/hyperlink" Target="http://dbpedia.org/resource/Research" TargetMode="External"/><Relationship Id="rId142" Type="http://schemas.openxmlformats.org/officeDocument/2006/relationships/hyperlink" Target="http://dbpedia.org/resource/Rivers" TargetMode="External"/><Relationship Id="rId163" Type="http://schemas.openxmlformats.org/officeDocument/2006/relationships/hyperlink" Target="http://dbpedia.org/resource/Findings" TargetMode="External"/><Relationship Id="rId184" Type="http://schemas.openxmlformats.org/officeDocument/2006/relationships/hyperlink" Target="http://dbpedia.org/resource/Zamora-Chinchipe_Province" TargetMode="External"/><Relationship Id="rId219" Type="http://schemas.openxmlformats.org/officeDocument/2006/relationships/hyperlink" Target="http://dbpedia.org/resource/Tool" TargetMode="External"/><Relationship Id="rId230" Type="http://schemas.openxmlformats.org/officeDocument/2006/relationships/hyperlink" Target="http://dbpedia.org/resource/Waterfalls" TargetMode="External"/><Relationship Id="rId25" Type="http://schemas.openxmlformats.org/officeDocument/2006/relationships/oleObject" Target="embeddings/oleObject2.bin"/><Relationship Id="rId46" Type="http://schemas.openxmlformats.org/officeDocument/2006/relationships/image" Target="media/image24.png"/><Relationship Id="rId67" Type="http://schemas.openxmlformats.org/officeDocument/2006/relationships/hyperlink" Target="http://dbpedia.org/resource/Universities" TargetMode="External"/><Relationship Id="rId88" Type="http://schemas.openxmlformats.org/officeDocument/2006/relationships/hyperlink" Target="http://dbpedia.org/resource/Semantic_Web" TargetMode="External"/><Relationship Id="rId111" Type="http://schemas.openxmlformats.org/officeDocument/2006/relationships/hyperlink" Target="http://dbpedia.org/resource/Concept" TargetMode="External"/><Relationship Id="rId132" Type="http://schemas.openxmlformats.org/officeDocument/2006/relationships/hyperlink" Target="http://dbpedia.org/resource/Companies" TargetMode="External"/><Relationship Id="rId153" Type="http://schemas.openxmlformats.org/officeDocument/2006/relationships/hyperlink" Target="http://dbpedia.org/resource/Principles" TargetMode="External"/><Relationship Id="rId174" Type="http://schemas.openxmlformats.org/officeDocument/2006/relationships/hyperlink" Target="http://dbpedia.org/resource/Originality" TargetMode="External"/><Relationship Id="rId195" Type="http://schemas.openxmlformats.org/officeDocument/2006/relationships/hyperlink" Target="http://dbpedia.org/resource/Geographic_information_system" TargetMode="External"/><Relationship Id="rId209" Type="http://schemas.openxmlformats.org/officeDocument/2006/relationships/hyperlink" Target="http://dbpedia.org/resource/Technologies" TargetMode="External"/><Relationship Id="rId190" Type="http://schemas.openxmlformats.org/officeDocument/2006/relationships/hyperlink" Target="http://dbpedia.org/resource/Andes" TargetMode="External"/><Relationship Id="rId204" Type="http://schemas.openxmlformats.org/officeDocument/2006/relationships/hyperlink" Target="http://dbpedia.org/resource/Sensor" TargetMode="External"/><Relationship Id="rId220" Type="http://schemas.openxmlformats.org/officeDocument/2006/relationships/hyperlink" Target="http://dbpedia.org/resource/Resources" TargetMode="External"/><Relationship Id="rId225" Type="http://schemas.openxmlformats.org/officeDocument/2006/relationships/hyperlink" Target="http://dbpedia.org/resource/Citizens" TargetMode="External"/><Relationship Id="rId15" Type="http://schemas.openxmlformats.org/officeDocument/2006/relationships/hyperlink" Target="http://www.w3.org/TR/2014/NOTE-rdf11-primer-20140624/" TargetMode="External"/><Relationship Id="rId36" Type="http://schemas.openxmlformats.org/officeDocument/2006/relationships/oleObject" Target="embeddings/oleObject7.bin"/><Relationship Id="rId57" Type="http://schemas.openxmlformats.org/officeDocument/2006/relationships/image" Target="media/image35.png"/><Relationship Id="rId106" Type="http://schemas.openxmlformats.org/officeDocument/2006/relationships/hyperlink" Target="http://dbpedia.org/resource/Ethnic_group" TargetMode="External"/><Relationship Id="rId127" Type="http://schemas.openxmlformats.org/officeDocument/2006/relationships/hyperlink" Target="http://dbpedia.org/resource/Purpose" TargetMode="External"/><Relationship Id="rId10" Type="http://schemas.openxmlformats.org/officeDocument/2006/relationships/footer" Target="footer1.xml"/><Relationship Id="rId31" Type="http://schemas.openxmlformats.org/officeDocument/2006/relationships/image" Target="media/image14.emf"/><Relationship Id="rId52" Type="http://schemas.openxmlformats.org/officeDocument/2006/relationships/image" Target="media/image30.png"/><Relationship Id="rId73" Type="http://schemas.openxmlformats.org/officeDocument/2006/relationships/hyperlink" Target="http://dbpedia.org/resource/Methodology" TargetMode="External"/><Relationship Id="rId78" Type="http://schemas.openxmlformats.org/officeDocument/2006/relationships/hyperlink" Target="http://dbpedia.org/resource/Findings" TargetMode="External"/><Relationship Id="rId94" Type="http://schemas.openxmlformats.org/officeDocument/2006/relationships/hyperlink" Target="http://dbpedia.org/resource/Zamora-Chinchipe_Province" TargetMode="External"/><Relationship Id="rId99" Type="http://schemas.openxmlformats.org/officeDocument/2006/relationships/hyperlink" Target="http://dbpedia.org/resource/Amazon_rainforest" TargetMode="External"/><Relationship Id="rId101" Type="http://schemas.openxmlformats.org/officeDocument/2006/relationships/hyperlink" Target="http://dbpedia.org/resource/UNESCO" TargetMode="External"/><Relationship Id="rId122" Type="http://schemas.openxmlformats.org/officeDocument/2006/relationships/hyperlink" Target="http://dbpedia.org/resource/Infrastructural" TargetMode="External"/><Relationship Id="rId143" Type="http://schemas.openxmlformats.org/officeDocument/2006/relationships/hyperlink" Target="http://dbpedia.org/resource/Prevalence" TargetMode="External"/><Relationship Id="rId148" Type="http://schemas.openxmlformats.org/officeDocument/2006/relationships/image" Target="media/image42.png"/><Relationship Id="rId164" Type="http://schemas.openxmlformats.org/officeDocument/2006/relationships/hyperlink" Target="http://dbpedia.org/resource/Consortium" TargetMode="External"/><Relationship Id="rId169" Type="http://schemas.openxmlformats.org/officeDocument/2006/relationships/hyperlink" Target="http://dbpedia.org/ontology/Work" TargetMode="External"/><Relationship Id="rId185" Type="http://schemas.openxmlformats.org/officeDocument/2006/relationships/hyperlink" Target="http://dbpedia.org/resource/Province"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dbpedia.org/ontology/Place" TargetMode="External"/><Relationship Id="rId210" Type="http://schemas.openxmlformats.org/officeDocument/2006/relationships/hyperlink" Target="http://dbpedia.org/resource/Data" TargetMode="External"/><Relationship Id="rId215" Type="http://schemas.openxmlformats.org/officeDocument/2006/relationships/hyperlink" Target="http://dbpedia.org/resource/Wealth" TargetMode="External"/><Relationship Id="rId236" Type="http://schemas.openxmlformats.org/officeDocument/2006/relationships/hyperlink" Target="http://dbpedia.org/resource/Mineral" TargetMode="External"/><Relationship Id="rId26" Type="http://schemas.openxmlformats.org/officeDocument/2006/relationships/image" Target="media/image11.emf"/><Relationship Id="rId231" Type="http://schemas.openxmlformats.org/officeDocument/2006/relationships/hyperlink" Target="http://dbpedia.org/resource/Foothills" TargetMode="External"/><Relationship Id="rId47" Type="http://schemas.openxmlformats.org/officeDocument/2006/relationships/image" Target="media/image25.jpeg"/><Relationship Id="rId68" Type="http://schemas.openxmlformats.org/officeDocument/2006/relationships/hyperlink" Target="http://dbpedia.org/resource/Principles" TargetMode="External"/><Relationship Id="rId89" Type="http://schemas.openxmlformats.org/officeDocument/2006/relationships/hyperlink" Target="http://www.w3.org/2002/07/owl" TargetMode="External"/><Relationship Id="rId112" Type="http://schemas.openxmlformats.org/officeDocument/2006/relationships/hyperlink" Target="http://dbpedia.org/resource/Cities" TargetMode="External"/><Relationship Id="rId133" Type="http://schemas.openxmlformats.org/officeDocument/2006/relationships/hyperlink" Target="http://dbpedia.org/resource/Governments" TargetMode="External"/><Relationship Id="rId154" Type="http://schemas.openxmlformats.org/officeDocument/2006/relationships/hyperlink" Target="http://dbpedia.org/resource/Paper" TargetMode="External"/><Relationship Id="rId175" Type="http://schemas.openxmlformats.org/officeDocument/2006/relationships/hyperlink" Target="http://dbpedia.org/resource/Interoperability" TargetMode="External"/><Relationship Id="rId196" Type="http://schemas.openxmlformats.org/officeDocument/2006/relationships/hyperlink" Target="http://dbpedia.org/resource/Ethnic_group" TargetMode="External"/><Relationship Id="rId200" Type="http://schemas.openxmlformats.org/officeDocument/2006/relationships/hyperlink" Target="http://dbpedia.org/resource/Citizens" TargetMode="External"/><Relationship Id="rId16" Type="http://schemas.openxmlformats.org/officeDocument/2006/relationships/hyperlink" Target="http://www.w3.org/TR/2014/NOTE-rdf11-primer-20140624/" TargetMode="External"/><Relationship Id="rId221" Type="http://schemas.openxmlformats.org/officeDocument/2006/relationships/hyperlink" Target="http://dbpedia.org/resource/Projects" TargetMode="External"/><Relationship Id="rId37" Type="http://schemas.openxmlformats.org/officeDocument/2006/relationships/image" Target="media/image17.emf"/><Relationship Id="rId58" Type="http://schemas.openxmlformats.org/officeDocument/2006/relationships/image" Target="media/image36.png"/><Relationship Id="rId79" Type="http://schemas.openxmlformats.org/officeDocument/2006/relationships/hyperlink" Target="http://dbpedia.org/resource/Consortium" TargetMode="External"/><Relationship Id="rId102" Type="http://schemas.openxmlformats.org/officeDocument/2006/relationships/hyperlink" Target="http://dbpedia.org/resource/Packed_red_blood_cells" TargetMode="External"/><Relationship Id="rId123" Type="http://schemas.openxmlformats.org/officeDocument/2006/relationships/hyperlink" Target="http://dbpedia.org/resource/Projects" TargetMode="External"/><Relationship Id="rId144" Type="http://schemas.openxmlformats.org/officeDocument/2006/relationships/hyperlink" Target="http://dbpedia.org/resource/World" TargetMode="External"/><Relationship Id="rId90" Type="http://schemas.openxmlformats.org/officeDocument/2006/relationships/hyperlink" Target="http://dbpedia.org/ontology/Place" TargetMode="External"/><Relationship Id="rId165" Type="http://schemas.openxmlformats.org/officeDocument/2006/relationships/hyperlink" Target="http://dbpedia.org/resource/Solution" TargetMode="External"/><Relationship Id="rId186" Type="http://schemas.openxmlformats.org/officeDocument/2006/relationships/hyperlink" Target="http://www.w3.org/2002/07/owl" TargetMode="External"/><Relationship Id="rId211" Type="http://schemas.openxmlformats.org/officeDocument/2006/relationships/hyperlink" Target="http://dbpedia.org/resource/Research" TargetMode="External"/><Relationship Id="rId232" Type="http://schemas.openxmlformats.org/officeDocument/2006/relationships/hyperlink" Target="http://dbpedia.org/resource/Orography" TargetMode="External"/><Relationship Id="rId27" Type="http://schemas.openxmlformats.org/officeDocument/2006/relationships/oleObject" Target="embeddings/oleObject3.bin"/><Relationship Id="rId48" Type="http://schemas.openxmlformats.org/officeDocument/2006/relationships/image" Target="media/image26.png"/><Relationship Id="rId69" Type="http://schemas.openxmlformats.org/officeDocument/2006/relationships/hyperlink" Target="http://dbpedia.org/resource/Paper" TargetMode="External"/><Relationship Id="rId113" Type="http://schemas.openxmlformats.org/officeDocument/2006/relationships/hyperlink" Target="http://dbpedia.org/resource/Information" TargetMode="External"/><Relationship Id="rId134" Type="http://schemas.openxmlformats.org/officeDocument/2006/relationships/hyperlink" Target="http://dbpedia.org/resource/Citizens" TargetMode="External"/><Relationship Id="rId80" Type="http://schemas.openxmlformats.org/officeDocument/2006/relationships/hyperlink" Target="http://dbpedia.org/resource/Solution" TargetMode="External"/><Relationship Id="rId155" Type="http://schemas.openxmlformats.org/officeDocument/2006/relationships/hyperlink" Target="http://dbpedia.org/resource/Initiative" TargetMode="External"/><Relationship Id="rId176" Type="http://schemas.openxmlformats.org/officeDocument/2006/relationships/hyperlink" Target="http://dbpedia.org/resource/Information_and_communication_technologies_for_environmental_sustainability" TargetMode="External"/><Relationship Id="rId197" Type="http://schemas.openxmlformats.org/officeDocument/2006/relationships/hyperlink" Target="http://dbpedia.org/resource/Life" TargetMode="External"/><Relationship Id="rId201" Type="http://schemas.openxmlformats.org/officeDocument/2006/relationships/hyperlink" Target="http://dbpedia.org/resource/Concept" TargetMode="External"/><Relationship Id="rId222" Type="http://schemas.openxmlformats.org/officeDocument/2006/relationships/hyperlink" Target="http://dbpedia.org/resource/Collaboration" TargetMode="External"/><Relationship Id="rId17" Type="http://schemas.openxmlformats.org/officeDocument/2006/relationships/hyperlink" Target="http://www.w3.org/TR/2014/NOTE-rdf11-primer-20140624/" TargetMode="External"/><Relationship Id="rId38" Type="http://schemas.openxmlformats.org/officeDocument/2006/relationships/oleObject" Target="embeddings/oleObject8.bin"/><Relationship Id="rId59" Type="http://schemas.openxmlformats.org/officeDocument/2006/relationships/image" Target="media/image37.png"/><Relationship Id="rId103" Type="http://schemas.openxmlformats.org/officeDocument/2006/relationships/hyperlink" Target="http://dbpedia.org/resource/Environmental_resources_management" TargetMode="External"/><Relationship Id="rId124" Type="http://schemas.openxmlformats.org/officeDocument/2006/relationships/hyperlink" Target="http://dbpedia.org/resource/Researchers" TargetMode="External"/><Relationship Id="rId70" Type="http://schemas.openxmlformats.org/officeDocument/2006/relationships/hyperlink" Target="http://dbpedia.org/resource/Initiative" TargetMode="External"/><Relationship Id="rId91" Type="http://schemas.openxmlformats.org/officeDocument/2006/relationships/hyperlink" Target="http://dbpedia.org/ontology/PopulatedPlace" TargetMode="External"/><Relationship Id="rId145" Type="http://schemas.openxmlformats.org/officeDocument/2006/relationships/hyperlink" Target="http://dbpedia.org/resource/Mineral" TargetMode="External"/><Relationship Id="rId166" Type="http://schemas.openxmlformats.org/officeDocument/2006/relationships/hyperlink" Target="http://www.w3.org/2002/07/owl" TargetMode="External"/><Relationship Id="rId187" Type="http://schemas.openxmlformats.org/officeDocument/2006/relationships/hyperlink" Target="http://dbpedia.org/ontology/Place" TargetMode="External"/><Relationship Id="rId1" Type="http://schemas.openxmlformats.org/officeDocument/2006/relationships/customXml" Target="../customXml/item1.xml"/><Relationship Id="rId212" Type="http://schemas.openxmlformats.org/officeDocument/2006/relationships/hyperlink" Target="http://dbpedia.org/resource/Infrastructural" TargetMode="External"/><Relationship Id="rId233" Type="http://schemas.openxmlformats.org/officeDocument/2006/relationships/hyperlink" Target="http://dbpedia.org/resource/Rivers" TargetMode="External"/><Relationship Id="rId28" Type="http://schemas.openxmlformats.org/officeDocument/2006/relationships/image" Target="media/image12.emf"/><Relationship Id="rId49" Type="http://schemas.openxmlformats.org/officeDocument/2006/relationships/image" Target="media/image27.jpeg"/><Relationship Id="rId114" Type="http://schemas.openxmlformats.org/officeDocument/2006/relationships/hyperlink" Target="http://dbpedia.org/resource/Sensor" TargetMode="External"/><Relationship Id="rId60" Type="http://schemas.openxmlformats.org/officeDocument/2006/relationships/image" Target="media/image38.png"/><Relationship Id="rId81" Type="http://schemas.openxmlformats.org/officeDocument/2006/relationships/hyperlink" Target="http://dbpedia.org/resource/Results" TargetMode="External"/><Relationship Id="rId135" Type="http://schemas.openxmlformats.org/officeDocument/2006/relationships/hyperlink" Target="http://dbpedia.org/resource/Biodiversity" TargetMode="External"/><Relationship Id="rId156" Type="http://schemas.openxmlformats.org/officeDocument/2006/relationships/hyperlink" Target="http://dbpedia.org/resource/Purpose" TargetMode="External"/><Relationship Id="rId177" Type="http://schemas.openxmlformats.org/officeDocument/2006/relationships/hyperlink" Target="http://dbpedia.org/resource/Smart_city" TargetMode="External"/><Relationship Id="rId198" Type="http://schemas.openxmlformats.org/officeDocument/2006/relationships/hyperlink" Target="http://dbpedia.org/resource/Management" TargetMode="External"/><Relationship Id="rId202" Type="http://schemas.openxmlformats.org/officeDocument/2006/relationships/hyperlink" Target="http://dbpedia.org/resource/Cities" TargetMode="External"/><Relationship Id="rId223" Type="http://schemas.openxmlformats.org/officeDocument/2006/relationships/hyperlink" Target="http://dbpedia.org/resource/Companies" TargetMode="External"/><Relationship Id="rId18" Type="http://schemas.openxmlformats.org/officeDocument/2006/relationships/hyperlink" Target="http://www.w3.org/TR/2014/NOTE-rdf11-primer-20140624/" TargetMode="External"/><Relationship Id="rId39" Type="http://schemas.openxmlformats.org/officeDocument/2006/relationships/image" Target="media/image18.emf"/><Relationship Id="rId50" Type="http://schemas.openxmlformats.org/officeDocument/2006/relationships/image" Target="media/image28.jpeg"/><Relationship Id="rId104" Type="http://schemas.openxmlformats.org/officeDocument/2006/relationships/hyperlink" Target="http://dbpedia.org/resource/Digital_preservation" TargetMode="External"/><Relationship Id="rId125" Type="http://schemas.openxmlformats.org/officeDocument/2006/relationships/hyperlink" Target="http://dbpedia.org/resource/Inhabitants" TargetMode="External"/><Relationship Id="rId146" Type="http://schemas.openxmlformats.org/officeDocument/2006/relationships/hyperlink" Target="http://dbpedia.org/resource/Biodiversity" TargetMode="External"/><Relationship Id="rId167" Type="http://schemas.openxmlformats.org/officeDocument/2006/relationships/hyperlink" Target="http://dbpedia.org/ontology/Album" TargetMode="External"/><Relationship Id="rId188" Type="http://schemas.openxmlformats.org/officeDocument/2006/relationships/hyperlink" Target="http://schema.org/Place" TargetMode="External"/><Relationship Id="rId71" Type="http://schemas.openxmlformats.org/officeDocument/2006/relationships/hyperlink" Target="http://dbpedia.org/resource/Purpose" TargetMode="External"/><Relationship Id="rId92" Type="http://schemas.openxmlformats.org/officeDocument/2006/relationships/hyperlink" Target="http://dbpedia.org/ontology/Settlement" TargetMode="External"/><Relationship Id="rId213" Type="http://schemas.openxmlformats.org/officeDocument/2006/relationships/hyperlink" Target="http://dbpedia.org/resource/Projects" TargetMode="External"/><Relationship Id="rId234" Type="http://schemas.openxmlformats.org/officeDocument/2006/relationships/hyperlink" Target="http://dbpedia.org/resource/Prevalence" TargetMode="External"/><Relationship Id="rId2" Type="http://schemas.openxmlformats.org/officeDocument/2006/relationships/numbering" Target="numbering.xml"/><Relationship Id="rId29" Type="http://schemas.openxmlformats.org/officeDocument/2006/relationships/image" Target="media/image13.emf"/><Relationship Id="rId40" Type="http://schemas.openxmlformats.org/officeDocument/2006/relationships/oleObject" Target="embeddings/oleObject9.bin"/><Relationship Id="rId115" Type="http://schemas.openxmlformats.org/officeDocument/2006/relationships/hyperlink" Target="http://dbpedia.org/resource/Systems" TargetMode="External"/><Relationship Id="rId136" Type="http://schemas.openxmlformats.org/officeDocument/2006/relationships/hyperlink" Target="http://dbpedia.org/resource/Lagoons" TargetMode="External"/><Relationship Id="rId157" Type="http://schemas.openxmlformats.org/officeDocument/2006/relationships/hyperlink" Target="http://dbpedia.org/resource/Data" TargetMode="External"/><Relationship Id="rId178" Type="http://schemas.openxmlformats.org/officeDocument/2006/relationships/hyperlink" Target="http://dbpedia.org/resource/Semantic_Web" TargetMode="External"/><Relationship Id="rId61" Type="http://schemas.openxmlformats.org/officeDocument/2006/relationships/image" Target="media/image39.png"/><Relationship Id="rId82" Type="http://schemas.openxmlformats.org/officeDocument/2006/relationships/hyperlink" Target="http://dbpedia.org/resource/Methodology" TargetMode="External"/><Relationship Id="rId199" Type="http://schemas.openxmlformats.org/officeDocument/2006/relationships/hyperlink" Target="http://dbpedia.org/resource/Area" TargetMode="External"/><Relationship Id="rId203" Type="http://schemas.openxmlformats.org/officeDocument/2006/relationships/hyperlink" Target="http://dbpedia.org/resource/Information" TargetMode="External"/><Relationship Id="rId19" Type="http://schemas.openxmlformats.org/officeDocument/2006/relationships/image" Target="media/image6.png"/><Relationship Id="rId224" Type="http://schemas.openxmlformats.org/officeDocument/2006/relationships/hyperlink" Target="http://dbpedia.org/resource/Governments" TargetMode="External"/><Relationship Id="rId30" Type="http://schemas.openxmlformats.org/officeDocument/2006/relationships/oleObject" Target="embeddings/oleObject4.bin"/><Relationship Id="rId105" Type="http://schemas.openxmlformats.org/officeDocument/2006/relationships/hyperlink" Target="http://dbpedia.org/resource/Geographic_information_system" TargetMode="External"/><Relationship Id="rId126" Type="http://schemas.openxmlformats.org/officeDocument/2006/relationships/hyperlink" Target="http://dbpedia.org/resource/Decision-Making" TargetMode="External"/><Relationship Id="rId147" Type="http://schemas.openxmlformats.org/officeDocument/2006/relationships/hyperlink" Target="http://dbpedia.org/resource/Acres" TargetMode="External"/><Relationship Id="rId168" Type="http://schemas.openxmlformats.org/officeDocument/2006/relationships/hyperlink" Target="http://dbpedia.org/ontology/MusicalWork" TargetMode="External"/><Relationship Id="rId51" Type="http://schemas.openxmlformats.org/officeDocument/2006/relationships/image" Target="media/image29.png"/><Relationship Id="rId72" Type="http://schemas.openxmlformats.org/officeDocument/2006/relationships/hyperlink" Target="http://dbpedia.org/resource/Data" TargetMode="External"/><Relationship Id="rId93" Type="http://schemas.openxmlformats.org/officeDocument/2006/relationships/hyperlink" Target="http://schema.org/Place" TargetMode="External"/><Relationship Id="rId189" Type="http://schemas.openxmlformats.org/officeDocument/2006/relationships/hyperlink" Target="http://dbpedia.org/resource/Amazon_rainforest" TargetMode="External"/><Relationship Id="rId3" Type="http://schemas.openxmlformats.org/officeDocument/2006/relationships/styles" Target="styles.xml"/><Relationship Id="rId214" Type="http://schemas.openxmlformats.org/officeDocument/2006/relationships/hyperlink" Target="http://dbpedia.org/resource/Researchers" TargetMode="External"/><Relationship Id="rId235" Type="http://schemas.openxmlformats.org/officeDocument/2006/relationships/hyperlink" Target="http://dbpedia.org/resource/World" TargetMode="External"/><Relationship Id="rId116" Type="http://schemas.openxmlformats.org/officeDocument/2006/relationships/hyperlink" Target="http://dbpedia.org/resource/Initiative" TargetMode="External"/><Relationship Id="rId137" Type="http://schemas.openxmlformats.org/officeDocument/2006/relationships/hyperlink" Target="http://dbpedia.org/resource/Tourist" TargetMode="External"/><Relationship Id="rId158" Type="http://schemas.openxmlformats.org/officeDocument/2006/relationships/hyperlink" Target="http://dbpedia.org/resource/Methodology" TargetMode="Externa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hyperlink" Target="http://www.scopus.com/authid/detail.url?authorId=55757797100&amp;amp;eid=2-s2.0-84893445335" TargetMode="External"/><Relationship Id="rId83" Type="http://schemas.openxmlformats.org/officeDocument/2006/relationships/hyperlink" Target="http://dbpedia.org/resource/Originality" TargetMode="External"/><Relationship Id="rId179" Type="http://schemas.openxmlformats.org/officeDocument/2006/relationships/hyperlink" Target="http://www.w3.org/2002/07/ow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28</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29</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30</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31</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32</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33</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34</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35</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36</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26</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27</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
    <b:Tag>Mar12</b:Tag>
    <b:SourceType>Report</b:SourceType>
    <b:Guid>{951C8A2F-BD1F-4D2D-BA8C-52B6D465CE37}</b:Guid>
    <b:Author>
      <b:Author>
        <b:NameList>
          <b:Person>
            <b:Last>Morocho</b:Last>
            <b:First>Juan</b:First>
            <b:Middle>Carlos</b:Middle>
          </b:Person>
          <b:Person>
            <b:Last>Piedra</b:Last>
            <b:First>Nelson</b:First>
          </b:Person>
          <b:Person>
            <b:Last>Valverde</b:Last>
            <b:First>María</b:First>
            <b:Middle>Fernanda</b:Middle>
          </b:Person>
        </b:NameList>
      </b:Author>
    </b:Author>
    <b:Title>Estudio sobre la aplicación de Linked Data a la Legislación de Educación Superior en Latinoamérica</b:Title>
    <b:Year>2012</b:Year>
    <b:RefOrder>23</b:RefOrder>
  </b:Source>
  <b:Source>
    <b:Tag>Pie14</b:Tag>
    <b:SourceType>ElectronicSource</b:SourceType>
    <b:Guid>{B87A9787-21A3-4AA1-8015-5923F3D87965}</b:Guid>
    <b:Title>An Architecture based on Linked Data technologies for the Integration and reuse of OER in MOOCs Context</b:Title>
    <b:Year>2014</b:Year>
    <b:Month>junio</b:Month>
    <b:Author>
      <b:Author>
        <b:NameList>
          <b:Person>
            <b:Last>Piedra</b:Last>
            <b:First>Nelson</b:First>
          </b:Person>
          <b:Person>
            <b:Last>Chicaiza</b:Last>
            <b:First>Janneth</b:First>
            <b:Middle>Alexandra</b:Middle>
          </b:Person>
          <b:Person>
            <b:Last>López</b:Last>
            <b:First>Jorge</b:First>
          </b:Person>
        </b:NameList>
      </b:Author>
    </b:Author>
    <b:RefOrder>24</b:RefOrder>
  </b:Source>
  <b:Source>
    <b:Tag>Pie141</b:Tag>
    <b:SourceType>ElectronicSource</b:SourceType>
    <b:Guid>{F8E39FE0-3E53-4657-8FE2-D703A9E3EBA7}</b:Guid>
    <b:Author>
      <b:Author>
        <b:NameList>
          <b:Person>
            <b:Last>Piedra</b:Last>
            <b:First>Nelson</b:First>
          </b:Person>
          <b:Person>
            <b:Last>Tovar</b:Last>
            <b:First>Edmundo</b:First>
          </b:Person>
          <b:Person>
            <b:Last>Colomo-Palacios</b:Last>
            <b:First>Ricardo</b:First>
          </b:Person>
          <b:Person>
            <b:Last>Lopez-Varga</b:Last>
            <b:First>s</b:First>
            <b:Middle>Jorge</b:Middle>
          </b:Person>
          <b:Person>
            <b:Last>Chicaiza</b:Last>
            <b:First>Alexandra</b:First>
            <b:Middle>Janneth</b:Middle>
          </b:Person>
        </b:NameList>
      </b:Author>
    </b:Author>
    <b:Title>Consuming and producing linked open data: the case of OpenCourseWare</b:Title>
    <b:Year>2014</b:Year>
    <b:RefOrder>25</b:RefOrder>
  </b:Source>
</b:Sources>
</file>

<file path=customXml/itemProps1.xml><?xml version="1.0" encoding="utf-8"?>
<ds:datastoreItem xmlns:ds="http://schemas.openxmlformats.org/officeDocument/2006/customXml" ds:itemID="{5EC13147-A678-44AC-AAC7-84EAE029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44695</TotalTime>
  <Pages>139</Pages>
  <Words>29106</Words>
  <Characters>160088</Characters>
  <Application>Microsoft Office Word</Application>
  <DocSecurity>0</DocSecurity>
  <Lines>1334</Lines>
  <Paragraphs>377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222</cp:revision>
  <cp:lastPrinted>2015-04-22T15:13:00Z</cp:lastPrinted>
  <dcterms:created xsi:type="dcterms:W3CDTF">2014-06-05T13:55:00Z</dcterms:created>
  <dcterms:modified xsi:type="dcterms:W3CDTF">2015-04-22T18:15:00Z</dcterms:modified>
</cp:coreProperties>
</file>