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4A44" w:rsidRPr="008E4B27" w:rsidRDefault="00744A44" w:rsidP="00E90AF9">
      <w:pPr>
        <w:autoSpaceDE w:val="0"/>
        <w:autoSpaceDN w:val="0"/>
        <w:adjustRightInd w:val="0"/>
        <w:spacing w:after="0" w:line="360" w:lineRule="auto"/>
        <w:jc w:val="center"/>
        <w:rPr>
          <w:rFonts w:ascii="Times New Roman" w:hAnsi="Times New Roman" w:cs="Times New Roman"/>
          <w:b/>
          <w:bCs/>
          <w:sz w:val="36"/>
          <w:szCs w:val="36"/>
        </w:rPr>
      </w:pPr>
      <w:r w:rsidRPr="008E4B27">
        <w:rPr>
          <w:rFonts w:ascii="Times New Roman" w:hAnsi="Times New Roman" w:cs="Times New Roman"/>
          <w:b/>
          <w:bCs/>
          <w:sz w:val="36"/>
          <w:szCs w:val="36"/>
        </w:rPr>
        <w:t>UNIVERSIDAD TÉCNICA PARTICULAR DE LOJA</w:t>
      </w:r>
    </w:p>
    <w:p w:rsidR="00744A44" w:rsidRPr="008E4B27" w:rsidRDefault="00744A44" w:rsidP="00E90AF9">
      <w:pPr>
        <w:pStyle w:val="Estilopredeterminado"/>
        <w:spacing w:after="0" w:line="360" w:lineRule="auto"/>
        <w:jc w:val="center"/>
        <w:rPr>
          <w:rFonts w:ascii="Bell MT" w:hAnsi="Bell MT" w:cs="Arial"/>
          <w:i/>
          <w:iCs/>
          <w:sz w:val="32"/>
          <w:szCs w:val="32"/>
        </w:rPr>
      </w:pPr>
      <w:r w:rsidRPr="008E4B27">
        <w:rPr>
          <w:rFonts w:ascii="Bell MT" w:hAnsi="Bell MT" w:cs="Arial"/>
          <w:i/>
          <w:iCs/>
          <w:sz w:val="32"/>
          <w:szCs w:val="32"/>
        </w:rPr>
        <w:t>La Universidad Católica de Loja</w:t>
      </w:r>
    </w:p>
    <w:p w:rsidR="00744A44" w:rsidRPr="00E90AF9" w:rsidRDefault="00744A44" w:rsidP="00E90AF9">
      <w:pPr>
        <w:pStyle w:val="Estilopredeterminado"/>
        <w:spacing w:after="0" w:line="360" w:lineRule="auto"/>
        <w:jc w:val="both"/>
        <w:rPr>
          <w:rFonts w:ascii="Arial" w:hAnsi="Arial" w:cs="Arial"/>
          <w:i/>
          <w:iCs/>
        </w:rPr>
      </w:pPr>
    </w:p>
    <w:p w:rsidR="00744A44" w:rsidRPr="00E90AF9" w:rsidRDefault="00744A44" w:rsidP="00E90AF9">
      <w:pPr>
        <w:pStyle w:val="Estilopredeterminado"/>
        <w:spacing w:after="0" w:line="360" w:lineRule="auto"/>
        <w:jc w:val="both"/>
        <w:rPr>
          <w:rFonts w:ascii="Arial" w:hAnsi="Arial" w:cs="Arial"/>
          <w:i/>
          <w:iCs/>
        </w:rPr>
      </w:pPr>
    </w:p>
    <w:p w:rsidR="00744A44" w:rsidRPr="008E4B27" w:rsidRDefault="00744A44" w:rsidP="008E4B27">
      <w:pPr>
        <w:autoSpaceDE w:val="0"/>
        <w:autoSpaceDN w:val="0"/>
        <w:adjustRightInd w:val="0"/>
        <w:spacing w:after="0" w:line="360" w:lineRule="auto"/>
        <w:jc w:val="center"/>
        <w:rPr>
          <w:rFonts w:ascii="Times New Roman" w:hAnsi="Times New Roman" w:cs="Times New Roman"/>
          <w:b/>
          <w:bCs/>
          <w:sz w:val="36"/>
          <w:szCs w:val="36"/>
        </w:rPr>
      </w:pPr>
      <w:r w:rsidRPr="008E4B27">
        <w:rPr>
          <w:rFonts w:ascii="Times New Roman" w:hAnsi="Times New Roman" w:cs="Times New Roman"/>
          <w:b/>
          <w:bCs/>
          <w:sz w:val="36"/>
          <w:szCs w:val="36"/>
        </w:rPr>
        <w:t>ÁREA TÉCNICA</w:t>
      </w:r>
    </w:p>
    <w:p w:rsidR="00744A44" w:rsidRPr="00E90AF9" w:rsidRDefault="00744A44" w:rsidP="00E90AF9">
      <w:pPr>
        <w:pStyle w:val="Estilopredeterminado"/>
        <w:spacing w:after="0" w:line="360" w:lineRule="auto"/>
        <w:jc w:val="both"/>
        <w:rPr>
          <w:rFonts w:ascii="Arial" w:hAnsi="Arial" w:cs="Arial"/>
          <w:i/>
          <w:iCs/>
        </w:rPr>
      </w:pPr>
    </w:p>
    <w:p w:rsidR="00744A44" w:rsidRPr="00E90AF9" w:rsidRDefault="00744A44" w:rsidP="00E90AF9">
      <w:pPr>
        <w:pStyle w:val="Estilopredeterminado"/>
        <w:spacing w:after="0" w:line="360" w:lineRule="auto"/>
        <w:jc w:val="both"/>
        <w:rPr>
          <w:rFonts w:ascii="Arial" w:hAnsi="Arial" w:cs="Arial"/>
          <w:i/>
          <w:iCs/>
        </w:rPr>
      </w:pPr>
    </w:p>
    <w:p w:rsidR="00744A44" w:rsidRPr="008E4B27" w:rsidRDefault="00744A44" w:rsidP="008E4B27">
      <w:pPr>
        <w:autoSpaceDE w:val="0"/>
        <w:autoSpaceDN w:val="0"/>
        <w:adjustRightInd w:val="0"/>
        <w:spacing w:after="0" w:line="360" w:lineRule="auto"/>
        <w:jc w:val="center"/>
        <w:rPr>
          <w:rFonts w:ascii="Times New Roman" w:hAnsi="Times New Roman" w:cs="Times New Roman"/>
          <w:bCs/>
          <w:sz w:val="28"/>
          <w:szCs w:val="28"/>
        </w:rPr>
      </w:pPr>
      <w:r w:rsidRPr="008E4B27">
        <w:rPr>
          <w:rFonts w:ascii="Times New Roman" w:hAnsi="Times New Roman" w:cs="Times New Roman"/>
          <w:bCs/>
          <w:sz w:val="28"/>
          <w:szCs w:val="28"/>
        </w:rPr>
        <w:t>TITULACIONES DE INGENIERÍA EN CIENCIAS DE LA COMPUTACIÓN</w:t>
      </w:r>
    </w:p>
    <w:p w:rsidR="00744A44" w:rsidRPr="00E90AF9" w:rsidRDefault="00744A44" w:rsidP="00E90AF9">
      <w:pPr>
        <w:pStyle w:val="Estilopredeterminado"/>
        <w:spacing w:after="0" w:line="360" w:lineRule="auto"/>
        <w:jc w:val="center"/>
        <w:rPr>
          <w:rFonts w:ascii="Arial" w:hAnsi="Arial" w:cs="Arial"/>
          <w:iCs/>
        </w:rPr>
      </w:pPr>
    </w:p>
    <w:p w:rsidR="00744A44" w:rsidRPr="00E90AF9" w:rsidRDefault="00744A44" w:rsidP="00E90AF9">
      <w:pPr>
        <w:pStyle w:val="Estilopredeterminado"/>
        <w:spacing w:after="0" w:line="360" w:lineRule="auto"/>
        <w:jc w:val="both"/>
        <w:rPr>
          <w:rFonts w:ascii="Arial" w:hAnsi="Arial" w:cs="Arial"/>
          <w:b/>
        </w:rPr>
      </w:pPr>
    </w:p>
    <w:p w:rsidR="00744A44" w:rsidRPr="00E90AF9" w:rsidRDefault="00744A44" w:rsidP="00E90AF9">
      <w:pPr>
        <w:pStyle w:val="Estilopredeterminado"/>
        <w:spacing w:after="0" w:line="360" w:lineRule="auto"/>
        <w:jc w:val="both"/>
        <w:rPr>
          <w:rFonts w:ascii="Arial" w:hAnsi="Arial" w:cs="Arial"/>
          <w:b/>
        </w:rPr>
      </w:pPr>
    </w:p>
    <w:p w:rsidR="00744A44" w:rsidRPr="008E4B27" w:rsidRDefault="00744A44" w:rsidP="00E90AF9">
      <w:pPr>
        <w:shd w:val="clear" w:color="auto" w:fill="FFFFFF"/>
        <w:spacing w:after="0" w:line="360" w:lineRule="auto"/>
        <w:jc w:val="center"/>
        <w:rPr>
          <w:rFonts w:ascii="Times New Roman" w:eastAsia="Times New Roman" w:hAnsi="Times New Roman" w:cs="Times New Roman"/>
          <w:b/>
          <w:bCs/>
          <w:color w:val="000000"/>
          <w:sz w:val="28"/>
        </w:rPr>
      </w:pPr>
      <w:r w:rsidRPr="008E4B27">
        <w:rPr>
          <w:rFonts w:ascii="Times New Roman" w:eastAsia="Times New Roman" w:hAnsi="Times New Roman" w:cs="Times New Roman"/>
          <w:b/>
          <w:bCs/>
          <w:color w:val="000000"/>
          <w:sz w:val="28"/>
        </w:rPr>
        <w:t>Desarrollo de Servicios Web para el proceso de Enlace y Enriquecimiento de Datos   Enlazados</w:t>
      </w:r>
    </w:p>
    <w:p w:rsidR="00744A44" w:rsidRPr="00E90AF9" w:rsidRDefault="00744A44" w:rsidP="00E90AF9">
      <w:pPr>
        <w:shd w:val="clear" w:color="auto" w:fill="FFFFFF"/>
        <w:spacing w:after="0" w:line="360" w:lineRule="auto"/>
        <w:jc w:val="center"/>
        <w:rPr>
          <w:rFonts w:ascii="Arial" w:eastAsia="Times New Roman" w:hAnsi="Arial" w:cs="Arial"/>
          <w:b/>
          <w:bCs/>
          <w:color w:val="000000"/>
        </w:rPr>
      </w:pPr>
    </w:p>
    <w:p w:rsidR="00744A44" w:rsidRPr="00E90AF9" w:rsidRDefault="00744A44" w:rsidP="00E90AF9">
      <w:pPr>
        <w:pStyle w:val="Estilopredeterminado"/>
        <w:spacing w:after="0" w:line="360" w:lineRule="auto"/>
        <w:jc w:val="both"/>
        <w:rPr>
          <w:rFonts w:ascii="Arial" w:hAnsi="Arial" w:cs="Arial"/>
          <w:b/>
        </w:rPr>
      </w:pPr>
    </w:p>
    <w:p w:rsidR="00744A44" w:rsidRPr="00E90AF9" w:rsidRDefault="00744A44" w:rsidP="00E90AF9">
      <w:pPr>
        <w:pStyle w:val="Estilopredeterminado"/>
        <w:spacing w:after="0" w:line="360" w:lineRule="auto"/>
        <w:jc w:val="both"/>
        <w:rPr>
          <w:rFonts w:ascii="Arial" w:hAnsi="Arial" w:cs="Arial"/>
          <w:b/>
        </w:rPr>
      </w:pPr>
    </w:p>
    <w:p w:rsidR="00744A44" w:rsidRPr="008E4B27" w:rsidRDefault="00744A44" w:rsidP="00550476">
      <w:pPr>
        <w:pStyle w:val="Estilopredeterminado"/>
        <w:spacing w:after="0" w:line="360" w:lineRule="auto"/>
        <w:jc w:val="center"/>
        <w:rPr>
          <w:rFonts w:ascii="Times New Roman" w:hAnsi="Times New Roman" w:cs="Times New Roman"/>
          <w:sz w:val="28"/>
          <w:szCs w:val="28"/>
        </w:rPr>
      </w:pPr>
      <w:r w:rsidRPr="008E4B27">
        <w:rPr>
          <w:rFonts w:ascii="Times New Roman" w:hAnsi="Times New Roman" w:cs="Times New Roman"/>
          <w:sz w:val="28"/>
          <w:szCs w:val="28"/>
        </w:rPr>
        <w:t>TRABAJO DE FIN DE TITULACIÓN</w:t>
      </w:r>
    </w:p>
    <w:p w:rsidR="00744A44" w:rsidRPr="00E90AF9" w:rsidRDefault="00744A44" w:rsidP="00E90AF9">
      <w:pPr>
        <w:pStyle w:val="Estilopredeterminado"/>
        <w:spacing w:after="0" w:line="360" w:lineRule="auto"/>
        <w:jc w:val="right"/>
        <w:rPr>
          <w:rFonts w:ascii="Arial" w:hAnsi="Arial" w:cs="Arial"/>
        </w:rPr>
      </w:pPr>
    </w:p>
    <w:p w:rsidR="00744A44" w:rsidRPr="00E90AF9" w:rsidRDefault="00744A44" w:rsidP="00E90AF9">
      <w:pPr>
        <w:pStyle w:val="Estilopredeterminado"/>
        <w:spacing w:after="0" w:line="360" w:lineRule="auto"/>
        <w:jc w:val="both"/>
        <w:rPr>
          <w:rFonts w:ascii="Arial" w:hAnsi="Arial" w:cs="Arial"/>
          <w:b/>
        </w:rPr>
      </w:pPr>
    </w:p>
    <w:p w:rsidR="00744A44" w:rsidRPr="008E4B27" w:rsidRDefault="008E4B27" w:rsidP="008E4B27">
      <w:pPr>
        <w:pStyle w:val="Estilopredeterminado"/>
        <w:spacing w:after="0" w:line="360" w:lineRule="auto"/>
        <w:rPr>
          <w:rFonts w:ascii="Times New Roman" w:hAnsi="Times New Roman" w:cs="Times New Roman"/>
          <w:sz w:val="28"/>
          <w:szCs w:val="28"/>
        </w:rPr>
      </w:pPr>
      <w:r w:rsidRPr="008E4B27">
        <w:rPr>
          <w:rFonts w:ascii="Times New Roman" w:hAnsi="Times New Roman" w:cs="Times New Roman"/>
          <w:b/>
          <w:sz w:val="28"/>
          <w:szCs w:val="28"/>
        </w:rPr>
        <w:t>AUTOR</w:t>
      </w:r>
      <w:r w:rsidR="00744A44" w:rsidRPr="008E4B27">
        <w:rPr>
          <w:rFonts w:ascii="Times New Roman" w:hAnsi="Times New Roman" w:cs="Times New Roman"/>
          <w:b/>
          <w:sz w:val="28"/>
          <w:szCs w:val="28"/>
        </w:rPr>
        <w:t>:</w:t>
      </w:r>
      <w:r w:rsidR="00744A44" w:rsidRPr="008E4B27">
        <w:rPr>
          <w:rFonts w:ascii="Times New Roman" w:hAnsi="Times New Roman" w:cs="Times New Roman"/>
          <w:sz w:val="28"/>
          <w:szCs w:val="28"/>
        </w:rPr>
        <w:t xml:space="preserve"> Montaño Sozoranga, Wilmer Fabricio</w:t>
      </w:r>
    </w:p>
    <w:p w:rsidR="00744A44" w:rsidRPr="00E90AF9" w:rsidRDefault="00744A44" w:rsidP="008E4B27">
      <w:pPr>
        <w:pStyle w:val="Estilopredeterminado"/>
        <w:spacing w:after="0" w:line="360" w:lineRule="auto"/>
        <w:rPr>
          <w:rFonts w:ascii="Arial" w:hAnsi="Arial" w:cs="Arial"/>
        </w:rPr>
      </w:pPr>
    </w:p>
    <w:p w:rsidR="00744A44" w:rsidRPr="00E90AF9" w:rsidRDefault="008E4B27" w:rsidP="008E4B27">
      <w:pPr>
        <w:pStyle w:val="Estilopredeterminado"/>
        <w:spacing w:after="0" w:line="360" w:lineRule="auto"/>
        <w:rPr>
          <w:rFonts w:ascii="Arial" w:hAnsi="Arial" w:cs="Arial"/>
          <w:b/>
        </w:rPr>
      </w:pPr>
      <w:r w:rsidRPr="008E4B27">
        <w:rPr>
          <w:rFonts w:ascii="Times New Roman" w:hAnsi="Times New Roman" w:cs="Times New Roman"/>
          <w:b/>
          <w:sz w:val="28"/>
          <w:szCs w:val="28"/>
        </w:rPr>
        <w:t>DIRECTOR:</w:t>
      </w:r>
      <w:r w:rsidR="00744A44" w:rsidRPr="008E4B27">
        <w:rPr>
          <w:rFonts w:ascii="Times New Roman" w:hAnsi="Times New Roman" w:cs="Times New Roman"/>
          <w:sz w:val="28"/>
          <w:szCs w:val="28"/>
        </w:rPr>
        <w:t xml:space="preserve"> Piedra Pullaguari, Nelson Oswaldo, Ing</w:t>
      </w:r>
      <w:r w:rsidR="00F15244" w:rsidRPr="008E4B27">
        <w:rPr>
          <w:rFonts w:ascii="Times New Roman" w:hAnsi="Times New Roman" w:cs="Times New Roman"/>
          <w:sz w:val="28"/>
          <w:szCs w:val="28"/>
        </w:rPr>
        <w:t>.</w:t>
      </w:r>
      <w:r w:rsidR="00744A44" w:rsidRPr="008E4B27">
        <w:rPr>
          <w:rFonts w:ascii="Times New Roman" w:hAnsi="Times New Roman" w:cs="Times New Roman"/>
          <w:sz w:val="28"/>
          <w:szCs w:val="28"/>
        </w:rPr>
        <w:t xml:space="preserve"> </w:t>
      </w:r>
      <w:r w:rsidR="00744A44" w:rsidRPr="008E4B27">
        <w:rPr>
          <w:rFonts w:ascii="Times New Roman" w:hAnsi="Times New Roman" w:cs="Times New Roman"/>
          <w:sz w:val="28"/>
          <w:szCs w:val="28"/>
        </w:rPr>
        <w:cr/>
      </w:r>
    </w:p>
    <w:p w:rsidR="00744A44" w:rsidRPr="00E90AF9" w:rsidRDefault="00744A44" w:rsidP="00E90AF9">
      <w:pPr>
        <w:pStyle w:val="Estilopredeterminado"/>
        <w:spacing w:after="0" w:line="360" w:lineRule="auto"/>
        <w:jc w:val="both"/>
        <w:rPr>
          <w:rFonts w:ascii="Arial" w:hAnsi="Arial" w:cs="Arial"/>
          <w:b/>
        </w:rPr>
      </w:pPr>
    </w:p>
    <w:p w:rsidR="00744A44" w:rsidRPr="00E90AF9" w:rsidRDefault="00744A44" w:rsidP="00E90AF9">
      <w:pPr>
        <w:pStyle w:val="Estilopredeterminado"/>
        <w:spacing w:after="0" w:line="360" w:lineRule="auto"/>
        <w:jc w:val="both"/>
        <w:rPr>
          <w:rFonts w:ascii="Arial" w:hAnsi="Arial" w:cs="Arial"/>
        </w:rPr>
      </w:pPr>
    </w:p>
    <w:p w:rsidR="00744A44" w:rsidRPr="00E90AF9" w:rsidRDefault="00744A44" w:rsidP="00E90AF9">
      <w:pPr>
        <w:pStyle w:val="Estilopredeterminado"/>
        <w:spacing w:after="0" w:line="360" w:lineRule="auto"/>
        <w:jc w:val="both"/>
        <w:rPr>
          <w:rFonts w:ascii="Arial" w:hAnsi="Arial" w:cs="Arial"/>
        </w:rPr>
      </w:pPr>
    </w:p>
    <w:p w:rsidR="00744A44" w:rsidRPr="008E4B27" w:rsidRDefault="008E4B27" w:rsidP="00E90AF9">
      <w:pPr>
        <w:pStyle w:val="Estilopredeterminado"/>
        <w:spacing w:after="0" w:line="360" w:lineRule="auto"/>
        <w:jc w:val="center"/>
        <w:rPr>
          <w:rFonts w:ascii="Arial" w:hAnsi="Arial" w:cs="Arial"/>
          <w:sz w:val="28"/>
        </w:rPr>
      </w:pPr>
      <w:r w:rsidRPr="008E4B27">
        <w:rPr>
          <w:rFonts w:ascii="Arial" w:hAnsi="Arial" w:cs="Arial"/>
          <w:sz w:val="28"/>
        </w:rPr>
        <w:t>LOJA - ECUADOR</w:t>
      </w:r>
    </w:p>
    <w:p w:rsidR="00744A44" w:rsidRPr="008E4B27" w:rsidRDefault="000E0F9D" w:rsidP="00E90AF9">
      <w:pPr>
        <w:pStyle w:val="Estilopredeterminado"/>
        <w:spacing w:after="0" w:line="360" w:lineRule="auto"/>
        <w:jc w:val="center"/>
        <w:rPr>
          <w:rFonts w:ascii="Arial" w:hAnsi="Arial" w:cs="Arial"/>
          <w:sz w:val="28"/>
        </w:rPr>
      </w:pPr>
      <w:r>
        <w:rPr>
          <w:rFonts w:ascii="Arial" w:hAnsi="Arial" w:cs="Arial"/>
          <w:sz w:val="28"/>
        </w:rPr>
        <w:t>2015</w:t>
      </w:r>
    </w:p>
    <w:p w:rsidR="00744A44" w:rsidRPr="00E90AF9" w:rsidRDefault="00744A44" w:rsidP="00E90AF9">
      <w:pPr>
        <w:pStyle w:val="Estilopredeterminado"/>
        <w:spacing w:after="0" w:line="360" w:lineRule="auto"/>
        <w:jc w:val="both"/>
        <w:rPr>
          <w:rFonts w:ascii="Arial" w:hAnsi="Arial" w:cs="Arial"/>
          <w:b/>
        </w:rPr>
      </w:pPr>
    </w:p>
    <w:p w:rsidR="00315DF3" w:rsidRPr="00315DF3" w:rsidRDefault="00ED7D3C" w:rsidP="00FC32E4">
      <w:pPr>
        <w:pStyle w:val="Ttulo"/>
        <w:rPr>
          <w:rFonts w:eastAsia="Times New Roman"/>
        </w:rPr>
      </w:pPr>
      <w:r w:rsidRPr="00E90AF9">
        <w:br w:type="page"/>
      </w:r>
      <w:bookmarkStart w:id="0" w:name="_Toc414268602"/>
      <w:r w:rsidR="00315DF3" w:rsidRPr="00315DF3">
        <w:rPr>
          <w:rFonts w:eastAsia="Times New Roman"/>
        </w:rPr>
        <w:lastRenderedPageBreak/>
        <w:t>APROBACIÓN DEL DIRECTOR DEL TRABAJO DE FIN DE TITULACIÓN</w:t>
      </w:r>
      <w:bookmarkEnd w:id="0"/>
    </w:p>
    <w:p w:rsidR="00315DF3" w:rsidRPr="00315DF3" w:rsidRDefault="00315DF3" w:rsidP="00315DF3">
      <w:pPr>
        <w:spacing w:after="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Ingeniero.</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Nelson Oswaldo Piedra Pullaguari.</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b/>
          <w:bCs/>
          <w:color w:val="222222"/>
          <w:sz w:val="24"/>
          <w:szCs w:val="24"/>
        </w:rPr>
        <w:t>DOCENTE DE LA TITULACIÓN</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b/>
          <w:bCs/>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De mi consideración:</w:t>
      </w:r>
    </w:p>
    <w:p w:rsidR="00315DF3" w:rsidRPr="00315DF3" w:rsidRDefault="00315DF3" w:rsidP="00315DF3">
      <w:pPr>
        <w:spacing w:after="0" w:line="240" w:lineRule="auto"/>
        <w:jc w:val="both"/>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0" w:line="240" w:lineRule="auto"/>
        <w:jc w:val="both"/>
        <w:rPr>
          <w:rFonts w:ascii="Arial" w:eastAsia="Times New Roman" w:hAnsi="Arial" w:cs="Arial"/>
          <w:color w:val="222222"/>
          <w:sz w:val="24"/>
          <w:szCs w:val="24"/>
        </w:rPr>
      </w:pPr>
      <w:r w:rsidRPr="00315DF3">
        <w:rPr>
          <w:rFonts w:ascii="Arial" w:eastAsia="Times New Roman" w:hAnsi="Arial" w:cs="Arial"/>
          <w:color w:val="222222"/>
          <w:sz w:val="24"/>
          <w:szCs w:val="24"/>
        </w:rPr>
        <w:t xml:space="preserve">El presente trabajo de fin de titulación: </w:t>
      </w:r>
      <w:r w:rsidRPr="00315DF3">
        <w:rPr>
          <w:rFonts w:ascii="Arial" w:hAnsi="Arial" w:cs="Arial"/>
          <w:bCs/>
          <w:color w:val="000000"/>
          <w:sz w:val="23"/>
          <w:szCs w:val="23"/>
        </w:rPr>
        <w:t>Desarrollo de Servicios Web para el proceso de Enlace y Enriquecimiento de Datos Enlazados.  </w:t>
      </w:r>
      <w:r w:rsidRPr="00315DF3">
        <w:rPr>
          <w:rFonts w:ascii="Arial" w:hAnsi="Arial" w:cs="Arial"/>
          <w:color w:val="000000"/>
          <w:sz w:val="23"/>
          <w:szCs w:val="23"/>
        </w:rPr>
        <w:t>Piloto: dominio de datos Universitarios</w:t>
      </w:r>
      <w:r w:rsidRPr="00315DF3">
        <w:rPr>
          <w:rFonts w:ascii="Arial" w:eastAsia="Times New Roman" w:hAnsi="Arial" w:cs="Arial"/>
          <w:color w:val="222222"/>
          <w:sz w:val="24"/>
          <w:szCs w:val="24"/>
        </w:rPr>
        <w:t>, realizado por</w:t>
      </w:r>
      <w:r w:rsidR="003A5AE9">
        <w:rPr>
          <w:rFonts w:ascii="Arial" w:eastAsia="Times New Roman" w:hAnsi="Arial" w:cs="Arial"/>
          <w:color w:val="222222"/>
          <w:sz w:val="24"/>
          <w:szCs w:val="24"/>
        </w:rPr>
        <w:t xml:space="preserve"> Montaño Sozoranga Wilmer Fabricio</w:t>
      </w:r>
      <w:r w:rsidR="003A5AE9">
        <w:rPr>
          <w:rFonts w:ascii="Arial" w:eastAsia="Times New Roman" w:hAnsi="Arial" w:cs="Arial"/>
          <w:color w:val="222222"/>
          <w:sz w:val="24"/>
          <w:szCs w:val="24"/>
        </w:rPr>
        <w:tab/>
      </w:r>
      <w:r w:rsidRPr="00315DF3">
        <w:rPr>
          <w:rFonts w:ascii="Arial" w:eastAsia="Times New Roman" w:hAnsi="Arial" w:cs="Arial"/>
          <w:color w:val="222222"/>
          <w:sz w:val="24"/>
          <w:szCs w:val="24"/>
        </w:rPr>
        <w:t>, ha sido orientado y revisado durante su ejecución, por se aprueba la presentación del mismo.</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Loja, noviembre de 2014</w:t>
      </w:r>
    </w:p>
    <w:p w:rsidR="00315DF3" w:rsidRPr="00315DF3" w:rsidRDefault="00315DF3" w:rsidP="00315DF3">
      <w:pPr>
        <w:spacing w:after="0" w:line="240" w:lineRule="auto"/>
        <w:rPr>
          <w:rFonts w:ascii="Arial" w:eastAsia="Times New Roman" w:hAnsi="Arial" w:cs="Arial"/>
          <w:color w:val="222222"/>
          <w:sz w:val="24"/>
          <w:szCs w:val="24"/>
        </w:rPr>
      </w:pPr>
      <w:r w:rsidRPr="00315DF3">
        <w:rPr>
          <w:rFonts w:ascii="Arial" w:eastAsia="Times New Roman" w:hAnsi="Arial" w:cs="Arial"/>
          <w:color w:val="000000"/>
          <w:sz w:val="28"/>
          <w:szCs w:val="28"/>
        </w:rPr>
        <w:t> </w:t>
      </w:r>
    </w:p>
    <w:p w:rsidR="00315DF3" w:rsidRPr="00315DF3" w:rsidRDefault="00315DF3" w:rsidP="00315DF3">
      <w:pPr>
        <w:spacing w:after="0" w:line="240" w:lineRule="auto"/>
        <w:rPr>
          <w:rFonts w:ascii="Arial" w:eastAsia="Times New Roman" w:hAnsi="Arial" w:cs="Arial"/>
          <w:color w:val="222222"/>
          <w:sz w:val="24"/>
          <w:szCs w:val="24"/>
        </w:rPr>
      </w:pPr>
      <w:r w:rsidRPr="00315DF3">
        <w:rPr>
          <w:rFonts w:ascii="Arial" w:eastAsia="Times New Roman" w:hAnsi="Arial" w:cs="Arial"/>
          <w:color w:val="000000"/>
          <w:sz w:val="28"/>
          <w:szCs w:val="28"/>
        </w:rPr>
        <w:t> </w:t>
      </w:r>
    </w:p>
    <w:p w:rsidR="00315DF3" w:rsidRPr="00315DF3" w:rsidRDefault="00315DF3" w:rsidP="00315DF3">
      <w:pPr>
        <w:spacing w:after="0" w:line="240" w:lineRule="auto"/>
        <w:rPr>
          <w:rFonts w:ascii="Arial" w:eastAsia="Times New Roman" w:hAnsi="Arial" w:cs="Arial"/>
          <w:color w:val="222222"/>
          <w:sz w:val="24"/>
          <w:szCs w:val="24"/>
        </w:rPr>
      </w:pPr>
      <w:r w:rsidRPr="00315DF3">
        <w:rPr>
          <w:rFonts w:ascii="Arial" w:eastAsia="Times New Roman" w:hAnsi="Arial" w:cs="Arial"/>
          <w:color w:val="000000"/>
          <w:sz w:val="28"/>
          <w:szCs w:val="28"/>
        </w:rPr>
        <w:t> </w:t>
      </w:r>
    </w:p>
    <w:p w:rsidR="00315DF3" w:rsidRDefault="00315DF3" w:rsidP="00315DF3">
      <w:pPr>
        <w:spacing w:after="240" w:line="240" w:lineRule="auto"/>
        <w:rPr>
          <w:rFonts w:ascii="Arial" w:eastAsia="Times New Roman" w:hAnsi="Arial" w:cs="Arial"/>
          <w:color w:val="222222"/>
          <w:sz w:val="24"/>
          <w:szCs w:val="24"/>
        </w:rPr>
      </w:pPr>
      <w:proofErr w:type="gramStart"/>
      <w:r w:rsidRPr="00315DF3">
        <w:rPr>
          <w:rFonts w:ascii="Arial" w:eastAsia="Times New Roman" w:hAnsi="Arial" w:cs="Arial"/>
          <w:color w:val="222222"/>
          <w:sz w:val="24"/>
          <w:szCs w:val="24"/>
        </w:rPr>
        <w:t>f) …</w:t>
      </w:r>
      <w:proofErr w:type="gramEnd"/>
      <w:r w:rsidRPr="00315DF3">
        <w:rPr>
          <w:rFonts w:ascii="Arial" w:eastAsia="Times New Roman" w:hAnsi="Arial" w:cs="Arial"/>
          <w:color w:val="222222"/>
          <w:sz w:val="24"/>
          <w:szCs w:val="24"/>
        </w:rPr>
        <w:t>………………………..</w:t>
      </w:r>
    </w:p>
    <w:p w:rsidR="00315DF3" w:rsidRPr="00315DF3" w:rsidRDefault="00315DF3" w:rsidP="00FC32E4">
      <w:pPr>
        <w:pStyle w:val="Ttulo"/>
        <w:rPr>
          <w:rFonts w:eastAsia="Times New Roman" w:cs="Arial"/>
          <w:color w:val="222222"/>
          <w:sz w:val="24"/>
          <w:szCs w:val="24"/>
        </w:rPr>
      </w:pPr>
      <w:r>
        <w:rPr>
          <w:rFonts w:eastAsia="Times New Roman" w:cs="Arial"/>
          <w:color w:val="222222"/>
          <w:sz w:val="24"/>
          <w:szCs w:val="24"/>
        </w:rPr>
        <w:br w:type="page"/>
      </w:r>
      <w:bookmarkStart w:id="1" w:name="_Toc414268603"/>
      <w:r w:rsidRPr="00FC32E4">
        <w:rPr>
          <w:rFonts w:eastAsia="Times New Roman"/>
        </w:rPr>
        <w:lastRenderedPageBreak/>
        <w:t>DECLARACIÓN DE AUTORÍA Y CESIÓN DE DERECHOS</w:t>
      </w:r>
      <w:bookmarkEnd w:id="1"/>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jc w:val="both"/>
        <w:rPr>
          <w:rFonts w:ascii="Arial" w:eastAsia="Times New Roman" w:hAnsi="Arial" w:cs="Arial"/>
          <w:color w:val="222222"/>
          <w:sz w:val="24"/>
          <w:szCs w:val="24"/>
        </w:rPr>
      </w:pPr>
      <w:r w:rsidRPr="00315DF3">
        <w:rPr>
          <w:rFonts w:ascii="Arial" w:eastAsia="Times New Roman" w:hAnsi="Arial" w:cs="Arial"/>
          <w:color w:val="222222"/>
          <w:sz w:val="24"/>
          <w:szCs w:val="24"/>
        </w:rPr>
        <w:t xml:space="preserve">“Yo </w:t>
      </w:r>
      <w:r w:rsidR="003A5AE9">
        <w:rPr>
          <w:rFonts w:ascii="Arial" w:eastAsia="Times New Roman" w:hAnsi="Arial" w:cs="Arial"/>
          <w:color w:val="222222"/>
          <w:sz w:val="24"/>
          <w:szCs w:val="24"/>
        </w:rPr>
        <w:t xml:space="preserve">Montaño Sozoranga Wilmer Fabricio </w:t>
      </w:r>
      <w:r w:rsidRPr="00315DF3">
        <w:rPr>
          <w:rFonts w:ascii="Arial" w:eastAsia="Times New Roman" w:hAnsi="Arial" w:cs="Arial"/>
          <w:color w:val="222222"/>
          <w:sz w:val="24"/>
          <w:szCs w:val="24"/>
        </w:rPr>
        <w:t xml:space="preserve">declaro ser autor (a) del presente trabajo de fin de titulación: </w:t>
      </w:r>
      <w:r w:rsidR="003A5AE9" w:rsidRPr="00315DF3">
        <w:rPr>
          <w:rFonts w:ascii="Arial" w:hAnsi="Arial" w:cs="Arial"/>
          <w:bCs/>
          <w:color w:val="000000"/>
          <w:sz w:val="23"/>
          <w:szCs w:val="23"/>
        </w:rPr>
        <w:t>Desarrollo de Servicios Web para el proceso de Enlace y Enriquecimiento de Datos Enlazados.  </w:t>
      </w:r>
      <w:r w:rsidR="003A5AE9" w:rsidRPr="00315DF3">
        <w:rPr>
          <w:rFonts w:ascii="Arial" w:hAnsi="Arial" w:cs="Arial"/>
          <w:color w:val="000000"/>
          <w:sz w:val="23"/>
          <w:szCs w:val="23"/>
        </w:rPr>
        <w:t>Piloto: dominio de datos Universitarios</w:t>
      </w:r>
      <w:r w:rsidRPr="00315DF3">
        <w:rPr>
          <w:rFonts w:ascii="Arial" w:eastAsia="Times New Roman" w:hAnsi="Arial" w:cs="Arial"/>
          <w:color w:val="222222"/>
          <w:sz w:val="24"/>
          <w:szCs w:val="24"/>
        </w:rPr>
        <w:t xml:space="preserve">, de la Titulación de </w:t>
      </w:r>
      <w:r w:rsidR="00A658DC" w:rsidRPr="00315DF3">
        <w:rPr>
          <w:rFonts w:ascii="Arial" w:eastAsia="Times New Roman" w:hAnsi="Arial" w:cs="Arial"/>
          <w:color w:val="222222"/>
          <w:sz w:val="24"/>
          <w:szCs w:val="24"/>
        </w:rPr>
        <w:t>Ingenier</w:t>
      </w:r>
      <w:r w:rsidR="00A658DC">
        <w:rPr>
          <w:rFonts w:ascii="Arial" w:eastAsia="Times New Roman" w:hAnsi="Arial" w:cs="Arial"/>
          <w:color w:val="222222"/>
          <w:sz w:val="24"/>
          <w:szCs w:val="24"/>
        </w:rPr>
        <w:t>ía</w:t>
      </w:r>
      <w:r w:rsidRPr="00315DF3">
        <w:rPr>
          <w:rFonts w:ascii="Arial" w:eastAsia="Times New Roman" w:hAnsi="Arial" w:cs="Arial"/>
          <w:color w:val="222222"/>
          <w:sz w:val="24"/>
          <w:szCs w:val="24"/>
        </w:rPr>
        <w:t xml:space="preserve"> en Sistemas Informáticos y Computación, siendo </w:t>
      </w:r>
      <w:r w:rsidR="00A658DC">
        <w:rPr>
          <w:rFonts w:ascii="Arial" w:eastAsia="Times New Roman" w:hAnsi="Arial" w:cs="Arial"/>
          <w:color w:val="222222"/>
          <w:sz w:val="24"/>
          <w:szCs w:val="24"/>
        </w:rPr>
        <w:t xml:space="preserve">el Ing. </w:t>
      </w:r>
      <w:r w:rsidRPr="00315DF3">
        <w:rPr>
          <w:rFonts w:ascii="Arial" w:eastAsia="Times New Roman" w:hAnsi="Arial" w:cs="Arial"/>
          <w:color w:val="222222"/>
          <w:sz w:val="24"/>
          <w:szCs w:val="24"/>
        </w:rPr>
        <w:t>Nelson Oswaldo Piedra Pullaguari director del presente trabajo; y eximo expresamente a la Universidad Técnica Particular de Loja y a sus representantes legales de posibles reclamos o acciones legales. Además certifico que las ideas, conceptos, procedimientos y resultados vertidos en el presente trabajo investigativo, son de mi exclusiva responsabilidad.</w:t>
      </w:r>
    </w:p>
    <w:p w:rsidR="00315DF3" w:rsidRPr="00315DF3" w:rsidRDefault="00315DF3" w:rsidP="00315DF3">
      <w:pPr>
        <w:spacing w:after="240" w:line="240" w:lineRule="auto"/>
        <w:jc w:val="both"/>
        <w:rPr>
          <w:rFonts w:ascii="Arial" w:eastAsia="Times New Roman" w:hAnsi="Arial" w:cs="Arial"/>
          <w:color w:val="222222"/>
          <w:sz w:val="24"/>
          <w:szCs w:val="24"/>
        </w:rPr>
      </w:pPr>
      <w:r w:rsidRPr="00315DF3">
        <w:rPr>
          <w:rFonts w:ascii="Arial" w:eastAsia="Times New Roman" w:hAnsi="Arial" w:cs="Arial"/>
          <w:color w:val="222222"/>
          <w:sz w:val="24"/>
          <w:szCs w:val="24"/>
        </w:rPr>
        <w:t>Adicionalmente declaro conocer y aceptar la disposición del Art. 67 del Estatuto Orgánico de la Universidad Técnica Particular de Loja que en su parte pertinente textualmente dice: “Forman parte del patrimonio de la Universidad la propiedad intelectual de investigaciones, trabajos científicos o técnicos y tesis de grado que se realicen a través, o con el apoyo financiero, académico o institucional (operativo) de la Universidad”</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proofErr w:type="gramStart"/>
      <w:r w:rsidRPr="00315DF3">
        <w:rPr>
          <w:rFonts w:ascii="Arial" w:eastAsia="Times New Roman" w:hAnsi="Arial" w:cs="Arial"/>
          <w:color w:val="222222"/>
          <w:sz w:val="24"/>
          <w:szCs w:val="24"/>
        </w:rPr>
        <w:t>f. …</w:t>
      </w:r>
      <w:proofErr w:type="gramEnd"/>
      <w:r w:rsidRPr="00315DF3">
        <w:rPr>
          <w:rFonts w:ascii="Arial" w:eastAsia="Times New Roman" w:hAnsi="Arial" w:cs="Arial"/>
          <w:color w:val="222222"/>
          <w:sz w:val="24"/>
          <w:szCs w:val="24"/>
        </w:rPr>
        <w:t>………………………</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xml:space="preserve">Autor: </w:t>
      </w:r>
      <w:r w:rsidR="00A658DC">
        <w:rPr>
          <w:rFonts w:ascii="Arial" w:eastAsia="Times New Roman" w:hAnsi="Arial" w:cs="Arial"/>
          <w:color w:val="222222"/>
          <w:sz w:val="24"/>
          <w:szCs w:val="24"/>
        </w:rPr>
        <w:t>Montaño Sozoranga Wilmer Fabricio</w:t>
      </w:r>
    </w:p>
    <w:p w:rsidR="00315DF3" w:rsidRDefault="00A658DC" w:rsidP="00315DF3">
      <w:pPr>
        <w:spacing w:after="240" w:line="240" w:lineRule="auto"/>
        <w:rPr>
          <w:rFonts w:ascii="Arial" w:eastAsia="Times New Roman" w:hAnsi="Arial" w:cs="Arial"/>
          <w:color w:val="222222"/>
          <w:sz w:val="24"/>
          <w:szCs w:val="24"/>
        </w:rPr>
      </w:pPr>
      <w:r>
        <w:rPr>
          <w:rFonts w:ascii="Arial" w:eastAsia="Times New Roman" w:hAnsi="Arial" w:cs="Arial"/>
          <w:color w:val="222222"/>
          <w:sz w:val="24"/>
          <w:szCs w:val="24"/>
        </w:rPr>
        <w:t>Cédula: 11104634421</w:t>
      </w:r>
      <w:r w:rsidR="00B83D46">
        <w:rPr>
          <w:rFonts w:ascii="Arial" w:eastAsia="Times New Roman" w:hAnsi="Arial" w:cs="Arial"/>
          <w:color w:val="222222"/>
          <w:sz w:val="24"/>
          <w:szCs w:val="24"/>
        </w:rPr>
        <w:tab/>
      </w:r>
    </w:p>
    <w:p w:rsidR="00A967EC" w:rsidRDefault="00315DF3" w:rsidP="00FE135C">
      <w:pPr>
        <w:rPr>
          <w:rFonts w:ascii="Arial" w:eastAsia="Times New Roman" w:hAnsi="Arial" w:cs="Arial"/>
          <w:color w:val="222222"/>
          <w:sz w:val="24"/>
          <w:szCs w:val="24"/>
        </w:rPr>
      </w:pPr>
      <w:r>
        <w:rPr>
          <w:rFonts w:ascii="Arial" w:eastAsia="Times New Roman" w:hAnsi="Arial" w:cs="Arial"/>
          <w:color w:val="222222"/>
          <w:sz w:val="24"/>
          <w:szCs w:val="24"/>
        </w:rPr>
        <w:br w:type="page"/>
      </w:r>
    </w:p>
    <w:sdt>
      <w:sdtPr>
        <w:rPr>
          <w:rFonts w:asciiTheme="minorHAnsi" w:eastAsiaTheme="minorEastAsia" w:hAnsiTheme="minorHAnsi" w:cs="Arial"/>
          <w:b w:val="0"/>
          <w:bCs w:val="0"/>
          <w:szCs w:val="22"/>
          <w:lang w:val="es-ES"/>
        </w:rPr>
        <w:id w:val="22526981"/>
        <w:docPartObj>
          <w:docPartGallery w:val="Table of Contents"/>
          <w:docPartUnique/>
        </w:docPartObj>
      </w:sdtPr>
      <w:sdtEndPr/>
      <w:sdtContent>
        <w:p w:rsidR="002D3B3F" w:rsidRPr="000E0F9D" w:rsidRDefault="002D3B3F" w:rsidP="00E90AF9">
          <w:pPr>
            <w:pStyle w:val="TtulodeTDC"/>
            <w:spacing w:line="360" w:lineRule="auto"/>
            <w:rPr>
              <w:rStyle w:val="TtuloCar"/>
            </w:rPr>
          </w:pPr>
          <w:r w:rsidRPr="000E0F9D">
            <w:rPr>
              <w:rStyle w:val="TtuloCar"/>
            </w:rPr>
            <w:t>Contenido</w:t>
          </w:r>
        </w:p>
        <w:p w:rsidR="00F42132" w:rsidRDefault="002D3B3F">
          <w:pPr>
            <w:pStyle w:val="TDC1"/>
            <w:rPr>
              <w:noProof/>
            </w:rPr>
          </w:pPr>
          <w:r w:rsidRPr="00646C60">
            <w:fldChar w:fldCharType="begin"/>
          </w:r>
          <w:r w:rsidRPr="00646C60">
            <w:instrText xml:space="preserve"> TOC \o "1-3" \h \z \u </w:instrText>
          </w:r>
          <w:r w:rsidRPr="00646C60">
            <w:fldChar w:fldCharType="separate"/>
          </w:r>
          <w:hyperlink w:anchor="_Toc414268602" w:history="1">
            <w:r w:rsidR="00F42132" w:rsidRPr="0072541C">
              <w:rPr>
                <w:rStyle w:val="Hipervnculo"/>
                <w:rFonts w:eastAsia="Times New Roman"/>
                <w:noProof/>
              </w:rPr>
              <w:t>APROBACIÓN DEL DIRECTOR DEL TRABAJO DE FIN DE TITULACIÓN</w:t>
            </w:r>
            <w:r w:rsidR="00F42132">
              <w:rPr>
                <w:noProof/>
                <w:webHidden/>
              </w:rPr>
              <w:tab/>
            </w:r>
            <w:r w:rsidR="00F42132">
              <w:rPr>
                <w:noProof/>
                <w:webHidden/>
              </w:rPr>
              <w:fldChar w:fldCharType="begin"/>
            </w:r>
            <w:r w:rsidR="00F42132">
              <w:rPr>
                <w:noProof/>
                <w:webHidden/>
              </w:rPr>
              <w:instrText xml:space="preserve"> PAGEREF _Toc414268602 \h </w:instrText>
            </w:r>
            <w:r w:rsidR="00F42132">
              <w:rPr>
                <w:noProof/>
                <w:webHidden/>
              </w:rPr>
            </w:r>
            <w:r w:rsidR="00F42132">
              <w:rPr>
                <w:noProof/>
                <w:webHidden/>
              </w:rPr>
              <w:fldChar w:fldCharType="separate"/>
            </w:r>
            <w:r w:rsidR="000E0F9D">
              <w:rPr>
                <w:noProof/>
                <w:webHidden/>
              </w:rPr>
              <w:t>ii</w:t>
            </w:r>
            <w:r w:rsidR="00F42132">
              <w:rPr>
                <w:noProof/>
                <w:webHidden/>
              </w:rPr>
              <w:fldChar w:fldCharType="end"/>
            </w:r>
          </w:hyperlink>
        </w:p>
        <w:p w:rsidR="00F42132" w:rsidRDefault="009C5032">
          <w:pPr>
            <w:pStyle w:val="TDC1"/>
            <w:rPr>
              <w:noProof/>
            </w:rPr>
          </w:pPr>
          <w:hyperlink w:anchor="_Toc414268603" w:history="1">
            <w:r w:rsidR="00F42132" w:rsidRPr="0072541C">
              <w:rPr>
                <w:rStyle w:val="Hipervnculo"/>
                <w:rFonts w:eastAsia="Times New Roman"/>
                <w:noProof/>
              </w:rPr>
              <w:t>DECLARACIÓN DE AUTORÍA Y CESIÓN DE DERECHOS</w:t>
            </w:r>
            <w:r w:rsidR="00F42132">
              <w:rPr>
                <w:noProof/>
                <w:webHidden/>
              </w:rPr>
              <w:tab/>
            </w:r>
            <w:r w:rsidR="00F42132">
              <w:rPr>
                <w:noProof/>
                <w:webHidden/>
              </w:rPr>
              <w:fldChar w:fldCharType="begin"/>
            </w:r>
            <w:r w:rsidR="00F42132">
              <w:rPr>
                <w:noProof/>
                <w:webHidden/>
              </w:rPr>
              <w:instrText xml:space="preserve"> PAGEREF _Toc414268603 \h </w:instrText>
            </w:r>
            <w:r w:rsidR="00F42132">
              <w:rPr>
                <w:noProof/>
                <w:webHidden/>
              </w:rPr>
            </w:r>
            <w:r w:rsidR="00F42132">
              <w:rPr>
                <w:noProof/>
                <w:webHidden/>
              </w:rPr>
              <w:fldChar w:fldCharType="separate"/>
            </w:r>
            <w:r w:rsidR="000E0F9D">
              <w:rPr>
                <w:noProof/>
                <w:webHidden/>
              </w:rPr>
              <w:t>iii</w:t>
            </w:r>
            <w:r w:rsidR="00F42132">
              <w:rPr>
                <w:noProof/>
                <w:webHidden/>
              </w:rPr>
              <w:fldChar w:fldCharType="end"/>
            </w:r>
          </w:hyperlink>
        </w:p>
        <w:p w:rsidR="00F42132" w:rsidRDefault="009C5032">
          <w:pPr>
            <w:pStyle w:val="TDC1"/>
            <w:rPr>
              <w:noProof/>
            </w:rPr>
          </w:pPr>
          <w:hyperlink w:anchor="_Toc414268604" w:history="1">
            <w:r w:rsidR="00F42132" w:rsidRPr="0072541C">
              <w:rPr>
                <w:rStyle w:val="Hipervnculo"/>
                <w:rFonts w:cs="Arial"/>
                <w:noProof/>
                <w:lang w:val="es-ES"/>
              </w:rPr>
              <w:t>Indice de FIguras</w:t>
            </w:r>
            <w:r w:rsidR="00F42132">
              <w:rPr>
                <w:noProof/>
                <w:webHidden/>
              </w:rPr>
              <w:tab/>
            </w:r>
            <w:r w:rsidR="00F42132">
              <w:rPr>
                <w:noProof/>
                <w:webHidden/>
              </w:rPr>
              <w:fldChar w:fldCharType="begin"/>
            </w:r>
            <w:r w:rsidR="00F42132">
              <w:rPr>
                <w:noProof/>
                <w:webHidden/>
              </w:rPr>
              <w:instrText xml:space="preserve"> PAGEREF _Toc414268604 \h </w:instrText>
            </w:r>
            <w:r w:rsidR="00F42132">
              <w:rPr>
                <w:noProof/>
                <w:webHidden/>
              </w:rPr>
            </w:r>
            <w:r w:rsidR="00F42132">
              <w:rPr>
                <w:noProof/>
                <w:webHidden/>
              </w:rPr>
              <w:fldChar w:fldCharType="separate"/>
            </w:r>
            <w:r w:rsidR="000E0F9D">
              <w:rPr>
                <w:noProof/>
                <w:webHidden/>
              </w:rPr>
              <w:t>vii</w:t>
            </w:r>
            <w:r w:rsidR="00F42132">
              <w:rPr>
                <w:noProof/>
                <w:webHidden/>
              </w:rPr>
              <w:fldChar w:fldCharType="end"/>
            </w:r>
          </w:hyperlink>
        </w:p>
        <w:p w:rsidR="00F42132" w:rsidRDefault="009C5032">
          <w:pPr>
            <w:pStyle w:val="TDC1"/>
            <w:rPr>
              <w:noProof/>
            </w:rPr>
          </w:pPr>
          <w:hyperlink w:anchor="_Toc414268605" w:history="1">
            <w:r w:rsidR="00F42132" w:rsidRPr="0072541C">
              <w:rPr>
                <w:rStyle w:val="Hipervnculo"/>
                <w:rFonts w:cs="Arial"/>
                <w:noProof/>
                <w:lang w:val="es-ES"/>
              </w:rPr>
              <w:t>Índice de tablas</w:t>
            </w:r>
            <w:r w:rsidR="00F42132">
              <w:rPr>
                <w:noProof/>
                <w:webHidden/>
              </w:rPr>
              <w:tab/>
            </w:r>
            <w:r w:rsidR="00F42132">
              <w:rPr>
                <w:noProof/>
                <w:webHidden/>
              </w:rPr>
              <w:fldChar w:fldCharType="begin"/>
            </w:r>
            <w:r w:rsidR="00F42132">
              <w:rPr>
                <w:noProof/>
                <w:webHidden/>
              </w:rPr>
              <w:instrText xml:space="preserve"> PAGEREF _Toc414268605 \h </w:instrText>
            </w:r>
            <w:r w:rsidR="00F42132">
              <w:rPr>
                <w:noProof/>
                <w:webHidden/>
              </w:rPr>
            </w:r>
            <w:r w:rsidR="00F42132">
              <w:rPr>
                <w:noProof/>
                <w:webHidden/>
              </w:rPr>
              <w:fldChar w:fldCharType="separate"/>
            </w:r>
            <w:r w:rsidR="000E0F9D">
              <w:rPr>
                <w:noProof/>
                <w:webHidden/>
              </w:rPr>
              <w:t>ix</w:t>
            </w:r>
            <w:r w:rsidR="00F42132">
              <w:rPr>
                <w:noProof/>
                <w:webHidden/>
              </w:rPr>
              <w:fldChar w:fldCharType="end"/>
            </w:r>
          </w:hyperlink>
        </w:p>
        <w:p w:rsidR="00F42132" w:rsidRDefault="009C5032">
          <w:pPr>
            <w:pStyle w:val="TDC1"/>
            <w:rPr>
              <w:noProof/>
            </w:rPr>
          </w:pPr>
          <w:hyperlink w:anchor="_Toc414268606" w:history="1">
            <w:r w:rsidR="00F42132" w:rsidRPr="0072541C">
              <w:rPr>
                <w:rStyle w:val="Hipervnculo"/>
                <w:rFonts w:cs="Arial"/>
                <w:noProof/>
              </w:rPr>
              <w:t>CAPITULO I: MARCO TEÓRICO</w:t>
            </w:r>
            <w:r w:rsidR="00F42132">
              <w:rPr>
                <w:noProof/>
                <w:webHidden/>
              </w:rPr>
              <w:tab/>
            </w:r>
            <w:r w:rsidR="00F42132">
              <w:rPr>
                <w:noProof/>
                <w:webHidden/>
              </w:rPr>
              <w:fldChar w:fldCharType="begin"/>
            </w:r>
            <w:r w:rsidR="00F42132">
              <w:rPr>
                <w:noProof/>
                <w:webHidden/>
              </w:rPr>
              <w:instrText xml:space="preserve"> PAGEREF _Toc414268606 \h </w:instrText>
            </w:r>
            <w:r w:rsidR="00F42132">
              <w:rPr>
                <w:noProof/>
                <w:webHidden/>
              </w:rPr>
            </w:r>
            <w:r w:rsidR="00F42132">
              <w:rPr>
                <w:noProof/>
                <w:webHidden/>
              </w:rPr>
              <w:fldChar w:fldCharType="separate"/>
            </w:r>
            <w:r w:rsidR="000E0F9D">
              <w:rPr>
                <w:noProof/>
                <w:webHidden/>
              </w:rPr>
              <w:t>1</w:t>
            </w:r>
            <w:r w:rsidR="00F42132">
              <w:rPr>
                <w:noProof/>
                <w:webHidden/>
              </w:rPr>
              <w:fldChar w:fldCharType="end"/>
            </w:r>
          </w:hyperlink>
        </w:p>
        <w:p w:rsidR="00F42132" w:rsidRDefault="009C5032">
          <w:pPr>
            <w:pStyle w:val="TDC1"/>
            <w:rPr>
              <w:noProof/>
            </w:rPr>
          </w:pPr>
          <w:hyperlink w:anchor="_Toc414268607" w:history="1">
            <w:r w:rsidR="00F42132" w:rsidRPr="0072541C">
              <w:rPr>
                <w:rStyle w:val="Hipervnculo"/>
                <w:noProof/>
              </w:rPr>
              <w:t>1.</w:t>
            </w:r>
            <w:r w:rsidR="00F42132">
              <w:rPr>
                <w:noProof/>
              </w:rPr>
              <w:tab/>
            </w:r>
            <w:r w:rsidR="00F42132" w:rsidRPr="0072541C">
              <w:rPr>
                <w:rStyle w:val="Hipervnculo"/>
                <w:noProof/>
              </w:rPr>
              <w:t>Datos Enlazados</w:t>
            </w:r>
            <w:r w:rsidR="00F42132">
              <w:rPr>
                <w:noProof/>
                <w:webHidden/>
              </w:rPr>
              <w:tab/>
            </w:r>
            <w:r w:rsidR="00F42132">
              <w:rPr>
                <w:noProof/>
                <w:webHidden/>
              </w:rPr>
              <w:fldChar w:fldCharType="begin"/>
            </w:r>
            <w:r w:rsidR="00F42132">
              <w:rPr>
                <w:noProof/>
                <w:webHidden/>
              </w:rPr>
              <w:instrText xml:space="preserve"> PAGEREF _Toc414268607 \h </w:instrText>
            </w:r>
            <w:r w:rsidR="00F42132">
              <w:rPr>
                <w:noProof/>
                <w:webHidden/>
              </w:rPr>
            </w:r>
            <w:r w:rsidR="00F42132">
              <w:rPr>
                <w:noProof/>
                <w:webHidden/>
              </w:rPr>
              <w:fldChar w:fldCharType="separate"/>
            </w:r>
            <w:r w:rsidR="000E0F9D">
              <w:rPr>
                <w:noProof/>
                <w:webHidden/>
              </w:rPr>
              <w:t>2</w:t>
            </w:r>
            <w:r w:rsidR="00F42132">
              <w:rPr>
                <w:noProof/>
                <w:webHidden/>
              </w:rPr>
              <w:fldChar w:fldCharType="end"/>
            </w:r>
          </w:hyperlink>
        </w:p>
        <w:p w:rsidR="00F42132" w:rsidRDefault="009C5032">
          <w:pPr>
            <w:pStyle w:val="TDC3"/>
            <w:tabs>
              <w:tab w:val="left" w:pos="1100"/>
              <w:tab w:val="right" w:leader="dot" w:pos="8778"/>
            </w:tabs>
            <w:rPr>
              <w:noProof/>
            </w:rPr>
          </w:pPr>
          <w:hyperlink w:anchor="_Toc414268608" w:history="1">
            <w:r w:rsidR="00F42132" w:rsidRPr="0072541C">
              <w:rPr>
                <w:rStyle w:val="Hipervnculo"/>
                <w:noProof/>
                <w14:scene3d>
                  <w14:camera w14:prst="orthographicFront"/>
                  <w14:lightRig w14:rig="threePt" w14:dir="t">
                    <w14:rot w14:lat="0" w14:lon="0" w14:rev="0"/>
                  </w14:lightRig>
                </w14:scene3d>
              </w:rPr>
              <w:t>1.1.</w:t>
            </w:r>
            <w:r w:rsidR="00F42132">
              <w:rPr>
                <w:noProof/>
              </w:rPr>
              <w:tab/>
            </w:r>
            <w:r w:rsidR="00F42132" w:rsidRPr="0072541C">
              <w:rPr>
                <w:rStyle w:val="Hipervnculo"/>
                <w:noProof/>
              </w:rPr>
              <w:t>Introducción.</w:t>
            </w:r>
            <w:r w:rsidR="00F42132">
              <w:rPr>
                <w:noProof/>
                <w:webHidden/>
              </w:rPr>
              <w:tab/>
            </w:r>
            <w:r w:rsidR="00F42132">
              <w:rPr>
                <w:noProof/>
                <w:webHidden/>
              </w:rPr>
              <w:fldChar w:fldCharType="begin"/>
            </w:r>
            <w:r w:rsidR="00F42132">
              <w:rPr>
                <w:noProof/>
                <w:webHidden/>
              </w:rPr>
              <w:instrText xml:space="preserve"> PAGEREF _Toc414268608 \h </w:instrText>
            </w:r>
            <w:r w:rsidR="00F42132">
              <w:rPr>
                <w:noProof/>
                <w:webHidden/>
              </w:rPr>
            </w:r>
            <w:r w:rsidR="00F42132">
              <w:rPr>
                <w:noProof/>
                <w:webHidden/>
              </w:rPr>
              <w:fldChar w:fldCharType="separate"/>
            </w:r>
            <w:r w:rsidR="000E0F9D">
              <w:rPr>
                <w:noProof/>
                <w:webHidden/>
              </w:rPr>
              <w:t>2</w:t>
            </w:r>
            <w:r w:rsidR="00F42132">
              <w:rPr>
                <w:noProof/>
                <w:webHidden/>
              </w:rPr>
              <w:fldChar w:fldCharType="end"/>
            </w:r>
          </w:hyperlink>
        </w:p>
        <w:p w:rsidR="00F42132" w:rsidRDefault="009C5032">
          <w:pPr>
            <w:pStyle w:val="TDC3"/>
            <w:tabs>
              <w:tab w:val="left" w:pos="1100"/>
              <w:tab w:val="right" w:leader="dot" w:pos="8778"/>
            </w:tabs>
            <w:rPr>
              <w:noProof/>
            </w:rPr>
          </w:pPr>
          <w:hyperlink w:anchor="_Toc414268609" w:history="1">
            <w:r w:rsidR="00F42132" w:rsidRPr="0072541C">
              <w:rPr>
                <w:rStyle w:val="Hipervnculo"/>
                <w:noProof/>
                <w14:scene3d>
                  <w14:camera w14:prst="orthographicFront"/>
                  <w14:lightRig w14:rig="threePt" w14:dir="t">
                    <w14:rot w14:lat="0" w14:lon="0" w14:rev="0"/>
                  </w14:lightRig>
                </w14:scene3d>
              </w:rPr>
              <w:t>1.2.</w:t>
            </w:r>
            <w:r w:rsidR="00F42132">
              <w:rPr>
                <w:noProof/>
              </w:rPr>
              <w:tab/>
            </w:r>
            <w:r w:rsidR="00F42132" w:rsidRPr="0072541C">
              <w:rPr>
                <w:rStyle w:val="Hipervnculo"/>
                <w:noProof/>
              </w:rPr>
              <w:t>Principios de Datos Enlazados.</w:t>
            </w:r>
            <w:r w:rsidR="00F42132">
              <w:rPr>
                <w:noProof/>
                <w:webHidden/>
              </w:rPr>
              <w:tab/>
            </w:r>
            <w:r w:rsidR="00F42132">
              <w:rPr>
                <w:noProof/>
                <w:webHidden/>
              </w:rPr>
              <w:fldChar w:fldCharType="begin"/>
            </w:r>
            <w:r w:rsidR="00F42132">
              <w:rPr>
                <w:noProof/>
                <w:webHidden/>
              </w:rPr>
              <w:instrText xml:space="preserve"> PAGEREF _Toc414268609 \h </w:instrText>
            </w:r>
            <w:r w:rsidR="00F42132">
              <w:rPr>
                <w:noProof/>
                <w:webHidden/>
              </w:rPr>
            </w:r>
            <w:r w:rsidR="00F42132">
              <w:rPr>
                <w:noProof/>
                <w:webHidden/>
              </w:rPr>
              <w:fldChar w:fldCharType="separate"/>
            </w:r>
            <w:r w:rsidR="000E0F9D">
              <w:rPr>
                <w:noProof/>
                <w:webHidden/>
              </w:rPr>
              <w:t>2</w:t>
            </w:r>
            <w:r w:rsidR="00F42132">
              <w:rPr>
                <w:noProof/>
                <w:webHidden/>
              </w:rPr>
              <w:fldChar w:fldCharType="end"/>
            </w:r>
          </w:hyperlink>
        </w:p>
        <w:p w:rsidR="00F42132" w:rsidRDefault="009C5032">
          <w:pPr>
            <w:pStyle w:val="TDC3"/>
            <w:tabs>
              <w:tab w:val="left" w:pos="1100"/>
              <w:tab w:val="right" w:leader="dot" w:pos="8778"/>
            </w:tabs>
            <w:rPr>
              <w:noProof/>
            </w:rPr>
          </w:pPr>
          <w:hyperlink w:anchor="_Toc414268610" w:history="1">
            <w:r w:rsidR="00F42132" w:rsidRPr="0072541C">
              <w:rPr>
                <w:rStyle w:val="Hipervnculo"/>
                <w:noProof/>
                <w14:scene3d>
                  <w14:camera w14:prst="orthographicFront"/>
                  <w14:lightRig w14:rig="threePt" w14:dir="t">
                    <w14:rot w14:lat="0" w14:lon="0" w14:rev="0"/>
                  </w14:lightRig>
                </w14:scene3d>
              </w:rPr>
              <w:t>1.3.</w:t>
            </w:r>
            <w:r w:rsidR="00F42132">
              <w:rPr>
                <w:noProof/>
              </w:rPr>
              <w:tab/>
            </w:r>
            <w:r w:rsidR="00F42132" w:rsidRPr="0072541C">
              <w:rPr>
                <w:rStyle w:val="Hipervnculo"/>
                <w:noProof/>
              </w:rPr>
              <w:t>Tecnologías.</w:t>
            </w:r>
            <w:r w:rsidR="00F42132">
              <w:rPr>
                <w:noProof/>
                <w:webHidden/>
              </w:rPr>
              <w:tab/>
            </w:r>
            <w:r w:rsidR="00F42132">
              <w:rPr>
                <w:noProof/>
                <w:webHidden/>
              </w:rPr>
              <w:fldChar w:fldCharType="begin"/>
            </w:r>
            <w:r w:rsidR="00F42132">
              <w:rPr>
                <w:noProof/>
                <w:webHidden/>
              </w:rPr>
              <w:instrText xml:space="preserve"> PAGEREF _Toc414268610 \h </w:instrText>
            </w:r>
            <w:r w:rsidR="00F42132">
              <w:rPr>
                <w:noProof/>
                <w:webHidden/>
              </w:rPr>
            </w:r>
            <w:r w:rsidR="00F42132">
              <w:rPr>
                <w:noProof/>
                <w:webHidden/>
              </w:rPr>
              <w:fldChar w:fldCharType="separate"/>
            </w:r>
            <w:r w:rsidR="000E0F9D">
              <w:rPr>
                <w:noProof/>
                <w:webHidden/>
              </w:rPr>
              <w:t>3</w:t>
            </w:r>
            <w:r w:rsidR="00F42132">
              <w:rPr>
                <w:noProof/>
                <w:webHidden/>
              </w:rPr>
              <w:fldChar w:fldCharType="end"/>
            </w:r>
          </w:hyperlink>
        </w:p>
        <w:p w:rsidR="00F42132" w:rsidRDefault="009C5032">
          <w:pPr>
            <w:pStyle w:val="TDC3"/>
            <w:tabs>
              <w:tab w:val="left" w:pos="1320"/>
              <w:tab w:val="right" w:leader="dot" w:pos="8778"/>
            </w:tabs>
            <w:rPr>
              <w:noProof/>
            </w:rPr>
          </w:pPr>
          <w:hyperlink w:anchor="_Toc414268611" w:history="1">
            <w:r w:rsidR="00F42132" w:rsidRPr="0072541C">
              <w:rPr>
                <w:rStyle w:val="Hipervnculo"/>
                <w:noProof/>
                <w:lang w:bidi="x-none"/>
              </w:rPr>
              <w:t>1.3.1.</w:t>
            </w:r>
            <w:r w:rsidR="00F42132">
              <w:rPr>
                <w:noProof/>
              </w:rPr>
              <w:tab/>
            </w:r>
            <w:r w:rsidR="00F42132" w:rsidRPr="0072541C">
              <w:rPr>
                <w:rStyle w:val="Hipervnculo"/>
                <w:noProof/>
              </w:rPr>
              <w:t>URI.</w:t>
            </w:r>
            <w:r w:rsidR="00F42132">
              <w:rPr>
                <w:noProof/>
                <w:webHidden/>
              </w:rPr>
              <w:tab/>
            </w:r>
            <w:r w:rsidR="00F42132">
              <w:rPr>
                <w:noProof/>
                <w:webHidden/>
              </w:rPr>
              <w:fldChar w:fldCharType="begin"/>
            </w:r>
            <w:r w:rsidR="00F42132">
              <w:rPr>
                <w:noProof/>
                <w:webHidden/>
              </w:rPr>
              <w:instrText xml:space="preserve"> PAGEREF _Toc414268611 \h </w:instrText>
            </w:r>
            <w:r w:rsidR="00F42132">
              <w:rPr>
                <w:noProof/>
                <w:webHidden/>
              </w:rPr>
            </w:r>
            <w:r w:rsidR="00F42132">
              <w:rPr>
                <w:noProof/>
                <w:webHidden/>
              </w:rPr>
              <w:fldChar w:fldCharType="separate"/>
            </w:r>
            <w:r w:rsidR="000E0F9D">
              <w:rPr>
                <w:noProof/>
                <w:webHidden/>
              </w:rPr>
              <w:t>3</w:t>
            </w:r>
            <w:r w:rsidR="00F42132">
              <w:rPr>
                <w:noProof/>
                <w:webHidden/>
              </w:rPr>
              <w:fldChar w:fldCharType="end"/>
            </w:r>
          </w:hyperlink>
        </w:p>
        <w:p w:rsidR="00F42132" w:rsidRDefault="009C5032">
          <w:pPr>
            <w:pStyle w:val="TDC3"/>
            <w:tabs>
              <w:tab w:val="left" w:pos="1320"/>
              <w:tab w:val="right" w:leader="dot" w:pos="8778"/>
            </w:tabs>
            <w:rPr>
              <w:noProof/>
            </w:rPr>
          </w:pPr>
          <w:hyperlink w:anchor="_Toc414268612" w:history="1">
            <w:r w:rsidR="00F42132" w:rsidRPr="0072541C">
              <w:rPr>
                <w:rStyle w:val="Hipervnculo"/>
                <w:noProof/>
                <w:lang w:bidi="x-none"/>
              </w:rPr>
              <w:t>1.3.2.</w:t>
            </w:r>
            <w:r w:rsidR="00F42132">
              <w:rPr>
                <w:noProof/>
              </w:rPr>
              <w:tab/>
            </w:r>
            <w:r w:rsidR="00F42132" w:rsidRPr="0072541C">
              <w:rPr>
                <w:rStyle w:val="Hipervnculo"/>
                <w:noProof/>
              </w:rPr>
              <w:t>RDF</w:t>
            </w:r>
            <w:r w:rsidR="00F42132">
              <w:rPr>
                <w:noProof/>
                <w:webHidden/>
              </w:rPr>
              <w:tab/>
            </w:r>
            <w:r w:rsidR="00F42132">
              <w:rPr>
                <w:noProof/>
                <w:webHidden/>
              </w:rPr>
              <w:fldChar w:fldCharType="begin"/>
            </w:r>
            <w:r w:rsidR="00F42132">
              <w:rPr>
                <w:noProof/>
                <w:webHidden/>
              </w:rPr>
              <w:instrText xml:space="preserve"> PAGEREF _Toc414268612 \h </w:instrText>
            </w:r>
            <w:r w:rsidR="00F42132">
              <w:rPr>
                <w:noProof/>
                <w:webHidden/>
              </w:rPr>
            </w:r>
            <w:r w:rsidR="00F42132">
              <w:rPr>
                <w:noProof/>
                <w:webHidden/>
              </w:rPr>
              <w:fldChar w:fldCharType="separate"/>
            </w:r>
            <w:r w:rsidR="000E0F9D">
              <w:rPr>
                <w:noProof/>
                <w:webHidden/>
              </w:rPr>
              <w:t>5</w:t>
            </w:r>
            <w:r w:rsidR="00F42132">
              <w:rPr>
                <w:noProof/>
                <w:webHidden/>
              </w:rPr>
              <w:fldChar w:fldCharType="end"/>
            </w:r>
          </w:hyperlink>
        </w:p>
        <w:p w:rsidR="00F42132" w:rsidRDefault="009C5032">
          <w:pPr>
            <w:pStyle w:val="TDC3"/>
            <w:tabs>
              <w:tab w:val="left" w:pos="1320"/>
              <w:tab w:val="right" w:leader="dot" w:pos="8778"/>
            </w:tabs>
            <w:rPr>
              <w:noProof/>
            </w:rPr>
          </w:pPr>
          <w:hyperlink w:anchor="_Toc414268613" w:history="1">
            <w:r w:rsidR="00F42132" w:rsidRPr="0072541C">
              <w:rPr>
                <w:rStyle w:val="Hipervnculo"/>
                <w:noProof/>
                <w:lang w:val="en-US" w:bidi="x-none"/>
              </w:rPr>
              <w:t>1.3.3.</w:t>
            </w:r>
            <w:r w:rsidR="00F42132">
              <w:rPr>
                <w:noProof/>
              </w:rPr>
              <w:tab/>
            </w:r>
            <w:r w:rsidR="00F42132" w:rsidRPr="0072541C">
              <w:rPr>
                <w:rStyle w:val="Hipervnculo"/>
                <w:noProof/>
                <w:lang w:val="en-US"/>
              </w:rPr>
              <w:t>SPARQL Query Language for RDF</w:t>
            </w:r>
            <w:r w:rsidR="00F42132">
              <w:rPr>
                <w:noProof/>
                <w:webHidden/>
              </w:rPr>
              <w:tab/>
            </w:r>
            <w:r w:rsidR="00F42132">
              <w:rPr>
                <w:noProof/>
                <w:webHidden/>
              </w:rPr>
              <w:fldChar w:fldCharType="begin"/>
            </w:r>
            <w:r w:rsidR="00F42132">
              <w:rPr>
                <w:noProof/>
                <w:webHidden/>
              </w:rPr>
              <w:instrText xml:space="preserve"> PAGEREF _Toc414268613 \h </w:instrText>
            </w:r>
            <w:r w:rsidR="00F42132">
              <w:rPr>
                <w:noProof/>
                <w:webHidden/>
              </w:rPr>
            </w:r>
            <w:r w:rsidR="00F42132">
              <w:rPr>
                <w:noProof/>
                <w:webHidden/>
              </w:rPr>
              <w:fldChar w:fldCharType="separate"/>
            </w:r>
            <w:r w:rsidR="000E0F9D">
              <w:rPr>
                <w:noProof/>
                <w:webHidden/>
              </w:rPr>
              <w:t>13</w:t>
            </w:r>
            <w:r w:rsidR="00F42132">
              <w:rPr>
                <w:noProof/>
                <w:webHidden/>
              </w:rPr>
              <w:fldChar w:fldCharType="end"/>
            </w:r>
          </w:hyperlink>
        </w:p>
        <w:p w:rsidR="00F42132" w:rsidRDefault="009C5032">
          <w:pPr>
            <w:pStyle w:val="TDC3"/>
            <w:tabs>
              <w:tab w:val="left" w:pos="1100"/>
              <w:tab w:val="right" w:leader="dot" w:pos="8778"/>
            </w:tabs>
            <w:rPr>
              <w:noProof/>
            </w:rPr>
          </w:pPr>
          <w:hyperlink w:anchor="_Toc414268614" w:history="1">
            <w:r w:rsidR="00F42132" w:rsidRPr="0072541C">
              <w:rPr>
                <w:rStyle w:val="Hipervnculo"/>
                <w:noProof/>
                <w14:scene3d>
                  <w14:camera w14:prst="orthographicFront"/>
                  <w14:lightRig w14:rig="threePt" w14:dir="t">
                    <w14:rot w14:lat="0" w14:lon="0" w14:rev="0"/>
                  </w14:lightRig>
                </w14:scene3d>
              </w:rPr>
              <w:t>1.4.</w:t>
            </w:r>
            <w:r w:rsidR="00F42132">
              <w:rPr>
                <w:noProof/>
              </w:rPr>
              <w:tab/>
            </w:r>
            <w:r w:rsidR="00F42132" w:rsidRPr="0072541C">
              <w:rPr>
                <w:rStyle w:val="Hipervnculo"/>
                <w:noProof/>
              </w:rPr>
              <w:t>Acerca de DBpedia</w:t>
            </w:r>
            <w:r w:rsidR="00F42132">
              <w:rPr>
                <w:noProof/>
                <w:webHidden/>
              </w:rPr>
              <w:tab/>
            </w:r>
            <w:r w:rsidR="00F42132">
              <w:rPr>
                <w:noProof/>
                <w:webHidden/>
              </w:rPr>
              <w:fldChar w:fldCharType="begin"/>
            </w:r>
            <w:r w:rsidR="00F42132">
              <w:rPr>
                <w:noProof/>
                <w:webHidden/>
              </w:rPr>
              <w:instrText xml:space="preserve"> PAGEREF _Toc414268614 \h </w:instrText>
            </w:r>
            <w:r w:rsidR="00F42132">
              <w:rPr>
                <w:noProof/>
                <w:webHidden/>
              </w:rPr>
            </w:r>
            <w:r w:rsidR="00F42132">
              <w:rPr>
                <w:noProof/>
                <w:webHidden/>
              </w:rPr>
              <w:fldChar w:fldCharType="separate"/>
            </w:r>
            <w:r w:rsidR="000E0F9D">
              <w:rPr>
                <w:noProof/>
                <w:webHidden/>
              </w:rPr>
              <w:t>14</w:t>
            </w:r>
            <w:r w:rsidR="00F42132">
              <w:rPr>
                <w:noProof/>
                <w:webHidden/>
              </w:rPr>
              <w:fldChar w:fldCharType="end"/>
            </w:r>
          </w:hyperlink>
        </w:p>
        <w:p w:rsidR="00F42132" w:rsidRDefault="009C5032">
          <w:pPr>
            <w:pStyle w:val="TDC3"/>
            <w:tabs>
              <w:tab w:val="left" w:pos="1320"/>
              <w:tab w:val="right" w:leader="dot" w:pos="8778"/>
            </w:tabs>
            <w:rPr>
              <w:noProof/>
            </w:rPr>
          </w:pPr>
          <w:hyperlink w:anchor="_Toc414268615" w:history="1">
            <w:r w:rsidR="00F42132" w:rsidRPr="0072541C">
              <w:rPr>
                <w:rStyle w:val="Hipervnculo"/>
                <w:noProof/>
                <w:lang w:bidi="x-none"/>
              </w:rPr>
              <w:t>1.4.1.</w:t>
            </w:r>
            <w:r w:rsidR="00F42132">
              <w:rPr>
                <w:noProof/>
              </w:rPr>
              <w:tab/>
            </w:r>
            <w:r w:rsidR="00F42132" w:rsidRPr="0072541C">
              <w:rPr>
                <w:rStyle w:val="Hipervnculo"/>
                <w:noProof/>
              </w:rPr>
              <w:t>Framework extracción</w:t>
            </w:r>
            <w:r w:rsidR="00F42132">
              <w:rPr>
                <w:noProof/>
                <w:webHidden/>
              </w:rPr>
              <w:tab/>
            </w:r>
            <w:r w:rsidR="00F42132">
              <w:rPr>
                <w:noProof/>
                <w:webHidden/>
              </w:rPr>
              <w:fldChar w:fldCharType="begin"/>
            </w:r>
            <w:r w:rsidR="00F42132">
              <w:rPr>
                <w:noProof/>
                <w:webHidden/>
              </w:rPr>
              <w:instrText xml:space="preserve"> PAGEREF _Toc414268615 \h </w:instrText>
            </w:r>
            <w:r w:rsidR="00F42132">
              <w:rPr>
                <w:noProof/>
                <w:webHidden/>
              </w:rPr>
            </w:r>
            <w:r w:rsidR="00F42132">
              <w:rPr>
                <w:noProof/>
                <w:webHidden/>
              </w:rPr>
              <w:fldChar w:fldCharType="separate"/>
            </w:r>
            <w:r w:rsidR="000E0F9D">
              <w:rPr>
                <w:noProof/>
                <w:webHidden/>
              </w:rPr>
              <w:t>15</w:t>
            </w:r>
            <w:r w:rsidR="00F42132">
              <w:rPr>
                <w:noProof/>
                <w:webHidden/>
              </w:rPr>
              <w:fldChar w:fldCharType="end"/>
            </w:r>
          </w:hyperlink>
        </w:p>
        <w:p w:rsidR="00F42132" w:rsidRDefault="009C5032">
          <w:pPr>
            <w:pStyle w:val="TDC3"/>
            <w:tabs>
              <w:tab w:val="left" w:pos="1320"/>
              <w:tab w:val="right" w:leader="dot" w:pos="8778"/>
            </w:tabs>
            <w:rPr>
              <w:noProof/>
            </w:rPr>
          </w:pPr>
          <w:hyperlink w:anchor="_Toc414268616" w:history="1">
            <w:r w:rsidR="00F42132" w:rsidRPr="0072541C">
              <w:rPr>
                <w:rStyle w:val="Hipervnculo"/>
                <w:noProof/>
                <w:lang w:bidi="x-none"/>
              </w:rPr>
              <w:t>1.4.2.</w:t>
            </w:r>
            <w:r w:rsidR="00F42132">
              <w:rPr>
                <w:noProof/>
              </w:rPr>
              <w:tab/>
            </w:r>
            <w:r w:rsidR="00F42132" w:rsidRPr="0072541C">
              <w:rPr>
                <w:rStyle w:val="Hipervnculo"/>
                <w:noProof/>
              </w:rPr>
              <w:t>DBpedia Dataset</w:t>
            </w:r>
            <w:r w:rsidR="00F42132">
              <w:rPr>
                <w:noProof/>
                <w:webHidden/>
              </w:rPr>
              <w:tab/>
            </w:r>
            <w:r w:rsidR="00F42132">
              <w:rPr>
                <w:noProof/>
                <w:webHidden/>
              </w:rPr>
              <w:fldChar w:fldCharType="begin"/>
            </w:r>
            <w:r w:rsidR="00F42132">
              <w:rPr>
                <w:noProof/>
                <w:webHidden/>
              </w:rPr>
              <w:instrText xml:space="preserve"> PAGEREF _Toc414268616 \h </w:instrText>
            </w:r>
            <w:r w:rsidR="00F42132">
              <w:rPr>
                <w:noProof/>
                <w:webHidden/>
              </w:rPr>
            </w:r>
            <w:r w:rsidR="00F42132">
              <w:rPr>
                <w:noProof/>
                <w:webHidden/>
              </w:rPr>
              <w:fldChar w:fldCharType="separate"/>
            </w:r>
            <w:r w:rsidR="000E0F9D">
              <w:rPr>
                <w:noProof/>
                <w:webHidden/>
              </w:rPr>
              <w:t>15</w:t>
            </w:r>
            <w:r w:rsidR="00F42132">
              <w:rPr>
                <w:noProof/>
                <w:webHidden/>
              </w:rPr>
              <w:fldChar w:fldCharType="end"/>
            </w:r>
          </w:hyperlink>
        </w:p>
        <w:p w:rsidR="00F42132" w:rsidRDefault="009C5032">
          <w:pPr>
            <w:pStyle w:val="TDC3"/>
            <w:tabs>
              <w:tab w:val="left" w:pos="1320"/>
              <w:tab w:val="right" w:leader="dot" w:pos="8778"/>
            </w:tabs>
            <w:rPr>
              <w:noProof/>
            </w:rPr>
          </w:pPr>
          <w:hyperlink w:anchor="_Toc414268617" w:history="1">
            <w:r w:rsidR="00F42132" w:rsidRPr="0072541C">
              <w:rPr>
                <w:rStyle w:val="Hipervnculo"/>
                <w:noProof/>
                <w:lang w:bidi="x-none"/>
              </w:rPr>
              <w:t>1.4.3.</w:t>
            </w:r>
            <w:r w:rsidR="00F42132">
              <w:rPr>
                <w:noProof/>
              </w:rPr>
              <w:tab/>
            </w:r>
            <w:r w:rsidR="00F42132" w:rsidRPr="0072541C">
              <w:rPr>
                <w:rStyle w:val="Hipervnculo"/>
                <w:noProof/>
              </w:rPr>
              <w:t>Acceso a DBpedia Dataset</w:t>
            </w:r>
            <w:r w:rsidR="00F42132">
              <w:rPr>
                <w:noProof/>
                <w:webHidden/>
              </w:rPr>
              <w:tab/>
            </w:r>
            <w:r w:rsidR="00F42132">
              <w:rPr>
                <w:noProof/>
                <w:webHidden/>
              </w:rPr>
              <w:fldChar w:fldCharType="begin"/>
            </w:r>
            <w:r w:rsidR="00F42132">
              <w:rPr>
                <w:noProof/>
                <w:webHidden/>
              </w:rPr>
              <w:instrText xml:space="preserve"> PAGEREF _Toc414268617 \h </w:instrText>
            </w:r>
            <w:r w:rsidR="00F42132">
              <w:rPr>
                <w:noProof/>
                <w:webHidden/>
              </w:rPr>
            </w:r>
            <w:r w:rsidR="00F42132">
              <w:rPr>
                <w:noProof/>
                <w:webHidden/>
              </w:rPr>
              <w:fldChar w:fldCharType="separate"/>
            </w:r>
            <w:r w:rsidR="000E0F9D">
              <w:rPr>
                <w:noProof/>
                <w:webHidden/>
              </w:rPr>
              <w:t>16</w:t>
            </w:r>
            <w:r w:rsidR="00F42132">
              <w:rPr>
                <w:noProof/>
                <w:webHidden/>
              </w:rPr>
              <w:fldChar w:fldCharType="end"/>
            </w:r>
          </w:hyperlink>
        </w:p>
        <w:p w:rsidR="00F42132" w:rsidRDefault="009C5032">
          <w:pPr>
            <w:pStyle w:val="TDC1"/>
            <w:rPr>
              <w:noProof/>
            </w:rPr>
          </w:pPr>
          <w:hyperlink w:anchor="_Toc414268618" w:history="1">
            <w:r w:rsidR="00F42132" w:rsidRPr="0072541C">
              <w:rPr>
                <w:rStyle w:val="Hipervnculo"/>
                <w:noProof/>
              </w:rPr>
              <w:t>2.</w:t>
            </w:r>
            <w:r w:rsidR="00F42132">
              <w:rPr>
                <w:noProof/>
              </w:rPr>
              <w:tab/>
            </w:r>
            <w:r w:rsidR="00F42132" w:rsidRPr="0072541C">
              <w:rPr>
                <w:rStyle w:val="Hipervnculo"/>
                <w:noProof/>
              </w:rPr>
              <w:t>Procesamiento de Lenguaje Natural (PLN)</w:t>
            </w:r>
            <w:r w:rsidR="00F42132">
              <w:rPr>
                <w:noProof/>
                <w:webHidden/>
              </w:rPr>
              <w:tab/>
            </w:r>
            <w:r w:rsidR="00F42132">
              <w:rPr>
                <w:noProof/>
                <w:webHidden/>
              </w:rPr>
              <w:fldChar w:fldCharType="begin"/>
            </w:r>
            <w:r w:rsidR="00F42132">
              <w:rPr>
                <w:noProof/>
                <w:webHidden/>
              </w:rPr>
              <w:instrText xml:space="preserve"> PAGEREF _Toc414268618 \h </w:instrText>
            </w:r>
            <w:r w:rsidR="00F42132">
              <w:rPr>
                <w:noProof/>
                <w:webHidden/>
              </w:rPr>
            </w:r>
            <w:r w:rsidR="00F42132">
              <w:rPr>
                <w:noProof/>
                <w:webHidden/>
              </w:rPr>
              <w:fldChar w:fldCharType="separate"/>
            </w:r>
            <w:r w:rsidR="000E0F9D">
              <w:rPr>
                <w:noProof/>
                <w:webHidden/>
              </w:rPr>
              <w:t>17</w:t>
            </w:r>
            <w:r w:rsidR="00F42132">
              <w:rPr>
                <w:noProof/>
                <w:webHidden/>
              </w:rPr>
              <w:fldChar w:fldCharType="end"/>
            </w:r>
          </w:hyperlink>
        </w:p>
        <w:p w:rsidR="00F42132" w:rsidRDefault="009C5032">
          <w:pPr>
            <w:pStyle w:val="TDC3"/>
            <w:tabs>
              <w:tab w:val="left" w:pos="1100"/>
              <w:tab w:val="right" w:leader="dot" w:pos="8778"/>
            </w:tabs>
            <w:rPr>
              <w:noProof/>
            </w:rPr>
          </w:pPr>
          <w:hyperlink w:anchor="_Toc414268619" w:history="1">
            <w:r w:rsidR="00F42132" w:rsidRPr="0072541C">
              <w:rPr>
                <w:rStyle w:val="Hipervnculo"/>
                <w:noProof/>
                <w14:scene3d>
                  <w14:camera w14:prst="orthographicFront"/>
                  <w14:lightRig w14:rig="threePt" w14:dir="t">
                    <w14:rot w14:lat="0" w14:lon="0" w14:rev="0"/>
                  </w14:lightRig>
                </w14:scene3d>
              </w:rPr>
              <w:t>2.1.</w:t>
            </w:r>
            <w:r w:rsidR="00F42132">
              <w:rPr>
                <w:noProof/>
              </w:rPr>
              <w:tab/>
            </w:r>
            <w:r w:rsidR="00F42132" w:rsidRPr="0072541C">
              <w:rPr>
                <w:rStyle w:val="Hipervnculo"/>
                <w:noProof/>
              </w:rPr>
              <w:t>Introducción</w:t>
            </w:r>
            <w:r w:rsidR="00F42132">
              <w:rPr>
                <w:noProof/>
                <w:webHidden/>
              </w:rPr>
              <w:tab/>
            </w:r>
            <w:r w:rsidR="00F42132">
              <w:rPr>
                <w:noProof/>
                <w:webHidden/>
              </w:rPr>
              <w:fldChar w:fldCharType="begin"/>
            </w:r>
            <w:r w:rsidR="00F42132">
              <w:rPr>
                <w:noProof/>
                <w:webHidden/>
              </w:rPr>
              <w:instrText xml:space="preserve"> PAGEREF _Toc414268619 \h </w:instrText>
            </w:r>
            <w:r w:rsidR="00F42132">
              <w:rPr>
                <w:noProof/>
                <w:webHidden/>
              </w:rPr>
            </w:r>
            <w:r w:rsidR="00F42132">
              <w:rPr>
                <w:noProof/>
                <w:webHidden/>
              </w:rPr>
              <w:fldChar w:fldCharType="separate"/>
            </w:r>
            <w:r w:rsidR="000E0F9D">
              <w:rPr>
                <w:noProof/>
                <w:webHidden/>
              </w:rPr>
              <w:t>17</w:t>
            </w:r>
            <w:r w:rsidR="00F42132">
              <w:rPr>
                <w:noProof/>
                <w:webHidden/>
              </w:rPr>
              <w:fldChar w:fldCharType="end"/>
            </w:r>
          </w:hyperlink>
        </w:p>
        <w:p w:rsidR="00F42132" w:rsidRDefault="009C5032">
          <w:pPr>
            <w:pStyle w:val="TDC3"/>
            <w:tabs>
              <w:tab w:val="left" w:pos="1100"/>
              <w:tab w:val="right" w:leader="dot" w:pos="8778"/>
            </w:tabs>
            <w:rPr>
              <w:noProof/>
            </w:rPr>
          </w:pPr>
          <w:hyperlink w:anchor="_Toc414268620" w:history="1">
            <w:r w:rsidR="00F42132" w:rsidRPr="0072541C">
              <w:rPr>
                <w:rStyle w:val="Hipervnculo"/>
                <w:noProof/>
                <w14:scene3d>
                  <w14:camera w14:prst="orthographicFront"/>
                  <w14:lightRig w14:rig="threePt" w14:dir="t">
                    <w14:rot w14:lat="0" w14:lon="0" w14:rev="0"/>
                  </w14:lightRig>
                </w14:scene3d>
              </w:rPr>
              <w:t>2.2.</w:t>
            </w:r>
            <w:r w:rsidR="00F42132">
              <w:rPr>
                <w:noProof/>
              </w:rPr>
              <w:tab/>
            </w:r>
            <w:r w:rsidR="00F42132" w:rsidRPr="0072541C">
              <w:rPr>
                <w:rStyle w:val="Hipervnculo"/>
                <w:noProof/>
                <w:lang w:val="en-US"/>
              </w:rPr>
              <w:t xml:space="preserve">Part of </w:t>
            </w:r>
            <w:r w:rsidR="00F42132" w:rsidRPr="0072541C">
              <w:rPr>
                <w:rStyle w:val="Hipervnculo"/>
                <w:noProof/>
              </w:rPr>
              <w:t>Speech</w:t>
            </w:r>
            <w:r w:rsidR="00F42132" w:rsidRPr="0072541C">
              <w:rPr>
                <w:rStyle w:val="Hipervnculo"/>
                <w:noProof/>
                <w:lang w:val="en-US"/>
              </w:rPr>
              <w:t xml:space="preserve"> Tagger</w:t>
            </w:r>
            <w:r w:rsidR="00F42132">
              <w:rPr>
                <w:noProof/>
                <w:webHidden/>
              </w:rPr>
              <w:tab/>
            </w:r>
            <w:r w:rsidR="00F42132">
              <w:rPr>
                <w:noProof/>
                <w:webHidden/>
              </w:rPr>
              <w:fldChar w:fldCharType="begin"/>
            </w:r>
            <w:r w:rsidR="00F42132">
              <w:rPr>
                <w:noProof/>
                <w:webHidden/>
              </w:rPr>
              <w:instrText xml:space="preserve"> PAGEREF _Toc414268620 \h </w:instrText>
            </w:r>
            <w:r w:rsidR="00F42132">
              <w:rPr>
                <w:noProof/>
                <w:webHidden/>
              </w:rPr>
            </w:r>
            <w:r w:rsidR="00F42132">
              <w:rPr>
                <w:noProof/>
                <w:webHidden/>
              </w:rPr>
              <w:fldChar w:fldCharType="separate"/>
            </w:r>
            <w:r w:rsidR="000E0F9D">
              <w:rPr>
                <w:noProof/>
                <w:webHidden/>
              </w:rPr>
              <w:t>17</w:t>
            </w:r>
            <w:r w:rsidR="00F42132">
              <w:rPr>
                <w:noProof/>
                <w:webHidden/>
              </w:rPr>
              <w:fldChar w:fldCharType="end"/>
            </w:r>
          </w:hyperlink>
        </w:p>
        <w:p w:rsidR="00F42132" w:rsidRDefault="009C5032">
          <w:pPr>
            <w:pStyle w:val="TDC3"/>
            <w:tabs>
              <w:tab w:val="left" w:pos="1100"/>
              <w:tab w:val="right" w:leader="dot" w:pos="8778"/>
            </w:tabs>
            <w:rPr>
              <w:noProof/>
            </w:rPr>
          </w:pPr>
          <w:hyperlink w:anchor="_Toc414268621" w:history="1">
            <w:r w:rsidR="00F42132" w:rsidRPr="0072541C">
              <w:rPr>
                <w:rStyle w:val="Hipervnculo"/>
                <w:noProof/>
                <w14:scene3d>
                  <w14:camera w14:prst="orthographicFront"/>
                  <w14:lightRig w14:rig="threePt" w14:dir="t">
                    <w14:rot w14:lat="0" w14:lon="0" w14:rev="0"/>
                  </w14:lightRig>
                </w14:scene3d>
              </w:rPr>
              <w:t>2.3.</w:t>
            </w:r>
            <w:r w:rsidR="00F42132">
              <w:rPr>
                <w:noProof/>
              </w:rPr>
              <w:tab/>
            </w:r>
            <w:r w:rsidR="00F42132" w:rsidRPr="0072541C">
              <w:rPr>
                <w:rStyle w:val="Hipervnculo"/>
                <w:noProof/>
                <w:lang w:val="en-US"/>
              </w:rPr>
              <w:t>Chunking</w:t>
            </w:r>
            <w:r w:rsidR="00F42132">
              <w:rPr>
                <w:noProof/>
                <w:webHidden/>
              </w:rPr>
              <w:tab/>
            </w:r>
            <w:r w:rsidR="00F42132">
              <w:rPr>
                <w:noProof/>
                <w:webHidden/>
              </w:rPr>
              <w:fldChar w:fldCharType="begin"/>
            </w:r>
            <w:r w:rsidR="00F42132">
              <w:rPr>
                <w:noProof/>
                <w:webHidden/>
              </w:rPr>
              <w:instrText xml:space="preserve"> PAGEREF _Toc414268621 \h </w:instrText>
            </w:r>
            <w:r w:rsidR="00F42132">
              <w:rPr>
                <w:noProof/>
                <w:webHidden/>
              </w:rPr>
            </w:r>
            <w:r w:rsidR="00F42132">
              <w:rPr>
                <w:noProof/>
                <w:webHidden/>
              </w:rPr>
              <w:fldChar w:fldCharType="separate"/>
            </w:r>
            <w:r w:rsidR="000E0F9D">
              <w:rPr>
                <w:noProof/>
                <w:webHidden/>
              </w:rPr>
              <w:t>18</w:t>
            </w:r>
            <w:r w:rsidR="00F42132">
              <w:rPr>
                <w:noProof/>
                <w:webHidden/>
              </w:rPr>
              <w:fldChar w:fldCharType="end"/>
            </w:r>
          </w:hyperlink>
        </w:p>
        <w:p w:rsidR="00F42132" w:rsidRDefault="009C5032">
          <w:pPr>
            <w:pStyle w:val="TDC3"/>
            <w:tabs>
              <w:tab w:val="left" w:pos="1100"/>
              <w:tab w:val="right" w:leader="dot" w:pos="8778"/>
            </w:tabs>
            <w:rPr>
              <w:noProof/>
            </w:rPr>
          </w:pPr>
          <w:hyperlink w:anchor="_Toc414268622" w:history="1">
            <w:r w:rsidR="00F42132" w:rsidRPr="0072541C">
              <w:rPr>
                <w:rStyle w:val="Hipervnculo"/>
                <w:noProof/>
                <w14:scene3d>
                  <w14:camera w14:prst="orthographicFront"/>
                  <w14:lightRig w14:rig="threePt" w14:dir="t">
                    <w14:rot w14:lat="0" w14:lon="0" w14:rev="0"/>
                  </w14:lightRig>
                </w14:scene3d>
              </w:rPr>
              <w:t>2.4.</w:t>
            </w:r>
            <w:r w:rsidR="00F42132">
              <w:rPr>
                <w:noProof/>
              </w:rPr>
              <w:tab/>
            </w:r>
            <w:r w:rsidR="00F42132" w:rsidRPr="0072541C">
              <w:rPr>
                <w:rStyle w:val="Hipervnculo"/>
                <w:noProof/>
              </w:rPr>
              <w:t>Desambiguación</w:t>
            </w:r>
            <w:r w:rsidR="00F42132">
              <w:rPr>
                <w:noProof/>
                <w:webHidden/>
              </w:rPr>
              <w:tab/>
            </w:r>
            <w:r w:rsidR="00F42132">
              <w:rPr>
                <w:noProof/>
                <w:webHidden/>
              </w:rPr>
              <w:fldChar w:fldCharType="begin"/>
            </w:r>
            <w:r w:rsidR="00F42132">
              <w:rPr>
                <w:noProof/>
                <w:webHidden/>
              </w:rPr>
              <w:instrText xml:space="preserve"> PAGEREF _Toc414268622 \h </w:instrText>
            </w:r>
            <w:r w:rsidR="00F42132">
              <w:rPr>
                <w:noProof/>
                <w:webHidden/>
              </w:rPr>
            </w:r>
            <w:r w:rsidR="00F42132">
              <w:rPr>
                <w:noProof/>
                <w:webHidden/>
              </w:rPr>
              <w:fldChar w:fldCharType="separate"/>
            </w:r>
            <w:r w:rsidR="000E0F9D">
              <w:rPr>
                <w:noProof/>
                <w:webHidden/>
              </w:rPr>
              <w:t>18</w:t>
            </w:r>
            <w:r w:rsidR="00F42132">
              <w:rPr>
                <w:noProof/>
                <w:webHidden/>
              </w:rPr>
              <w:fldChar w:fldCharType="end"/>
            </w:r>
          </w:hyperlink>
        </w:p>
        <w:p w:rsidR="00F42132" w:rsidRDefault="009C5032">
          <w:pPr>
            <w:pStyle w:val="TDC3"/>
            <w:tabs>
              <w:tab w:val="left" w:pos="1320"/>
              <w:tab w:val="right" w:leader="dot" w:pos="8778"/>
            </w:tabs>
            <w:rPr>
              <w:noProof/>
            </w:rPr>
          </w:pPr>
          <w:hyperlink w:anchor="_Toc414268623" w:history="1">
            <w:r w:rsidR="00F42132" w:rsidRPr="0072541C">
              <w:rPr>
                <w:rStyle w:val="Hipervnculo"/>
                <w:noProof/>
                <w:lang w:bidi="x-none"/>
              </w:rPr>
              <w:t>2.4.1.</w:t>
            </w:r>
            <w:r w:rsidR="00F42132">
              <w:rPr>
                <w:noProof/>
              </w:rPr>
              <w:tab/>
            </w:r>
            <w:r w:rsidR="00F42132" w:rsidRPr="0072541C">
              <w:rPr>
                <w:rStyle w:val="Hipervnculo"/>
                <w:noProof/>
              </w:rPr>
              <w:t>Métodos basados en el conociendo.</w:t>
            </w:r>
            <w:r w:rsidR="00F42132">
              <w:rPr>
                <w:noProof/>
                <w:webHidden/>
              </w:rPr>
              <w:tab/>
            </w:r>
            <w:r w:rsidR="00F42132">
              <w:rPr>
                <w:noProof/>
                <w:webHidden/>
              </w:rPr>
              <w:fldChar w:fldCharType="begin"/>
            </w:r>
            <w:r w:rsidR="00F42132">
              <w:rPr>
                <w:noProof/>
                <w:webHidden/>
              </w:rPr>
              <w:instrText xml:space="preserve"> PAGEREF _Toc414268623 \h </w:instrText>
            </w:r>
            <w:r w:rsidR="00F42132">
              <w:rPr>
                <w:noProof/>
                <w:webHidden/>
              </w:rPr>
            </w:r>
            <w:r w:rsidR="00F42132">
              <w:rPr>
                <w:noProof/>
                <w:webHidden/>
              </w:rPr>
              <w:fldChar w:fldCharType="separate"/>
            </w:r>
            <w:r w:rsidR="000E0F9D">
              <w:rPr>
                <w:noProof/>
                <w:webHidden/>
              </w:rPr>
              <w:t>19</w:t>
            </w:r>
            <w:r w:rsidR="00F42132">
              <w:rPr>
                <w:noProof/>
                <w:webHidden/>
              </w:rPr>
              <w:fldChar w:fldCharType="end"/>
            </w:r>
          </w:hyperlink>
        </w:p>
        <w:p w:rsidR="00F42132" w:rsidRDefault="009C5032">
          <w:pPr>
            <w:pStyle w:val="TDC3"/>
            <w:tabs>
              <w:tab w:val="left" w:pos="1100"/>
              <w:tab w:val="right" w:leader="dot" w:pos="8778"/>
            </w:tabs>
            <w:rPr>
              <w:noProof/>
            </w:rPr>
          </w:pPr>
          <w:hyperlink w:anchor="_Toc414268624" w:history="1">
            <w:r w:rsidR="00F42132" w:rsidRPr="0072541C">
              <w:rPr>
                <w:rStyle w:val="Hipervnculo"/>
                <w:noProof/>
                <w14:scene3d>
                  <w14:camera w14:prst="orthographicFront"/>
                  <w14:lightRig w14:rig="threePt" w14:dir="t">
                    <w14:rot w14:lat="0" w14:lon="0" w14:rev="0"/>
                  </w14:lightRig>
                </w14:scene3d>
              </w:rPr>
              <w:t>2.5.</w:t>
            </w:r>
            <w:r w:rsidR="00F42132">
              <w:rPr>
                <w:noProof/>
              </w:rPr>
              <w:tab/>
            </w:r>
            <w:r w:rsidR="00F42132" w:rsidRPr="0072541C">
              <w:rPr>
                <w:rStyle w:val="Hipervnculo"/>
                <w:noProof/>
              </w:rPr>
              <w:t>Servicios Web</w:t>
            </w:r>
            <w:r w:rsidR="00F42132">
              <w:rPr>
                <w:noProof/>
                <w:webHidden/>
              </w:rPr>
              <w:tab/>
            </w:r>
            <w:r w:rsidR="00F42132">
              <w:rPr>
                <w:noProof/>
                <w:webHidden/>
              </w:rPr>
              <w:fldChar w:fldCharType="begin"/>
            </w:r>
            <w:r w:rsidR="00F42132">
              <w:rPr>
                <w:noProof/>
                <w:webHidden/>
              </w:rPr>
              <w:instrText xml:space="preserve"> PAGEREF _Toc414268624 \h </w:instrText>
            </w:r>
            <w:r w:rsidR="00F42132">
              <w:rPr>
                <w:noProof/>
                <w:webHidden/>
              </w:rPr>
            </w:r>
            <w:r w:rsidR="00F42132">
              <w:rPr>
                <w:noProof/>
                <w:webHidden/>
              </w:rPr>
              <w:fldChar w:fldCharType="separate"/>
            </w:r>
            <w:r w:rsidR="000E0F9D">
              <w:rPr>
                <w:noProof/>
                <w:webHidden/>
              </w:rPr>
              <w:t>20</w:t>
            </w:r>
            <w:r w:rsidR="00F42132">
              <w:rPr>
                <w:noProof/>
                <w:webHidden/>
              </w:rPr>
              <w:fldChar w:fldCharType="end"/>
            </w:r>
          </w:hyperlink>
        </w:p>
        <w:p w:rsidR="00F42132" w:rsidRDefault="009C5032">
          <w:pPr>
            <w:pStyle w:val="TDC3"/>
            <w:tabs>
              <w:tab w:val="left" w:pos="1320"/>
              <w:tab w:val="right" w:leader="dot" w:pos="8778"/>
            </w:tabs>
            <w:rPr>
              <w:noProof/>
            </w:rPr>
          </w:pPr>
          <w:hyperlink w:anchor="_Toc414268625" w:history="1">
            <w:r w:rsidR="00F42132" w:rsidRPr="0072541C">
              <w:rPr>
                <w:rStyle w:val="Hipervnculo"/>
                <w:noProof/>
                <w:lang w:bidi="x-none"/>
              </w:rPr>
              <w:t>2.5.1.</w:t>
            </w:r>
            <w:r w:rsidR="00F42132">
              <w:rPr>
                <w:noProof/>
              </w:rPr>
              <w:tab/>
            </w:r>
            <w:r w:rsidR="00F42132" w:rsidRPr="0072541C">
              <w:rPr>
                <w:rStyle w:val="Hipervnculo"/>
                <w:noProof/>
              </w:rPr>
              <w:t>Introducción</w:t>
            </w:r>
            <w:r w:rsidR="00F42132">
              <w:rPr>
                <w:noProof/>
                <w:webHidden/>
              </w:rPr>
              <w:tab/>
            </w:r>
            <w:r w:rsidR="00F42132">
              <w:rPr>
                <w:noProof/>
                <w:webHidden/>
              </w:rPr>
              <w:fldChar w:fldCharType="begin"/>
            </w:r>
            <w:r w:rsidR="00F42132">
              <w:rPr>
                <w:noProof/>
                <w:webHidden/>
              </w:rPr>
              <w:instrText xml:space="preserve"> PAGEREF _Toc414268625 \h </w:instrText>
            </w:r>
            <w:r w:rsidR="00F42132">
              <w:rPr>
                <w:noProof/>
                <w:webHidden/>
              </w:rPr>
            </w:r>
            <w:r w:rsidR="00F42132">
              <w:rPr>
                <w:noProof/>
                <w:webHidden/>
              </w:rPr>
              <w:fldChar w:fldCharType="separate"/>
            </w:r>
            <w:r w:rsidR="000E0F9D">
              <w:rPr>
                <w:noProof/>
                <w:webHidden/>
              </w:rPr>
              <w:t>20</w:t>
            </w:r>
            <w:r w:rsidR="00F42132">
              <w:rPr>
                <w:noProof/>
                <w:webHidden/>
              </w:rPr>
              <w:fldChar w:fldCharType="end"/>
            </w:r>
          </w:hyperlink>
        </w:p>
        <w:p w:rsidR="00F42132" w:rsidRDefault="009C5032">
          <w:pPr>
            <w:pStyle w:val="TDC3"/>
            <w:tabs>
              <w:tab w:val="left" w:pos="1320"/>
              <w:tab w:val="right" w:leader="dot" w:pos="8778"/>
            </w:tabs>
            <w:rPr>
              <w:noProof/>
            </w:rPr>
          </w:pPr>
          <w:hyperlink w:anchor="_Toc414268626" w:history="1">
            <w:r w:rsidR="00F42132" w:rsidRPr="0072541C">
              <w:rPr>
                <w:rStyle w:val="Hipervnculo"/>
                <w:noProof/>
                <w:lang w:bidi="x-none"/>
              </w:rPr>
              <w:t>2.5.2.</w:t>
            </w:r>
            <w:r w:rsidR="00F42132">
              <w:rPr>
                <w:noProof/>
              </w:rPr>
              <w:tab/>
            </w:r>
            <w:r w:rsidR="00F42132" w:rsidRPr="0072541C">
              <w:rPr>
                <w:rStyle w:val="Hipervnculo"/>
                <w:noProof/>
              </w:rPr>
              <w:t>Tipos de servicios web</w:t>
            </w:r>
            <w:r w:rsidR="00F42132">
              <w:rPr>
                <w:noProof/>
                <w:webHidden/>
              </w:rPr>
              <w:tab/>
            </w:r>
            <w:r w:rsidR="00F42132">
              <w:rPr>
                <w:noProof/>
                <w:webHidden/>
              </w:rPr>
              <w:fldChar w:fldCharType="begin"/>
            </w:r>
            <w:r w:rsidR="00F42132">
              <w:rPr>
                <w:noProof/>
                <w:webHidden/>
              </w:rPr>
              <w:instrText xml:space="preserve"> PAGEREF _Toc414268626 \h </w:instrText>
            </w:r>
            <w:r w:rsidR="00F42132">
              <w:rPr>
                <w:noProof/>
                <w:webHidden/>
              </w:rPr>
            </w:r>
            <w:r w:rsidR="00F42132">
              <w:rPr>
                <w:noProof/>
                <w:webHidden/>
              </w:rPr>
              <w:fldChar w:fldCharType="separate"/>
            </w:r>
            <w:r w:rsidR="000E0F9D">
              <w:rPr>
                <w:noProof/>
                <w:webHidden/>
              </w:rPr>
              <w:t>21</w:t>
            </w:r>
            <w:r w:rsidR="00F42132">
              <w:rPr>
                <w:noProof/>
                <w:webHidden/>
              </w:rPr>
              <w:fldChar w:fldCharType="end"/>
            </w:r>
          </w:hyperlink>
        </w:p>
        <w:p w:rsidR="00F42132" w:rsidRDefault="009C5032">
          <w:pPr>
            <w:pStyle w:val="TDC3"/>
            <w:tabs>
              <w:tab w:val="left" w:pos="1320"/>
              <w:tab w:val="right" w:leader="dot" w:pos="8778"/>
            </w:tabs>
            <w:rPr>
              <w:noProof/>
            </w:rPr>
          </w:pPr>
          <w:hyperlink w:anchor="_Toc414268627" w:history="1">
            <w:r w:rsidR="00F42132" w:rsidRPr="0072541C">
              <w:rPr>
                <w:rStyle w:val="Hipervnculo"/>
                <w:noProof/>
                <w:lang w:bidi="x-none"/>
              </w:rPr>
              <w:t>2.5.3.</w:t>
            </w:r>
            <w:r w:rsidR="00F42132">
              <w:rPr>
                <w:noProof/>
              </w:rPr>
              <w:tab/>
            </w:r>
            <w:r w:rsidR="00F42132" w:rsidRPr="0072541C">
              <w:rPr>
                <w:rStyle w:val="Hipervnculo"/>
                <w:noProof/>
              </w:rPr>
              <w:t>Recursos y  representaciones</w:t>
            </w:r>
            <w:r w:rsidR="00F42132">
              <w:rPr>
                <w:noProof/>
                <w:webHidden/>
              </w:rPr>
              <w:tab/>
            </w:r>
            <w:r w:rsidR="00F42132">
              <w:rPr>
                <w:noProof/>
                <w:webHidden/>
              </w:rPr>
              <w:fldChar w:fldCharType="begin"/>
            </w:r>
            <w:r w:rsidR="00F42132">
              <w:rPr>
                <w:noProof/>
                <w:webHidden/>
              </w:rPr>
              <w:instrText xml:space="preserve"> PAGEREF _Toc414268627 \h </w:instrText>
            </w:r>
            <w:r w:rsidR="00F42132">
              <w:rPr>
                <w:noProof/>
                <w:webHidden/>
              </w:rPr>
            </w:r>
            <w:r w:rsidR="00F42132">
              <w:rPr>
                <w:noProof/>
                <w:webHidden/>
              </w:rPr>
              <w:fldChar w:fldCharType="separate"/>
            </w:r>
            <w:r w:rsidR="000E0F9D">
              <w:rPr>
                <w:noProof/>
                <w:webHidden/>
              </w:rPr>
              <w:t>23</w:t>
            </w:r>
            <w:r w:rsidR="00F42132">
              <w:rPr>
                <w:noProof/>
                <w:webHidden/>
              </w:rPr>
              <w:fldChar w:fldCharType="end"/>
            </w:r>
          </w:hyperlink>
        </w:p>
        <w:p w:rsidR="00F42132" w:rsidRDefault="009C5032">
          <w:pPr>
            <w:pStyle w:val="TDC1"/>
            <w:rPr>
              <w:noProof/>
            </w:rPr>
          </w:pPr>
          <w:hyperlink w:anchor="_Toc414268628" w:history="1">
            <w:r w:rsidR="00F42132" w:rsidRPr="0072541C">
              <w:rPr>
                <w:rStyle w:val="Hipervnculo"/>
                <w:rFonts w:cs="Arial"/>
                <w:noProof/>
              </w:rPr>
              <w:t>CAPITULO 2: PROBLEMÁTICA</w:t>
            </w:r>
            <w:r w:rsidR="00F42132">
              <w:rPr>
                <w:noProof/>
                <w:webHidden/>
              </w:rPr>
              <w:tab/>
            </w:r>
            <w:r w:rsidR="00F42132">
              <w:rPr>
                <w:noProof/>
                <w:webHidden/>
              </w:rPr>
              <w:fldChar w:fldCharType="begin"/>
            </w:r>
            <w:r w:rsidR="00F42132">
              <w:rPr>
                <w:noProof/>
                <w:webHidden/>
              </w:rPr>
              <w:instrText xml:space="preserve"> PAGEREF _Toc414268628 \h </w:instrText>
            </w:r>
            <w:r w:rsidR="00F42132">
              <w:rPr>
                <w:noProof/>
                <w:webHidden/>
              </w:rPr>
            </w:r>
            <w:r w:rsidR="00F42132">
              <w:rPr>
                <w:noProof/>
                <w:webHidden/>
              </w:rPr>
              <w:fldChar w:fldCharType="separate"/>
            </w:r>
            <w:r w:rsidR="000E0F9D">
              <w:rPr>
                <w:noProof/>
                <w:webHidden/>
              </w:rPr>
              <w:t>24</w:t>
            </w:r>
            <w:r w:rsidR="00F42132">
              <w:rPr>
                <w:noProof/>
                <w:webHidden/>
              </w:rPr>
              <w:fldChar w:fldCharType="end"/>
            </w:r>
          </w:hyperlink>
        </w:p>
        <w:p w:rsidR="00F42132" w:rsidRDefault="009C5032">
          <w:pPr>
            <w:pStyle w:val="TDC1"/>
            <w:rPr>
              <w:noProof/>
            </w:rPr>
          </w:pPr>
          <w:hyperlink w:anchor="_Toc414268629" w:history="1">
            <w:r w:rsidR="00F42132" w:rsidRPr="0072541C">
              <w:rPr>
                <w:rStyle w:val="Hipervnculo"/>
                <w:noProof/>
              </w:rPr>
              <w:t>1.</w:t>
            </w:r>
            <w:r w:rsidR="00F42132">
              <w:rPr>
                <w:noProof/>
              </w:rPr>
              <w:tab/>
            </w:r>
            <w:r w:rsidR="00F42132" w:rsidRPr="0072541C">
              <w:rPr>
                <w:rStyle w:val="Hipervnculo"/>
                <w:noProof/>
              </w:rPr>
              <w:t>Estado actual</w:t>
            </w:r>
            <w:r w:rsidR="00F42132">
              <w:rPr>
                <w:noProof/>
                <w:webHidden/>
              </w:rPr>
              <w:tab/>
            </w:r>
            <w:r w:rsidR="00F42132">
              <w:rPr>
                <w:noProof/>
                <w:webHidden/>
              </w:rPr>
              <w:fldChar w:fldCharType="begin"/>
            </w:r>
            <w:r w:rsidR="00F42132">
              <w:rPr>
                <w:noProof/>
                <w:webHidden/>
              </w:rPr>
              <w:instrText xml:space="preserve"> PAGEREF _Toc414268629 \h </w:instrText>
            </w:r>
            <w:r w:rsidR="00F42132">
              <w:rPr>
                <w:noProof/>
                <w:webHidden/>
              </w:rPr>
            </w:r>
            <w:r w:rsidR="00F42132">
              <w:rPr>
                <w:noProof/>
                <w:webHidden/>
              </w:rPr>
              <w:fldChar w:fldCharType="separate"/>
            </w:r>
            <w:r w:rsidR="000E0F9D">
              <w:rPr>
                <w:noProof/>
                <w:webHidden/>
              </w:rPr>
              <w:t>25</w:t>
            </w:r>
            <w:r w:rsidR="00F42132">
              <w:rPr>
                <w:noProof/>
                <w:webHidden/>
              </w:rPr>
              <w:fldChar w:fldCharType="end"/>
            </w:r>
          </w:hyperlink>
        </w:p>
        <w:p w:rsidR="00F42132" w:rsidRDefault="009C5032">
          <w:pPr>
            <w:pStyle w:val="TDC1"/>
            <w:rPr>
              <w:noProof/>
            </w:rPr>
          </w:pPr>
          <w:hyperlink w:anchor="_Toc414268630" w:history="1">
            <w:r w:rsidR="00F42132" w:rsidRPr="0072541C">
              <w:rPr>
                <w:rStyle w:val="Hipervnculo"/>
                <w:noProof/>
              </w:rPr>
              <w:t>2.</w:t>
            </w:r>
            <w:r w:rsidR="00F42132">
              <w:rPr>
                <w:noProof/>
              </w:rPr>
              <w:tab/>
            </w:r>
            <w:r w:rsidR="00F42132" w:rsidRPr="0072541C">
              <w:rPr>
                <w:rStyle w:val="Hipervnculo"/>
                <w:noProof/>
              </w:rPr>
              <w:t>Justificación</w:t>
            </w:r>
            <w:r w:rsidR="00F42132">
              <w:rPr>
                <w:noProof/>
                <w:webHidden/>
              </w:rPr>
              <w:tab/>
            </w:r>
            <w:r w:rsidR="00F42132">
              <w:rPr>
                <w:noProof/>
                <w:webHidden/>
              </w:rPr>
              <w:fldChar w:fldCharType="begin"/>
            </w:r>
            <w:r w:rsidR="00F42132">
              <w:rPr>
                <w:noProof/>
                <w:webHidden/>
              </w:rPr>
              <w:instrText xml:space="preserve"> PAGEREF _Toc414268630 \h </w:instrText>
            </w:r>
            <w:r w:rsidR="00F42132">
              <w:rPr>
                <w:noProof/>
                <w:webHidden/>
              </w:rPr>
            </w:r>
            <w:r w:rsidR="00F42132">
              <w:rPr>
                <w:noProof/>
                <w:webHidden/>
              </w:rPr>
              <w:fldChar w:fldCharType="separate"/>
            </w:r>
            <w:r w:rsidR="000E0F9D">
              <w:rPr>
                <w:noProof/>
                <w:webHidden/>
              </w:rPr>
              <w:t>25</w:t>
            </w:r>
            <w:r w:rsidR="00F42132">
              <w:rPr>
                <w:noProof/>
                <w:webHidden/>
              </w:rPr>
              <w:fldChar w:fldCharType="end"/>
            </w:r>
          </w:hyperlink>
        </w:p>
        <w:p w:rsidR="00F42132" w:rsidRDefault="009C5032">
          <w:pPr>
            <w:pStyle w:val="TDC1"/>
            <w:rPr>
              <w:noProof/>
            </w:rPr>
          </w:pPr>
          <w:hyperlink w:anchor="_Toc414268631" w:history="1">
            <w:r w:rsidR="00F42132" w:rsidRPr="0072541C">
              <w:rPr>
                <w:rStyle w:val="Hipervnculo"/>
                <w:noProof/>
              </w:rPr>
              <w:t>3.</w:t>
            </w:r>
            <w:r w:rsidR="00F42132">
              <w:rPr>
                <w:noProof/>
              </w:rPr>
              <w:tab/>
            </w:r>
            <w:r w:rsidR="00F42132" w:rsidRPr="0072541C">
              <w:rPr>
                <w:rStyle w:val="Hipervnculo"/>
                <w:noProof/>
              </w:rPr>
              <w:t>Objetivo General.</w:t>
            </w:r>
            <w:r w:rsidR="00F42132">
              <w:rPr>
                <w:noProof/>
                <w:webHidden/>
              </w:rPr>
              <w:tab/>
            </w:r>
            <w:r w:rsidR="00F42132">
              <w:rPr>
                <w:noProof/>
                <w:webHidden/>
              </w:rPr>
              <w:fldChar w:fldCharType="begin"/>
            </w:r>
            <w:r w:rsidR="00F42132">
              <w:rPr>
                <w:noProof/>
                <w:webHidden/>
              </w:rPr>
              <w:instrText xml:space="preserve"> PAGEREF _Toc414268631 \h </w:instrText>
            </w:r>
            <w:r w:rsidR="00F42132">
              <w:rPr>
                <w:noProof/>
                <w:webHidden/>
              </w:rPr>
            </w:r>
            <w:r w:rsidR="00F42132">
              <w:rPr>
                <w:noProof/>
                <w:webHidden/>
              </w:rPr>
              <w:fldChar w:fldCharType="separate"/>
            </w:r>
            <w:r w:rsidR="000E0F9D">
              <w:rPr>
                <w:noProof/>
                <w:webHidden/>
              </w:rPr>
              <w:t>26</w:t>
            </w:r>
            <w:r w:rsidR="00F42132">
              <w:rPr>
                <w:noProof/>
                <w:webHidden/>
              </w:rPr>
              <w:fldChar w:fldCharType="end"/>
            </w:r>
          </w:hyperlink>
        </w:p>
        <w:p w:rsidR="00F42132" w:rsidRDefault="009C5032">
          <w:pPr>
            <w:pStyle w:val="TDC1"/>
            <w:rPr>
              <w:noProof/>
            </w:rPr>
          </w:pPr>
          <w:hyperlink w:anchor="_Toc414268632" w:history="1">
            <w:r w:rsidR="00F42132" w:rsidRPr="0072541C">
              <w:rPr>
                <w:rStyle w:val="Hipervnculo"/>
                <w:noProof/>
              </w:rPr>
              <w:t>4.</w:t>
            </w:r>
            <w:r w:rsidR="00F42132">
              <w:rPr>
                <w:noProof/>
              </w:rPr>
              <w:tab/>
            </w:r>
            <w:r w:rsidR="00F42132" w:rsidRPr="0072541C">
              <w:rPr>
                <w:rStyle w:val="Hipervnculo"/>
                <w:noProof/>
              </w:rPr>
              <w:t>Objetivos Específicos</w:t>
            </w:r>
            <w:r w:rsidR="00F42132">
              <w:rPr>
                <w:noProof/>
                <w:webHidden/>
              </w:rPr>
              <w:tab/>
            </w:r>
            <w:r w:rsidR="00F42132">
              <w:rPr>
                <w:noProof/>
                <w:webHidden/>
              </w:rPr>
              <w:fldChar w:fldCharType="begin"/>
            </w:r>
            <w:r w:rsidR="00F42132">
              <w:rPr>
                <w:noProof/>
                <w:webHidden/>
              </w:rPr>
              <w:instrText xml:space="preserve"> PAGEREF _Toc414268632 \h </w:instrText>
            </w:r>
            <w:r w:rsidR="00F42132">
              <w:rPr>
                <w:noProof/>
                <w:webHidden/>
              </w:rPr>
            </w:r>
            <w:r w:rsidR="00F42132">
              <w:rPr>
                <w:noProof/>
                <w:webHidden/>
              </w:rPr>
              <w:fldChar w:fldCharType="separate"/>
            </w:r>
            <w:r w:rsidR="000E0F9D">
              <w:rPr>
                <w:noProof/>
                <w:webHidden/>
              </w:rPr>
              <w:t>27</w:t>
            </w:r>
            <w:r w:rsidR="00F42132">
              <w:rPr>
                <w:noProof/>
                <w:webHidden/>
              </w:rPr>
              <w:fldChar w:fldCharType="end"/>
            </w:r>
          </w:hyperlink>
        </w:p>
        <w:p w:rsidR="00F42132" w:rsidRDefault="009C5032">
          <w:pPr>
            <w:pStyle w:val="TDC1"/>
            <w:rPr>
              <w:noProof/>
            </w:rPr>
          </w:pPr>
          <w:hyperlink w:anchor="_Toc414268633" w:history="1">
            <w:r w:rsidR="00F42132" w:rsidRPr="0072541C">
              <w:rPr>
                <w:rStyle w:val="Hipervnculo"/>
                <w:noProof/>
              </w:rPr>
              <w:t>CAPITULO 3: Solución</w:t>
            </w:r>
            <w:r w:rsidR="00F42132">
              <w:rPr>
                <w:noProof/>
                <w:webHidden/>
              </w:rPr>
              <w:tab/>
            </w:r>
            <w:r w:rsidR="00F42132">
              <w:rPr>
                <w:noProof/>
                <w:webHidden/>
              </w:rPr>
              <w:fldChar w:fldCharType="begin"/>
            </w:r>
            <w:r w:rsidR="00F42132">
              <w:rPr>
                <w:noProof/>
                <w:webHidden/>
              </w:rPr>
              <w:instrText xml:space="preserve"> PAGEREF _Toc414268633 \h </w:instrText>
            </w:r>
            <w:r w:rsidR="00F42132">
              <w:rPr>
                <w:noProof/>
                <w:webHidden/>
              </w:rPr>
            </w:r>
            <w:r w:rsidR="00F42132">
              <w:rPr>
                <w:noProof/>
                <w:webHidden/>
              </w:rPr>
              <w:fldChar w:fldCharType="separate"/>
            </w:r>
            <w:r w:rsidR="000E0F9D">
              <w:rPr>
                <w:noProof/>
                <w:webHidden/>
              </w:rPr>
              <w:t>28</w:t>
            </w:r>
            <w:r w:rsidR="00F42132">
              <w:rPr>
                <w:noProof/>
                <w:webHidden/>
              </w:rPr>
              <w:fldChar w:fldCharType="end"/>
            </w:r>
          </w:hyperlink>
        </w:p>
        <w:p w:rsidR="00F42132" w:rsidRDefault="009C5032">
          <w:pPr>
            <w:pStyle w:val="TDC1"/>
            <w:rPr>
              <w:noProof/>
            </w:rPr>
          </w:pPr>
          <w:hyperlink w:anchor="_Toc414268635" w:history="1">
            <w:r w:rsidR="00F42132" w:rsidRPr="0072541C">
              <w:rPr>
                <w:rStyle w:val="Hipervnculo"/>
                <w:noProof/>
              </w:rPr>
              <w:t>1.</w:t>
            </w:r>
            <w:r w:rsidR="00F42132">
              <w:rPr>
                <w:noProof/>
              </w:rPr>
              <w:tab/>
            </w:r>
            <w:r w:rsidR="00F42132" w:rsidRPr="0072541C">
              <w:rPr>
                <w:rStyle w:val="Hipervnculo"/>
                <w:noProof/>
              </w:rPr>
              <w:t>Propuesta</w:t>
            </w:r>
            <w:r w:rsidR="00F42132">
              <w:rPr>
                <w:noProof/>
                <w:webHidden/>
              </w:rPr>
              <w:tab/>
            </w:r>
            <w:r w:rsidR="00F42132">
              <w:rPr>
                <w:noProof/>
                <w:webHidden/>
              </w:rPr>
              <w:fldChar w:fldCharType="begin"/>
            </w:r>
            <w:r w:rsidR="00F42132">
              <w:rPr>
                <w:noProof/>
                <w:webHidden/>
              </w:rPr>
              <w:instrText xml:space="preserve"> PAGEREF _Toc414268635 \h </w:instrText>
            </w:r>
            <w:r w:rsidR="00F42132">
              <w:rPr>
                <w:noProof/>
                <w:webHidden/>
              </w:rPr>
            </w:r>
            <w:r w:rsidR="00F42132">
              <w:rPr>
                <w:noProof/>
                <w:webHidden/>
              </w:rPr>
              <w:fldChar w:fldCharType="separate"/>
            </w:r>
            <w:r w:rsidR="000E0F9D">
              <w:rPr>
                <w:noProof/>
                <w:webHidden/>
              </w:rPr>
              <w:t>29</w:t>
            </w:r>
            <w:r w:rsidR="00F42132">
              <w:rPr>
                <w:noProof/>
                <w:webHidden/>
              </w:rPr>
              <w:fldChar w:fldCharType="end"/>
            </w:r>
          </w:hyperlink>
        </w:p>
        <w:p w:rsidR="00F42132" w:rsidRDefault="009C5032">
          <w:pPr>
            <w:pStyle w:val="TDC1"/>
            <w:rPr>
              <w:noProof/>
            </w:rPr>
          </w:pPr>
          <w:hyperlink w:anchor="_Toc414268636" w:history="1">
            <w:r w:rsidR="00F42132" w:rsidRPr="0072541C">
              <w:rPr>
                <w:rStyle w:val="Hipervnculo"/>
                <w:noProof/>
              </w:rPr>
              <w:t>2.</w:t>
            </w:r>
            <w:r w:rsidR="00F42132">
              <w:rPr>
                <w:noProof/>
              </w:rPr>
              <w:tab/>
            </w:r>
            <w:r w:rsidR="00F42132" w:rsidRPr="0072541C">
              <w:rPr>
                <w:rStyle w:val="Hipervnculo"/>
                <w:noProof/>
              </w:rPr>
              <w:t>Metodología</w:t>
            </w:r>
            <w:r w:rsidR="00F42132">
              <w:rPr>
                <w:noProof/>
                <w:webHidden/>
              </w:rPr>
              <w:tab/>
            </w:r>
            <w:r w:rsidR="00F42132">
              <w:rPr>
                <w:noProof/>
                <w:webHidden/>
              </w:rPr>
              <w:fldChar w:fldCharType="begin"/>
            </w:r>
            <w:r w:rsidR="00F42132">
              <w:rPr>
                <w:noProof/>
                <w:webHidden/>
              </w:rPr>
              <w:instrText xml:space="preserve"> PAGEREF _Toc414268636 \h </w:instrText>
            </w:r>
            <w:r w:rsidR="00F42132">
              <w:rPr>
                <w:noProof/>
                <w:webHidden/>
              </w:rPr>
            </w:r>
            <w:r w:rsidR="00F42132">
              <w:rPr>
                <w:noProof/>
                <w:webHidden/>
              </w:rPr>
              <w:fldChar w:fldCharType="separate"/>
            </w:r>
            <w:r w:rsidR="000E0F9D">
              <w:rPr>
                <w:noProof/>
                <w:webHidden/>
              </w:rPr>
              <w:t>30</w:t>
            </w:r>
            <w:r w:rsidR="00F42132">
              <w:rPr>
                <w:noProof/>
                <w:webHidden/>
              </w:rPr>
              <w:fldChar w:fldCharType="end"/>
            </w:r>
          </w:hyperlink>
        </w:p>
        <w:p w:rsidR="00F42132" w:rsidRDefault="009C5032">
          <w:pPr>
            <w:pStyle w:val="TDC3"/>
            <w:tabs>
              <w:tab w:val="left" w:pos="1100"/>
              <w:tab w:val="right" w:leader="dot" w:pos="8778"/>
            </w:tabs>
            <w:rPr>
              <w:noProof/>
            </w:rPr>
          </w:pPr>
          <w:hyperlink w:anchor="_Toc414268637" w:history="1">
            <w:r w:rsidR="00F42132" w:rsidRPr="0072541C">
              <w:rPr>
                <w:rStyle w:val="Hipervnculo"/>
                <w:noProof/>
                <w14:scene3d>
                  <w14:camera w14:prst="orthographicFront"/>
                  <w14:lightRig w14:rig="threePt" w14:dir="t">
                    <w14:rot w14:lat="0" w14:lon="0" w14:rev="0"/>
                  </w14:lightRig>
                </w14:scene3d>
              </w:rPr>
              <w:t>2.1.</w:t>
            </w:r>
            <w:r w:rsidR="00F42132">
              <w:rPr>
                <w:noProof/>
              </w:rPr>
              <w:tab/>
            </w:r>
            <w:r w:rsidR="00F42132" w:rsidRPr="0072541C">
              <w:rPr>
                <w:rStyle w:val="Hipervnculo"/>
                <w:noProof/>
              </w:rPr>
              <w:t>Fases de desarrollo</w:t>
            </w:r>
            <w:r w:rsidR="00F42132">
              <w:rPr>
                <w:noProof/>
                <w:webHidden/>
              </w:rPr>
              <w:tab/>
            </w:r>
            <w:r w:rsidR="00F42132">
              <w:rPr>
                <w:noProof/>
                <w:webHidden/>
              </w:rPr>
              <w:fldChar w:fldCharType="begin"/>
            </w:r>
            <w:r w:rsidR="00F42132">
              <w:rPr>
                <w:noProof/>
                <w:webHidden/>
              </w:rPr>
              <w:instrText xml:space="preserve"> PAGEREF _Toc414268637 \h </w:instrText>
            </w:r>
            <w:r w:rsidR="00F42132">
              <w:rPr>
                <w:noProof/>
                <w:webHidden/>
              </w:rPr>
            </w:r>
            <w:r w:rsidR="00F42132">
              <w:rPr>
                <w:noProof/>
                <w:webHidden/>
              </w:rPr>
              <w:fldChar w:fldCharType="separate"/>
            </w:r>
            <w:r w:rsidR="000E0F9D">
              <w:rPr>
                <w:noProof/>
                <w:webHidden/>
              </w:rPr>
              <w:t>30</w:t>
            </w:r>
            <w:r w:rsidR="00F42132">
              <w:rPr>
                <w:noProof/>
                <w:webHidden/>
              </w:rPr>
              <w:fldChar w:fldCharType="end"/>
            </w:r>
          </w:hyperlink>
        </w:p>
        <w:p w:rsidR="00F42132" w:rsidRDefault="009C5032">
          <w:pPr>
            <w:pStyle w:val="TDC1"/>
            <w:rPr>
              <w:noProof/>
            </w:rPr>
          </w:pPr>
          <w:hyperlink w:anchor="_Toc414268638" w:history="1">
            <w:r w:rsidR="00F42132" w:rsidRPr="0072541C">
              <w:rPr>
                <w:rStyle w:val="Hipervnculo"/>
                <w:noProof/>
              </w:rPr>
              <w:t>3.</w:t>
            </w:r>
            <w:r w:rsidR="00F42132">
              <w:rPr>
                <w:noProof/>
              </w:rPr>
              <w:tab/>
            </w:r>
            <w:r w:rsidR="00F42132" w:rsidRPr="0072541C">
              <w:rPr>
                <w:rStyle w:val="Hipervnculo"/>
                <w:noProof/>
              </w:rPr>
              <w:t>Desarrollo</w:t>
            </w:r>
            <w:r w:rsidR="00F42132">
              <w:rPr>
                <w:noProof/>
                <w:webHidden/>
              </w:rPr>
              <w:tab/>
            </w:r>
            <w:r w:rsidR="00F42132">
              <w:rPr>
                <w:noProof/>
                <w:webHidden/>
              </w:rPr>
              <w:fldChar w:fldCharType="begin"/>
            </w:r>
            <w:r w:rsidR="00F42132">
              <w:rPr>
                <w:noProof/>
                <w:webHidden/>
              </w:rPr>
              <w:instrText xml:space="preserve"> PAGEREF _Toc414268638 \h </w:instrText>
            </w:r>
            <w:r w:rsidR="00F42132">
              <w:rPr>
                <w:noProof/>
                <w:webHidden/>
              </w:rPr>
            </w:r>
            <w:r w:rsidR="00F42132">
              <w:rPr>
                <w:noProof/>
                <w:webHidden/>
              </w:rPr>
              <w:fldChar w:fldCharType="separate"/>
            </w:r>
            <w:r w:rsidR="000E0F9D">
              <w:rPr>
                <w:noProof/>
                <w:webHidden/>
              </w:rPr>
              <w:t>31</w:t>
            </w:r>
            <w:r w:rsidR="00F42132">
              <w:rPr>
                <w:noProof/>
                <w:webHidden/>
              </w:rPr>
              <w:fldChar w:fldCharType="end"/>
            </w:r>
          </w:hyperlink>
        </w:p>
        <w:p w:rsidR="00F42132" w:rsidRDefault="009C5032">
          <w:pPr>
            <w:pStyle w:val="TDC3"/>
            <w:tabs>
              <w:tab w:val="left" w:pos="1100"/>
              <w:tab w:val="right" w:leader="dot" w:pos="8778"/>
            </w:tabs>
            <w:rPr>
              <w:noProof/>
            </w:rPr>
          </w:pPr>
          <w:hyperlink w:anchor="_Toc414268639" w:history="1">
            <w:r w:rsidR="00F42132" w:rsidRPr="0072541C">
              <w:rPr>
                <w:rStyle w:val="Hipervnculo"/>
                <w:noProof/>
                <w14:scene3d>
                  <w14:camera w14:prst="orthographicFront"/>
                  <w14:lightRig w14:rig="threePt" w14:dir="t">
                    <w14:rot w14:lat="0" w14:lon="0" w14:rev="0"/>
                  </w14:lightRig>
                </w14:scene3d>
              </w:rPr>
              <w:t>3.1.</w:t>
            </w:r>
            <w:r w:rsidR="00F42132">
              <w:rPr>
                <w:noProof/>
              </w:rPr>
              <w:tab/>
            </w:r>
            <w:r w:rsidR="00F42132" w:rsidRPr="0072541C">
              <w:rPr>
                <w:rStyle w:val="Hipervnculo"/>
                <w:noProof/>
              </w:rPr>
              <w:t>Análisis de requerimientos</w:t>
            </w:r>
            <w:r w:rsidR="00F42132">
              <w:rPr>
                <w:noProof/>
                <w:webHidden/>
              </w:rPr>
              <w:tab/>
            </w:r>
            <w:r w:rsidR="00F42132">
              <w:rPr>
                <w:noProof/>
                <w:webHidden/>
              </w:rPr>
              <w:fldChar w:fldCharType="begin"/>
            </w:r>
            <w:r w:rsidR="00F42132">
              <w:rPr>
                <w:noProof/>
                <w:webHidden/>
              </w:rPr>
              <w:instrText xml:space="preserve"> PAGEREF _Toc414268639 \h </w:instrText>
            </w:r>
            <w:r w:rsidR="00F42132">
              <w:rPr>
                <w:noProof/>
                <w:webHidden/>
              </w:rPr>
            </w:r>
            <w:r w:rsidR="00F42132">
              <w:rPr>
                <w:noProof/>
                <w:webHidden/>
              </w:rPr>
              <w:fldChar w:fldCharType="separate"/>
            </w:r>
            <w:r w:rsidR="000E0F9D">
              <w:rPr>
                <w:noProof/>
                <w:webHidden/>
              </w:rPr>
              <w:t>31</w:t>
            </w:r>
            <w:r w:rsidR="00F42132">
              <w:rPr>
                <w:noProof/>
                <w:webHidden/>
              </w:rPr>
              <w:fldChar w:fldCharType="end"/>
            </w:r>
          </w:hyperlink>
        </w:p>
        <w:p w:rsidR="00F42132" w:rsidRDefault="009C5032">
          <w:pPr>
            <w:pStyle w:val="TDC3"/>
            <w:tabs>
              <w:tab w:val="left" w:pos="1320"/>
              <w:tab w:val="right" w:leader="dot" w:pos="8778"/>
            </w:tabs>
            <w:rPr>
              <w:noProof/>
            </w:rPr>
          </w:pPr>
          <w:hyperlink w:anchor="_Toc414268640" w:history="1">
            <w:r w:rsidR="00F42132" w:rsidRPr="0072541C">
              <w:rPr>
                <w:rStyle w:val="Hipervnculo"/>
                <w:noProof/>
                <w:lang w:bidi="x-none"/>
              </w:rPr>
              <w:t>3.1.1.</w:t>
            </w:r>
            <w:r w:rsidR="00F42132">
              <w:rPr>
                <w:noProof/>
              </w:rPr>
              <w:tab/>
            </w:r>
            <w:r w:rsidR="00F42132" w:rsidRPr="0072541C">
              <w:rPr>
                <w:rStyle w:val="Hipervnculo"/>
                <w:noProof/>
              </w:rPr>
              <w:t>Requerimientos</w:t>
            </w:r>
            <w:r w:rsidR="00F42132">
              <w:rPr>
                <w:noProof/>
                <w:webHidden/>
              </w:rPr>
              <w:tab/>
            </w:r>
            <w:r w:rsidR="00F42132">
              <w:rPr>
                <w:noProof/>
                <w:webHidden/>
              </w:rPr>
              <w:fldChar w:fldCharType="begin"/>
            </w:r>
            <w:r w:rsidR="00F42132">
              <w:rPr>
                <w:noProof/>
                <w:webHidden/>
              </w:rPr>
              <w:instrText xml:space="preserve"> PAGEREF _Toc414268640 \h </w:instrText>
            </w:r>
            <w:r w:rsidR="00F42132">
              <w:rPr>
                <w:noProof/>
                <w:webHidden/>
              </w:rPr>
            </w:r>
            <w:r w:rsidR="00F42132">
              <w:rPr>
                <w:noProof/>
                <w:webHidden/>
              </w:rPr>
              <w:fldChar w:fldCharType="separate"/>
            </w:r>
            <w:r w:rsidR="000E0F9D">
              <w:rPr>
                <w:noProof/>
                <w:webHidden/>
              </w:rPr>
              <w:t>31</w:t>
            </w:r>
            <w:r w:rsidR="00F42132">
              <w:rPr>
                <w:noProof/>
                <w:webHidden/>
              </w:rPr>
              <w:fldChar w:fldCharType="end"/>
            </w:r>
          </w:hyperlink>
        </w:p>
        <w:p w:rsidR="00F42132" w:rsidRDefault="009C5032">
          <w:pPr>
            <w:pStyle w:val="TDC3"/>
            <w:tabs>
              <w:tab w:val="left" w:pos="1320"/>
              <w:tab w:val="right" w:leader="dot" w:pos="8778"/>
            </w:tabs>
            <w:rPr>
              <w:noProof/>
            </w:rPr>
          </w:pPr>
          <w:hyperlink w:anchor="_Toc414268641" w:history="1">
            <w:r w:rsidR="00F42132" w:rsidRPr="0072541C">
              <w:rPr>
                <w:rStyle w:val="Hipervnculo"/>
                <w:noProof/>
                <w:lang w:bidi="x-none"/>
              </w:rPr>
              <w:t>3.1.2.</w:t>
            </w:r>
            <w:r w:rsidR="00F42132">
              <w:rPr>
                <w:noProof/>
              </w:rPr>
              <w:tab/>
            </w:r>
            <w:r w:rsidR="00F42132" w:rsidRPr="0072541C">
              <w:rPr>
                <w:rStyle w:val="Hipervnculo"/>
                <w:noProof/>
              </w:rPr>
              <w:t>Modelo de Dominio</w:t>
            </w:r>
            <w:r w:rsidR="00F42132">
              <w:rPr>
                <w:noProof/>
                <w:webHidden/>
              </w:rPr>
              <w:tab/>
            </w:r>
            <w:r w:rsidR="00F42132">
              <w:rPr>
                <w:noProof/>
                <w:webHidden/>
              </w:rPr>
              <w:fldChar w:fldCharType="begin"/>
            </w:r>
            <w:r w:rsidR="00F42132">
              <w:rPr>
                <w:noProof/>
                <w:webHidden/>
              </w:rPr>
              <w:instrText xml:space="preserve"> PAGEREF _Toc414268641 \h </w:instrText>
            </w:r>
            <w:r w:rsidR="00F42132">
              <w:rPr>
                <w:noProof/>
                <w:webHidden/>
              </w:rPr>
            </w:r>
            <w:r w:rsidR="00F42132">
              <w:rPr>
                <w:noProof/>
                <w:webHidden/>
              </w:rPr>
              <w:fldChar w:fldCharType="separate"/>
            </w:r>
            <w:r w:rsidR="000E0F9D">
              <w:rPr>
                <w:noProof/>
                <w:webHidden/>
              </w:rPr>
              <w:t>32</w:t>
            </w:r>
            <w:r w:rsidR="00F42132">
              <w:rPr>
                <w:noProof/>
                <w:webHidden/>
              </w:rPr>
              <w:fldChar w:fldCharType="end"/>
            </w:r>
          </w:hyperlink>
        </w:p>
        <w:p w:rsidR="00F42132" w:rsidRDefault="009C5032">
          <w:pPr>
            <w:pStyle w:val="TDC3"/>
            <w:tabs>
              <w:tab w:val="left" w:pos="1320"/>
              <w:tab w:val="right" w:leader="dot" w:pos="8778"/>
            </w:tabs>
            <w:rPr>
              <w:noProof/>
            </w:rPr>
          </w:pPr>
          <w:hyperlink w:anchor="_Toc414268642" w:history="1">
            <w:r w:rsidR="00F42132" w:rsidRPr="0072541C">
              <w:rPr>
                <w:rStyle w:val="Hipervnculo"/>
                <w:noProof/>
                <w:lang w:bidi="x-none"/>
              </w:rPr>
              <w:t>3.1.3.</w:t>
            </w:r>
            <w:r w:rsidR="00F42132">
              <w:rPr>
                <w:noProof/>
              </w:rPr>
              <w:tab/>
            </w:r>
            <w:r w:rsidR="00F42132" w:rsidRPr="0072541C">
              <w:rPr>
                <w:rStyle w:val="Hipervnculo"/>
                <w:noProof/>
              </w:rPr>
              <w:t>Modelo de caso de Uso</w:t>
            </w:r>
            <w:r w:rsidR="00F42132">
              <w:rPr>
                <w:noProof/>
                <w:webHidden/>
              </w:rPr>
              <w:tab/>
            </w:r>
            <w:r w:rsidR="00F42132">
              <w:rPr>
                <w:noProof/>
                <w:webHidden/>
              </w:rPr>
              <w:fldChar w:fldCharType="begin"/>
            </w:r>
            <w:r w:rsidR="00F42132">
              <w:rPr>
                <w:noProof/>
                <w:webHidden/>
              </w:rPr>
              <w:instrText xml:space="preserve"> PAGEREF _Toc414268642 \h </w:instrText>
            </w:r>
            <w:r w:rsidR="00F42132">
              <w:rPr>
                <w:noProof/>
                <w:webHidden/>
              </w:rPr>
            </w:r>
            <w:r w:rsidR="00F42132">
              <w:rPr>
                <w:noProof/>
                <w:webHidden/>
              </w:rPr>
              <w:fldChar w:fldCharType="separate"/>
            </w:r>
            <w:r w:rsidR="000E0F9D">
              <w:rPr>
                <w:noProof/>
                <w:webHidden/>
              </w:rPr>
              <w:t>33</w:t>
            </w:r>
            <w:r w:rsidR="00F42132">
              <w:rPr>
                <w:noProof/>
                <w:webHidden/>
              </w:rPr>
              <w:fldChar w:fldCharType="end"/>
            </w:r>
          </w:hyperlink>
        </w:p>
        <w:p w:rsidR="00F42132" w:rsidRDefault="009C5032">
          <w:pPr>
            <w:pStyle w:val="TDC3"/>
            <w:tabs>
              <w:tab w:val="left" w:pos="1100"/>
              <w:tab w:val="right" w:leader="dot" w:pos="8778"/>
            </w:tabs>
            <w:rPr>
              <w:noProof/>
            </w:rPr>
          </w:pPr>
          <w:hyperlink w:anchor="_Toc414268643" w:history="1">
            <w:r w:rsidR="00F42132" w:rsidRPr="0072541C">
              <w:rPr>
                <w:rStyle w:val="Hipervnculo"/>
                <w:noProof/>
                <w14:scene3d>
                  <w14:camera w14:prst="orthographicFront"/>
                  <w14:lightRig w14:rig="threePt" w14:dir="t">
                    <w14:rot w14:lat="0" w14:lon="0" w14:rev="0"/>
                  </w14:lightRig>
                </w14:scene3d>
              </w:rPr>
              <w:t>3.2.</w:t>
            </w:r>
            <w:r w:rsidR="00F42132">
              <w:rPr>
                <w:noProof/>
              </w:rPr>
              <w:tab/>
            </w:r>
            <w:r w:rsidR="00F42132" w:rsidRPr="0072541C">
              <w:rPr>
                <w:rStyle w:val="Hipervnculo"/>
                <w:noProof/>
              </w:rPr>
              <w:t>Análisis y diseño preliminar</w:t>
            </w:r>
            <w:r w:rsidR="00F42132">
              <w:rPr>
                <w:noProof/>
                <w:webHidden/>
              </w:rPr>
              <w:tab/>
            </w:r>
            <w:r w:rsidR="00F42132">
              <w:rPr>
                <w:noProof/>
                <w:webHidden/>
              </w:rPr>
              <w:fldChar w:fldCharType="begin"/>
            </w:r>
            <w:r w:rsidR="00F42132">
              <w:rPr>
                <w:noProof/>
                <w:webHidden/>
              </w:rPr>
              <w:instrText xml:space="preserve"> PAGEREF _Toc414268643 \h </w:instrText>
            </w:r>
            <w:r w:rsidR="00F42132">
              <w:rPr>
                <w:noProof/>
                <w:webHidden/>
              </w:rPr>
            </w:r>
            <w:r w:rsidR="00F42132">
              <w:rPr>
                <w:noProof/>
                <w:webHidden/>
              </w:rPr>
              <w:fldChar w:fldCharType="separate"/>
            </w:r>
            <w:r w:rsidR="000E0F9D">
              <w:rPr>
                <w:noProof/>
                <w:webHidden/>
              </w:rPr>
              <w:t>34</w:t>
            </w:r>
            <w:r w:rsidR="00F42132">
              <w:rPr>
                <w:noProof/>
                <w:webHidden/>
              </w:rPr>
              <w:fldChar w:fldCharType="end"/>
            </w:r>
          </w:hyperlink>
        </w:p>
        <w:p w:rsidR="00F42132" w:rsidRDefault="009C5032">
          <w:pPr>
            <w:pStyle w:val="TDC3"/>
            <w:tabs>
              <w:tab w:val="left" w:pos="1320"/>
              <w:tab w:val="right" w:leader="dot" w:pos="8778"/>
            </w:tabs>
            <w:rPr>
              <w:noProof/>
            </w:rPr>
          </w:pPr>
          <w:hyperlink w:anchor="_Toc414268644" w:history="1">
            <w:r w:rsidR="00F42132" w:rsidRPr="0072541C">
              <w:rPr>
                <w:rStyle w:val="Hipervnculo"/>
                <w:noProof/>
                <w:lang w:bidi="x-none"/>
              </w:rPr>
              <w:t>3.2.1.</w:t>
            </w:r>
            <w:r w:rsidR="00F42132">
              <w:rPr>
                <w:noProof/>
              </w:rPr>
              <w:tab/>
            </w:r>
            <w:r w:rsidR="00F42132" w:rsidRPr="0072541C">
              <w:rPr>
                <w:rStyle w:val="Hipervnculo"/>
                <w:noProof/>
              </w:rPr>
              <w:t>Especificación de casos de uso</w:t>
            </w:r>
            <w:r w:rsidR="00F42132">
              <w:rPr>
                <w:noProof/>
                <w:webHidden/>
              </w:rPr>
              <w:tab/>
            </w:r>
            <w:r w:rsidR="00F42132">
              <w:rPr>
                <w:noProof/>
                <w:webHidden/>
              </w:rPr>
              <w:fldChar w:fldCharType="begin"/>
            </w:r>
            <w:r w:rsidR="00F42132">
              <w:rPr>
                <w:noProof/>
                <w:webHidden/>
              </w:rPr>
              <w:instrText xml:space="preserve"> PAGEREF _Toc414268644 \h </w:instrText>
            </w:r>
            <w:r w:rsidR="00F42132">
              <w:rPr>
                <w:noProof/>
                <w:webHidden/>
              </w:rPr>
            </w:r>
            <w:r w:rsidR="00F42132">
              <w:rPr>
                <w:noProof/>
                <w:webHidden/>
              </w:rPr>
              <w:fldChar w:fldCharType="separate"/>
            </w:r>
            <w:r w:rsidR="000E0F9D">
              <w:rPr>
                <w:noProof/>
                <w:webHidden/>
              </w:rPr>
              <w:t>34</w:t>
            </w:r>
            <w:r w:rsidR="00F42132">
              <w:rPr>
                <w:noProof/>
                <w:webHidden/>
              </w:rPr>
              <w:fldChar w:fldCharType="end"/>
            </w:r>
          </w:hyperlink>
        </w:p>
        <w:p w:rsidR="00F42132" w:rsidRDefault="009C5032">
          <w:pPr>
            <w:pStyle w:val="TDC3"/>
            <w:tabs>
              <w:tab w:val="left" w:pos="1100"/>
              <w:tab w:val="right" w:leader="dot" w:pos="8778"/>
            </w:tabs>
            <w:rPr>
              <w:noProof/>
            </w:rPr>
          </w:pPr>
          <w:hyperlink w:anchor="_Toc414268645" w:history="1">
            <w:r w:rsidR="00F42132" w:rsidRPr="0072541C">
              <w:rPr>
                <w:rStyle w:val="Hipervnculo"/>
                <w:noProof/>
                <w14:scene3d>
                  <w14:camera w14:prst="orthographicFront"/>
                  <w14:lightRig w14:rig="threePt" w14:dir="t">
                    <w14:rot w14:lat="0" w14:lon="0" w14:rev="0"/>
                  </w14:lightRig>
                </w14:scene3d>
              </w:rPr>
              <w:t>3.3.</w:t>
            </w:r>
            <w:r w:rsidR="00F42132">
              <w:rPr>
                <w:noProof/>
              </w:rPr>
              <w:tab/>
            </w:r>
            <w:r w:rsidR="00F42132" w:rsidRPr="0072541C">
              <w:rPr>
                <w:rStyle w:val="Hipervnculo"/>
                <w:noProof/>
              </w:rPr>
              <w:t>Diseño</w:t>
            </w:r>
            <w:r w:rsidR="00F42132">
              <w:rPr>
                <w:noProof/>
                <w:webHidden/>
              </w:rPr>
              <w:tab/>
            </w:r>
            <w:r w:rsidR="00F42132">
              <w:rPr>
                <w:noProof/>
                <w:webHidden/>
              </w:rPr>
              <w:fldChar w:fldCharType="begin"/>
            </w:r>
            <w:r w:rsidR="00F42132">
              <w:rPr>
                <w:noProof/>
                <w:webHidden/>
              </w:rPr>
              <w:instrText xml:space="preserve"> PAGEREF _Toc414268645 \h </w:instrText>
            </w:r>
            <w:r w:rsidR="00F42132">
              <w:rPr>
                <w:noProof/>
                <w:webHidden/>
              </w:rPr>
            </w:r>
            <w:r w:rsidR="00F42132">
              <w:rPr>
                <w:noProof/>
                <w:webHidden/>
              </w:rPr>
              <w:fldChar w:fldCharType="separate"/>
            </w:r>
            <w:r w:rsidR="000E0F9D">
              <w:rPr>
                <w:noProof/>
                <w:webHidden/>
              </w:rPr>
              <w:t>40</w:t>
            </w:r>
            <w:r w:rsidR="00F42132">
              <w:rPr>
                <w:noProof/>
                <w:webHidden/>
              </w:rPr>
              <w:fldChar w:fldCharType="end"/>
            </w:r>
          </w:hyperlink>
        </w:p>
        <w:p w:rsidR="00F42132" w:rsidRDefault="009C5032">
          <w:pPr>
            <w:pStyle w:val="TDC3"/>
            <w:tabs>
              <w:tab w:val="left" w:pos="1320"/>
              <w:tab w:val="right" w:leader="dot" w:pos="8778"/>
            </w:tabs>
            <w:rPr>
              <w:noProof/>
            </w:rPr>
          </w:pPr>
          <w:hyperlink w:anchor="_Toc414268646" w:history="1">
            <w:r w:rsidR="00F42132" w:rsidRPr="0072541C">
              <w:rPr>
                <w:rStyle w:val="Hipervnculo"/>
                <w:noProof/>
                <w:lang w:bidi="x-none"/>
              </w:rPr>
              <w:t>3.3.1.</w:t>
            </w:r>
            <w:r w:rsidR="00F42132">
              <w:rPr>
                <w:noProof/>
              </w:rPr>
              <w:tab/>
            </w:r>
            <w:r w:rsidR="00F42132" w:rsidRPr="0072541C">
              <w:rPr>
                <w:rStyle w:val="Hipervnculo"/>
                <w:noProof/>
              </w:rPr>
              <w:t>Arquitectura</w:t>
            </w:r>
            <w:r w:rsidR="00F42132">
              <w:rPr>
                <w:noProof/>
                <w:webHidden/>
              </w:rPr>
              <w:tab/>
            </w:r>
            <w:r w:rsidR="00F42132">
              <w:rPr>
                <w:noProof/>
                <w:webHidden/>
              </w:rPr>
              <w:fldChar w:fldCharType="begin"/>
            </w:r>
            <w:r w:rsidR="00F42132">
              <w:rPr>
                <w:noProof/>
                <w:webHidden/>
              </w:rPr>
              <w:instrText xml:space="preserve"> PAGEREF _Toc414268646 \h </w:instrText>
            </w:r>
            <w:r w:rsidR="00F42132">
              <w:rPr>
                <w:noProof/>
                <w:webHidden/>
              </w:rPr>
            </w:r>
            <w:r w:rsidR="00F42132">
              <w:rPr>
                <w:noProof/>
                <w:webHidden/>
              </w:rPr>
              <w:fldChar w:fldCharType="separate"/>
            </w:r>
            <w:r w:rsidR="000E0F9D">
              <w:rPr>
                <w:noProof/>
                <w:webHidden/>
              </w:rPr>
              <w:t>40</w:t>
            </w:r>
            <w:r w:rsidR="00F42132">
              <w:rPr>
                <w:noProof/>
                <w:webHidden/>
              </w:rPr>
              <w:fldChar w:fldCharType="end"/>
            </w:r>
          </w:hyperlink>
        </w:p>
        <w:p w:rsidR="00F42132" w:rsidRDefault="009C5032">
          <w:pPr>
            <w:pStyle w:val="TDC3"/>
            <w:tabs>
              <w:tab w:val="left" w:pos="1320"/>
              <w:tab w:val="right" w:leader="dot" w:pos="8778"/>
            </w:tabs>
            <w:rPr>
              <w:noProof/>
            </w:rPr>
          </w:pPr>
          <w:hyperlink w:anchor="_Toc414268647" w:history="1">
            <w:r w:rsidR="00F42132" w:rsidRPr="0072541C">
              <w:rPr>
                <w:rStyle w:val="Hipervnculo"/>
                <w:noProof/>
                <w:lang w:bidi="x-none"/>
              </w:rPr>
              <w:t>3.3.2.</w:t>
            </w:r>
            <w:r w:rsidR="00F42132">
              <w:rPr>
                <w:noProof/>
              </w:rPr>
              <w:tab/>
            </w:r>
            <w:r w:rsidR="00F42132" w:rsidRPr="0072541C">
              <w:rPr>
                <w:rStyle w:val="Hipervnculo"/>
                <w:noProof/>
              </w:rPr>
              <w:t>Componentes</w:t>
            </w:r>
            <w:r w:rsidR="00F42132">
              <w:rPr>
                <w:noProof/>
                <w:webHidden/>
              </w:rPr>
              <w:tab/>
            </w:r>
            <w:r w:rsidR="00F42132">
              <w:rPr>
                <w:noProof/>
                <w:webHidden/>
              </w:rPr>
              <w:fldChar w:fldCharType="begin"/>
            </w:r>
            <w:r w:rsidR="00F42132">
              <w:rPr>
                <w:noProof/>
                <w:webHidden/>
              </w:rPr>
              <w:instrText xml:space="preserve"> PAGEREF _Toc414268647 \h </w:instrText>
            </w:r>
            <w:r w:rsidR="00F42132">
              <w:rPr>
                <w:noProof/>
                <w:webHidden/>
              </w:rPr>
            </w:r>
            <w:r w:rsidR="00F42132">
              <w:rPr>
                <w:noProof/>
                <w:webHidden/>
              </w:rPr>
              <w:fldChar w:fldCharType="separate"/>
            </w:r>
            <w:r w:rsidR="000E0F9D">
              <w:rPr>
                <w:noProof/>
                <w:webHidden/>
              </w:rPr>
              <w:t>41</w:t>
            </w:r>
            <w:r w:rsidR="00F42132">
              <w:rPr>
                <w:noProof/>
                <w:webHidden/>
              </w:rPr>
              <w:fldChar w:fldCharType="end"/>
            </w:r>
          </w:hyperlink>
        </w:p>
        <w:p w:rsidR="00F42132" w:rsidRDefault="009C5032">
          <w:pPr>
            <w:pStyle w:val="TDC3"/>
            <w:tabs>
              <w:tab w:val="left" w:pos="1320"/>
              <w:tab w:val="right" w:leader="dot" w:pos="8778"/>
            </w:tabs>
            <w:rPr>
              <w:noProof/>
            </w:rPr>
          </w:pPr>
          <w:hyperlink w:anchor="_Toc414268648" w:history="1">
            <w:r w:rsidR="00F42132" w:rsidRPr="0072541C">
              <w:rPr>
                <w:rStyle w:val="Hipervnculo"/>
                <w:noProof/>
                <w:lang w:bidi="x-none"/>
              </w:rPr>
              <w:t>3.3.3.</w:t>
            </w:r>
            <w:r w:rsidR="00F42132">
              <w:rPr>
                <w:noProof/>
              </w:rPr>
              <w:tab/>
            </w:r>
            <w:r w:rsidR="00F42132" w:rsidRPr="0072541C">
              <w:rPr>
                <w:rStyle w:val="Hipervnculo"/>
                <w:noProof/>
              </w:rPr>
              <w:t>Diagrama de secuencia</w:t>
            </w:r>
            <w:r w:rsidR="00F42132">
              <w:rPr>
                <w:noProof/>
                <w:webHidden/>
              </w:rPr>
              <w:tab/>
            </w:r>
            <w:r w:rsidR="00F42132">
              <w:rPr>
                <w:noProof/>
                <w:webHidden/>
              </w:rPr>
              <w:fldChar w:fldCharType="begin"/>
            </w:r>
            <w:r w:rsidR="00F42132">
              <w:rPr>
                <w:noProof/>
                <w:webHidden/>
              </w:rPr>
              <w:instrText xml:space="preserve"> PAGEREF _Toc414268648 \h </w:instrText>
            </w:r>
            <w:r w:rsidR="00F42132">
              <w:rPr>
                <w:noProof/>
                <w:webHidden/>
              </w:rPr>
            </w:r>
            <w:r w:rsidR="00F42132">
              <w:rPr>
                <w:noProof/>
                <w:webHidden/>
              </w:rPr>
              <w:fldChar w:fldCharType="separate"/>
            </w:r>
            <w:r w:rsidR="000E0F9D">
              <w:rPr>
                <w:noProof/>
                <w:webHidden/>
              </w:rPr>
              <w:t>44</w:t>
            </w:r>
            <w:r w:rsidR="00F42132">
              <w:rPr>
                <w:noProof/>
                <w:webHidden/>
              </w:rPr>
              <w:fldChar w:fldCharType="end"/>
            </w:r>
          </w:hyperlink>
        </w:p>
        <w:p w:rsidR="00F42132" w:rsidRDefault="009C5032">
          <w:pPr>
            <w:pStyle w:val="TDC3"/>
            <w:tabs>
              <w:tab w:val="left" w:pos="1100"/>
              <w:tab w:val="right" w:leader="dot" w:pos="8778"/>
            </w:tabs>
            <w:rPr>
              <w:noProof/>
            </w:rPr>
          </w:pPr>
          <w:hyperlink w:anchor="_Toc414268649" w:history="1">
            <w:r w:rsidR="00F42132" w:rsidRPr="0072541C">
              <w:rPr>
                <w:rStyle w:val="Hipervnculo"/>
                <w:noProof/>
                <w14:scene3d>
                  <w14:camera w14:prst="orthographicFront"/>
                  <w14:lightRig w14:rig="threePt" w14:dir="t">
                    <w14:rot w14:lat="0" w14:lon="0" w14:rev="0"/>
                  </w14:lightRig>
                </w14:scene3d>
              </w:rPr>
              <w:t>3.4.</w:t>
            </w:r>
            <w:r w:rsidR="00F42132">
              <w:rPr>
                <w:noProof/>
              </w:rPr>
              <w:tab/>
            </w:r>
            <w:r w:rsidR="00F42132" w:rsidRPr="0072541C">
              <w:rPr>
                <w:rStyle w:val="Hipervnculo"/>
                <w:noProof/>
              </w:rPr>
              <w:t>Implementación</w:t>
            </w:r>
            <w:r w:rsidR="00F42132">
              <w:rPr>
                <w:noProof/>
                <w:webHidden/>
              </w:rPr>
              <w:tab/>
            </w:r>
            <w:r w:rsidR="00F42132">
              <w:rPr>
                <w:noProof/>
                <w:webHidden/>
              </w:rPr>
              <w:fldChar w:fldCharType="begin"/>
            </w:r>
            <w:r w:rsidR="00F42132">
              <w:rPr>
                <w:noProof/>
                <w:webHidden/>
              </w:rPr>
              <w:instrText xml:space="preserve"> PAGEREF _Toc414268649 \h </w:instrText>
            </w:r>
            <w:r w:rsidR="00F42132">
              <w:rPr>
                <w:noProof/>
                <w:webHidden/>
              </w:rPr>
            </w:r>
            <w:r w:rsidR="00F42132">
              <w:rPr>
                <w:noProof/>
                <w:webHidden/>
              </w:rPr>
              <w:fldChar w:fldCharType="separate"/>
            </w:r>
            <w:r w:rsidR="000E0F9D">
              <w:rPr>
                <w:noProof/>
                <w:webHidden/>
              </w:rPr>
              <w:t>47</w:t>
            </w:r>
            <w:r w:rsidR="00F42132">
              <w:rPr>
                <w:noProof/>
                <w:webHidden/>
              </w:rPr>
              <w:fldChar w:fldCharType="end"/>
            </w:r>
          </w:hyperlink>
        </w:p>
        <w:p w:rsidR="00F42132" w:rsidRDefault="009C5032">
          <w:pPr>
            <w:pStyle w:val="TDC3"/>
            <w:tabs>
              <w:tab w:val="left" w:pos="1320"/>
              <w:tab w:val="right" w:leader="dot" w:pos="8778"/>
            </w:tabs>
            <w:rPr>
              <w:noProof/>
            </w:rPr>
          </w:pPr>
          <w:hyperlink w:anchor="_Toc414268650" w:history="1">
            <w:r w:rsidR="00F42132" w:rsidRPr="0072541C">
              <w:rPr>
                <w:rStyle w:val="Hipervnculo"/>
                <w:noProof/>
                <w:lang w:bidi="x-none"/>
              </w:rPr>
              <w:t>3.4.1.</w:t>
            </w:r>
            <w:r w:rsidR="00F42132">
              <w:rPr>
                <w:noProof/>
              </w:rPr>
              <w:tab/>
            </w:r>
            <w:r w:rsidR="00F42132" w:rsidRPr="0072541C">
              <w:rPr>
                <w:rStyle w:val="Hipervnculo"/>
                <w:noProof/>
              </w:rPr>
              <w:t>Servidor</w:t>
            </w:r>
            <w:r w:rsidR="00F42132">
              <w:rPr>
                <w:noProof/>
                <w:webHidden/>
              </w:rPr>
              <w:tab/>
            </w:r>
            <w:r w:rsidR="00F42132">
              <w:rPr>
                <w:noProof/>
                <w:webHidden/>
              </w:rPr>
              <w:fldChar w:fldCharType="begin"/>
            </w:r>
            <w:r w:rsidR="00F42132">
              <w:rPr>
                <w:noProof/>
                <w:webHidden/>
              </w:rPr>
              <w:instrText xml:space="preserve"> PAGEREF _Toc414268650 \h </w:instrText>
            </w:r>
            <w:r w:rsidR="00F42132">
              <w:rPr>
                <w:noProof/>
                <w:webHidden/>
              </w:rPr>
            </w:r>
            <w:r w:rsidR="00F42132">
              <w:rPr>
                <w:noProof/>
                <w:webHidden/>
              </w:rPr>
              <w:fldChar w:fldCharType="separate"/>
            </w:r>
            <w:r w:rsidR="000E0F9D">
              <w:rPr>
                <w:noProof/>
                <w:webHidden/>
              </w:rPr>
              <w:t>47</w:t>
            </w:r>
            <w:r w:rsidR="00F42132">
              <w:rPr>
                <w:noProof/>
                <w:webHidden/>
              </w:rPr>
              <w:fldChar w:fldCharType="end"/>
            </w:r>
          </w:hyperlink>
        </w:p>
        <w:p w:rsidR="00F42132" w:rsidRDefault="009C5032">
          <w:pPr>
            <w:pStyle w:val="TDC3"/>
            <w:tabs>
              <w:tab w:val="left" w:pos="1320"/>
              <w:tab w:val="right" w:leader="dot" w:pos="8778"/>
            </w:tabs>
            <w:rPr>
              <w:noProof/>
            </w:rPr>
          </w:pPr>
          <w:hyperlink w:anchor="_Toc414268651" w:history="1">
            <w:r w:rsidR="00F42132" w:rsidRPr="0072541C">
              <w:rPr>
                <w:rStyle w:val="Hipervnculo"/>
                <w:noProof/>
                <w:lang w:bidi="x-none"/>
              </w:rPr>
              <w:t>3.4.2.</w:t>
            </w:r>
            <w:r w:rsidR="00F42132">
              <w:rPr>
                <w:noProof/>
              </w:rPr>
              <w:tab/>
            </w:r>
            <w:r w:rsidR="00F42132" w:rsidRPr="0072541C">
              <w:rPr>
                <w:rStyle w:val="Hipervnculo"/>
                <w:noProof/>
              </w:rPr>
              <w:t>Servidor Dataset DBpedia Local</w:t>
            </w:r>
            <w:r w:rsidR="00F42132">
              <w:rPr>
                <w:noProof/>
                <w:webHidden/>
              </w:rPr>
              <w:tab/>
            </w:r>
            <w:r w:rsidR="00F42132">
              <w:rPr>
                <w:noProof/>
                <w:webHidden/>
              </w:rPr>
              <w:fldChar w:fldCharType="begin"/>
            </w:r>
            <w:r w:rsidR="00F42132">
              <w:rPr>
                <w:noProof/>
                <w:webHidden/>
              </w:rPr>
              <w:instrText xml:space="preserve"> PAGEREF _Toc414268651 \h </w:instrText>
            </w:r>
            <w:r w:rsidR="00F42132">
              <w:rPr>
                <w:noProof/>
                <w:webHidden/>
              </w:rPr>
            </w:r>
            <w:r w:rsidR="00F42132">
              <w:rPr>
                <w:noProof/>
                <w:webHidden/>
              </w:rPr>
              <w:fldChar w:fldCharType="separate"/>
            </w:r>
            <w:r w:rsidR="000E0F9D">
              <w:rPr>
                <w:noProof/>
                <w:webHidden/>
              </w:rPr>
              <w:t>50</w:t>
            </w:r>
            <w:r w:rsidR="00F42132">
              <w:rPr>
                <w:noProof/>
                <w:webHidden/>
              </w:rPr>
              <w:fldChar w:fldCharType="end"/>
            </w:r>
          </w:hyperlink>
        </w:p>
        <w:p w:rsidR="00F42132" w:rsidRDefault="009C5032">
          <w:pPr>
            <w:pStyle w:val="TDC3"/>
            <w:tabs>
              <w:tab w:val="left" w:pos="1320"/>
              <w:tab w:val="right" w:leader="dot" w:pos="8778"/>
            </w:tabs>
            <w:rPr>
              <w:noProof/>
            </w:rPr>
          </w:pPr>
          <w:hyperlink w:anchor="_Toc414268652" w:history="1">
            <w:r w:rsidR="00F42132" w:rsidRPr="0072541C">
              <w:rPr>
                <w:rStyle w:val="Hipervnculo"/>
                <w:noProof/>
                <w:lang w:bidi="x-none"/>
              </w:rPr>
              <w:t>3.4.3.</w:t>
            </w:r>
            <w:r w:rsidR="00F42132">
              <w:rPr>
                <w:noProof/>
              </w:rPr>
              <w:tab/>
            </w:r>
            <w:r w:rsidR="00F42132" w:rsidRPr="0072541C">
              <w:rPr>
                <w:rStyle w:val="Hipervnculo"/>
                <w:noProof/>
              </w:rPr>
              <w:t>Cliente web</w:t>
            </w:r>
            <w:r w:rsidR="00F42132">
              <w:rPr>
                <w:noProof/>
                <w:webHidden/>
              </w:rPr>
              <w:tab/>
            </w:r>
            <w:r w:rsidR="00F42132">
              <w:rPr>
                <w:noProof/>
                <w:webHidden/>
              </w:rPr>
              <w:fldChar w:fldCharType="begin"/>
            </w:r>
            <w:r w:rsidR="00F42132">
              <w:rPr>
                <w:noProof/>
                <w:webHidden/>
              </w:rPr>
              <w:instrText xml:space="preserve"> PAGEREF _Toc414268652 \h </w:instrText>
            </w:r>
            <w:r w:rsidR="00F42132">
              <w:rPr>
                <w:noProof/>
                <w:webHidden/>
              </w:rPr>
            </w:r>
            <w:r w:rsidR="00F42132">
              <w:rPr>
                <w:noProof/>
                <w:webHidden/>
              </w:rPr>
              <w:fldChar w:fldCharType="separate"/>
            </w:r>
            <w:r w:rsidR="000E0F9D">
              <w:rPr>
                <w:noProof/>
                <w:webHidden/>
              </w:rPr>
              <w:t>51</w:t>
            </w:r>
            <w:r w:rsidR="00F42132">
              <w:rPr>
                <w:noProof/>
                <w:webHidden/>
              </w:rPr>
              <w:fldChar w:fldCharType="end"/>
            </w:r>
          </w:hyperlink>
        </w:p>
        <w:p w:rsidR="00F42132" w:rsidRDefault="009C5032">
          <w:pPr>
            <w:pStyle w:val="TDC3"/>
            <w:tabs>
              <w:tab w:val="left" w:pos="1320"/>
              <w:tab w:val="right" w:leader="dot" w:pos="8778"/>
            </w:tabs>
            <w:rPr>
              <w:noProof/>
            </w:rPr>
          </w:pPr>
          <w:hyperlink w:anchor="_Toc414268653" w:history="1">
            <w:r w:rsidR="00F42132" w:rsidRPr="0072541C">
              <w:rPr>
                <w:rStyle w:val="Hipervnculo"/>
                <w:noProof/>
                <w:lang w:bidi="x-none"/>
              </w:rPr>
              <w:t>3.4.4.</w:t>
            </w:r>
            <w:r w:rsidR="00F42132">
              <w:rPr>
                <w:noProof/>
              </w:rPr>
              <w:tab/>
            </w:r>
            <w:r w:rsidR="00F42132" w:rsidRPr="0072541C">
              <w:rPr>
                <w:rStyle w:val="Hipervnculo"/>
                <w:noProof/>
              </w:rPr>
              <w:t>Resumen de prototipos</w:t>
            </w:r>
            <w:r w:rsidR="00F42132">
              <w:rPr>
                <w:noProof/>
                <w:webHidden/>
              </w:rPr>
              <w:tab/>
            </w:r>
            <w:r w:rsidR="00F42132">
              <w:rPr>
                <w:noProof/>
                <w:webHidden/>
              </w:rPr>
              <w:fldChar w:fldCharType="begin"/>
            </w:r>
            <w:r w:rsidR="00F42132">
              <w:rPr>
                <w:noProof/>
                <w:webHidden/>
              </w:rPr>
              <w:instrText xml:space="preserve"> PAGEREF _Toc414268653 \h </w:instrText>
            </w:r>
            <w:r w:rsidR="00F42132">
              <w:rPr>
                <w:noProof/>
                <w:webHidden/>
              </w:rPr>
            </w:r>
            <w:r w:rsidR="00F42132">
              <w:rPr>
                <w:noProof/>
                <w:webHidden/>
              </w:rPr>
              <w:fldChar w:fldCharType="separate"/>
            </w:r>
            <w:r w:rsidR="000E0F9D">
              <w:rPr>
                <w:noProof/>
                <w:webHidden/>
              </w:rPr>
              <w:t>58</w:t>
            </w:r>
            <w:r w:rsidR="00F42132">
              <w:rPr>
                <w:noProof/>
                <w:webHidden/>
              </w:rPr>
              <w:fldChar w:fldCharType="end"/>
            </w:r>
          </w:hyperlink>
        </w:p>
        <w:p w:rsidR="00F42132" w:rsidRDefault="009C5032">
          <w:pPr>
            <w:pStyle w:val="TDC1"/>
            <w:rPr>
              <w:noProof/>
            </w:rPr>
          </w:pPr>
          <w:hyperlink w:anchor="_Toc414268654" w:history="1">
            <w:r w:rsidR="00F42132" w:rsidRPr="0072541C">
              <w:rPr>
                <w:rStyle w:val="Hipervnculo"/>
                <w:noProof/>
              </w:rPr>
              <w:t>CAPITULO 4: pruebas</w:t>
            </w:r>
            <w:r w:rsidR="00F42132">
              <w:rPr>
                <w:noProof/>
                <w:webHidden/>
              </w:rPr>
              <w:tab/>
            </w:r>
            <w:r w:rsidR="00F42132">
              <w:rPr>
                <w:noProof/>
                <w:webHidden/>
              </w:rPr>
              <w:fldChar w:fldCharType="begin"/>
            </w:r>
            <w:r w:rsidR="00F42132">
              <w:rPr>
                <w:noProof/>
                <w:webHidden/>
              </w:rPr>
              <w:instrText xml:space="preserve"> PAGEREF _Toc414268654 \h </w:instrText>
            </w:r>
            <w:r w:rsidR="00F42132">
              <w:rPr>
                <w:noProof/>
                <w:webHidden/>
              </w:rPr>
            </w:r>
            <w:r w:rsidR="00F42132">
              <w:rPr>
                <w:noProof/>
                <w:webHidden/>
              </w:rPr>
              <w:fldChar w:fldCharType="separate"/>
            </w:r>
            <w:r w:rsidR="000E0F9D">
              <w:rPr>
                <w:noProof/>
                <w:webHidden/>
              </w:rPr>
              <w:t>62</w:t>
            </w:r>
            <w:r w:rsidR="00F42132">
              <w:rPr>
                <w:noProof/>
                <w:webHidden/>
              </w:rPr>
              <w:fldChar w:fldCharType="end"/>
            </w:r>
          </w:hyperlink>
        </w:p>
        <w:p w:rsidR="00F42132" w:rsidRDefault="009C5032">
          <w:pPr>
            <w:pStyle w:val="TDC1"/>
            <w:rPr>
              <w:noProof/>
            </w:rPr>
          </w:pPr>
          <w:hyperlink w:anchor="_Toc414268655" w:history="1">
            <w:r w:rsidR="00F42132" w:rsidRPr="0072541C">
              <w:rPr>
                <w:rStyle w:val="Hipervnculo"/>
                <w:noProof/>
              </w:rPr>
              <w:t>1.</w:t>
            </w:r>
            <w:r w:rsidR="00F42132">
              <w:rPr>
                <w:noProof/>
              </w:rPr>
              <w:tab/>
            </w:r>
            <w:r w:rsidR="00F42132" w:rsidRPr="0072541C">
              <w:rPr>
                <w:rStyle w:val="Hipervnculo"/>
                <w:noProof/>
              </w:rPr>
              <w:t>Validación de resultados sobre publicaciones reales</w:t>
            </w:r>
            <w:r w:rsidR="00F42132">
              <w:rPr>
                <w:noProof/>
                <w:webHidden/>
              </w:rPr>
              <w:tab/>
            </w:r>
            <w:r w:rsidR="00F42132">
              <w:rPr>
                <w:noProof/>
                <w:webHidden/>
              </w:rPr>
              <w:fldChar w:fldCharType="begin"/>
            </w:r>
            <w:r w:rsidR="00F42132">
              <w:rPr>
                <w:noProof/>
                <w:webHidden/>
              </w:rPr>
              <w:instrText xml:space="preserve"> PAGEREF _Toc414268655 \h </w:instrText>
            </w:r>
            <w:r w:rsidR="00F42132">
              <w:rPr>
                <w:noProof/>
                <w:webHidden/>
              </w:rPr>
            </w:r>
            <w:r w:rsidR="00F42132">
              <w:rPr>
                <w:noProof/>
                <w:webHidden/>
              </w:rPr>
              <w:fldChar w:fldCharType="separate"/>
            </w:r>
            <w:r w:rsidR="000E0F9D">
              <w:rPr>
                <w:noProof/>
                <w:webHidden/>
              </w:rPr>
              <w:t>63</w:t>
            </w:r>
            <w:r w:rsidR="00F42132">
              <w:rPr>
                <w:noProof/>
                <w:webHidden/>
              </w:rPr>
              <w:fldChar w:fldCharType="end"/>
            </w:r>
          </w:hyperlink>
        </w:p>
        <w:p w:rsidR="00F42132" w:rsidRDefault="009C5032">
          <w:pPr>
            <w:pStyle w:val="TDC3"/>
            <w:tabs>
              <w:tab w:val="left" w:pos="1100"/>
              <w:tab w:val="right" w:leader="dot" w:pos="8778"/>
            </w:tabs>
            <w:rPr>
              <w:noProof/>
            </w:rPr>
          </w:pPr>
          <w:hyperlink w:anchor="_Toc414268656" w:history="1">
            <w:r w:rsidR="00F42132" w:rsidRPr="0072541C">
              <w:rPr>
                <w:rStyle w:val="Hipervnculo"/>
                <w:noProof/>
                <w14:scene3d>
                  <w14:camera w14:prst="orthographicFront"/>
                  <w14:lightRig w14:rig="threePt" w14:dir="t">
                    <w14:rot w14:lat="0" w14:lon="0" w14:rev="0"/>
                  </w14:lightRig>
                </w14:scene3d>
              </w:rPr>
              <w:t>1.1.</w:t>
            </w:r>
            <w:r w:rsidR="00F42132">
              <w:rPr>
                <w:noProof/>
              </w:rPr>
              <w:tab/>
            </w:r>
            <w:r w:rsidR="00F42132" w:rsidRPr="0072541C">
              <w:rPr>
                <w:rStyle w:val="Hipervnculo"/>
                <w:noProof/>
              </w:rPr>
              <w:t>Objetivo</w:t>
            </w:r>
            <w:r w:rsidR="00F42132">
              <w:rPr>
                <w:noProof/>
                <w:webHidden/>
              </w:rPr>
              <w:tab/>
            </w:r>
            <w:r w:rsidR="00F42132">
              <w:rPr>
                <w:noProof/>
                <w:webHidden/>
              </w:rPr>
              <w:fldChar w:fldCharType="begin"/>
            </w:r>
            <w:r w:rsidR="00F42132">
              <w:rPr>
                <w:noProof/>
                <w:webHidden/>
              </w:rPr>
              <w:instrText xml:space="preserve"> PAGEREF _Toc414268656 \h </w:instrText>
            </w:r>
            <w:r w:rsidR="00F42132">
              <w:rPr>
                <w:noProof/>
                <w:webHidden/>
              </w:rPr>
            </w:r>
            <w:r w:rsidR="00F42132">
              <w:rPr>
                <w:noProof/>
                <w:webHidden/>
              </w:rPr>
              <w:fldChar w:fldCharType="separate"/>
            </w:r>
            <w:r w:rsidR="000E0F9D">
              <w:rPr>
                <w:noProof/>
                <w:webHidden/>
              </w:rPr>
              <w:t>63</w:t>
            </w:r>
            <w:r w:rsidR="00F42132">
              <w:rPr>
                <w:noProof/>
                <w:webHidden/>
              </w:rPr>
              <w:fldChar w:fldCharType="end"/>
            </w:r>
          </w:hyperlink>
        </w:p>
        <w:p w:rsidR="00F42132" w:rsidRDefault="009C5032">
          <w:pPr>
            <w:pStyle w:val="TDC3"/>
            <w:tabs>
              <w:tab w:val="left" w:pos="1100"/>
              <w:tab w:val="right" w:leader="dot" w:pos="8778"/>
            </w:tabs>
            <w:rPr>
              <w:noProof/>
            </w:rPr>
          </w:pPr>
          <w:hyperlink w:anchor="_Toc414268657" w:history="1">
            <w:r w:rsidR="00F42132" w:rsidRPr="0072541C">
              <w:rPr>
                <w:rStyle w:val="Hipervnculo"/>
                <w:noProof/>
                <w14:scene3d>
                  <w14:camera w14:prst="orthographicFront"/>
                  <w14:lightRig w14:rig="threePt" w14:dir="t">
                    <w14:rot w14:lat="0" w14:lon="0" w14:rev="0"/>
                  </w14:lightRig>
                </w14:scene3d>
              </w:rPr>
              <w:t>1.2.</w:t>
            </w:r>
            <w:r w:rsidR="00F42132">
              <w:rPr>
                <w:noProof/>
              </w:rPr>
              <w:tab/>
            </w:r>
            <w:r w:rsidR="00F42132" w:rsidRPr="0072541C">
              <w:rPr>
                <w:rStyle w:val="Hipervnculo"/>
                <w:noProof/>
              </w:rPr>
              <w:t>Entorno y características de las pruebas</w:t>
            </w:r>
            <w:r w:rsidR="00F42132">
              <w:rPr>
                <w:noProof/>
                <w:webHidden/>
              </w:rPr>
              <w:tab/>
            </w:r>
            <w:r w:rsidR="00F42132">
              <w:rPr>
                <w:noProof/>
                <w:webHidden/>
              </w:rPr>
              <w:fldChar w:fldCharType="begin"/>
            </w:r>
            <w:r w:rsidR="00F42132">
              <w:rPr>
                <w:noProof/>
                <w:webHidden/>
              </w:rPr>
              <w:instrText xml:space="preserve"> PAGEREF _Toc414268657 \h </w:instrText>
            </w:r>
            <w:r w:rsidR="00F42132">
              <w:rPr>
                <w:noProof/>
                <w:webHidden/>
              </w:rPr>
            </w:r>
            <w:r w:rsidR="00F42132">
              <w:rPr>
                <w:noProof/>
                <w:webHidden/>
              </w:rPr>
              <w:fldChar w:fldCharType="separate"/>
            </w:r>
            <w:r w:rsidR="000E0F9D">
              <w:rPr>
                <w:noProof/>
                <w:webHidden/>
              </w:rPr>
              <w:t>63</w:t>
            </w:r>
            <w:r w:rsidR="00F42132">
              <w:rPr>
                <w:noProof/>
                <w:webHidden/>
              </w:rPr>
              <w:fldChar w:fldCharType="end"/>
            </w:r>
          </w:hyperlink>
        </w:p>
        <w:p w:rsidR="00F42132" w:rsidRDefault="009C5032">
          <w:pPr>
            <w:pStyle w:val="TDC3"/>
            <w:tabs>
              <w:tab w:val="left" w:pos="1100"/>
              <w:tab w:val="right" w:leader="dot" w:pos="8778"/>
            </w:tabs>
            <w:rPr>
              <w:noProof/>
            </w:rPr>
          </w:pPr>
          <w:hyperlink w:anchor="_Toc414268658" w:history="1">
            <w:r w:rsidR="00F42132" w:rsidRPr="0072541C">
              <w:rPr>
                <w:rStyle w:val="Hipervnculo"/>
                <w:noProof/>
                <w14:scene3d>
                  <w14:camera w14:prst="orthographicFront"/>
                  <w14:lightRig w14:rig="threePt" w14:dir="t">
                    <w14:rot w14:lat="0" w14:lon="0" w14:rev="0"/>
                  </w14:lightRig>
                </w14:scene3d>
              </w:rPr>
              <w:t>1.3.</w:t>
            </w:r>
            <w:r w:rsidR="00F42132">
              <w:rPr>
                <w:noProof/>
              </w:rPr>
              <w:tab/>
            </w:r>
            <w:r w:rsidR="00F42132" w:rsidRPr="0072541C">
              <w:rPr>
                <w:rStyle w:val="Hipervnculo"/>
                <w:noProof/>
              </w:rPr>
              <w:t>Primera prueba de validación.</w:t>
            </w:r>
            <w:r w:rsidR="00F42132">
              <w:rPr>
                <w:noProof/>
                <w:webHidden/>
              </w:rPr>
              <w:tab/>
            </w:r>
            <w:r w:rsidR="00F42132">
              <w:rPr>
                <w:noProof/>
                <w:webHidden/>
              </w:rPr>
              <w:fldChar w:fldCharType="begin"/>
            </w:r>
            <w:r w:rsidR="00F42132">
              <w:rPr>
                <w:noProof/>
                <w:webHidden/>
              </w:rPr>
              <w:instrText xml:space="preserve"> PAGEREF _Toc414268658 \h </w:instrText>
            </w:r>
            <w:r w:rsidR="00F42132">
              <w:rPr>
                <w:noProof/>
                <w:webHidden/>
              </w:rPr>
            </w:r>
            <w:r w:rsidR="00F42132">
              <w:rPr>
                <w:noProof/>
                <w:webHidden/>
              </w:rPr>
              <w:fldChar w:fldCharType="separate"/>
            </w:r>
            <w:r w:rsidR="000E0F9D">
              <w:rPr>
                <w:noProof/>
                <w:webHidden/>
              </w:rPr>
              <w:t>63</w:t>
            </w:r>
            <w:r w:rsidR="00F42132">
              <w:rPr>
                <w:noProof/>
                <w:webHidden/>
              </w:rPr>
              <w:fldChar w:fldCharType="end"/>
            </w:r>
          </w:hyperlink>
        </w:p>
        <w:p w:rsidR="00F42132" w:rsidRDefault="009C5032">
          <w:pPr>
            <w:pStyle w:val="TDC3"/>
            <w:tabs>
              <w:tab w:val="left" w:pos="1100"/>
              <w:tab w:val="right" w:leader="dot" w:pos="8778"/>
            </w:tabs>
            <w:rPr>
              <w:noProof/>
            </w:rPr>
          </w:pPr>
          <w:hyperlink w:anchor="_Toc414268659" w:history="1">
            <w:r w:rsidR="00F42132" w:rsidRPr="0072541C">
              <w:rPr>
                <w:rStyle w:val="Hipervnculo"/>
                <w:noProof/>
                <w14:scene3d>
                  <w14:camera w14:prst="orthographicFront"/>
                  <w14:lightRig w14:rig="threePt" w14:dir="t">
                    <w14:rot w14:lat="0" w14:lon="0" w14:rev="0"/>
                  </w14:lightRig>
                </w14:scene3d>
              </w:rPr>
              <w:t>1.4.</w:t>
            </w:r>
            <w:r w:rsidR="00F42132">
              <w:rPr>
                <w:noProof/>
              </w:rPr>
              <w:tab/>
            </w:r>
            <w:r w:rsidR="00F42132" w:rsidRPr="0072541C">
              <w:rPr>
                <w:rStyle w:val="Hipervnculo"/>
                <w:noProof/>
              </w:rPr>
              <w:t>Segunda prueba  de validación.</w:t>
            </w:r>
            <w:r w:rsidR="00F42132">
              <w:rPr>
                <w:noProof/>
                <w:webHidden/>
              </w:rPr>
              <w:tab/>
            </w:r>
            <w:r w:rsidR="00F42132">
              <w:rPr>
                <w:noProof/>
                <w:webHidden/>
              </w:rPr>
              <w:fldChar w:fldCharType="begin"/>
            </w:r>
            <w:r w:rsidR="00F42132">
              <w:rPr>
                <w:noProof/>
                <w:webHidden/>
              </w:rPr>
              <w:instrText xml:space="preserve"> PAGEREF _Toc414268659 \h </w:instrText>
            </w:r>
            <w:r w:rsidR="00F42132">
              <w:rPr>
                <w:noProof/>
                <w:webHidden/>
              </w:rPr>
            </w:r>
            <w:r w:rsidR="00F42132">
              <w:rPr>
                <w:noProof/>
                <w:webHidden/>
              </w:rPr>
              <w:fldChar w:fldCharType="separate"/>
            </w:r>
            <w:r w:rsidR="000E0F9D">
              <w:rPr>
                <w:noProof/>
                <w:webHidden/>
              </w:rPr>
              <w:t>67</w:t>
            </w:r>
            <w:r w:rsidR="00F42132">
              <w:rPr>
                <w:noProof/>
                <w:webHidden/>
              </w:rPr>
              <w:fldChar w:fldCharType="end"/>
            </w:r>
          </w:hyperlink>
        </w:p>
        <w:p w:rsidR="00F42132" w:rsidRDefault="009C5032">
          <w:pPr>
            <w:pStyle w:val="TDC1"/>
            <w:rPr>
              <w:noProof/>
            </w:rPr>
          </w:pPr>
          <w:hyperlink w:anchor="_Toc414268660" w:history="1">
            <w:r w:rsidR="00F42132" w:rsidRPr="0072541C">
              <w:rPr>
                <w:rStyle w:val="Hipervnculo"/>
                <w:noProof/>
              </w:rPr>
              <w:t>2.</w:t>
            </w:r>
            <w:r w:rsidR="00F42132">
              <w:rPr>
                <w:noProof/>
              </w:rPr>
              <w:tab/>
            </w:r>
            <w:r w:rsidR="00F42132" w:rsidRPr="0072541C">
              <w:rPr>
                <w:rStyle w:val="Hipervnculo"/>
                <w:noProof/>
              </w:rPr>
              <w:t>Pruebas funcionales</w:t>
            </w:r>
            <w:r w:rsidR="00F42132">
              <w:rPr>
                <w:noProof/>
                <w:webHidden/>
              </w:rPr>
              <w:tab/>
            </w:r>
            <w:r w:rsidR="00F42132">
              <w:rPr>
                <w:noProof/>
                <w:webHidden/>
              </w:rPr>
              <w:fldChar w:fldCharType="begin"/>
            </w:r>
            <w:r w:rsidR="00F42132">
              <w:rPr>
                <w:noProof/>
                <w:webHidden/>
              </w:rPr>
              <w:instrText xml:space="preserve"> PAGEREF _Toc414268660 \h </w:instrText>
            </w:r>
            <w:r w:rsidR="00F42132">
              <w:rPr>
                <w:noProof/>
                <w:webHidden/>
              </w:rPr>
            </w:r>
            <w:r w:rsidR="00F42132">
              <w:rPr>
                <w:noProof/>
                <w:webHidden/>
              </w:rPr>
              <w:fldChar w:fldCharType="separate"/>
            </w:r>
            <w:r w:rsidR="000E0F9D">
              <w:rPr>
                <w:noProof/>
                <w:webHidden/>
              </w:rPr>
              <w:t>74</w:t>
            </w:r>
            <w:r w:rsidR="00F42132">
              <w:rPr>
                <w:noProof/>
                <w:webHidden/>
              </w:rPr>
              <w:fldChar w:fldCharType="end"/>
            </w:r>
          </w:hyperlink>
        </w:p>
        <w:p w:rsidR="00F42132" w:rsidRDefault="009C5032">
          <w:pPr>
            <w:pStyle w:val="TDC3"/>
            <w:tabs>
              <w:tab w:val="left" w:pos="1100"/>
              <w:tab w:val="right" w:leader="dot" w:pos="8778"/>
            </w:tabs>
            <w:rPr>
              <w:noProof/>
            </w:rPr>
          </w:pPr>
          <w:hyperlink w:anchor="_Toc414268661" w:history="1">
            <w:r w:rsidR="00F42132" w:rsidRPr="0072541C">
              <w:rPr>
                <w:rStyle w:val="Hipervnculo"/>
                <w:noProof/>
                <w14:scene3d>
                  <w14:camera w14:prst="orthographicFront"/>
                  <w14:lightRig w14:rig="threePt" w14:dir="t">
                    <w14:rot w14:lat="0" w14:lon="0" w14:rev="0"/>
                  </w14:lightRig>
                </w14:scene3d>
              </w:rPr>
              <w:t>2.1.</w:t>
            </w:r>
            <w:r w:rsidR="00F42132">
              <w:rPr>
                <w:noProof/>
              </w:rPr>
              <w:tab/>
            </w:r>
            <w:r w:rsidR="00F42132" w:rsidRPr="0072541C">
              <w:rPr>
                <w:rStyle w:val="Hipervnculo"/>
                <w:noProof/>
              </w:rPr>
              <w:t>Objetivo</w:t>
            </w:r>
            <w:r w:rsidR="00F42132">
              <w:rPr>
                <w:noProof/>
                <w:webHidden/>
              </w:rPr>
              <w:tab/>
            </w:r>
            <w:r w:rsidR="00F42132">
              <w:rPr>
                <w:noProof/>
                <w:webHidden/>
              </w:rPr>
              <w:fldChar w:fldCharType="begin"/>
            </w:r>
            <w:r w:rsidR="00F42132">
              <w:rPr>
                <w:noProof/>
                <w:webHidden/>
              </w:rPr>
              <w:instrText xml:space="preserve"> PAGEREF _Toc414268661 \h </w:instrText>
            </w:r>
            <w:r w:rsidR="00F42132">
              <w:rPr>
                <w:noProof/>
                <w:webHidden/>
              </w:rPr>
            </w:r>
            <w:r w:rsidR="00F42132">
              <w:rPr>
                <w:noProof/>
                <w:webHidden/>
              </w:rPr>
              <w:fldChar w:fldCharType="separate"/>
            </w:r>
            <w:r w:rsidR="000E0F9D">
              <w:rPr>
                <w:noProof/>
                <w:webHidden/>
              </w:rPr>
              <w:t>74</w:t>
            </w:r>
            <w:r w:rsidR="00F42132">
              <w:rPr>
                <w:noProof/>
                <w:webHidden/>
              </w:rPr>
              <w:fldChar w:fldCharType="end"/>
            </w:r>
          </w:hyperlink>
        </w:p>
        <w:p w:rsidR="00F42132" w:rsidRDefault="009C5032">
          <w:pPr>
            <w:pStyle w:val="TDC3"/>
            <w:tabs>
              <w:tab w:val="left" w:pos="1100"/>
              <w:tab w:val="right" w:leader="dot" w:pos="8778"/>
            </w:tabs>
            <w:rPr>
              <w:noProof/>
            </w:rPr>
          </w:pPr>
          <w:hyperlink w:anchor="_Toc414268662" w:history="1">
            <w:r w:rsidR="00F42132" w:rsidRPr="0072541C">
              <w:rPr>
                <w:rStyle w:val="Hipervnculo"/>
                <w:noProof/>
                <w14:scene3d>
                  <w14:camera w14:prst="orthographicFront"/>
                  <w14:lightRig w14:rig="threePt" w14:dir="t">
                    <w14:rot w14:lat="0" w14:lon="0" w14:rev="0"/>
                  </w14:lightRig>
                </w14:scene3d>
              </w:rPr>
              <w:t>2.2.</w:t>
            </w:r>
            <w:r w:rsidR="00F42132">
              <w:rPr>
                <w:noProof/>
              </w:rPr>
              <w:tab/>
            </w:r>
            <w:r w:rsidR="00F42132" w:rsidRPr="0072541C">
              <w:rPr>
                <w:rStyle w:val="Hipervnculo"/>
                <w:noProof/>
              </w:rPr>
              <w:t>Escenario</w:t>
            </w:r>
            <w:r w:rsidR="00F42132">
              <w:rPr>
                <w:noProof/>
                <w:webHidden/>
              </w:rPr>
              <w:tab/>
            </w:r>
            <w:r w:rsidR="00F42132">
              <w:rPr>
                <w:noProof/>
                <w:webHidden/>
              </w:rPr>
              <w:fldChar w:fldCharType="begin"/>
            </w:r>
            <w:r w:rsidR="00F42132">
              <w:rPr>
                <w:noProof/>
                <w:webHidden/>
              </w:rPr>
              <w:instrText xml:space="preserve"> PAGEREF _Toc414268662 \h </w:instrText>
            </w:r>
            <w:r w:rsidR="00F42132">
              <w:rPr>
                <w:noProof/>
                <w:webHidden/>
              </w:rPr>
            </w:r>
            <w:r w:rsidR="00F42132">
              <w:rPr>
                <w:noProof/>
                <w:webHidden/>
              </w:rPr>
              <w:fldChar w:fldCharType="separate"/>
            </w:r>
            <w:r w:rsidR="000E0F9D">
              <w:rPr>
                <w:noProof/>
                <w:webHidden/>
              </w:rPr>
              <w:t>74</w:t>
            </w:r>
            <w:r w:rsidR="00F42132">
              <w:rPr>
                <w:noProof/>
                <w:webHidden/>
              </w:rPr>
              <w:fldChar w:fldCharType="end"/>
            </w:r>
          </w:hyperlink>
        </w:p>
        <w:p w:rsidR="00F42132" w:rsidRDefault="009C5032">
          <w:pPr>
            <w:pStyle w:val="TDC3"/>
            <w:tabs>
              <w:tab w:val="left" w:pos="1100"/>
              <w:tab w:val="right" w:leader="dot" w:pos="8778"/>
            </w:tabs>
            <w:rPr>
              <w:noProof/>
            </w:rPr>
          </w:pPr>
          <w:hyperlink w:anchor="_Toc414268663" w:history="1">
            <w:r w:rsidR="00F42132" w:rsidRPr="0072541C">
              <w:rPr>
                <w:rStyle w:val="Hipervnculo"/>
                <w:noProof/>
                <w14:scene3d>
                  <w14:camera w14:prst="orthographicFront"/>
                  <w14:lightRig w14:rig="threePt" w14:dir="t">
                    <w14:rot w14:lat="0" w14:lon="0" w14:rev="0"/>
                  </w14:lightRig>
                </w14:scene3d>
              </w:rPr>
              <w:t>2.3.</w:t>
            </w:r>
            <w:r w:rsidR="00F42132">
              <w:rPr>
                <w:noProof/>
              </w:rPr>
              <w:tab/>
            </w:r>
            <w:r w:rsidR="00F42132" w:rsidRPr="0072541C">
              <w:rPr>
                <w:rStyle w:val="Hipervnculo"/>
                <w:noProof/>
              </w:rPr>
              <w:t>Pruebas sobre el servicio web de Segmentación en Sentencias</w:t>
            </w:r>
            <w:r w:rsidR="00F42132">
              <w:rPr>
                <w:noProof/>
                <w:webHidden/>
              </w:rPr>
              <w:tab/>
            </w:r>
            <w:r w:rsidR="00F42132">
              <w:rPr>
                <w:noProof/>
                <w:webHidden/>
              </w:rPr>
              <w:fldChar w:fldCharType="begin"/>
            </w:r>
            <w:r w:rsidR="00F42132">
              <w:rPr>
                <w:noProof/>
                <w:webHidden/>
              </w:rPr>
              <w:instrText xml:space="preserve"> PAGEREF _Toc414268663 \h </w:instrText>
            </w:r>
            <w:r w:rsidR="00F42132">
              <w:rPr>
                <w:noProof/>
                <w:webHidden/>
              </w:rPr>
            </w:r>
            <w:r w:rsidR="00F42132">
              <w:rPr>
                <w:noProof/>
                <w:webHidden/>
              </w:rPr>
              <w:fldChar w:fldCharType="separate"/>
            </w:r>
            <w:r w:rsidR="000E0F9D">
              <w:rPr>
                <w:noProof/>
                <w:webHidden/>
              </w:rPr>
              <w:t>74</w:t>
            </w:r>
            <w:r w:rsidR="00F42132">
              <w:rPr>
                <w:noProof/>
                <w:webHidden/>
              </w:rPr>
              <w:fldChar w:fldCharType="end"/>
            </w:r>
          </w:hyperlink>
        </w:p>
        <w:p w:rsidR="00F42132" w:rsidRDefault="009C5032">
          <w:pPr>
            <w:pStyle w:val="TDC3"/>
            <w:tabs>
              <w:tab w:val="left" w:pos="1100"/>
              <w:tab w:val="right" w:leader="dot" w:pos="8778"/>
            </w:tabs>
            <w:rPr>
              <w:noProof/>
            </w:rPr>
          </w:pPr>
          <w:hyperlink w:anchor="_Toc414268664" w:history="1">
            <w:r w:rsidR="00F42132" w:rsidRPr="0072541C">
              <w:rPr>
                <w:rStyle w:val="Hipervnculo"/>
                <w:noProof/>
                <w14:scene3d>
                  <w14:camera w14:prst="orthographicFront"/>
                  <w14:lightRig w14:rig="threePt" w14:dir="t">
                    <w14:rot w14:lat="0" w14:lon="0" w14:rev="0"/>
                  </w14:lightRig>
                </w14:scene3d>
              </w:rPr>
              <w:t>2.4.</w:t>
            </w:r>
            <w:r w:rsidR="00F42132">
              <w:rPr>
                <w:noProof/>
              </w:rPr>
              <w:tab/>
            </w:r>
            <w:r w:rsidR="00F42132" w:rsidRPr="0072541C">
              <w:rPr>
                <w:rStyle w:val="Hipervnculo"/>
                <w:noProof/>
              </w:rPr>
              <w:t>Prueba sobre el servicio web de Tokenización</w:t>
            </w:r>
            <w:r w:rsidR="00F42132">
              <w:rPr>
                <w:noProof/>
                <w:webHidden/>
              </w:rPr>
              <w:tab/>
            </w:r>
            <w:r w:rsidR="00F42132">
              <w:rPr>
                <w:noProof/>
                <w:webHidden/>
              </w:rPr>
              <w:fldChar w:fldCharType="begin"/>
            </w:r>
            <w:r w:rsidR="00F42132">
              <w:rPr>
                <w:noProof/>
                <w:webHidden/>
              </w:rPr>
              <w:instrText xml:space="preserve"> PAGEREF _Toc414268664 \h </w:instrText>
            </w:r>
            <w:r w:rsidR="00F42132">
              <w:rPr>
                <w:noProof/>
                <w:webHidden/>
              </w:rPr>
            </w:r>
            <w:r w:rsidR="00F42132">
              <w:rPr>
                <w:noProof/>
                <w:webHidden/>
              </w:rPr>
              <w:fldChar w:fldCharType="separate"/>
            </w:r>
            <w:r w:rsidR="000E0F9D">
              <w:rPr>
                <w:noProof/>
                <w:webHidden/>
              </w:rPr>
              <w:t>75</w:t>
            </w:r>
            <w:r w:rsidR="00F42132">
              <w:rPr>
                <w:noProof/>
                <w:webHidden/>
              </w:rPr>
              <w:fldChar w:fldCharType="end"/>
            </w:r>
          </w:hyperlink>
        </w:p>
        <w:p w:rsidR="00F42132" w:rsidRDefault="009C5032">
          <w:pPr>
            <w:pStyle w:val="TDC3"/>
            <w:tabs>
              <w:tab w:val="left" w:pos="1100"/>
              <w:tab w:val="right" w:leader="dot" w:pos="8778"/>
            </w:tabs>
            <w:rPr>
              <w:noProof/>
            </w:rPr>
          </w:pPr>
          <w:hyperlink w:anchor="_Toc414268665" w:history="1">
            <w:r w:rsidR="00F42132" w:rsidRPr="0072541C">
              <w:rPr>
                <w:rStyle w:val="Hipervnculo"/>
                <w:rFonts w:eastAsia="DejaVu Sans"/>
                <w:noProof/>
                <w14:scene3d>
                  <w14:camera w14:prst="orthographicFront"/>
                  <w14:lightRig w14:rig="threePt" w14:dir="t">
                    <w14:rot w14:lat="0" w14:lon="0" w14:rev="0"/>
                  </w14:lightRig>
                </w14:scene3d>
              </w:rPr>
              <w:t>2.5.</w:t>
            </w:r>
            <w:r w:rsidR="00F42132">
              <w:rPr>
                <w:noProof/>
              </w:rPr>
              <w:tab/>
            </w:r>
            <w:r w:rsidR="00F42132" w:rsidRPr="0072541C">
              <w:rPr>
                <w:rStyle w:val="Hipervnculo"/>
                <w:rFonts w:eastAsia="DejaVu Sans"/>
                <w:noProof/>
              </w:rPr>
              <w:t>Servicio web de Etiquetado</w:t>
            </w:r>
            <w:r w:rsidR="00F42132">
              <w:rPr>
                <w:noProof/>
                <w:webHidden/>
              </w:rPr>
              <w:tab/>
            </w:r>
            <w:r w:rsidR="00F42132">
              <w:rPr>
                <w:noProof/>
                <w:webHidden/>
              </w:rPr>
              <w:fldChar w:fldCharType="begin"/>
            </w:r>
            <w:r w:rsidR="00F42132">
              <w:rPr>
                <w:noProof/>
                <w:webHidden/>
              </w:rPr>
              <w:instrText xml:space="preserve"> PAGEREF _Toc414268665 \h </w:instrText>
            </w:r>
            <w:r w:rsidR="00F42132">
              <w:rPr>
                <w:noProof/>
                <w:webHidden/>
              </w:rPr>
            </w:r>
            <w:r w:rsidR="00F42132">
              <w:rPr>
                <w:noProof/>
                <w:webHidden/>
              </w:rPr>
              <w:fldChar w:fldCharType="separate"/>
            </w:r>
            <w:r w:rsidR="000E0F9D">
              <w:rPr>
                <w:noProof/>
                <w:webHidden/>
              </w:rPr>
              <w:t>76</w:t>
            </w:r>
            <w:r w:rsidR="00F42132">
              <w:rPr>
                <w:noProof/>
                <w:webHidden/>
              </w:rPr>
              <w:fldChar w:fldCharType="end"/>
            </w:r>
          </w:hyperlink>
        </w:p>
        <w:p w:rsidR="00F42132" w:rsidRDefault="009C5032">
          <w:pPr>
            <w:pStyle w:val="TDC3"/>
            <w:tabs>
              <w:tab w:val="left" w:pos="1100"/>
              <w:tab w:val="right" w:leader="dot" w:pos="8778"/>
            </w:tabs>
            <w:rPr>
              <w:noProof/>
            </w:rPr>
          </w:pPr>
          <w:hyperlink w:anchor="_Toc414268666" w:history="1">
            <w:r w:rsidR="00F42132" w:rsidRPr="0072541C">
              <w:rPr>
                <w:rStyle w:val="Hipervnculo"/>
                <w:rFonts w:eastAsia="DejaVu Sans"/>
                <w:noProof/>
                <w14:scene3d>
                  <w14:camera w14:prst="orthographicFront"/>
                  <w14:lightRig w14:rig="threePt" w14:dir="t">
                    <w14:rot w14:lat="0" w14:lon="0" w14:rev="0"/>
                  </w14:lightRig>
                </w14:scene3d>
              </w:rPr>
              <w:t>2.6.</w:t>
            </w:r>
            <w:r w:rsidR="00F42132">
              <w:rPr>
                <w:noProof/>
              </w:rPr>
              <w:tab/>
            </w:r>
            <w:r w:rsidR="00F42132" w:rsidRPr="0072541C">
              <w:rPr>
                <w:rStyle w:val="Hipervnculo"/>
                <w:rFonts w:eastAsia="DejaVu Sans"/>
                <w:noProof/>
              </w:rPr>
              <w:t>Servicio web de Extracción</w:t>
            </w:r>
            <w:r w:rsidR="00F42132">
              <w:rPr>
                <w:noProof/>
                <w:webHidden/>
              </w:rPr>
              <w:tab/>
            </w:r>
            <w:r w:rsidR="00F42132">
              <w:rPr>
                <w:noProof/>
                <w:webHidden/>
              </w:rPr>
              <w:fldChar w:fldCharType="begin"/>
            </w:r>
            <w:r w:rsidR="00F42132">
              <w:rPr>
                <w:noProof/>
                <w:webHidden/>
              </w:rPr>
              <w:instrText xml:space="preserve"> PAGEREF _Toc414268666 \h </w:instrText>
            </w:r>
            <w:r w:rsidR="00F42132">
              <w:rPr>
                <w:noProof/>
                <w:webHidden/>
              </w:rPr>
            </w:r>
            <w:r w:rsidR="00F42132">
              <w:rPr>
                <w:noProof/>
                <w:webHidden/>
              </w:rPr>
              <w:fldChar w:fldCharType="separate"/>
            </w:r>
            <w:r w:rsidR="000E0F9D">
              <w:rPr>
                <w:noProof/>
                <w:webHidden/>
              </w:rPr>
              <w:t>77</w:t>
            </w:r>
            <w:r w:rsidR="00F42132">
              <w:rPr>
                <w:noProof/>
                <w:webHidden/>
              </w:rPr>
              <w:fldChar w:fldCharType="end"/>
            </w:r>
          </w:hyperlink>
        </w:p>
        <w:p w:rsidR="00F42132" w:rsidRDefault="009C5032">
          <w:pPr>
            <w:pStyle w:val="TDC3"/>
            <w:tabs>
              <w:tab w:val="left" w:pos="1100"/>
              <w:tab w:val="right" w:leader="dot" w:pos="8778"/>
            </w:tabs>
            <w:rPr>
              <w:noProof/>
            </w:rPr>
          </w:pPr>
          <w:hyperlink w:anchor="_Toc414268667" w:history="1">
            <w:r w:rsidR="00F42132" w:rsidRPr="0072541C">
              <w:rPr>
                <w:rStyle w:val="Hipervnculo"/>
                <w:rFonts w:eastAsia="DejaVu Sans"/>
                <w:noProof/>
                <w14:scene3d>
                  <w14:camera w14:prst="orthographicFront"/>
                  <w14:lightRig w14:rig="threePt" w14:dir="t">
                    <w14:rot w14:lat="0" w14:lon="0" w14:rev="0"/>
                  </w14:lightRig>
                </w14:scene3d>
              </w:rPr>
              <w:t>2.7.</w:t>
            </w:r>
            <w:r w:rsidR="00F42132">
              <w:rPr>
                <w:noProof/>
              </w:rPr>
              <w:tab/>
            </w:r>
            <w:r w:rsidR="00F42132" w:rsidRPr="0072541C">
              <w:rPr>
                <w:rStyle w:val="Hipervnculo"/>
                <w:rFonts w:eastAsia="DejaVu Sans"/>
                <w:noProof/>
              </w:rPr>
              <w:t>Servicio web de Desambiguación y Enlace</w:t>
            </w:r>
            <w:r w:rsidR="00F42132">
              <w:rPr>
                <w:noProof/>
                <w:webHidden/>
              </w:rPr>
              <w:tab/>
            </w:r>
            <w:r w:rsidR="00F42132">
              <w:rPr>
                <w:noProof/>
                <w:webHidden/>
              </w:rPr>
              <w:fldChar w:fldCharType="begin"/>
            </w:r>
            <w:r w:rsidR="00F42132">
              <w:rPr>
                <w:noProof/>
                <w:webHidden/>
              </w:rPr>
              <w:instrText xml:space="preserve"> PAGEREF _Toc414268667 \h </w:instrText>
            </w:r>
            <w:r w:rsidR="00F42132">
              <w:rPr>
                <w:noProof/>
                <w:webHidden/>
              </w:rPr>
            </w:r>
            <w:r w:rsidR="00F42132">
              <w:rPr>
                <w:noProof/>
                <w:webHidden/>
              </w:rPr>
              <w:fldChar w:fldCharType="separate"/>
            </w:r>
            <w:r w:rsidR="000E0F9D">
              <w:rPr>
                <w:noProof/>
                <w:webHidden/>
              </w:rPr>
              <w:t>77</w:t>
            </w:r>
            <w:r w:rsidR="00F42132">
              <w:rPr>
                <w:noProof/>
                <w:webHidden/>
              </w:rPr>
              <w:fldChar w:fldCharType="end"/>
            </w:r>
          </w:hyperlink>
        </w:p>
        <w:p w:rsidR="00F42132" w:rsidRDefault="009C5032">
          <w:pPr>
            <w:pStyle w:val="TDC1"/>
            <w:rPr>
              <w:noProof/>
            </w:rPr>
          </w:pPr>
          <w:hyperlink w:anchor="_Toc414268668" w:history="1">
            <w:r w:rsidR="00F42132" w:rsidRPr="0072541C">
              <w:rPr>
                <w:rStyle w:val="Hipervnculo"/>
                <w:noProof/>
              </w:rPr>
              <w:t>3.</w:t>
            </w:r>
            <w:r w:rsidR="00F42132">
              <w:rPr>
                <w:noProof/>
              </w:rPr>
              <w:tab/>
            </w:r>
            <w:r w:rsidR="00F42132" w:rsidRPr="0072541C">
              <w:rPr>
                <w:rStyle w:val="Hipervnculo"/>
                <w:noProof/>
              </w:rPr>
              <w:t>Pruebas de validación de resultados con servicios similares</w:t>
            </w:r>
            <w:r w:rsidR="00F42132">
              <w:rPr>
                <w:noProof/>
                <w:webHidden/>
              </w:rPr>
              <w:tab/>
            </w:r>
            <w:r w:rsidR="00F42132">
              <w:rPr>
                <w:noProof/>
                <w:webHidden/>
              </w:rPr>
              <w:fldChar w:fldCharType="begin"/>
            </w:r>
            <w:r w:rsidR="00F42132">
              <w:rPr>
                <w:noProof/>
                <w:webHidden/>
              </w:rPr>
              <w:instrText xml:space="preserve"> PAGEREF _Toc414268668 \h </w:instrText>
            </w:r>
            <w:r w:rsidR="00F42132">
              <w:rPr>
                <w:noProof/>
                <w:webHidden/>
              </w:rPr>
            </w:r>
            <w:r w:rsidR="00F42132">
              <w:rPr>
                <w:noProof/>
                <w:webHidden/>
              </w:rPr>
              <w:fldChar w:fldCharType="separate"/>
            </w:r>
            <w:r w:rsidR="000E0F9D">
              <w:rPr>
                <w:noProof/>
                <w:webHidden/>
              </w:rPr>
              <w:t>78</w:t>
            </w:r>
            <w:r w:rsidR="00F42132">
              <w:rPr>
                <w:noProof/>
                <w:webHidden/>
              </w:rPr>
              <w:fldChar w:fldCharType="end"/>
            </w:r>
          </w:hyperlink>
        </w:p>
        <w:p w:rsidR="00F42132" w:rsidRDefault="009C5032">
          <w:pPr>
            <w:pStyle w:val="TDC3"/>
            <w:tabs>
              <w:tab w:val="left" w:pos="1320"/>
              <w:tab w:val="right" w:leader="dot" w:pos="8778"/>
            </w:tabs>
            <w:rPr>
              <w:noProof/>
            </w:rPr>
          </w:pPr>
          <w:hyperlink w:anchor="_Toc414268669" w:history="1">
            <w:r w:rsidR="00F42132" w:rsidRPr="0072541C">
              <w:rPr>
                <w:rStyle w:val="Hipervnculo"/>
                <w:noProof/>
                <w:lang w:bidi="x-none"/>
              </w:rPr>
              <w:t>3.1.1.</w:t>
            </w:r>
            <w:r w:rsidR="00F42132">
              <w:rPr>
                <w:noProof/>
              </w:rPr>
              <w:tab/>
            </w:r>
            <w:r w:rsidR="00F42132" w:rsidRPr="0072541C">
              <w:rPr>
                <w:rStyle w:val="Hipervnculo"/>
                <w:noProof/>
              </w:rPr>
              <w:t>Primera prueba de validación con servicio similar</w:t>
            </w:r>
            <w:r w:rsidR="00F42132">
              <w:rPr>
                <w:noProof/>
                <w:webHidden/>
              </w:rPr>
              <w:tab/>
            </w:r>
            <w:r w:rsidR="00F42132">
              <w:rPr>
                <w:noProof/>
                <w:webHidden/>
              </w:rPr>
              <w:fldChar w:fldCharType="begin"/>
            </w:r>
            <w:r w:rsidR="00F42132">
              <w:rPr>
                <w:noProof/>
                <w:webHidden/>
              </w:rPr>
              <w:instrText xml:space="preserve"> PAGEREF _Toc414268669 \h </w:instrText>
            </w:r>
            <w:r w:rsidR="00F42132">
              <w:rPr>
                <w:noProof/>
                <w:webHidden/>
              </w:rPr>
            </w:r>
            <w:r w:rsidR="00F42132">
              <w:rPr>
                <w:noProof/>
                <w:webHidden/>
              </w:rPr>
              <w:fldChar w:fldCharType="separate"/>
            </w:r>
            <w:r w:rsidR="000E0F9D">
              <w:rPr>
                <w:noProof/>
                <w:webHidden/>
              </w:rPr>
              <w:t>79</w:t>
            </w:r>
            <w:r w:rsidR="00F42132">
              <w:rPr>
                <w:noProof/>
                <w:webHidden/>
              </w:rPr>
              <w:fldChar w:fldCharType="end"/>
            </w:r>
          </w:hyperlink>
        </w:p>
        <w:p w:rsidR="00F42132" w:rsidRDefault="009C5032">
          <w:pPr>
            <w:pStyle w:val="TDC3"/>
            <w:tabs>
              <w:tab w:val="left" w:pos="1100"/>
              <w:tab w:val="right" w:leader="dot" w:pos="8778"/>
            </w:tabs>
            <w:rPr>
              <w:noProof/>
            </w:rPr>
          </w:pPr>
          <w:hyperlink w:anchor="_Toc414268670" w:history="1">
            <w:r w:rsidR="00F42132" w:rsidRPr="0072541C">
              <w:rPr>
                <w:rStyle w:val="Hipervnculo"/>
                <w:noProof/>
                <w14:scene3d>
                  <w14:camera w14:prst="orthographicFront"/>
                  <w14:lightRig w14:rig="threePt" w14:dir="t">
                    <w14:rot w14:lat="0" w14:lon="0" w14:rev="0"/>
                  </w14:lightRig>
                </w14:scene3d>
              </w:rPr>
              <w:t>3.2.</w:t>
            </w:r>
            <w:r w:rsidR="00F42132">
              <w:rPr>
                <w:noProof/>
              </w:rPr>
              <w:tab/>
            </w:r>
            <w:r w:rsidR="00F42132" w:rsidRPr="0072541C">
              <w:rPr>
                <w:rStyle w:val="Hipervnculo"/>
                <w:noProof/>
              </w:rPr>
              <w:t>Segunda prueba de validación con servicio similar</w:t>
            </w:r>
            <w:r w:rsidR="00F42132">
              <w:rPr>
                <w:noProof/>
                <w:webHidden/>
              </w:rPr>
              <w:tab/>
            </w:r>
            <w:r w:rsidR="00F42132">
              <w:rPr>
                <w:noProof/>
                <w:webHidden/>
              </w:rPr>
              <w:fldChar w:fldCharType="begin"/>
            </w:r>
            <w:r w:rsidR="00F42132">
              <w:rPr>
                <w:noProof/>
                <w:webHidden/>
              </w:rPr>
              <w:instrText xml:space="preserve"> PAGEREF _Toc414268670 \h </w:instrText>
            </w:r>
            <w:r w:rsidR="00F42132">
              <w:rPr>
                <w:noProof/>
                <w:webHidden/>
              </w:rPr>
            </w:r>
            <w:r w:rsidR="00F42132">
              <w:rPr>
                <w:noProof/>
                <w:webHidden/>
              </w:rPr>
              <w:fldChar w:fldCharType="separate"/>
            </w:r>
            <w:r w:rsidR="000E0F9D">
              <w:rPr>
                <w:noProof/>
                <w:webHidden/>
              </w:rPr>
              <w:t>79</w:t>
            </w:r>
            <w:r w:rsidR="00F42132">
              <w:rPr>
                <w:noProof/>
                <w:webHidden/>
              </w:rPr>
              <w:fldChar w:fldCharType="end"/>
            </w:r>
          </w:hyperlink>
        </w:p>
        <w:p w:rsidR="00F42132" w:rsidRDefault="009C5032">
          <w:pPr>
            <w:pStyle w:val="TDC1"/>
            <w:rPr>
              <w:noProof/>
            </w:rPr>
          </w:pPr>
          <w:hyperlink w:anchor="_Toc414268671" w:history="1">
            <w:r w:rsidR="00F42132" w:rsidRPr="0072541C">
              <w:rPr>
                <w:rStyle w:val="Hipervnculo"/>
                <w:rFonts w:cs="Arial"/>
                <w:noProof/>
              </w:rPr>
              <w:t>DISCUSIÓN</w:t>
            </w:r>
            <w:r w:rsidR="00F42132">
              <w:rPr>
                <w:noProof/>
                <w:webHidden/>
              </w:rPr>
              <w:tab/>
            </w:r>
            <w:r w:rsidR="00F42132">
              <w:rPr>
                <w:noProof/>
                <w:webHidden/>
              </w:rPr>
              <w:fldChar w:fldCharType="begin"/>
            </w:r>
            <w:r w:rsidR="00F42132">
              <w:rPr>
                <w:noProof/>
                <w:webHidden/>
              </w:rPr>
              <w:instrText xml:space="preserve"> PAGEREF _Toc414268671 \h </w:instrText>
            </w:r>
            <w:r w:rsidR="00F42132">
              <w:rPr>
                <w:noProof/>
                <w:webHidden/>
              </w:rPr>
            </w:r>
            <w:r w:rsidR="00F42132">
              <w:rPr>
                <w:noProof/>
                <w:webHidden/>
              </w:rPr>
              <w:fldChar w:fldCharType="separate"/>
            </w:r>
            <w:r w:rsidR="000E0F9D">
              <w:rPr>
                <w:noProof/>
                <w:webHidden/>
              </w:rPr>
              <w:t>81</w:t>
            </w:r>
            <w:r w:rsidR="00F42132">
              <w:rPr>
                <w:noProof/>
                <w:webHidden/>
              </w:rPr>
              <w:fldChar w:fldCharType="end"/>
            </w:r>
          </w:hyperlink>
        </w:p>
        <w:p w:rsidR="00F42132" w:rsidRDefault="009C5032">
          <w:pPr>
            <w:pStyle w:val="TDC1"/>
            <w:rPr>
              <w:noProof/>
            </w:rPr>
          </w:pPr>
          <w:hyperlink w:anchor="_Toc414268672" w:history="1">
            <w:r w:rsidR="00F42132" w:rsidRPr="0072541C">
              <w:rPr>
                <w:rStyle w:val="Hipervnculo"/>
                <w:rFonts w:cs="Arial"/>
                <w:noProof/>
              </w:rPr>
              <w:t>CONCLUSIONES</w:t>
            </w:r>
            <w:r w:rsidR="00F42132">
              <w:rPr>
                <w:noProof/>
                <w:webHidden/>
              </w:rPr>
              <w:tab/>
            </w:r>
            <w:r w:rsidR="00F42132">
              <w:rPr>
                <w:noProof/>
                <w:webHidden/>
              </w:rPr>
              <w:fldChar w:fldCharType="begin"/>
            </w:r>
            <w:r w:rsidR="00F42132">
              <w:rPr>
                <w:noProof/>
                <w:webHidden/>
              </w:rPr>
              <w:instrText xml:space="preserve"> PAGEREF _Toc414268672 \h </w:instrText>
            </w:r>
            <w:r w:rsidR="00F42132">
              <w:rPr>
                <w:noProof/>
                <w:webHidden/>
              </w:rPr>
            </w:r>
            <w:r w:rsidR="00F42132">
              <w:rPr>
                <w:noProof/>
                <w:webHidden/>
              </w:rPr>
              <w:fldChar w:fldCharType="separate"/>
            </w:r>
            <w:r w:rsidR="000E0F9D">
              <w:rPr>
                <w:noProof/>
                <w:webHidden/>
              </w:rPr>
              <w:t>83</w:t>
            </w:r>
            <w:r w:rsidR="00F42132">
              <w:rPr>
                <w:noProof/>
                <w:webHidden/>
              </w:rPr>
              <w:fldChar w:fldCharType="end"/>
            </w:r>
          </w:hyperlink>
        </w:p>
        <w:p w:rsidR="00F42132" w:rsidRDefault="009C5032">
          <w:pPr>
            <w:pStyle w:val="TDC1"/>
            <w:rPr>
              <w:noProof/>
            </w:rPr>
          </w:pPr>
          <w:hyperlink w:anchor="_Toc414268673" w:history="1">
            <w:r w:rsidR="00F42132" w:rsidRPr="0072541C">
              <w:rPr>
                <w:rStyle w:val="Hipervnculo"/>
                <w:rFonts w:cs="Arial"/>
                <w:noProof/>
              </w:rPr>
              <w:t>RECOMENDACIONES</w:t>
            </w:r>
            <w:r w:rsidR="00F42132">
              <w:rPr>
                <w:noProof/>
                <w:webHidden/>
              </w:rPr>
              <w:tab/>
            </w:r>
            <w:r w:rsidR="00F42132">
              <w:rPr>
                <w:noProof/>
                <w:webHidden/>
              </w:rPr>
              <w:fldChar w:fldCharType="begin"/>
            </w:r>
            <w:r w:rsidR="00F42132">
              <w:rPr>
                <w:noProof/>
                <w:webHidden/>
              </w:rPr>
              <w:instrText xml:space="preserve"> PAGEREF _Toc414268673 \h </w:instrText>
            </w:r>
            <w:r w:rsidR="00F42132">
              <w:rPr>
                <w:noProof/>
                <w:webHidden/>
              </w:rPr>
            </w:r>
            <w:r w:rsidR="00F42132">
              <w:rPr>
                <w:noProof/>
                <w:webHidden/>
              </w:rPr>
              <w:fldChar w:fldCharType="separate"/>
            </w:r>
            <w:r w:rsidR="000E0F9D">
              <w:rPr>
                <w:noProof/>
                <w:webHidden/>
              </w:rPr>
              <w:t>84</w:t>
            </w:r>
            <w:r w:rsidR="00F42132">
              <w:rPr>
                <w:noProof/>
                <w:webHidden/>
              </w:rPr>
              <w:fldChar w:fldCharType="end"/>
            </w:r>
          </w:hyperlink>
        </w:p>
        <w:p w:rsidR="00F42132" w:rsidRDefault="009C5032">
          <w:pPr>
            <w:pStyle w:val="TDC1"/>
            <w:rPr>
              <w:noProof/>
            </w:rPr>
          </w:pPr>
          <w:hyperlink w:anchor="_Toc414268674" w:history="1">
            <w:r w:rsidR="00F42132" w:rsidRPr="0072541C">
              <w:rPr>
                <w:rStyle w:val="Hipervnculo"/>
                <w:noProof/>
                <w:lang w:val="es-ES"/>
              </w:rPr>
              <w:t>Bibliografía</w:t>
            </w:r>
            <w:r w:rsidR="00F42132">
              <w:rPr>
                <w:noProof/>
                <w:webHidden/>
              </w:rPr>
              <w:tab/>
            </w:r>
            <w:r w:rsidR="00F42132">
              <w:rPr>
                <w:noProof/>
                <w:webHidden/>
              </w:rPr>
              <w:fldChar w:fldCharType="begin"/>
            </w:r>
            <w:r w:rsidR="00F42132">
              <w:rPr>
                <w:noProof/>
                <w:webHidden/>
              </w:rPr>
              <w:instrText xml:space="preserve"> PAGEREF _Toc414268674 \h </w:instrText>
            </w:r>
            <w:r w:rsidR="00F42132">
              <w:rPr>
                <w:noProof/>
                <w:webHidden/>
              </w:rPr>
            </w:r>
            <w:r w:rsidR="00F42132">
              <w:rPr>
                <w:noProof/>
                <w:webHidden/>
              </w:rPr>
              <w:fldChar w:fldCharType="separate"/>
            </w:r>
            <w:r w:rsidR="000E0F9D">
              <w:rPr>
                <w:noProof/>
                <w:webHidden/>
              </w:rPr>
              <w:t>85</w:t>
            </w:r>
            <w:r w:rsidR="00F42132">
              <w:rPr>
                <w:noProof/>
                <w:webHidden/>
              </w:rPr>
              <w:fldChar w:fldCharType="end"/>
            </w:r>
          </w:hyperlink>
        </w:p>
        <w:p w:rsidR="00F42132" w:rsidRDefault="009C5032">
          <w:pPr>
            <w:pStyle w:val="TDC1"/>
            <w:rPr>
              <w:noProof/>
            </w:rPr>
          </w:pPr>
          <w:hyperlink w:anchor="_Toc414268675" w:history="1">
            <w:r w:rsidR="00F42132" w:rsidRPr="0072541C">
              <w:rPr>
                <w:rStyle w:val="Hipervnculo"/>
                <w:rFonts w:cs="Arial"/>
                <w:noProof/>
              </w:rPr>
              <w:t>Anexos</w:t>
            </w:r>
            <w:r w:rsidR="00F42132">
              <w:rPr>
                <w:noProof/>
                <w:webHidden/>
              </w:rPr>
              <w:tab/>
            </w:r>
            <w:r w:rsidR="00F42132">
              <w:rPr>
                <w:noProof/>
                <w:webHidden/>
              </w:rPr>
              <w:fldChar w:fldCharType="begin"/>
            </w:r>
            <w:r w:rsidR="00F42132">
              <w:rPr>
                <w:noProof/>
                <w:webHidden/>
              </w:rPr>
              <w:instrText xml:space="preserve"> PAGEREF _Toc414268675 \h </w:instrText>
            </w:r>
            <w:r w:rsidR="00F42132">
              <w:rPr>
                <w:noProof/>
                <w:webHidden/>
              </w:rPr>
            </w:r>
            <w:r w:rsidR="00F42132">
              <w:rPr>
                <w:noProof/>
                <w:webHidden/>
              </w:rPr>
              <w:fldChar w:fldCharType="separate"/>
            </w:r>
            <w:r w:rsidR="000E0F9D">
              <w:rPr>
                <w:noProof/>
                <w:webHidden/>
              </w:rPr>
              <w:t>88</w:t>
            </w:r>
            <w:r w:rsidR="00F42132">
              <w:rPr>
                <w:noProof/>
                <w:webHidden/>
              </w:rPr>
              <w:fldChar w:fldCharType="end"/>
            </w:r>
          </w:hyperlink>
        </w:p>
        <w:p w:rsidR="00F42132" w:rsidRDefault="009C5032">
          <w:pPr>
            <w:pStyle w:val="TDC1"/>
            <w:rPr>
              <w:noProof/>
            </w:rPr>
          </w:pPr>
          <w:hyperlink w:anchor="_Toc414268676" w:history="1">
            <w:r w:rsidR="00F42132" w:rsidRPr="0072541C">
              <w:rPr>
                <w:rStyle w:val="Hipervnculo"/>
                <w:noProof/>
              </w:rPr>
              <w:t>4.</w:t>
            </w:r>
            <w:r w:rsidR="00F42132">
              <w:rPr>
                <w:noProof/>
              </w:rPr>
              <w:tab/>
            </w:r>
            <w:r w:rsidR="00F42132" w:rsidRPr="0072541C">
              <w:rPr>
                <w:rStyle w:val="Hipervnculo"/>
                <w:noProof/>
              </w:rPr>
              <w:t>Anexo 1: Especificación de Requerimientos de Software (ERS)</w:t>
            </w:r>
            <w:r w:rsidR="00F42132">
              <w:rPr>
                <w:noProof/>
                <w:webHidden/>
              </w:rPr>
              <w:tab/>
            </w:r>
            <w:r w:rsidR="00F42132">
              <w:rPr>
                <w:noProof/>
                <w:webHidden/>
              </w:rPr>
              <w:fldChar w:fldCharType="begin"/>
            </w:r>
            <w:r w:rsidR="00F42132">
              <w:rPr>
                <w:noProof/>
                <w:webHidden/>
              </w:rPr>
              <w:instrText xml:space="preserve"> PAGEREF _Toc414268676 \h </w:instrText>
            </w:r>
            <w:r w:rsidR="00F42132">
              <w:rPr>
                <w:noProof/>
                <w:webHidden/>
              </w:rPr>
            </w:r>
            <w:r w:rsidR="00F42132">
              <w:rPr>
                <w:noProof/>
                <w:webHidden/>
              </w:rPr>
              <w:fldChar w:fldCharType="separate"/>
            </w:r>
            <w:r w:rsidR="000E0F9D">
              <w:rPr>
                <w:noProof/>
                <w:webHidden/>
              </w:rPr>
              <w:t>89</w:t>
            </w:r>
            <w:r w:rsidR="00F42132">
              <w:rPr>
                <w:noProof/>
                <w:webHidden/>
              </w:rPr>
              <w:fldChar w:fldCharType="end"/>
            </w:r>
          </w:hyperlink>
        </w:p>
        <w:p w:rsidR="00F42132" w:rsidRDefault="009C5032">
          <w:pPr>
            <w:pStyle w:val="TDC1"/>
            <w:rPr>
              <w:noProof/>
            </w:rPr>
          </w:pPr>
          <w:hyperlink w:anchor="_Toc414268677" w:history="1">
            <w:r w:rsidR="00F42132" w:rsidRPr="0072541C">
              <w:rPr>
                <w:rStyle w:val="Hipervnculo"/>
                <w:noProof/>
              </w:rPr>
              <w:t>5.</w:t>
            </w:r>
            <w:r w:rsidR="00F42132">
              <w:rPr>
                <w:noProof/>
              </w:rPr>
              <w:tab/>
            </w:r>
            <w:r w:rsidR="00F42132" w:rsidRPr="0072541C">
              <w:rPr>
                <w:rStyle w:val="Hipervnculo"/>
                <w:noProof/>
              </w:rPr>
              <w:t>Anexo 2: Especificación de Caso de Uso (ECS) - Tokenización en Sentencias</w:t>
            </w:r>
            <w:r w:rsidR="00F42132">
              <w:rPr>
                <w:noProof/>
                <w:webHidden/>
              </w:rPr>
              <w:tab/>
            </w:r>
            <w:r w:rsidR="00F42132">
              <w:rPr>
                <w:noProof/>
                <w:webHidden/>
              </w:rPr>
              <w:fldChar w:fldCharType="begin"/>
            </w:r>
            <w:r w:rsidR="00F42132">
              <w:rPr>
                <w:noProof/>
                <w:webHidden/>
              </w:rPr>
              <w:instrText xml:space="preserve"> PAGEREF _Toc414268677 \h </w:instrText>
            </w:r>
            <w:r w:rsidR="00F42132">
              <w:rPr>
                <w:noProof/>
                <w:webHidden/>
              </w:rPr>
            </w:r>
            <w:r w:rsidR="00F42132">
              <w:rPr>
                <w:noProof/>
                <w:webHidden/>
              </w:rPr>
              <w:fldChar w:fldCharType="separate"/>
            </w:r>
            <w:r w:rsidR="000E0F9D">
              <w:rPr>
                <w:noProof/>
                <w:webHidden/>
              </w:rPr>
              <w:t>97</w:t>
            </w:r>
            <w:r w:rsidR="00F42132">
              <w:rPr>
                <w:noProof/>
                <w:webHidden/>
              </w:rPr>
              <w:fldChar w:fldCharType="end"/>
            </w:r>
          </w:hyperlink>
        </w:p>
        <w:p w:rsidR="00F42132" w:rsidRDefault="009C5032">
          <w:pPr>
            <w:pStyle w:val="TDC1"/>
            <w:rPr>
              <w:noProof/>
            </w:rPr>
          </w:pPr>
          <w:hyperlink w:anchor="_Toc414268678" w:history="1">
            <w:r w:rsidR="00F42132" w:rsidRPr="0072541C">
              <w:rPr>
                <w:rStyle w:val="Hipervnculo"/>
                <w:noProof/>
              </w:rPr>
              <w:t>6.</w:t>
            </w:r>
            <w:r w:rsidR="00F42132">
              <w:rPr>
                <w:noProof/>
              </w:rPr>
              <w:tab/>
            </w:r>
            <w:r w:rsidR="00F42132" w:rsidRPr="0072541C">
              <w:rPr>
                <w:rStyle w:val="Hipervnculo"/>
                <w:noProof/>
              </w:rPr>
              <w:t>Anexo 3: Especificación de Caso de Uso (ECS) - Tokenización en Palabras</w:t>
            </w:r>
            <w:r w:rsidR="00F42132">
              <w:rPr>
                <w:noProof/>
                <w:webHidden/>
              </w:rPr>
              <w:tab/>
            </w:r>
            <w:r w:rsidR="00F42132">
              <w:rPr>
                <w:noProof/>
                <w:webHidden/>
              </w:rPr>
              <w:fldChar w:fldCharType="begin"/>
            </w:r>
            <w:r w:rsidR="00F42132">
              <w:rPr>
                <w:noProof/>
                <w:webHidden/>
              </w:rPr>
              <w:instrText xml:space="preserve"> PAGEREF _Toc414268678 \h </w:instrText>
            </w:r>
            <w:r w:rsidR="00F42132">
              <w:rPr>
                <w:noProof/>
                <w:webHidden/>
              </w:rPr>
            </w:r>
            <w:r w:rsidR="00F42132">
              <w:rPr>
                <w:noProof/>
                <w:webHidden/>
              </w:rPr>
              <w:fldChar w:fldCharType="separate"/>
            </w:r>
            <w:r w:rsidR="000E0F9D">
              <w:rPr>
                <w:noProof/>
                <w:webHidden/>
              </w:rPr>
              <w:t>100</w:t>
            </w:r>
            <w:r w:rsidR="00F42132">
              <w:rPr>
                <w:noProof/>
                <w:webHidden/>
              </w:rPr>
              <w:fldChar w:fldCharType="end"/>
            </w:r>
          </w:hyperlink>
        </w:p>
        <w:p w:rsidR="00F42132" w:rsidRDefault="009C5032">
          <w:pPr>
            <w:pStyle w:val="TDC1"/>
            <w:rPr>
              <w:noProof/>
            </w:rPr>
          </w:pPr>
          <w:hyperlink w:anchor="_Toc414268679" w:history="1">
            <w:r w:rsidR="00F42132" w:rsidRPr="0072541C">
              <w:rPr>
                <w:rStyle w:val="Hipervnculo"/>
                <w:noProof/>
              </w:rPr>
              <w:t>7.</w:t>
            </w:r>
            <w:r w:rsidR="00F42132">
              <w:rPr>
                <w:noProof/>
              </w:rPr>
              <w:tab/>
            </w:r>
            <w:r w:rsidR="00F42132" w:rsidRPr="0072541C">
              <w:rPr>
                <w:rStyle w:val="Hipervnculo"/>
                <w:noProof/>
              </w:rPr>
              <w:t>Anexo 4: Especificación de Caso de Uso (ECS) - Etiquetado</w:t>
            </w:r>
            <w:r w:rsidR="00F42132">
              <w:rPr>
                <w:noProof/>
                <w:webHidden/>
              </w:rPr>
              <w:tab/>
            </w:r>
            <w:r w:rsidR="00F42132">
              <w:rPr>
                <w:noProof/>
                <w:webHidden/>
              </w:rPr>
              <w:fldChar w:fldCharType="begin"/>
            </w:r>
            <w:r w:rsidR="00F42132">
              <w:rPr>
                <w:noProof/>
                <w:webHidden/>
              </w:rPr>
              <w:instrText xml:space="preserve"> PAGEREF _Toc414268679 \h </w:instrText>
            </w:r>
            <w:r w:rsidR="00F42132">
              <w:rPr>
                <w:noProof/>
                <w:webHidden/>
              </w:rPr>
            </w:r>
            <w:r w:rsidR="00F42132">
              <w:rPr>
                <w:noProof/>
                <w:webHidden/>
              </w:rPr>
              <w:fldChar w:fldCharType="separate"/>
            </w:r>
            <w:r w:rsidR="000E0F9D">
              <w:rPr>
                <w:noProof/>
                <w:webHidden/>
              </w:rPr>
              <w:t>103</w:t>
            </w:r>
            <w:r w:rsidR="00F42132">
              <w:rPr>
                <w:noProof/>
                <w:webHidden/>
              </w:rPr>
              <w:fldChar w:fldCharType="end"/>
            </w:r>
          </w:hyperlink>
        </w:p>
        <w:p w:rsidR="00F42132" w:rsidRDefault="009C5032">
          <w:pPr>
            <w:pStyle w:val="TDC1"/>
            <w:rPr>
              <w:noProof/>
            </w:rPr>
          </w:pPr>
          <w:hyperlink w:anchor="_Toc414268680" w:history="1">
            <w:r w:rsidR="00F42132" w:rsidRPr="0072541C">
              <w:rPr>
                <w:rStyle w:val="Hipervnculo"/>
                <w:noProof/>
              </w:rPr>
              <w:t>8.</w:t>
            </w:r>
            <w:r w:rsidR="00F42132">
              <w:rPr>
                <w:noProof/>
              </w:rPr>
              <w:tab/>
            </w:r>
            <w:r w:rsidR="00F42132" w:rsidRPr="0072541C">
              <w:rPr>
                <w:rStyle w:val="Hipervnculo"/>
                <w:noProof/>
              </w:rPr>
              <w:t>Anexo 5: Especificación de Caso de Uso (ECS) - Extracción de Entidades</w:t>
            </w:r>
            <w:r w:rsidR="00F42132">
              <w:rPr>
                <w:noProof/>
                <w:webHidden/>
              </w:rPr>
              <w:tab/>
            </w:r>
            <w:r w:rsidR="00F42132">
              <w:rPr>
                <w:noProof/>
                <w:webHidden/>
              </w:rPr>
              <w:fldChar w:fldCharType="begin"/>
            </w:r>
            <w:r w:rsidR="00F42132">
              <w:rPr>
                <w:noProof/>
                <w:webHidden/>
              </w:rPr>
              <w:instrText xml:space="preserve"> PAGEREF _Toc414268680 \h </w:instrText>
            </w:r>
            <w:r w:rsidR="00F42132">
              <w:rPr>
                <w:noProof/>
                <w:webHidden/>
              </w:rPr>
            </w:r>
            <w:r w:rsidR="00F42132">
              <w:rPr>
                <w:noProof/>
                <w:webHidden/>
              </w:rPr>
              <w:fldChar w:fldCharType="separate"/>
            </w:r>
            <w:r w:rsidR="000E0F9D">
              <w:rPr>
                <w:noProof/>
                <w:webHidden/>
              </w:rPr>
              <w:t>106</w:t>
            </w:r>
            <w:r w:rsidR="00F42132">
              <w:rPr>
                <w:noProof/>
                <w:webHidden/>
              </w:rPr>
              <w:fldChar w:fldCharType="end"/>
            </w:r>
          </w:hyperlink>
        </w:p>
        <w:p w:rsidR="00F42132" w:rsidRDefault="009C5032">
          <w:pPr>
            <w:pStyle w:val="TDC1"/>
            <w:rPr>
              <w:noProof/>
            </w:rPr>
          </w:pPr>
          <w:hyperlink w:anchor="_Toc414268681" w:history="1">
            <w:r w:rsidR="00F42132" w:rsidRPr="0072541C">
              <w:rPr>
                <w:rStyle w:val="Hipervnculo"/>
                <w:noProof/>
              </w:rPr>
              <w:t>9.</w:t>
            </w:r>
            <w:r w:rsidR="00F42132">
              <w:rPr>
                <w:noProof/>
              </w:rPr>
              <w:tab/>
            </w:r>
            <w:r w:rsidR="00F42132" w:rsidRPr="0072541C">
              <w:rPr>
                <w:rStyle w:val="Hipervnculo"/>
                <w:noProof/>
              </w:rPr>
              <w:t>Anexo 6: Especificación de Caso de Uso (ECS) - Desambiguación y Enlace</w:t>
            </w:r>
            <w:r w:rsidR="00F42132">
              <w:rPr>
                <w:noProof/>
                <w:webHidden/>
              </w:rPr>
              <w:tab/>
            </w:r>
            <w:r w:rsidR="00F42132">
              <w:rPr>
                <w:noProof/>
                <w:webHidden/>
              </w:rPr>
              <w:fldChar w:fldCharType="begin"/>
            </w:r>
            <w:r w:rsidR="00F42132">
              <w:rPr>
                <w:noProof/>
                <w:webHidden/>
              </w:rPr>
              <w:instrText xml:space="preserve"> PAGEREF _Toc414268681 \h </w:instrText>
            </w:r>
            <w:r w:rsidR="00F42132">
              <w:rPr>
                <w:noProof/>
                <w:webHidden/>
              </w:rPr>
            </w:r>
            <w:r w:rsidR="00F42132">
              <w:rPr>
                <w:noProof/>
                <w:webHidden/>
              </w:rPr>
              <w:fldChar w:fldCharType="separate"/>
            </w:r>
            <w:r w:rsidR="000E0F9D">
              <w:rPr>
                <w:noProof/>
                <w:webHidden/>
              </w:rPr>
              <w:t>109</w:t>
            </w:r>
            <w:r w:rsidR="00F42132">
              <w:rPr>
                <w:noProof/>
                <w:webHidden/>
              </w:rPr>
              <w:fldChar w:fldCharType="end"/>
            </w:r>
          </w:hyperlink>
        </w:p>
        <w:p w:rsidR="00F42132" w:rsidRDefault="009C5032">
          <w:pPr>
            <w:pStyle w:val="TDC1"/>
            <w:rPr>
              <w:noProof/>
            </w:rPr>
          </w:pPr>
          <w:hyperlink w:anchor="_Toc414268682" w:history="1">
            <w:r w:rsidR="00F42132" w:rsidRPr="0072541C">
              <w:rPr>
                <w:rStyle w:val="Hipervnculo"/>
                <w:noProof/>
              </w:rPr>
              <w:t>10.</w:t>
            </w:r>
            <w:r w:rsidR="00F42132">
              <w:rPr>
                <w:noProof/>
              </w:rPr>
              <w:tab/>
            </w:r>
            <w:r w:rsidR="00F42132" w:rsidRPr="0072541C">
              <w:rPr>
                <w:rStyle w:val="Hipervnculo"/>
                <w:noProof/>
              </w:rPr>
              <w:t xml:space="preserve">Anexo 7: </w:t>
            </w:r>
            <w:r w:rsidR="00F42132" w:rsidRPr="0072541C">
              <w:rPr>
                <w:rStyle w:val="Hipervnculo"/>
                <w:rFonts w:eastAsia="DejaVu Sans"/>
                <w:noProof/>
              </w:rPr>
              <w:t>Pseudocódigo del algoritmo de Lesk encontrado en (Satanjeev, 2002)</w:t>
            </w:r>
            <w:r w:rsidR="00F42132">
              <w:rPr>
                <w:noProof/>
                <w:webHidden/>
              </w:rPr>
              <w:tab/>
            </w:r>
            <w:r w:rsidR="00F42132">
              <w:rPr>
                <w:noProof/>
                <w:webHidden/>
              </w:rPr>
              <w:fldChar w:fldCharType="begin"/>
            </w:r>
            <w:r w:rsidR="00F42132">
              <w:rPr>
                <w:noProof/>
                <w:webHidden/>
              </w:rPr>
              <w:instrText xml:space="preserve"> PAGEREF _Toc414268682 \h </w:instrText>
            </w:r>
            <w:r w:rsidR="00F42132">
              <w:rPr>
                <w:noProof/>
                <w:webHidden/>
              </w:rPr>
            </w:r>
            <w:r w:rsidR="00F42132">
              <w:rPr>
                <w:noProof/>
                <w:webHidden/>
              </w:rPr>
              <w:fldChar w:fldCharType="separate"/>
            </w:r>
            <w:r w:rsidR="000E0F9D">
              <w:rPr>
                <w:noProof/>
                <w:webHidden/>
              </w:rPr>
              <w:t>113</w:t>
            </w:r>
            <w:r w:rsidR="00F42132">
              <w:rPr>
                <w:noProof/>
                <w:webHidden/>
              </w:rPr>
              <w:fldChar w:fldCharType="end"/>
            </w:r>
          </w:hyperlink>
        </w:p>
        <w:p w:rsidR="00F42132" w:rsidRDefault="009C5032">
          <w:pPr>
            <w:pStyle w:val="TDC1"/>
            <w:rPr>
              <w:noProof/>
            </w:rPr>
          </w:pPr>
          <w:hyperlink w:anchor="_Toc414268683" w:history="1">
            <w:r w:rsidR="00F42132" w:rsidRPr="0072541C">
              <w:rPr>
                <w:rStyle w:val="Hipervnculo"/>
                <w:noProof/>
              </w:rPr>
              <w:t>11.</w:t>
            </w:r>
            <w:r w:rsidR="00F42132">
              <w:rPr>
                <w:noProof/>
              </w:rPr>
              <w:tab/>
            </w:r>
            <w:r w:rsidR="00F42132" w:rsidRPr="0072541C">
              <w:rPr>
                <w:rStyle w:val="Hipervnculo"/>
                <w:noProof/>
              </w:rPr>
              <w:t xml:space="preserve">Anexo 8: </w:t>
            </w:r>
            <w:r w:rsidR="00F42132" w:rsidRPr="0072541C">
              <w:rPr>
                <w:rStyle w:val="Hipervnculo"/>
                <w:rFonts w:eastAsia="DejaVu Sans"/>
                <w:noProof/>
              </w:rPr>
              <w:t>Pseudocódigo del algoritmo de Lesk encontrado en (Satanjeev, 2002)</w:t>
            </w:r>
            <w:r w:rsidR="00F42132">
              <w:rPr>
                <w:noProof/>
                <w:webHidden/>
              </w:rPr>
              <w:tab/>
            </w:r>
            <w:r w:rsidR="00F42132">
              <w:rPr>
                <w:noProof/>
                <w:webHidden/>
              </w:rPr>
              <w:fldChar w:fldCharType="begin"/>
            </w:r>
            <w:r w:rsidR="00F42132">
              <w:rPr>
                <w:noProof/>
                <w:webHidden/>
              </w:rPr>
              <w:instrText xml:space="preserve"> PAGEREF _Toc414268683 \h </w:instrText>
            </w:r>
            <w:r w:rsidR="00F42132">
              <w:rPr>
                <w:noProof/>
                <w:webHidden/>
              </w:rPr>
            </w:r>
            <w:r w:rsidR="00F42132">
              <w:rPr>
                <w:noProof/>
                <w:webHidden/>
              </w:rPr>
              <w:fldChar w:fldCharType="separate"/>
            </w:r>
            <w:r w:rsidR="000E0F9D">
              <w:rPr>
                <w:noProof/>
                <w:webHidden/>
              </w:rPr>
              <w:t>114</w:t>
            </w:r>
            <w:r w:rsidR="00F42132">
              <w:rPr>
                <w:noProof/>
                <w:webHidden/>
              </w:rPr>
              <w:fldChar w:fldCharType="end"/>
            </w:r>
          </w:hyperlink>
        </w:p>
        <w:p w:rsidR="00E90AF9" w:rsidRPr="001B45B4" w:rsidRDefault="002D3B3F" w:rsidP="0085474F">
          <w:pPr>
            <w:spacing w:line="360" w:lineRule="auto"/>
            <w:rPr>
              <w:rFonts w:ascii="Arial" w:eastAsiaTheme="majorEastAsia" w:hAnsi="Arial" w:cs="Arial"/>
              <w:b/>
              <w:bCs/>
              <w:caps/>
              <w:spacing w:val="5"/>
              <w:kern w:val="28"/>
              <w:lang w:val="es-ES"/>
            </w:rPr>
          </w:pPr>
          <w:r w:rsidRPr="00646C60">
            <w:rPr>
              <w:rFonts w:ascii="Arial" w:hAnsi="Arial" w:cs="Arial"/>
              <w:b/>
              <w:bCs/>
              <w:lang w:val="es-ES"/>
            </w:rPr>
            <w:fldChar w:fldCharType="end"/>
          </w:r>
          <w:r w:rsidR="00E90AF9" w:rsidRPr="001B45B4">
            <w:rPr>
              <w:rFonts w:ascii="Arial" w:hAnsi="Arial" w:cs="Arial"/>
              <w:lang w:val="es-ES"/>
            </w:rPr>
            <w:br w:type="page"/>
          </w:r>
        </w:p>
      </w:sdtContent>
    </w:sdt>
    <w:p w:rsidR="00124F45" w:rsidRPr="00E90AF9" w:rsidRDefault="00124F45" w:rsidP="00E90AF9">
      <w:pPr>
        <w:pStyle w:val="Ttulo"/>
        <w:spacing w:line="360" w:lineRule="auto"/>
        <w:rPr>
          <w:rFonts w:cs="Arial"/>
          <w:szCs w:val="22"/>
          <w:lang w:val="es-ES"/>
        </w:rPr>
      </w:pPr>
      <w:bookmarkStart w:id="2" w:name="_Toc414268604"/>
      <w:r w:rsidRPr="00E90AF9">
        <w:rPr>
          <w:rFonts w:cs="Arial"/>
          <w:szCs w:val="22"/>
          <w:lang w:val="es-ES"/>
        </w:rPr>
        <w:lastRenderedPageBreak/>
        <w:t>Indice de FIguras</w:t>
      </w:r>
      <w:bookmarkEnd w:id="2"/>
    </w:p>
    <w:p w:rsidR="00F42132" w:rsidRDefault="00124F45">
      <w:pPr>
        <w:pStyle w:val="Tabladeilustraciones"/>
        <w:tabs>
          <w:tab w:val="right" w:leader="dot" w:pos="8778"/>
        </w:tabs>
        <w:rPr>
          <w:noProof/>
        </w:rPr>
      </w:pPr>
      <w:r w:rsidRPr="001B45B4">
        <w:rPr>
          <w:rStyle w:val="Hipervnculo"/>
          <w:rFonts w:ascii="Arial" w:hAnsi="Arial" w:cs="Arial"/>
          <w:noProof/>
          <w:lang w:bidi="x-none"/>
          <w14:scene3d>
            <w14:camera w14:prst="orthographicFront"/>
            <w14:lightRig w14:rig="threePt" w14:dir="t">
              <w14:rot w14:lat="0" w14:lon="0" w14:rev="0"/>
            </w14:lightRig>
          </w14:scene3d>
        </w:rPr>
        <w:fldChar w:fldCharType="begin"/>
      </w:r>
      <w:r w:rsidRPr="001B45B4">
        <w:rPr>
          <w:rStyle w:val="Hipervnculo"/>
          <w:rFonts w:ascii="Arial" w:hAnsi="Arial" w:cs="Arial"/>
          <w:noProof/>
          <w:lang w:bidi="x-none"/>
          <w14:scene3d>
            <w14:camera w14:prst="orthographicFront"/>
            <w14:lightRig w14:rig="threePt" w14:dir="t">
              <w14:rot w14:lat="0" w14:lon="0" w14:rev="0"/>
            </w14:lightRig>
          </w14:scene3d>
        </w:rPr>
        <w:instrText xml:space="preserve"> TOC \h \z \c "Figura" </w:instrText>
      </w:r>
      <w:r w:rsidRPr="001B45B4">
        <w:rPr>
          <w:rStyle w:val="Hipervnculo"/>
          <w:rFonts w:ascii="Arial" w:hAnsi="Arial" w:cs="Arial"/>
          <w:noProof/>
          <w:lang w:bidi="x-none"/>
          <w14:scene3d>
            <w14:camera w14:prst="orthographicFront"/>
            <w14:lightRig w14:rig="threePt" w14:dir="t">
              <w14:rot w14:lat="0" w14:lon="0" w14:rev="0"/>
            </w14:lightRig>
          </w14:scene3d>
        </w:rPr>
        <w:fldChar w:fldCharType="separate"/>
      </w:r>
      <w:hyperlink w:anchor="_Toc414268684" w:history="1">
        <w:r w:rsidR="00F42132" w:rsidRPr="00C64BDA">
          <w:rPr>
            <w:rStyle w:val="Hipervnculo"/>
            <w:rFonts w:ascii="Arial" w:hAnsi="Arial" w:cs="Arial"/>
            <w:noProof/>
          </w:rPr>
          <w:t>Figura 1: Relación entre URI, URL y URN.</w:t>
        </w:r>
        <w:r w:rsidR="00F42132">
          <w:rPr>
            <w:noProof/>
            <w:webHidden/>
          </w:rPr>
          <w:tab/>
        </w:r>
        <w:r w:rsidR="00F42132">
          <w:rPr>
            <w:noProof/>
            <w:webHidden/>
          </w:rPr>
          <w:fldChar w:fldCharType="begin"/>
        </w:r>
        <w:r w:rsidR="00F42132">
          <w:rPr>
            <w:noProof/>
            <w:webHidden/>
          </w:rPr>
          <w:instrText xml:space="preserve"> PAGEREF _Toc414268684 \h </w:instrText>
        </w:r>
        <w:r w:rsidR="00F42132">
          <w:rPr>
            <w:noProof/>
            <w:webHidden/>
          </w:rPr>
        </w:r>
        <w:r w:rsidR="00F42132">
          <w:rPr>
            <w:noProof/>
            <w:webHidden/>
          </w:rPr>
          <w:fldChar w:fldCharType="separate"/>
        </w:r>
        <w:r w:rsidR="007B6AFC">
          <w:rPr>
            <w:noProof/>
            <w:webHidden/>
          </w:rPr>
          <w:t>4</w:t>
        </w:r>
        <w:r w:rsidR="00F42132">
          <w:rPr>
            <w:noProof/>
            <w:webHidden/>
          </w:rPr>
          <w:fldChar w:fldCharType="end"/>
        </w:r>
      </w:hyperlink>
    </w:p>
    <w:p w:rsidR="00F42132" w:rsidRDefault="009C5032">
      <w:pPr>
        <w:pStyle w:val="Tabladeilustraciones"/>
        <w:tabs>
          <w:tab w:val="right" w:leader="dot" w:pos="8778"/>
        </w:tabs>
        <w:rPr>
          <w:noProof/>
        </w:rPr>
      </w:pPr>
      <w:hyperlink w:anchor="_Toc414268685" w:history="1">
        <w:r w:rsidR="00F42132" w:rsidRPr="00C64BDA">
          <w:rPr>
            <w:rStyle w:val="Hipervnculo"/>
            <w:noProof/>
          </w:rPr>
          <w:t>Figura 2: Estructura de la  URI (Scheme URI).</w:t>
        </w:r>
        <w:r w:rsidR="00F42132">
          <w:rPr>
            <w:noProof/>
            <w:webHidden/>
          </w:rPr>
          <w:tab/>
        </w:r>
        <w:r w:rsidR="00F42132">
          <w:rPr>
            <w:noProof/>
            <w:webHidden/>
          </w:rPr>
          <w:fldChar w:fldCharType="begin"/>
        </w:r>
        <w:r w:rsidR="00F42132">
          <w:rPr>
            <w:noProof/>
            <w:webHidden/>
          </w:rPr>
          <w:instrText xml:space="preserve"> PAGEREF _Toc414268685 \h </w:instrText>
        </w:r>
        <w:r w:rsidR="00F42132">
          <w:rPr>
            <w:noProof/>
            <w:webHidden/>
          </w:rPr>
        </w:r>
        <w:r w:rsidR="00F42132">
          <w:rPr>
            <w:noProof/>
            <w:webHidden/>
          </w:rPr>
          <w:fldChar w:fldCharType="separate"/>
        </w:r>
        <w:r w:rsidR="007B6AFC">
          <w:rPr>
            <w:noProof/>
            <w:webHidden/>
          </w:rPr>
          <w:t>5</w:t>
        </w:r>
        <w:r w:rsidR="00F42132">
          <w:rPr>
            <w:noProof/>
            <w:webHidden/>
          </w:rPr>
          <w:fldChar w:fldCharType="end"/>
        </w:r>
      </w:hyperlink>
    </w:p>
    <w:p w:rsidR="00F42132" w:rsidRDefault="009C5032">
      <w:pPr>
        <w:pStyle w:val="Tabladeilustraciones"/>
        <w:tabs>
          <w:tab w:val="right" w:leader="dot" w:pos="8778"/>
        </w:tabs>
        <w:rPr>
          <w:noProof/>
        </w:rPr>
      </w:pPr>
      <w:hyperlink w:anchor="_Toc414268686" w:history="1">
        <w:r w:rsidR="00F42132" w:rsidRPr="00C64BDA">
          <w:rPr>
            <w:rStyle w:val="Hipervnculo"/>
            <w:noProof/>
          </w:rPr>
          <w:t>Figura 3. RDF 1.0 y 1.1 formatos de serialización.</w:t>
        </w:r>
        <w:r w:rsidR="00F42132">
          <w:rPr>
            <w:noProof/>
            <w:webHidden/>
          </w:rPr>
          <w:tab/>
        </w:r>
        <w:r w:rsidR="00F42132">
          <w:rPr>
            <w:noProof/>
            <w:webHidden/>
          </w:rPr>
          <w:fldChar w:fldCharType="begin"/>
        </w:r>
        <w:r w:rsidR="00F42132">
          <w:rPr>
            <w:noProof/>
            <w:webHidden/>
          </w:rPr>
          <w:instrText xml:space="preserve"> PAGEREF _Toc414268686 \h </w:instrText>
        </w:r>
        <w:r w:rsidR="00F42132">
          <w:rPr>
            <w:noProof/>
            <w:webHidden/>
          </w:rPr>
        </w:r>
        <w:r w:rsidR="00F42132">
          <w:rPr>
            <w:noProof/>
            <w:webHidden/>
          </w:rPr>
          <w:fldChar w:fldCharType="separate"/>
        </w:r>
        <w:r w:rsidR="007B6AFC">
          <w:rPr>
            <w:noProof/>
            <w:webHidden/>
          </w:rPr>
          <w:t>6</w:t>
        </w:r>
        <w:r w:rsidR="00F42132">
          <w:rPr>
            <w:noProof/>
            <w:webHidden/>
          </w:rPr>
          <w:fldChar w:fldCharType="end"/>
        </w:r>
      </w:hyperlink>
    </w:p>
    <w:p w:rsidR="00F42132" w:rsidRDefault="009C5032">
      <w:pPr>
        <w:pStyle w:val="Tabladeilustraciones"/>
        <w:tabs>
          <w:tab w:val="right" w:leader="dot" w:pos="8778"/>
        </w:tabs>
        <w:rPr>
          <w:noProof/>
        </w:rPr>
      </w:pPr>
      <w:hyperlink w:anchor="_Toc414268687" w:history="1">
        <w:r w:rsidR="00F42132" w:rsidRPr="00C64BDA">
          <w:rPr>
            <w:rStyle w:val="Hipervnculo"/>
            <w:noProof/>
          </w:rPr>
          <w:t>Figura 4: RDF con dos nodos (sujeto y objetos) y una arista (predicado). Fuente: (Cyganiak, Wood, &amp; Lanthaler, 2014)</w:t>
        </w:r>
        <w:r w:rsidR="00F42132">
          <w:rPr>
            <w:noProof/>
            <w:webHidden/>
          </w:rPr>
          <w:tab/>
        </w:r>
        <w:r w:rsidR="00F42132">
          <w:rPr>
            <w:noProof/>
            <w:webHidden/>
          </w:rPr>
          <w:fldChar w:fldCharType="begin"/>
        </w:r>
        <w:r w:rsidR="00F42132">
          <w:rPr>
            <w:noProof/>
            <w:webHidden/>
          </w:rPr>
          <w:instrText xml:space="preserve"> PAGEREF _Toc414268687 \h </w:instrText>
        </w:r>
        <w:r w:rsidR="00F42132">
          <w:rPr>
            <w:noProof/>
            <w:webHidden/>
          </w:rPr>
        </w:r>
        <w:r w:rsidR="00F42132">
          <w:rPr>
            <w:noProof/>
            <w:webHidden/>
          </w:rPr>
          <w:fldChar w:fldCharType="separate"/>
        </w:r>
        <w:r w:rsidR="007B6AFC">
          <w:rPr>
            <w:noProof/>
            <w:webHidden/>
          </w:rPr>
          <w:t>7</w:t>
        </w:r>
        <w:r w:rsidR="00F42132">
          <w:rPr>
            <w:noProof/>
            <w:webHidden/>
          </w:rPr>
          <w:fldChar w:fldCharType="end"/>
        </w:r>
      </w:hyperlink>
    </w:p>
    <w:p w:rsidR="00F42132" w:rsidRDefault="009C5032">
      <w:pPr>
        <w:pStyle w:val="Tabladeilustraciones"/>
        <w:tabs>
          <w:tab w:val="right" w:leader="dot" w:pos="8778"/>
        </w:tabs>
        <w:rPr>
          <w:noProof/>
        </w:rPr>
      </w:pPr>
      <w:hyperlink w:anchor="_Toc414268688" w:history="1">
        <w:r w:rsidR="00F42132" w:rsidRPr="00C64BDA">
          <w:rPr>
            <w:rStyle w:val="Hipervnculo"/>
            <w:noProof/>
          </w:rPr>
          <w:t>Figura 5: Representación gráfica RDF</w:t>
        </w:r>
        <w:r w:rsidR="00F42132">
          <w:rPr>
            <w:noProof/>
            <w:webHidden/>
          </w:rPr>
          <w:tab/>
        </w:r>
        <w:r w:rsidR="00F42132">
          <w:rPr>
            <w:noProof/>
            <w:webHidden/>
          </w:rPr>
          <w:fldChar w:fldCharType="begin"/>
        </w:r>
        <w:r w:rsidR="00F42132">
          <w:rPr>
            <w:noProof/>
            <w:webHidden/>
          </w:rPr>
          <w:instrText xml:space="preserve"> PAGEREF _Toc414268688 \h </w:instrText>
        </w:r>
        <w:r w:rsidR="00F42132">
          <w:rPr>
            <w:noProof/>
            <w:webHidden/>
          </w:rPr>
        </w:r>
        <w:r w:rsidR="00F42132">
          <w:rPr>
            <w:noProof/>
            <w:webHidden/>
          </w:rPr>
          <w:fldChar w:fldCharType="separate"/>
        </w:r>
        <w:r w:rsidR="007B6AFC">
          <w:rPr>
            <w:noProof/>
            <w:webHidden/>
          </w:rPr>
          <w:t>15</w:t>
        </w:r>
        <w:r w:rsidR="00F42132">
          <w:rPr>
            <w:noProof/>
            <w:webHidden/>
          </w:rPr>
          <w:fldChar w:fldCharType="end"/>
        </w:r>
      </w:hyperlink>
    </w:p>
    <w:p w:rsidR="00F42132" w:rsidRDefault="009C5032">
      <w:pPr>
        <w:pStyle w:val="Tabladeilustraciones"/>
        <w:tabs>
          <w:tab w:val="right" w:leader="dot" w:pos="8778"/>
        </w:tabs>
        <w:rPr>
          <w:noProof/>
        </w:rPr>
      </w:pPr>
      <w:hyperlink w:anchor="_Toc414268689" w:history="1">
        <w:r w:rsidR="00F42132" w:rsidRPr="00C64BDA">
          <w:rPr>
            <w:rStyle w:val="Hipervnculo"/>
            <w:noProof/>
          </w:rPr>
          <w:t>Figura 6. Arquitectura de provisión de Datos de Dbpedai.</w:t>
        </w:r>
        <w:r w:rsidR="00F42132">
          <w:rPr>
            <w:noProof/>
            <w:webHidden/>
          </w:rPr>
          <w:tab/>
        </w:r>
        <w:r w:rsidR="00F42132">
          <w:rPr>
            <w:noProof/>
            <w:webHidden/>
          </w:rPr>
          <w:fldChar w:fldCharType="begin"/>
        </w:r>
        <w:r w:rsidR="00F42132">
          <w:rPr>
            <w:noProof/>
            <w:webHidden/>
          </w:rPr>
          <w:instrText xml:space="preserve"> PAGEREF _Toc414268689 \h </w:instrText>
        </w:r>
        <w:r w:rsidR="00F42132">
          <w:rPr>
            <w:noProof/>
            <w:webHidden/>
          </w:rPr>
        </w:r>
        <w:r w:rsidR="00F42132">
          <w:rPr>
            <w:noProof/>
            <w:webHidden/>
          </w:rPr>
          <w:fldChar w:fldCharType="separate"/>
        </w:r>
        <w:r w:rsidR="007B6AFC">
          <w:rPr>
            <w:noProof/>
            <w:webHidden/>
          </w:rPr>
          <w:t>16</w:t>
        </w:r>
        <w:r w:rsidR="00F42132">
          <w:rPr>
            <w:noProof/>
            <w:webHidden/>
          </w:rPr>
          <w:fldChar w:fldCharType="end"/>
        </w:r>
      </w:hyperlink>
    </w:p>
    <w:p w:rsidR="00F42132" w:rsidRDefault="009C5032">
      <w:pPr>
        <w:pStyle w:val="Tabladeilustraciones"/>
        <w:tabs>
          <w:tab w:val="right" w:leader="dot" w:pos="8778"/>
        </w:tabs>
        <w:rPr>
          <w:noProof/>
        </w:rPr>
      </w:pPr>
      <w:hyperlink w:anchor="_Toc414268690" w:history="1">
        <w:r w:rsidR="00F42132" w:rsidRPr="00C64BDA">
          <w:rPr>
            <w:rStyle w:val="Hipervnculo"/>
            <w:noProof/>
          </w:rPr>
          <w:t>Figura 7: Ejemplo POS Tag y Chunking</w:t>
        </w:r>
        <w:r w:rsidR="00F42132">
          <w:rPr>
            <w:noProof/>
            <w:webHidden/>
          </w:rPr>
          <w:tab/>
        </w:r>
        <w:r w:rsidR="00F42132">
          <w:rPr>
            <w:noProof/>
            <w:webHidden/>
          </w:rPr>
          <w:fldChar w:fldCharType="begin"/>
        </w:r>
        <w:r w:rsidR="00F42132">
          <w:rPr>
            <w:noProof/>
            <w:webHidden/>
          </w:rPr>
          <w:instrText xml:space="preserve"> PAGEREF _Toc414268690 \h </w:instrText>
        </w:r>
        <w:r w:rsidR="00F42132">
          <w:rPr>
            <w:noProof/>
            <w:webHidden/>
          </w:rPr>
        </w:r>
        <w:r w:rsidR="00F42132">
          <w:rPr>
            <w:noProof/>
            <w:webHidden/>
          </w:rPr>
          <w:fldChar w:fldCharType="separate"/>
        </w:r>
        <w:r w:rsidR="007B6AFC">
          <w:rPr>
            <w:noProof/>
            <w:webHidden/>
          </w:rPr>
          <w:t>18</w:t>
        </w:r>
        <w:r w:rsidR="00F42132">
          <w:rPr>
            <w:noProof/>
            <w:webHidden/>
          </w:rPr>
          <w:fldChar w:fldCharType="end"/>
        </w:r>
      </w:hyperlink>
    </w:p>
    <w:p w:rsidR="00F42132" w:rsidRDefault="009C5032">
      <w:pPr>
        <w:pStyle w:val="Tabladeilustraciones"/>
        <w:tabs>
          <w:tab w:val="right" w:leader="dot" w:pos="8778"/>
        </w:tabs>
        <w:rPr>
          <w:noProof/>
        </w:rPr>
      </w:pPr>
      <w:hyperlink w:anchor="_Toc414268691" w:history="1">
        <w:r w:rsidR="00F42132" w:rsidRPr="00C64BDA">
          <w:rPr>
            <w:rStyle w:val="Hipervnculo"/>
            <w:noProof/>
          </w:rPr>
          <w:t>Figura 10. Lógica propuesta para la Aplicación</w:t>
        </w:r>
        <w:r w:rsidR="00F42132">
          <w:rPr>
            <w:noProof/>
            <w:webHidden/>
          </w:rPr>
          <w:tab/>
        </w:r>
        <w:r w:rsidR="00F42132">
          <w:rPr>
            <w:noProof/>
            <w:webHidden/>
          </w:rPr>
          <w:fldChar w:fldCharType="begin"/>
        </w:r>
        <w:r w:rsidR="00F42132">
          <w:rPr>
            <w:noProof/>
            <w:webHidden/>
          </w:rPr>
          <w:instrText xml:space="preserve"> PAGEREF _Toc414268691 \h </w:instrText>
        </w:r>
        <w:r w:rsidR="00F42132">
          <w:rPr>
            <w:noProof/>
            <w:webHidden/>
          </w:rPr>
        </w:r>
        <w:r w:rsidR="00F42132">
          <w:rPr>
            <w:noProof/>
            <w:webHidden/>
          </w:rPr>
          <w:fldChar w:fldCharType="separate"/>
        </w:r>
        <w:r w:rsidR="007B6AFC">
          <w:rPr>
            <w:noProof/>
            <w:webHidden/>
          </w:rPr>
          <w:t>30</w:t>
        </w:r>
        <w:r w:rsidR="00F42132">
          <w:rPr>
            <w:noProof/>
            <w:webHidden/>
          </w:rPr>
          <w:fldChar w:fldCharType="end"/>
        </w:r>
      </w:hyperlink>
    </w:p>
    <w:p w:rsidR="00F42132" w:rsidRDefault="009C5032">
      <w:pPr>
        <w:pStyle w:val="Tabladeilustraciones"/>
        <w:tabs>
          <w:tab w:val="right" w:leader="dot" w:pos="8778"/>
        </w:tabs>
        <w:rPr>
          <w:noProof/>
        </w:rPr>
      </w:pPr>
      <w:hyperlink w:anchor="_Toc414268692" w:history="1">
        <w:r w:rsidR="00F42132" w:rsidRPr="00C64BDA">
          <w:rPr>
            <w:rStyle w:val="Hipervnculo"/>
            <w:noProof/>
          </w:rPr>
          <w:t>Figura 8: Modelo de dominio</w:t>
        </w:r>
        <w:r w:rsidR="00F42132">
          <w:rPr>
            <w:noProof/>
            <w:webHidden/>
          </w:rPr>
          <w:tab/>
        </w:r>
        <w:r w:rsidR="00F42132">
          <w:rPr>
            <w:noProof/>
            <w:webHidden/>
          </w:rPr>
          <w:fldChar w:fldCharType="begin"/>
        </w:r>
        <w:r w:rsidR="00F42132">
          <w:rPr>
            <w:noProof/>
            <w:webHidden/>
          </w:rPr>
          <w:instrText xml:space="preserve"> PAGEREF _Toc414268692 \h </w:instrText>
        </w:r>
        <w:r w:rsidR="00F42132">
          <w:rPr>
            <w:noProof/>
            <w:webHidden/>
          </w:rPr>
        </w:r>
        <w:r w:rsidR="00F42132">
          <w:rPr>
            <w:noProof/>
            <w:webHidden/>
          </w:rPr>
          <w:fldChar w:fldCharType="separate"/>
        </w:r>
        <w:r w:rsidR="007B6AFC">
          <w:rPr>
            <w:noProof/>
            <w:webHidden/>
          </w:rPr>
          <w:t>33</w:t>
        </w:r>
        <w:r w:rsidR="00F42132">
          <w:rPr>
            <w:noProof/>
            <w:webHidden/>
          </w:rPr>
          <w:fldChar w:fldCharType="end"/>
        </w:r>
      </w:hyperlink>
    </w:p>
    <w:p w:rsidR="00F42132" w:rsidRDefault="009C5032">
      <w:pPr>
        <w:pStyle w:val="Tabladeilustraciones"/>
        <w:tabs>
          <w:tab w:val="right" w:leader="dot" w:pos="8778"/>
        </w:tabs>
        <w:rPr>
          <w:noProof/>
        </w:rPr>
      </w:pPr>
      <w:hyperlink w:anchor="_Toc414268693" w:history="1">
        <w:r w:rsidR="00F42132" w:rsidRPr="00C64BDA">
          <w:rPr>
            <w:rStyle w:val="Hipervnculo"/>
            <w:noProof/>
          </w:rPr>
          <w:t>Figura 9: Modelo de casos de uso</w:t>
        </w:r>
        <w:r w:rsidR="00F42132">
          <w:rPr>
            <w:noProof/>
            <w:webHidden/>
          </w:rPr>
          <w:tab/>
        </w:r>
        <w:r w:rsidR="00F42132">
          <w:rPr>
            <w:noProof/>
            <w:webHidden/>
          </w:rPr>
          <w:fldChar w:fldCharType="begin"/>
        </w:r>
        <w:r w:rsidR="00F42132">
          <w:rPr>
            <w:noProof/>
            <w:webHidden/>
          </w:rPr>
          <w:instrText xml:space="preserve"> PAGEREF _Toc414268693 \h </w:instrText>
        </w:r>
        <w:r w:rsidR="00F42132">
          <w:rPr>
            <w:noProof/>
            <w:webHidden/>
          </w:rPr>
        </w:r>
        <w:r w:rsidR="00F42132">
          <w:rPr>
            <w:noProof/>
            <w:webHidden/>
          </w:rPr>
          <w:fldChar w:fldCharType="separate"/>
        </w:r>
        <w:r w:rsidR="007B6AFC">
          <w:rPr>
            <w:noProof/>
            <w:webHidden/>
          </w:rPr>
          <w:t>34</w:t>
        </w:r>
        <w:r w:rsidR="00F42132">
          <w:rPr>
            <w:noProof/>
            <w:webHidden/>
          </w:rPr>
          <w:fldChar w:fldCharType="end"/>
        </w:r>
      </w:hyperlink>
    </w:p>
    <w:p w:rsidR="00F42132" w:rsidRDefault="009C5032">
      <w:pPr>
        <w:pStyle w:val="Tabladeilustraciones"/>
        <w:tabs>
          <w:tab w:val="right" w:leader="dot" w:pos="8778"/>
        </w:tabs>
        <w:rPr>
          <w:noProof/>
        </w:rPr>
      </w:pPr>
      <w:hyperlink w:anchor="_Toc414268694" w:history="1">
        <w:r w:rsidR="00F42132" w:rsidRPr="00C64BDA">
          <w:rPr>
            <w:rStyle w:val="Hipervnculo"/>
            <w:noProof/>
          </w:rPr>
          <w:t>Figura 11. Arquitectura.</w:t>
        </w:r>
        <w:r w:rsidR="00F42132">
          <w:rPr>
            <w:noProof/>
            <w:webHidden/>
          </w:rPr>
          <w:tab/>
        </w:r>
        <w:r w:rsidR="00F42132">
          <w:rPr>
            <w:noProof/>
            <w:webHidden/>
          </w:rPr>
          <w:fldChar w:fldCharType="begin"/>
        </w:r>
        <w:r w:rsidR="00F42132">
          <w:rPr>
            <w:noProof/>
            <w:webHidden/>
          </w:rPr>
          <w:instrText xml:space="preserve"> PAGEREF _Toc414268694 \h </w:instrText>
        </w:r>
        <w:r w:rsidR="00F42132">
          <w:rPr>
            <w:noProof/>
            <w:webHidden/>
          </w:rPr>
        </w:r>
        <w:r w:rsidR="00F42132">
          <w:rPr>
            <w:noProof/>
            <w:webHidden/>
          </w:rPr>
          <w:fldChar w:fldCharType="separate"/>
        </w:r>
        <w:r w:rsidR="007B6AFC">
          <w:rPr>
            <w:noProof/>
            <w:webHidden/>
          </w:rPr>
          <w:t>41</w:t>
        </w:r>
        <w:r w:rsidR="00F42132">
          <w:rPr>
            <w:noProof/>
            <w:webHidden/>
          </w:rPr>
          <w:fldChar w:fldCharType="end"/>
        </w:r>
      </w:hyperlink>
    </w:p>
    <w:p w:rsidR="00F42132" w:rsidRDefault="009C5032">
      <w:pPr>
        <w:pStyle w:val="Tabladeilustraciones"/>
        <w:tabs>
          <w:tab w:val="right" w:leader="dot" w:pos="8778"/>
        </w:tabs>
        <w:rPr>
          <w:noProof/>
        </w:rPr>
      </w:pPr>
      <w:hyperlink w:anchor="_Toc414268695" w:history="1">
        <w:r w:rsidR="00F42132" w:rsidRPr="00C64BDA">
          <w:rPr>
            <w:rStyle w:val="Hipervnculo"/>
            <w:noProof/>
          </w:rPr>
          <w:t>Figura 12. Dependencia de servicios web</w:t>
        </w:r>
        <w:r w:rsidR="00F42132">
          <w:rPr>
            <w:noProof/>
            <w:webHidden/>
          </w:rPr>
          <w:tab/>
        </w:r>
        <w:r w:rsidR="00F42132">
          <w:rPr>
            <w:noProof/>
            <w:webHidden/>
          </w:rPr>
          <w:fldChar w:fldCharType="begin"/>
        </w:r>
        <w:r w:rsidR="00F42132">
          <w:rPr>
            <w:noProof/>
            <w:webHidden/>
          </w:rPr>
          <w:instrText xml:space="preserve"> PAGEREF _Toc414268695 \h </w:instrText>
        </w:r>
        <w:r w:rsidR="00F42132">
          <w:rPr>
            <w:noProof/>
            <w:webHidden/>
          </w:rPr>
        </w:r>
        <w:r w:rsidR="00F42132">
          <w:rPr>
            <w:noProof/>
            <w:webHidden/>
          </w:rPr>
          <w:fldChar w:fldCharType="separate"/>
        </w:r>
        <w:r w:rsidR="007B6AFC">
          <w:rPr>
            <w:noProof/>
            <w:webHidden/>
          </w:rPr>
          <w:t>43</w:t>
        </w:r>
        <w:r w:rsidR="00F42132">
          <w:rPr>
            <w:noProof/>
            <w:webHidden/>
          </w:rPr>
          <w:fldChar w:fldCharType="end"/>
        </w:r>
      </w:hyperlink>
    </w:p>
    <w:p w:rsidR="00F42132" w:rsidRDefault="009C5032">
      <w:pPr>
        <w:pStyle w:val="Tabladeilustraciones"/>
        <w:tabs>
          <w:tab w:val="right" w:leader="dot" w:pos="8778"/>
        </w:tabs>
        <w:rPr>
          <w:noProof/>
        </w:rPr>
      </w:pPr>
      <w:hyperlink w:anchor="_Toc414268696" w:history="1">
        <w:r w:rsidR="00F42132" w:rsidRPr="00C64BDA">
          <w:rPr>
            <w:rStyle w:val="Hipervnculo"/>
            <w:noProof/>
          </w:rPr>
          <w:t>Figura 13. Diagrama de secuencias de tokenización de sentencias</w:t>
        </w:r>
        <w:r w:rsidR="00F42132">
          <w:rPr>
            <w:noProof/>
            <w:webHidden/>
          </w:rPr>
          <w:tab/>
        </w:r>
        <w:r w:rsidR="00F42132">
          <w:rPr>
            <w:noProof/>
            <w:webHidden/>
          </w:rPr>
          <w:fldChar w:fldCharType="begin"/>
        </w:r>
        <w:r w:rsidR="00F42132">
          <w:rPr>
            <w:noProof/>
            <w:webHidden/>
          </w:rPr>
          <w:instrText xml:space="preserve"> PAGEREF _Toc414268696 \h </w:instrText>
        </w:r>
        <w:r w:rsidR="00F42132">
          <w:rPr>
            <w:noProof/>
            <w:webHidden/>
          </w:rPr>
        </w:r>
        <w:r w:rsidR="00F42132">
          <w:rPr>
            <w:noProof/>
            <w:webHidden/>
          </w:rPr>
          <w:fldChar w:fldCharType="separate"/>
        </w:r>
        <w:r w:rsidR="007B6AFC">
          <w:rPr>
            <w:noProof/>
            <w:webHidden/>
          </w:rPr>
          <w:t>44</w:t>
        </w:r>
        <w:r w:rsidR="00F42132">
          <w:rPr>
            <w:noProof/>
            <w:webHidden/>
          </w:rPr>
          <w:fldChar w:fldCharType="end"/>
        </w:r>
      </w:hyperlink>
    </w:p>
    <w:p w:rsidR="00F42132" w:rsidRDefault="009C5032">
      <w:pPr>
        <w:pStyle w:val="Tabladeilustraciones"/>
        <w:tabs>
          <w:tab w:val="right" w:leader="dot" w:pos="8778"/>
        </w:tabs>
        <w:rPr>
          <w:noProof/>
        </w:rPr>
      </w:pPr>
      <w:hyperlink w:anchor="_Toc414268697" w:history="1">
        <w:r w:rsidR="00F42132" w:rsidRPr="00C64BDA">
          <w:rPr>
            <w:rStyle w:val="Hipervnculo"/>
            <w:noProof/>
          </w:rPr>
          <w:t>Figura 14. Diagrama de secuencias de tokenización en palabras</w:t>
        </w:r>
        <w:r w:rsidR="00F42132">
          <w:rPr>
            <w:noProof/>
            <w:webHidden/>
          </w:rPr>
          <w:tab/>
        </w:r>
        <w:r w:rsidR="00F42132">
          <w:rPr>
            <w:noProof/>
            <w:webHidden/>
          </w:rPr>
          <w:fldChar w:fldCharType="begin"/>
        </w:r>
        <w:r w:rsidR="00F42132">
          <w:rPr>
            <w:noProof/>
            <w:webHidden/>
          </w:rPr>
          <w:instrText xml:space="preserve"> PAGEREF _Toc414268697 \h </w:instrText>
        </w:r>
        <w:r w:rsidR="00F42132">
          <w:rPr>
            <w:noProof/>
            <w:webHidden/>
          </w:rPr>
        </w:r>
        <w:r w:rsidR="00F42132">
          <w:rPr>
            <w:noProof/>
            <w:webHidden/>
          </w:rPr>
          <w:fldChar w:fldCharType="separate"/>
        </w:r>
        <w:r w:rsidR="007B6AFC">
          <w:rPr>
            <w:noProof/>
            <w:webHidden/>
          </w:rPr>
          <w:t>45</w:t>
        </w:r>
        <w:r w:rsidR="00F42132">
          <w:rPr>
            <w:noProof/>
            <w:webHidden/>
          </w:rPr>
          <w:fldChar w:fldCharType="end"/>
        </w:r>
      </w:hyperlink>
    </w:p>
    <w:p w:rsidR="00F42132" w:rsidRDefault="009C5032">
      <w:pPr>
        <w:pStyle w:val="Tabladeilustraciones"/>
        <w:tabs>
          <w:tab w:val="right" w:leader="dot" w:pos="8778"/>
        </w:tabs>
        <w:rPr>
          <w:noProof/>
        </w:rPr>
      </w:pPr>
      <w:hyperlink w:anchor="_Toc414268698" w:history="1">
        <w:r w:rsidR="00F42132" w:rsidRPr="00C64BDA">
          <w:rPr>
            <w:rStyle w:val="Hipervnculo"/>
            <w:noProof/>
          </w:rPr>
          <w:t>Figura 15. Diagrama de secuencias de etiquetado de palabra</w:t>
        </w:r>
        <w:r w:rsidR="00F42132">
          <w:rPr>
            <w:noProof/>
            <w:webHidden/>
          </w:rPr>
          <w:tab/>
        </w:r>
        <w:r w:rsidR="00F42132">
          <w:rPr>
            <w:noProof/>
            <w:webHidden/>
          </w:rPr>
          <w:fldChar w:fldCharType="begin"/>
        </w:r>
        <w:r w:rsidR="00F42132">
          <w:rPr>
            <w:noProof/>
            <w:webHidden/>
          </w:rPr>
          <w:instrText xml:space="preserve"> PAGEREF _Toc414268698 \h </w:instrText>
        </w:r>
        <w:r w:rsidR="00F42132">
          <w:rPr>
            <w:noProof/>
            <w:webHidden/>
          </w:rPr>
        </w:r>
        <w:r w:rsidR="00F42132">
          <w:rPr>
            <w:noProof/>
            <w:webHidden/>
          </w:rPr>
          <w:fldChar w:fldCharType="separate"/>
        </w:r>
        <w:r w:rsidR="007B6AFC">
          <w:rPr>
            <w:noProof/>
            <w:webHidden/>
          </w:rPr>
          <w:t>45</w:t>
        </w:r>
        <w:r w:rsidR="00F42132">
          <w:rPr>
            <w:noProof/>
            <w:webHidden/>
          </w:rPr>
          <w:fldChar w:fldCharType="end"/>
        </w:r>
      </w:hyperlink>
    </w:p>
    <w:p w:rsidR="00F42132" w:rsidRDefault="009C5032">
      <w:pPr>
        <w:pStyle w:val="Tabladeilustraciones"/>
        <w:tabs>
          <w:tab w:val="right" w:leader="dot" w:pos="8778"/>
        </w:tabs>
        <w:rPr>
          <w:noProof/>
        </w:rPr>
      </w:pPr>
      <w:hyperlink w:anchor="_Toc414268699" w:history="1">
        <w:r w:rsidR="00F42132" w:rsidRPr="00C64BDA">
          <w:rPr>
            <w:rStyle w:val="Hipervnculo"/>
            <w:noProof/>
          </w:rPr>
          <w:t>Figura 16. Diagrama de secuencias de extracción</w:t>
        </w:r>
        <w:r w:rsidR="00F42132">
          <w:rPr>
            <w:noProof/>
            <w:webHidden/>
          </w:rPr>
          <w:tab/>
        </w:r>
        <w:r w:rsidR="00F42132">
          <w:rPr>
            <w:noProof/>
            <w:webHidden/>
          </w:rPr>
          <w:fldChar w:fldCharType="begin"/>
        </w:r>
        <w:r w:rsidR="00F42132">
          <w:rPr>
            <w:noProof/>
            <w:webHidden/>
          </w:rPr>
          <w:instrText xml:space="preserve"> PAGEREF _Toc414268699 \h </w:instrText>
        </w:r>
        <w:r w:rsidR="00F42132">
          <w:rPr>
            <w:noProof/>
            <w:webHidden/>
          </w:rPr>
        </w:r>
        <w:r w:rsidR="00F42132">
          <w:rPr>
            <w:noProof/>
            <w:webHidden/>
          </w:rPr>
          <w:fldChar w:fldCharType="separate"/>
        </w:r>
        <w:r w:rsidR="007B6AFC">
          <w:rPr>
            <w:noProof/>
            <w:webHidden/>
          </w:rPr>
          <w:t>46</w:t>
        </w:r>
        <w:r w:rsidR="00F42132">
          <w:rPr>
            <w:noProof/>
            <w:webHidden/>
          </w:rPr>
          <w:fldChar w:fldCharType="end"/>
        </w:r>
      </w:hyperlink>
    </w:p>
    <w:p w:rsidR="00F42132" w:rsidRDefault="009C5032">
      <w:pPr>
        <w:pStyle w:val="Tabladeilustraciones"/>
        <w:tabs>
          <w:tab w:val="right" w:leader="dot" w:pos="8778"/>
        </w:tabs>
        <w:rPr>
          <w:noProof/>
        </w:rPr>
      </w:pPr>
      <w:hyperlink w:anchor="_Toc414268700" w:history="1">
        <w:r w:rsidR="00F42132" w:rsidRPr="00C64BDA">
          <w:rPr>
            <w:rStyle w:val="Hipervnculo"/>
            <w:noProof/>
          </w:rPr>
          <w:t>Figura 17. Diagrama de secuencia de desambiguación y enlace</w:t>
        </w:r>
        <w:r w:rsidR="00F42132">
          <w:rPr>
            <w:noProof/>
            <w:webHidden/>
          </w:rPr>
          <w:tab/>
        </w:r>
        <w:r w:rsidR="00F42132">
          <w:rPr>
            <w:noProof/>
            <w:webHidden/>
          </w:rPr>
          <w:fldChar w:fldCharType="begin"/>
        </w:r>
        <w:r w:rsidR="00F42132">
          <w:rPr>
            <w:noProof/>
            <w:webHidden/>
          </w:rPr>
          <w:instrText xml:space="preserve"> PAGEREF _Toc414268700 \h </w:instrText>
        </w:r>
        <w:r w:rsidR="00F42132">
          <w:rPr>
            <w:noProof/>
            <w:webHidden/>
          </w:rPr>
        </w:r>
        <w:r w:rsidR="00F42132">
          <w:rPr>
            <w:noProof/>
            <w:webHidden/>
          </w:rPr>
          <w:fldChar w:fldCharType="separate"/>
        </w:r>
        <w:r w:rsidR="007B6AFC">
          <w:rPr>
            <w:noProof/>
            <w:webHidden/>
          </w:rPr>
          <w:t>46</w:t>
        </w:r>
        <w:r w:rsidR="00F42132">
          <w:rPr>
            <w:noProof/>
            <w:webHidden/>
          </w:rPr>
          <w:fldChar w:fldCharType="end"/>
        </w:r>
      </w:hyperlink>
    </w:p>
    <w:p w:rsidR="00F42132" w:rsidRDefault="009C5032">
      <w:pPr>
        <w:pStyle w:val="Tabladeilustraciones"/>
        <w:tabs>
          <w:tab w:val="right" w:leader="dot" w:pos="8778"/>
        </w:tabs>
        <w:rPr>
          <w:noProof/>
        </w:rPr>
      </w:pPr>
      <w:hyperlink w:anchor="_Toc414268701" w:history="1">
        <w:r w:rsidR="00F42132" w:rsidRPr="00C64BDA">
          <w:rPr>
            <w:rStyle w:val="Hipervnculo"/>
            <w:noProof/>
          </w:rPr>
          <w:t>Figura 18. Captura de consulta de recursos de DBpedia</w:t>
        </w:r>
        <w:r w:rsidR="00F42132">
          <w:rPr>
            <w:noProof/>
            <w:webHidden/>
          </w:rPr>
          <w:tab/>
        </w:r>
        <w:r w:rsidR="00F42132">
          <w:rPr>
            <w:noProof/>
            <w:webHidden/>
          </w:rPr>
          <w:fldChar w:fldCharType="begin"/>
        </w:r>
        <w:r w:rsidR="00F42132">
          <w:rPr>
            <w:noProof/>
            <w:webHidden/>
          </w:rPr>
          <w:instrText xml:space="preserve"> PAGEREF _Toc414268701 \h </w:instrText>
        </w:r>
        <w:r w:rsidR="00F42132">
          <w:rPr>
            <w:noProof/>
            <w:webHidden/>
          </w:rPr>
        </w:r>
        <w:r w:rsidR="00F42132">
          <w:rPr>
            <w:noProof/>
            <w:webHidden/>
          </w:rPr>
          <w:fldChar w:fldCharType="separate"/>
        </w:r>
        <w:r w:rsidR="007B6AFC">
          <w:rPr>
            <w:noProof/>
            <w:webHidden/>
          </w:rPr>
          <w:t>47</w:t>
        </w:r>
        <w:r w:rsidR="00F42132">
          <w:rPr>
            <w:noProof/>
            <w:webHidden/>
          </w:rPr>
          <w:fldChar w:fldCharType="end"/>
        </w:r>
      </w:hyperlink>
    </w:p>
    <w:p w:rsidR="00F42132" w:rsidRDefault="009C5032">
      <w:pPr>
        <w:pStyle w:val="Tabladeilustraciones"/>
        <w:tabs>
          <w:tab w:val="right" w:leader="dot" w:pos="8778"/>
        </w:tabs>
        <w:rPr>
          <w:noProof/>
        </w:rPr>
      </w:pPr>
      <w:hyperlink w:anchor="_Toc414268702" w:history="1">
        <w:r w:rsidR="00F42132" w:rsidRPr="00C64BDA">
          <w:rPr>
            <w:rStyle w:val="Hipervnculo"/>
            <w:noProof/>
          </w:rPr>
          <w:t>Figura 19. Consulta de abstracts de recursos de DBpedia</w:t>
        </w:r>
        <w:r w:rsidR="00F42132">
          <w:rPr>
            <w:noProof/>
            <w:webHidden/>
          </w:rPr>
          <w:tab/>
        </w:r>
        <w:r w:rsidR="00F42132">
          <w:rPr>
            <w:noProof/>
            <w:webHidden/>
          </w:rPr>
          <w:fldChar w:fldCharType="begin"/>
        </w:r>
        <w:r w:rsidR="00F42132">
          <w:rPr>
            <w:noProof/>
            <w:webHidden/>
          </w:rPr>
          <w:instrText xml:space="preserve"> PAGEREF _Toc414268702 \h </w:instrText>
        </w:r>
        <w:r w:rsidR="00F42132">
          <w:rPr>
            <w:noProof/>
            <w:webHidden/>
          </w:rPr>
        </w:r>
        <w:r w:rsidR="00F42132">
          <w:rPr>
            <w:noProof/>
            <w:webHidden/>
          </w:rPr>
          <w:fldChar w:fldCharType="separate"/>
        </w:r>
        <w:r w:rsidR="007B6AFC">
          <w:rPr>
            <w:noProof/>
            <w:webHidden/>
          </w:rPr>
          <w:t>47</w:t>
        </w:r>
        <w:r w:rsidR="00F42132">
          <w:rPr>
            <w:noProof/>
            <w:webHidden/>
          </w:rPr>
          <w:fldChar w:fldCharType="end"/>
        </w:r>
      </w:hyperlink>
    </w:p>
    <w:p w:rsidR="00F42132" w:rsidRDefault="009C5032">
      <w:pPr>
        <w:pStyle w:val="Tabladeilustraciones"/>
        <w:tabs>
          <w:tab w:val="right" w:leader="dot" w:pos="8778"/>
        </w:tabs>
        <w:rPr>
          <w:noProof/>
        </w:rPr>
      </w:pPr>
      <w:hyperlink w:anchor="_Toc414268703" w:history="1">
        <w:r w:rsidR="00F42132" w:rsidRPr="00C64BDA">
          <w:rPr>
            <w:rStyle w:val="Hipervnculo"/>
            <w:noProof/>
          </w:rPr>
          <w:t>Figura 20. Consulta para extraer el tipo de recurso</w:t>
        </w:r>
        <w:r w:rsidR="00F42132">
          <w:rPr>
            <w:noProof/>
            <w:webHidden/>
          </w:rPr>
          <w:tab/>
        </w:r>
        <w:r w:rsidR="00F42132">
          <w:rPr>
            <w:noProof/>
            <w:webHidden/>
          </w:rPr>
          <w:fldChar w:fldCharType="begin"/>
        </w:r>
        <w:r w:rsidR="00F42132">
          <w:rPr>
            <w:noProof/>
            <w:webHidden/>
          </w:rPr>
          <w:instrText xml:space="preserve"> PAGEREF _Toc414268703 \h </w:instrText>
        </w:r>
        <w:r w:rsidR="00F42132">
          <w:rPr>
            <w:noProof/>
            <w:webHidden/>
          </w:rPr>
        </w:r>
        <w:r w:rsidR="00F42132">
          <w:rPr>
            <w:noProof/>
            <w:webHidden/>
          </w:rPr>
          <w:fldChar w:fldCharType="separate"/>
        </w:r>
        <w:r w:rsidR="007B6AFC">
          <w:rPr>
            <w:noProof/>
            <w:webHidden/>
          </w:rPr>
          <w:t>48</w:t>
        </w:r>
        <w:r w:rsidR="00F42132">
          <w:rPr>
            <w:noProof/>
            <w:webHidden/>
          </w:rPr>
          <w:fldChar w:fldCharType="end"/>
        </w:r>
      </w:hyperlink>
    </w:p>
    <w:p w:rsidR="00F42132" w:rsidRDefault="009C5032">
      <w:pPr>
        <w:pStyle w:val="Tabladeilustraciones"/>
        <w:tabs>
          <w:tab w:val="right" w:leader="dot" w:pos="8778"/>
        </w:tabs>
        <w:rPr>
          <w:noProof/>
        </w:rPr>
      </w:pPr>
      <w:hyperlink w:anchor="_Toc414268704" w:history="1">
        <w:r w:rsidR="00F42132" w:rsidRPr="00C64BDA">
          <w:rPr>
            <w:rStyle w:val="Hipervnculo"/>
            <w:noProof/>
          </w:rPr>
          <w:t>Figura 21. Resultado de servicio de tokenizacion en sentencias</w:t>
        </w:r>
        <w:r w:rsidR="00F42132">
          <w:rPr>
            <w:noProof/>
            <w:webHidden/>
          </w:rPr>
          <w:tab/>
        </w:r>
        <w:r w:rsidR="00F42132">
          <w:rPr>
            <w:noProof/>
            <w:webHidden/>
          </w:rPr>
          <w:fldChar w:fldCharType="begin"/>
        </w:r>
        <w:r w:rsidR="00F42132">
          <w:rPr>
            <w:noProof/>
            <w:webHidden/>
          </w:rPr>
          <w:instrText xml:space="preserve"> PAGEREF _Toc414268704 \h </w:instrText>
        </w:r>
        <w:r w:rsidR="00F42132">
          <w:rPr>
            <w:noProof/>
            <w:webHidden/>
          </w:rPr>
        </w:r>
        <w:r w:rsidR="00F42132">
          <w:rPr>
            <w:noProof/>
            <w:webHidden/>
          </w:rPr>
          <w:fldChar w:fldCharType="separate"/>
        </w:r>
        <w:r w:rsidR="007B6AFC">
          <w:rPr>
            <w:noProof/>
            <w:webHidden/>
          </w:rPr>
          <w:t>49</w:t>
        </w:r>
        <w:r w:rsidR="00F42132">
          <w:rPr>
            <w:noProof/>
            <w:webHidden/>
          </w:rPr>
          <w:fldChar w:fldCharType="end"/>
        </w:r>
      </w:hyperlink>
    </w:p>
    <w:p w:rsidR="00F42132" w:rsidRDefault="009C5032">
      <w:pPr>
        <w:pStyle w:val="Tabladeilustraciones"/>
        <w:tabs>
          <w:tab w:val="right" w:leader="dot" w:pos="8778"/>
        </w:tabs>
        <w:rPr>
          <w:noProof/>
        </w:rPr>
      </w:pPr>
      <w:hyperlink w:anchor="_Toc414268705" w:history="1">
        <w:r w:rsidR="00F42132" w:rsidRPr="00C64BDA">
          <w:rPr>
            <w:rStyle w:val="Hipervnculo"/>
            <w:noProof/>
          </w:rPr>
          <w:t>Figura 22. Resultado del servicio web de desambiguación y enlace</w:t>
        </w:r>
        <w:r w:rsidR="00F42132">
          <w:rPr>
            <w:noProof/>
            <w:webHidden/>
          </w:rPr>
          <w:tab/>
        </w:r>
        <w:r w:rsidR="00F42132">
          <w:rPr>
            <w:noProof/>
            <w:webHidden/>
          </w:rPr>
          <w:fldChar w:fldCharType="begin"/>
        </w:r>
        <w:r w:rsidR="00F42132">
          <w:rPr>
            <w:noProof/>
            <w:webHidden/>
          </w:rPr>
          <w:instrText xml:space="preserve"> PAGEREF _Toc414268705 \h </w:instrText>
        </w:r>
        <w:r w:rsidR="00F42132">
          <w:rPr>
            <w:noProof/>
            <w:webHidden/>
          </w:rPr>
        </w:r>
        <w:r w:rsidR="00F42132">
          <w:rPr>
            <w:noProof/>
            <w:webHidden/>
          </w:rPr>
          <w:fldChar w:fldCharType="separate"/>
        </w:r>
        <w:r w:rsidR="007B6AFC">
          <w:rPr>
            <w:noProof/>
            <w:webHidden/>
          </w:rPr>
          <w:t>49</w:t>
        </w:r>
        <w:r w:rsidR="00F42132">
          <w:rPr>
            <w:noProof/>
            <w:webHidden/>
          </w:rPr>
          <w:fldChar w:fldCharType="end"/>
        </w:r>
      </w:hyperlink>
    </w:p>
    <w:p w:rsidR="00F42132" w:rsidRDefault="009C5032">
      <w:pPr>
        <w:pStyle w:val="Tabladeilustraciones"/>
        <w:tabs>
          <w:tab w:val="right" w:leader="dot" w:pos="8778"/>
        </w:tabs>
        <w:rPr>
          <w:noProof/>
        </w:rPr>
      </w:pPr>
      <w:hyperlink w:anchor="_Toc414268706" w:history="1">
        <w:r w:rsidR="00F42132" w:rsidRPr="00C64BDA">
          <w:rPr>
            <w:rStyle w:val="Hipervnculo"/>
            <w:noProof/>
          </w:rPr>
          <w:t>Figura 23. Captura de la interfaz es su estado inicial.</w:t>
        </w:r>
        <w:r w:rsidR="00F42132">
          <w:rPr>
            <w:noProof/>
            <w:webHidden/>
          </w:rPr>
          <w:tab/>
        </w:r>
        <w:r w:rsidR="00F42132">
          <w:rPr>
            <w:noProof/>
            <w:webHidden/>
          </w:rPr>
          <w:fldChar w:fldCharType="begin"/>
        </w:r>
        <w:r w:rsidR="00F42132">
          <w:rPr>
            <w:noProof/>
            <w:webHidden/>
          </w:rPr>
          <w:instrText xml:space="preserve"> PAGEREF _Toc414268706 \h </w:instrText>
        </w:r>
        <w:r w:rsidR="00F42132">
          <w:rPr>
            <w:noProof/>
            <w:webHidden/>
          </w:rPr>
        </w:r>
        <w:r w:rsidR="00F42132">
          <w:rPr>
            <w:noProof/>
            <w:webHidden/>
          </w:rPr>
          <w:fldChar w:fldCharType="separate"/>
        </w:r>
        <w:r w:rsidR="007B6AFC">
          <w:rPr>
            <w:noProof/>
            <w:webHidden/>
          </w:rPr>
          <w:t>52</w:t>
        </w:r>
        <w:r w:rsidR="00F42132">
          <w:rPr>
            <w:noProof/>
            <w:webHidden/>
          </w:rPr>
          <w:fldChar w:fldCharType="end"/>
        </w:r>
      </w:hyperlink>
    </w:p>
    <w:p w:rsidR="00F42132" w:rsidRDefault="009C5032">
      <w:pPr>
        <w:pStyle w:val="Tabladeilustraciones"/>
        <w:tabs>
          <w:tab w:val="right" w:leader="dot" w:pos="8778"/>
        </w:tabs>
        <w:rPr>
          <w:noProof/>
        </w:rPr>
      </w:pPr>
      <w:hyperlink w:anchor="_Toc414268707" w:history="1">
        <w:r w:rsidR="00F42132" w:rsidRPr="00C64BDA">
          <w:rPr>
            <w:rStyle w:val="Hipervnculo"/>
            <w:noProof/>
          </w:rPr>
          <w:t>Figura 24. Momento previo a la selección de la funcionalidad de etiquetado</w:t>
        </w:r>
        <w:r w:rsidR="00F42132">
          <w:rPr>
            <w:noProof/>
            <w:webHidden/>
          </w:rPr>
          <w:tab/>
        </w:r>
        <w:r w:rsidR="00F42132">
          <w:rPr>
            <w:noProof/>
            <w:webHidden/>
          </w:rPr>
          <w:fldChar w:fldCharType="begin"/>
        </w:r>
        <w:r w:rsidR="00F42132">
          <w:rPr>
            <w:noProof/>
            <w:webHidden/>
          </w:rPr>
          <w:instrText xml:space="preserve"> PAGEREF _Toc414268707 \h </w:instrText>
        </w:r>
        <w:r w:rsidR="00F42132">
          <w:rPr>
            <w:noProof/>
            <w:webHidden/>
          </w:rPr>
        </w:r>
        <w:r w:rsidR="00F42132">
          <w:rPr>
            <w:noProof/>
            <w:webHidden/>
          </w:rPr>
          <w:fldChar w:fldCharType="separate"/>
        </w:r>
        <w:r w:rsidR="007B6AFC">
          <w:rPr>
            <w:noProof/>
            <w:webHidden/>
          </w:rPr>
          <w:t>52</w:t>
        </w:r>
        <w:r w:rsidR="00F42132">
          <w:rPr>
            <w:noProof/>
            <w:webHidden/>
          </w:rPr>
          <w:fldChar w:fldCharType="end"/>
        </w:r>
      </w:hyperlink>
    </w:p>
    <w:p w:rsidR="00F42132" w:rsidRDefault="009C5032">
      <w:pPr>
        <w:pStyle w:val="Tabladeilustraciones"/>
        <w:tabs>
          <w:tab w:val="right" w:leader="dot" w:pos="8778"/>
        </w:tabs>
        <w:rPr>
          <w:noProof/>
        </w:rPr>
      </w:pPr>
      <w:hyperlink w:anchor="_Toc414268708" w:history="1">
        <w:r w:rsidR="00F42132" w:rsidRPr="00C64BDA">
          <w:rPr>
            <w:rStyle w:val="Hipervnculo"/>
            <w:noProof/>
          </w:rPr>
          <w:t>Figura 25. Función etiquetado seleccionado junto a las funcionalidades dependientes</w:t>
        </w:r>
        <w:r w:rsidR="00F42132">
          <w:rPr>
            <w:noProof/>
            <w:webHidden/>
          </w:rPr>
          <w:tab/>
        </w:r>
        <w:r w:rsidR="00F42132">
          <w:rPr>
            <w:noProof/>
            <w:webHidden/>
          </w:rPr>
          <w:fldChar w:fldCharType="begin"/>
        </w:r>
        <w:r w:rsidR="00F42132">
          <w:rPr>
            <w:noProof/>
            <w:webHidden/>
          </w:rPr>
          <w:instrText xml:space="preserve"> PAGEREF _Toc414268708 \h </w:instrText>
        </w:r>
        <w:r w:rsidR="00F42132">
          <w:rPr>
            <w:noProof/>
            <w:webHidden/>
          </w:rPr>
        </w:r>
        <w:r w:rsidR="00F42132">
          <w:rPr>
            <w:noProof/>
            <w:webHidden/>
          </w:rPr>
          <w:fldChar w:fldCharType="separate"/>
        </w:r>
        <w:r w:rsidR="007B6AFC">
          <w:rPr>
            <w:noProof/>
            <w:webHidden/>
          </w:rPr>
          <w:t>53</w:t>
        </w:r>
        <w:r w:rsidR="00F42132">
          <w:rPr>
            <w:noProof/>
            <w:webHidden/>
          </w:rPr>
          <w:fldChar w:fldCharType="end"/>
        </w:r>
      </w:hyperlink>
    </w:p>
    <w:p w:rsidR="00F42132" w:rsidRDefault="009C5032">
      <w:pPr>
        <w:pStyle w:val="Tabladeilustraciones"/>
        <w:tabs>
          <w:tab w:val="right" w:leader="dot" w:pos="8778"/>
        </w:tabs>
        <w:rPr>
          <w:noProof/>
        </w:rPr>
      </w:pPr>
      <w:hyperlink w:anchor="_Toc414268709" w:history="1">
        <w:r w:rsidR="00F42132" w:rsidRPr="00C64BDA">
          <w:rPr>
            <w:rStyle w:val="Hipervnculo"/>
            <w:noProof/>
          </w:rPr>
          <w:t>Figura 26. Momento previo a la deselección  de la funcionalidad de tokenización</w:t>
        </w:r>
        <w:r w:rsidR="00F42132">
          <w:rPr>
            <w:noProof/>
            <w:webHidden/>
          </w:rPr>
          <w:tab/>
        </w:r>
        <w:r w:rsidR="00F42132">
          <w:rPr>
            <w:noProof/>
            <w:webHidden/>
          </w:rPr>
          <w:fldChar w:fldCharType="begin"/>
        </w:r>
        <w:r w:rsidR="00F42132">
          <w:rPr>
            <w:noProof/>
            <w:webHidden/>
          </w:rPr>
          <w:instrText xml:space="preserve"> PAGEREF _Toc414268709 \h </w:instrText>
        </w:r>
        <w:r w:rsidR="00F42132">
          <w:rPr>
            <w:noProof/>
            <w:webHidden/>
          </w:rPr>
        </w:r>
        <w:r w:rsidR="00F42132">
          <w:rPr>
            <w:noProof/>
            <w:webHidden/>
          </w:rPr>
          <w:fldChar w:fldCharType="separate"/>
        </w:r>
        <w:r w:rsidR="007B6AFC">
          <w:rPr>
            <w:noProof/>
            <w:webHidden/>
          </w:rPr>
          <w:t>53</w:t>
        </w:r>
        <w:r w:rsidR="00F42132">
          <w:rPr>
            <w:noProof/>
            <w:webHidden/>
          </w:rPr>
          <w:fldChar w:fldCharType="end"/>
        </w:r>
      </w:hyperlink>
    </w:p>
    <w:p w:rsidR="00F42132" w:rsidRDefault="009C5032">
      <w:pPr>
        <w:pStyle w:val="Tabladeilustraciones"/>
        <w:tabs>
          <w:tab w:val="right" w:leader="dot" w:pos="8778"/>
        </w:tabs>
        <w:rPr>
          <w:noProof/>
        </w:rPr>
      </w:pPr>
      <w:hyperlink w:anchor="_Toc414268710" w:history="1">
        <w:r w:rsidR="00F42132" w:rsidRPr="00C64BDA">
          <w:rPr>
            <w:rStyle w:val="Hipervnculo"/>
            <w:noProof/>
          </w:rPr>
          <w:t>Figura 27. Función de tokenización deseleccionada junto las funciones que depende de esta.</w:t>
        </w:r>
        <w:r w:rsidR="00F42132">
          <w:rPr>
            <w:noProof/>
            <w:webHidden/>
          </w:rPr>
          <w:tab/>
        </w:r>
        <w:r w:rsidR="00F42132">
          <w:rPr>
            <w:noProof/>
            <w:webHidden/>
          </w:rPr>
          <w:fldChar w:fldCharType="begin"/>
        </w:r>
        <w:r w:rsidR="00F42132">
          <w:rPr>
            <w:noProof/>
            <w:webHidden/>
          </w:rPr>
          <w:instrText xml:space="preserve"> PAGEREF _Toc414268710 \h </w:instrText>
        </w:r>
        <w:r w:rsidR="00F42132">
          <w:rPr>
            <w:noProof/>
            <w:webHidden/>
          </w:rPr>
        </w:r>
        <w:r w:rsidR="00F42132">
          <w:rPr>
            <w:noProof/>
            <w:webHidden/>
          </w:rPr>
          <w:fldChar w:fldCharType="separate"/>
        </w:r>
        <w:r w:rsidR="007B6AFC">
          <w:rPr>
            <w:noProof/>
            <w:webHidden/>
          </w:rPr>
          <w:t>53</w:t>
        </w:r>
        <w:r w:rsidR="00F42132">
          <w:rPr>
            <w:noProof/>
            <w:webHidden/>
          </w:rPr>
          <w:fldChar w:fldCharType="end"/>
        </w:r>
      </w:hyperlink>
    </w:p>
    <w:p w:rsidR="00F42132" w:rsidRDefault="009C5032">
      <w:pPr>
        <w:pStyle w:val="Tabladeilustraciones"/>
        <w:tabs>
          <w:tab w:val="right" w:leader="dot" w:pos="8778"/>
        </w:tabs>
        <w:rPr>
          <w:noProof/>
        </w:rPr>
      </w:pPr>
      <w:hyperlink w:anchor="_Toc414268711" w:history="1">
        <w:r w:rsidR="00F42132" w:rsidRPr="00C64BDA">
          <w:rPr>
            <w:rStyle w:val="Hipervnculo"/>
            <w:noProof/>
          </w:rPr>
          <w:t>Figura 28. resultado del procesamiento del texto</w:t>
        </w:r>
        <w:r w:rsidR="00F42132">
          <w:rPr>
            <w:noProof/>
            <w:webHidden/>
          </w:rPr>
          <w:tab/>
        </w:r>
        <w:r w:rsidR="00F42132">
          <w:rPr>
            <w:noProof/>
            <w:webHidden/>
          </w:rPr>
          <w:fldChar w:fldCharType="begin"/>
        </w:r>
        <w:r w:rsidR="00F42132">
          <w:rPr>
            <w:noProof/>
            <w:webHidden/>
          </w:rPr>
          <w:instrText xml:space="preserve"> PAGEREF _Toc414268711 \h </w:instrText>
        </w:r>
        <w:r w:rsidR="00F42132">
          <w:rPr>
            <w:noProof/>
            <w:webHidden/>
          </w:rPr>
        </w:r>
        <w:r w:rsidR="00F42132">
          <w:rPr>
            <w:noProof/>
            <w:webHidden/>
          </w:rPr>
          <w:fldChar w:fldCharType="separate"/>
        </w:r>
        <w:r w:rsidR="007B6AFC">
          <w:rPr>
            <w:noProof/>
            <w:webHidden/>
          </w:rPr>
          <w:t>54</w:t>
        </w:r>
        <w:r w:rsidR="00F42132">
          <w:rPr>
            <w:noProof/>
            <w:webHidden/>
          </w:rPr>
          <w:fldChar w:fldCharType="end"/>
        </w:r>
      </w:hyperlink>
    </w:p>
    <w:p w:rsidR="00F42132" w:rsidRDefault="009C5032">
      <w:pPr>
        <w:pStyle w:val="Tabladeilustraciones"/>
        <w:tabs>
          <w:tab w:val="right" w:leader="dot" w:pos="8778"/>
        </w:tabs>
        <w:rPr>
          <w:noProof/>
        </w:rPr>
      </w:pPr>
      <w:hyperlink w:anchor="_Toc414268712" w:history="1">
        <w:r w:rsidR="00F42132" w:rsidRPr="00C64BDA">
          <w:rPr>
            <w:rStyle w:val="Hipervnculo"/>
            <w:noProof/>
          </w:rPr>
          <w:t>Figura 29. Captura de la tabla con datos cuantitativos de los servicios invocados.</w:t>
        </w:r>
        <w:r w:rsidR="00F42132">
          <w:rPr>
            <w:noProof/>
            <w:webHidden/>
          </w:rPr>
          <w:tab/>
        </w:r>
        <w:r w:rsidR="00F42132">
          <w:rPr>
            <w:noProof/>
            <w:webHidden/>
          </w:rPr>
          <w:fldChar w:fldCharType="begin"/>
        </w:r>
        <w:r w:rsidR="00F42132">
          <w:rPr>
            <w:noProof/>
            <w:webHidden/>
          </w:rPr>
          <w:instrText xml:space="preserve"> PAGEREF _Toc414268712 \h </w:instrText>
        </w:r>
        <w:r w:rsidR="00F42132">
          <w:rPr>
            <w:noProof/>
            <w:webHidden/>
          </w:rPr>
        </w:r>
        <w:r w:rsidR="00F42132">
          <w:rPr>
            <w:noProof/>
            <w:webHidden/>
          </w:rPr>
          <w:fldChar w:fldCharType="separate"/>
        </w:r>
        <w:r w:rsidR="007B6AFC">
          <w:rPr>
            <w:noProof/>
            <w:webHidden/>
          </w:rPr>
          <w:t>54</w:t>
        </w:r>
        <w:r w:rsidR="00F42132">
          <w:rPr>
            <w:noProof/>
            <w:webHidden/>
          </w:rPr>
          <w:fldChar w:fldCharType="end"/>
        </w:r>
      </w:hyperlink>
    </w:p>
    <w:p w:rsidR="00F42132" w:rsidRDefault="009C5032">
      <w:pPr>
        <w:pStyle w:val="Tabladeilustraciones"/>
        <w:tabs>
          <w:tab w:val="right" w:leader="dot" w:pos="8778"/>
        </w:tabs>
        <w:rPr>
          <w:noProof/>
        </w:rPr>
      </w:pPr>
      <w:hyperlink w:anchor="_Toc414268713" w:history="1">
        <w:r w:rsidR="00F42132" w:rsidRPr="00C64BDA">
          <w:rPr>
            <w:rStyle w:val="Hipervnculo"/>
            <w:noProof/>
          </w:rPr>
          <w:t>Figura 30. Menú construido con todos los servicios</w:t>
        </w:r>
        <w:r w:rsidR="00F42132">
          <w:rPr>
            <w:noProof/>
            <w:webHidden/>
          </w:rPr>
          <w:tab/>
        </w:r>
        <w:r w:rsidR="00F42132">
          <w:rPr>
            <w:noProof/>
            <w:webHidden/>
          </w:rPr>
          <w:fldChar w:fldCharType="begin"/>
        </w:r>
        <w:r w:rsidR="00F42132">
          <w:rPr>
            <w:noProof/>
            <w:webHidden/>
          </w:rPr>
          <w:instrText xml:space="preserve"> PAGEREF _Toc414268713 \h </w:instrText>
        </w:r>
        <w:r w:rsidR="00F42132">
          <w:rPr>
            <w:noProof/>
            <w:webHidden/>
          </w:rPr>
        </w:r>
        <w:r w:rsidR="00F42132">
          <w:rPr>
            <w:noProof/>
            <w:webHidden/>
          </w:rPr>
          <w:fldChar w:fldCharType="separate"/>
        </w:r>
        <w:r w:rsidR="007B6AFC">
          <w:rPr>
            <w:noProof/>
            <w:webHidden/>
          </w:rPr>
          <w:t>54</w:t>
        </w:r>
        <w:r w:rsidR="00F42132">
          <w:rPr>
            <w:noProof/>
            <w:webHidden/>
          </w:rPr>
          <w:fldChar w:fldCharType="end"/>
        </w:r>
      </w:hyperlink>
    </w:p>
    <w:p w:rsidR="00F42132" w:rsidRDefault="009C5032">
      <w:pPr>
        <w:pStyle w:val="Tabladeilustraciones"/>
        <w:tabs>
          <w:tab w:val="right" w:leader="dot" w:pos="8778"/>
        </w:tabs>
        <w:rPr>
          <w:noProof/>
        </w:rPr>
      </w:pPr>
      <w:hyperlink w:anchor="_Toc414268714" w:history="1">
        <w:r w:rsidR="00F42132" w:rsidRPr="00C64BDA">
          <w:rPr>
            <w:rStyle w:val="Hipervnculo"/>
            <w:bCs/>
            <w:noProof/>
          </w:rPr>
          <w:t>Figura 31. Resultado de la función de tokenización</w:t>
        </w:r>
        <w:r w:rsidR="00F42132">
          <w:rPr>
            <w:noProof/>
            <w:webHidden/>
          </w:rPr>
          <w:tab/>
        </w:r>
        <w:r w:rsidR="00F42132">
          <w:rPr>
            <w:noProof/>
            <w:webHidden/>
          </w:rPr>
          <w:fldChar w:fldCharType="begin"/>
        </w:r>
        <w:r w:rsidR="00F42132">
          <w:rPr>
            <w:noProof/>
            <w:webHidden/>
          </w:rPr>
          <w:instrText xml:space="preserve"> PAGEREF _Toc414268714 \h </w:instrText>
        </w:r>
        <w:r w:rsidR="00F42132">
          <w:rPr>
            <w:noProof/>
            <w:webHidden/>
          </w:rPr>
        </w:r>
        <w:r w:rsidR="00F42132">
          <w:rPr>
            <w:noProof/>
            <w:webHidden/>
          </w:rPr>
          <w:fldChar w:fldCharType="separate"/>
        </w:r>
        <w:r w:rsidR="007B6AFC">
          <w:rPr>
            <w:noProof/>
            <w:webHidden/>
          </w:rPr>
          <w:t>55</w:t>
        </w:r>
        <w:r w:rsidR="00F42132">
          <w:rPr>
            <w:noProof/>
            <w:webHidden/>
          </w:rPr>
          <w:fldChar w:fldCharType="end"/>
        </w:r>
      </w:hyperlink>
    </w:p>
    <w:p w:rsidR="00F42132" w:rsidRDefault="009C5032">
      <w:pPr>
        <w:pStyle w:val="Tabladeilustraciones"/>
        <w:tabs>
          <w:tab w:val="right" w:leader="dot" w:pos="8778"/>
        </w:tabs>
        <w:rPr>
          <w:noProof/>
        </w:rPr>
      </w:pPr>
      <w:hyperlink w:anchor="_Toc414268715" w:history="1">
        <w:r w:rsidR="00F42132" w:rsidRPr="00C64BDA">
          <w:rPr>
            <w:rStyle w:val="Hipervnculo"/>
            <w:noProof/>
          </w:rPr>
          <w:t>Figura 32. Resultado de la funcionalidad de tokenización.</w:t>
        </w:r>
        <w:r w:rsidR="00F42132">
          <w:rPr>
            <w:noProof/>
            <w:webHidden/>
          </w:rPr>
          <w:tab/>
        </w:r>
        <w:r w:rsidR="00F42132">
          <w:rPr>
            <w:noProof/>
            <w:webHidden/>
          </w:rPr>
          <w:fldChar w:fldCharType="begin"/>
        </w:r>
        <w:r w:rsidR="00F42132">
          <w:rPr>
            <w:noProof/>
            <w:webHidden/>
          </w:rPr>
          <w:instrText xml:space="preserve"> PAGEREF _Toc414268715 \h </w:instrText>
        </w:r>
        <w:r w:rsidR="00F42132">
          <w:rPr>
            <w:noProof/>
            <w:webHidden/>
          </w:rPr>
        </w:r>
        <w:r w:rsidR="00F42132">
          <w:rPr>
            <w:noProof/>
            <w:webHidden/>
          </w:rPr>
          <w:fldChar w:fldCharType="separate"/>
        </w:r>
        <w:r w:rsidR="007B6AFC">
          <w:rPr>
            <w:noProof/>
            <w:webHidden/>
          </w:rPr>
          <w:t>55</w:t>
        </w:r>
        <w:r w:rsidR="00F42132">
          <w:rPr>
            <w:noProof/>
            <w:webHidden/>
          </w:rPr>
          <w:fldChar w:fldCharType="end"/>
        </w:r>
      </w:hyperlink>
    </w:p>
    <w:p w:rsidR="00F42132" w:rsidRDefault="009C5032">
      <w:pPr>
        <w:pStyle w:val="Tabladeilustraciones"/>
        <w:tabs>
          <w:tab w:val="right" w:leader="dot" w:pos="8778"/>
        </w:tabs>
        <w:rPr>
          <w:noProof/>
        </w:rPr>
      </w:pPr>
      <w:hyperlink w:anchor="_Toc414268716" w:history="1">
        <w:r w:rsidR="00F42132" w:rsidRPr="00C64BDA">
          <w:rPr>
            <w:rStyle w:val="Hipervnculo"/>
            <w:noProof/>
          </w:rPr>
          <w:t>Figura 33. Resultado  de la funcionalidad de etiquetado.</w:t>
        </w:r>
        <w:r w:rsidR="00F42132">
          <w:rPr>
            <w:noProof/>
            <w:webHidden/>
          </w:rPr>
          <w:tab/>
        </w:r>
        <w:r w:rsidR="00F42132">
          <w:rPr>
            <w:noProof/>
            <w:webHidden/>
          </w:rPr>
          <w:fldChar w:fldCharType="begin"/>
        </w:r>
        <w:r w:rsidR="00F42132">
          <w:rPr>
            <w:noProof/>
            <w:webHidden/>
          </w:rPr>
          <w:instrText xml:space="preserve"> PAGEREF _Toc414268716 \h </w:instrText>
        </w:r>
        <w:r w:rsidR="00F42132">
          <w:rPr>
            <w:noProof/>
            <w:webHidden/>
          </w:rPr>
        </w:r>
        <w:r w:rsidR="00F42132">
          <w:rPr>
            <w:noProof/>
            <w:webHidden/>
          </w:rPr>
          <w:fldChar w:fldCharType="separate"/>
        </w:r>
        <w:r w:rsidR="007B6AFC">
          <w:rPr>
            <w:noProof/>
            <w:webHidden/>
          </w:rPr>
          <w:t>56</w:t>
        </w:r>
        <w:r w:rsidR="00F42132">
          <w:rPr>
            <w:noProof/>
            <w:webHidden/>
          </w:rPr>
          <w:fldChar w:fldCharType="end"/>
        </w:r>
      </w:hyperlink>
    </w:p>
    <w:p w:rsidR="00F42132" w:rsidRDefault="009C5032">
      <w:pPr>
        <w:pStyle w:val="Tabladeilustraciones"/>
        <w:tabs>
          <w:tab w:val="right" w:leader="dot" w:pos="8778"/>
        </w:tabs>
        <w:rPr>
          <w:noProof/>
        </w:rPr>
      </w:pPr>
      <w:hyperlink w:anchor="_Toc414268717" w:history="1">
        <w:r w:rsidR="00F42132" w:rsidRPr="00C64BDA">
          <w:rPr>
            <w:rStyle w:val="Hipervnculo"/>
            <w:noProof/>
          </w:rPr>
          <w:t>Figura 34. Resultado del servicio de extracción.</w:t>
        </w:r>
        <w:r w:rsidR="00F42132">
          <w:rPr>
            <w:noProof/>
            <w:webHidden/>
          </w:rPr>
          <w:tab/>
        </w:r>
        <w:r w:rsidR="00F42132">
          <w:rPr>
            <w:noProof/>
            <w:webHidden/>
          </w:rPr>
          <w:fldChar w:fldCharType="begin"/>
        </w:r>
        <w:r w:rsidR="00F42132">
          <w:rPr>
            <w:noProof/>
            <w:webHidden/>
          </w:rPr>
          <w:instrText xml:space="preserve"> PAGEREF _Toc414268717 \h </w:instrText>
        </w:r>
        <w:r w:rsidR="00F42132">
          <w:rPr>
            <w:noProof/>
            <w:webHidden/>
          </w:rPr>
        </w:r>
        <w:r w:rsidR="00F42132">
          <w:rPr>
            <w:noProof/>
            <w:webHidden/>
          </w:rPr>
          <w:fldChar w:fldCharType="separate"/>
        </w:r>
        <w:r w:rsidR="007B6AFC">
          <w:rPr>
            <w:noProof/>
            <w:webHidden/>
          </w:rPr>
          <w:t>56</w:t>
        </w:r>
        <w:r w:rsidR="00F42132">
          <w:rPr>
            <w:noProof/>
            <w:webHidden/>
          </w:rPr>
          <w:fldChar w:fldCharType="end"/>
        </w:r>
      </w:hyperlink>
    </w:p>
    <w:p w:rsidR="00F42132" w:rsidRDefault="009C5032">
      <w:pPr>
        <w:pStyle w:val="Tabladeilustraciones"/>
        <w:tabs>
          <w:tab w:val="right" w:leader="dot" w:pos="8778"/>
        </w:tabs>
        <w:rPr>
          <w:noProof/>
        </w:rPr>
      </w:pPr>
      <w:hyperlink w:anchor="_Toc414268718" w:history="1">
        <w:r w:rsidR="00F42132" w:rsidRPr="00C64BDA">
          <w:rPr>
            <w:rStyle w:val="Hipervnculo"/>
            <w:noProof/>
          </w:rPr>
          <w:t>Figura 35. Resultado del servicio de enlace.</w:t>
        </w:r>
        <w:r w:rsidR="00F42132">
          <w:rPr>
            <w:noProof/>
            <w:webHidden/>
          </w:rPr>
          <w:tab/>
        </w:r>
        <w:r w:rsidR="00F42132">
          <w:rPr>
            <w:noProof/>
            <w:webHidden/>
          </w:rPr>
          <w:fldChar w:fldCharType="begin"/>
        </w:r>
        <w:r w:rsidR="00F42132">
          <w:rPr>
            <w:noProof/>
            <w:webHidden/>
          </w:rPr>
          <w:instrText xml:space="preserve"> PAGEREF _Toc414268718 \h </w:instrText>
        </w:r>
        <w:r w:rsidR="00F42132">
          <w:rPr>
            <w:noProof/>
            <w:webHidden/>
          </w:rPr>
        </w:r>
        <w:r w:rsidR="00F42132">
          <w:rPr>
            <w:noProof/>
            <w:webHidden/>
          </w:rPr>
          <w:fldChar w:fldCharType="separate"/>
        </w:r>
        <w:r w:rsidR="007B6AFC">
          <w:rPr>
            <w:noProof/>
            <w:webHidden/>
          </w:rPr>
          <w:t>57</w:t>
        </w:r>
        <w:r w:rsidR="00F42132">
          <w:rPr>
            <w:noProof/>
            <w:webHidden/>
          </w:rPr>
          <w:fldChar w:fldCharType="end"/>
        </w:r>
      </w:hyperlink>
    </w:p>
    <w:p w:rsidR="00F42132" w:rsidRDefault="009C5032">
      <w:pPr>
        <w:pStyle w:val="Tabladeilustraciones"/>
        <w:tabs>
          <w:tab w:val="right" w:leader="dot" w:pos="8778"/>
        </w:tabs>
        <w:rPr>
          <w:noProof/>
        </w:rPr>
      </w:pPr>
      <w:hyperlink w:anchor="_Toc414268719" w:history="1">
        <w:r w:rsidR="00F42132" w:rsidRPr="00C64BDA">
          <w:rPr>
            <w:rStyle w:val="Hipervnculo"/>
            <w:noProof/>
          </w:rPr>
          <w:t>Figura 36. Captura de la visualización del JSON.</w:t>
        </w:r>
        <w:r w:rsidR="00F42132">
          <w:rPr>
            <w:noProof/>
            <w:webHidden/>
          </w:rPr>
          <w:tab/>
        </w:r>
        <w:r w:rsidR="00F42132">
          <w:rPr>
            <w:noProof/>
            <w:webHidden/>
          </w:rPr>
          <w:fldChar w:fldCharType="begin"/>
        </w:r>
        <w:r w:rsidR="00F42132">
          <w:rPr>
            <w:noProof/>
            <w:webHidden/>
          </w:rPr>
          <w:instrText xml:space="preserve"> PAGEREF _Toc414268719 \h </w:instrText>
        </w:r>
        <w:r w:rsidR="00F42132">
          <w:rPr>
            <w:noProof/>
            <w:webHidden/>
          </w:rPr>
        </w:r>
        <w:r w:rsidR="00F42132">
          <w:rPr>
            <w:noProof/>
            <w:webHidden/>
          </w:rPr>
          <w:fldChar w:fldCharType="separate"/>
        </w:r>
        <w:r w:rsidR="007B6AFC">
          <w:rPr>
            <w:noProof/>
            <w:webHidden/>
          </w:rPr>
          <w:t>57</w:t>
        </w:r>
        <w:r w:rsidR="00F42132">
          <w:rPr>
            <w:noProof/>
            <w:webHidden/>
          </w:rPr>
          <w:fldChar w:fldCharType="end"/>
        </w:r>
      </w:hyperlink>
    </w:p>
    <w:p w:rsidR="00F42132" w:rsidRDefault="009C5032">
      <w:pPr>
        <w:pStyle w:val="Tabladeilustraciones"/>
        <w:tabs>
          <w:tab w:val="right" w:leader="dot" w:pos="8778"/>
        </w:tabs>
        <w:rPr>
          <w:noProof/>
        </w:rPr>
      </w:pPr>
      <w:hyperlink w:anchor="_Toc414268720" w:history="1">
        <w:r w:rsidR="00F42132" w:rsidRPr="00C64BDA">
          <w:rPr>
            <w:rStyle w:val="Hipervnculo"/>
            <w:noProof/>
          </w:rPr>
          <w:t>Figura 37. Captura del resultado del servicio de etiquetado de palabra</w:t>
        </w:r>
        <w:r w:rsidR="00F42132">
          <w:rPr>
            <w:noProof/>
            <w:webHidden/>
          </w:rPr>
          <w:tab/>
        </w:r>
        <w:r w:rsidR="00F42132">
          <w:rPr>
            <w:noProof/>
            <w:webHidden/>
          </w:rPr>
          <w:fldChar w:fldCharType="begin"/>
        </w:r>
        <w:r w:rsidR="00F42132">
          <w:rPr>
            <w:noProof/>
            <w:webHidden/>
          </w:rPr>
          <w:instrText xml:space="preserve"> PAGEREF _Toc414268720 \h </w:instrText>
        </w:r>
        <w:r w:rsidR="00F42132">
          <w:rPr>
            <w:noProof/>
            <w:webHidden/>
          </w:rPr>
        </w:r>
        <w:r w:rsidR="00F42132">
          <w:rPr>
            <w:noProof/>
            <w:webHidden/>
          </w:rPr>
          <w:fldChar w:fldCharType="separate"/>
        </w:r>
        <w:r w:rsidR="007B6AFC">
          <w:rPr>
            <w:noProof/>
            <w:webHidden/>
          </w:rPr>
          <w:t>58</w:t>
        </w:r>
        <w:r w:rsidR="00F42132">
          <w:rPr>
            <w:noProof/>
            <w:webHidden/>
          </w:rPr>
          <w:fldChar w:fldCharType="end"/>
        </w:r>
      </w:hyperlink>
    </w:p>
    <w:p w:rsidR="00F42132" w:rsidRDefault="009C5032">
      <w:pPr>
        <w:pStyle w:val="Tabladeilustraciones"/>
        <w:tabs>
          <w:tab w:val="right" w:leader="dot" w:pos="8778"/>
        </w:tabs>
        <w:rPr>
          <w:noProof/>
        </w:rPr>
      </w:pPr>
      <w:hyperlink w:anchor="_Toc414268721" w:history="1">
        <w:r w:rsidR="00F42132" w:rsidRPr="00C64BDA">
          <w:rPr>
            <w:rStyle w:val="Hipervnculo"/>
            <w:noProof/>
          </w:rPr>
          <w:t>Figura 38. Tabla y menú generado de la llamada al servicio de etiquetado.</w:t>
        </w:r>
        <w:r w:rsidR="00F42132">
          <w:rPr>
            <w:noProof/>
            <w:webHidden/>
          </w:rPr>
          <w:tab/>
        </w:r>
        <w:r w:rsidR="00F42132">
          <w:rPr>
            <w:noProof/>
            <w:webHidden/>
          </w:rPr>
          <w:fldChar w:fldCharType="begin"/>
        </w:r>
        <w:r w:rsidR="00F42132">
          <w:rPr>
            <w:noProof/>
            <w:webHidden/>
          </w:rPr>
          <w:instrText xml:space="preserve"> PAGEREF _Toc414268721 \h </w:instrText>
        </w:r>
        <w:r w:rsidR="00F42132">
          <w:rPr>
            <w:noProof/>
            <w:webHidden/>
          </w:rPr>
        </w:r>
        <w:r w:rsidR="00F42132">
          <w:rPr>
            <w:noProof/>
            <w:webHidden/>
          </w:rPr>
          <w:fldChar w:fldCharType="separate"/>
        </w:r>
        <w:r w:rsidR="007B6AFC">
          <w:rPr>
            <w:noProof/>
            <w:webHidden/>
          </w:rPr>
          <w:t>58</w:t>
        </w:r>
        <w:r w:rsidR="00F42132">
          <w:rPr>
            <w:noProof/>
            <w:webHidden/>
          </w:rPr>
          <w:fldChar w:fldCharType="end"/>
        </w:r>
      </w:hyperlink>
    </w:p>
    <w:p w:rsidR="00F42132" w:rsidRDefault="009C5032">
      <w:pPr>
        <w:pStyle w:val="Tabladeilustraciones"/>
        <w:tabs>
          <w:tab w:val="right" w:leader="dot" w:pos="8778"/>
        </w:tabs>
        <w:rPr>
          <w:noProof/>
        </w:rPr>
      </w:pPr>
      <w:hyperlink w:anchor="_Toc414268722" w:history="1">
        <w:r w:rsidR="00F42132" w:rsidRPr="00C64BDA">
          <w:rPr>
            <w:rStyle w:val="Hipervnculo"/>
            <w:noProof/>
          </w:rPr>
          <w:t>Figura 39: Contraste de resultados entre servicio de extracción y elementos enlazados por servicio de desambiguación y enlace</w:t>
        </w:r>
        <w:r w:rsidR="00F42132">
          <w:rPr>
            <w:noProof/>
            <w:webHidden/>
          </w:rPr>
          <w:tab/>
        </w:r>
        <w:r w:rsidR="00F42132">
          <w:rPr>
            <w:noProof/>
            <w:webHidden/>
          </w:rPr>
          <w:fldChar w:fldCharType="begin"/>
        </w:r>
        <w:r w:rsidR="00F42132">
          <w:rPr>
            <w:noProof/>
            <w:webHidden/>
          </w:rPr>
          <w:instrText xml:space="preserve"> PAGEREF _Toc414268722 \h </w:instrText>
        </w:r>
        <w:r w:rsidR="00F42132">
          <w:rPr>
            <w:noProof/>
            <w:webHidden/>
          </w:rPr>
        </w:r>
        <w:r w:rsidR="00F42132">
          <w:rPr>
            <w:noProof/>
            <w:webHidden/>
          </w:rPr>
          <w:fldChar w:fldCharType="separate"/>
        </w:r>
        <w:r w:rsidR="007B6AFC">
          <w:rPr>
            <w:noProof/>
            <w:webHidden/>
          </w:rPr>
          <w:t>64</w:t>
        </w:r>
        <w:r w:rsidR="00F42132">
          <w:rPr>
            <w:noProof/>
            <w:webHidden/>
          </w:rPr>
          <w:fldChar w:fldCharType="end"/>
        </w:r>
      </w:hyperlink>
    </w:p>
    <w:p w:rsidR="00F42132" w:rsidRDefault="009C5032">
      <w:pPr>
        <w:pStyle w:val="Tabladeilustraciones"/>
        <w:tabs>
          <w:tab w:val="right" w:leader="dot" w:pos="8778"/>
        </w:tabs>
        <w:rPr>
          <w:noProof/>
        </w:rPr>
      </w:pPr>
      <w:hyperlink w:anchor="_Toc414268723" w:history="1">
        <w:r w:rsidR="00F42132" w:rsidRPr="00C64BDA">
          <w:rPr>
            <w:rStyle w:val="Hipervnculo"/>
            <w:noProof/>
          </w:rPr>
          <w:t>Figura 40: Representación porcentual de entidades enlazadas</w:t>
        </w:r>
        <w:r w:rsidR="00F42132">
          <w:rPr>
            <w:noProof/>
            <w:webHidden/>
          </w:rPr>
          <w:tab/>
        </w:r>
        <w:r w:rsidR="00F42132">
          <w:rPr>
            <w:noProof/>
            <w:webHidden/>
          </w:rPr>
          <w:fldChar w:fldCharType="begin"/>
        </w:r>
        <w:r w:rsidR="00F42132">
          <w:rPr>
            <w:noProof/>
            <w:webHidden/>
          </w:rPr>
          <w:instrText xml:space="preserve"> PAGEREF _Toc414268723 \h </w:instrText>
        </w:r>
        <w:r w:rsidR="00F42132">
          <w:rPr>
            <w:noProof/>
            <w:webHidden/>
          </w:rPr>
        </w:r>
        <w:r w:rsidR="00F42132">
          <w:rPr>
            <w:noProof/>
            <w:webHidden/>
          </w:rPr>
          <w:fldChar w:fldCharType="separate"/>
        </w:r>
        <w:r w:rsidR="007B6AFC">
          <w:rPr>
            <w:noProof/>
            <w:webHidden/>
          </w:rPr>
          <w:t>65</w:t>
        </w:r>
        <w:r w:rsidR="00F42132">
          <w:rPr>
            <w:noProof/>
            <w:webHidden/>
          </w:rPr>
          <w:fldChar w:fldCharType="end"/>
        </w:r>
      </w:hyperlink>
    </w:p>
    <w:p w:rsidR="00F42132" w:rsidRDefault="009C5032">
      <w:pPr>
        <w:pStyle w:val="Tabladeilustraciones"/>
        <w:tabs>
          <w:tab w:val="right" w:leader="dot" w:pos="8778"/>
        </w:tabs>
        <w:rPr>
          <w:noProof/>
        </w:rPr>
      </w:pPr>
      <w:hyperlink w:anchor="_Toc414268724" w:history="1">
        <w:r w:rsidR="00F42132" w:rsidRPr="00C64BDA">
          <w:rPr>
            <w:rStyle w:val="Hipervnculo"/>
            <w:noProof/>
          </w:rPr>
          <w:t>Figura 41: representación porcentual de keywords compuestas enlazadas</w:t>
        </w:r>
        <w:r w:rsidR="00F42132">
          <w:rPr>
            <w:noProof/>
            <w:webHidden/>
          </w:rPr>
          <w:tab/>
        </w:r>
        <w:r w:rsidR="00F42132">
          <w:rPr>
            <w:noProof/>
            <w:webHidden/>
          </w:rPr>
          <w:fldChar w:fldCharType="begin"/>
        </w:r>
        <w:r w:rsidR="00F42132">
          <w:rPr>
            <w:noProof/>
            <w:webHidden/>
          </w:rPr>
          <w:instrText xml:space="preserve"> PAGEREF _Toc414268724 \h </w:instrText>
        </w:r>
        <w:r w:rsidR="00F42132">
          <w:rPr>
            <w:noProof/>
            <w:webHidden/>
          </w:rPr>
        </w:r>
        <w:r w:rsidR="00F42132">
          <w:rPr>
            <w:noProof/>
            <w:webHidden/>
          </w:rPr>
          <w:fldChar w:fldCharType="separate"/>
        </w:r>
        <w:r w:rsidR="007B6AFC">
          <w:rPr>
            <w:noProof/>
            <w:webHidden/>
          </w:rPr>
          <w:t>66</w:t>
        </w:r>
        <w:r w:rsidR="00F42132">
          <w:rPr>
            <w:noProof/>
            <w:webHidden/>
          </w:rPr>
          <w:fldChar w:fldCharType="end"/>
        </w:r>
      </w:hyperlink>
    </w:p>
    <w:p w:rsidR="00F42132" w:rsidRDefault="009C5032">
      <w:pPr>
        <w:pStyle w:val="Tabladeilustraciones"/>
        <w:tabs>
          <w:tab w:val="right" w:leader="dot" w:pos="8778"/>
        </w:tabs>
        <w:rPr>
          <w:noProof/>
        </w:rPr>
      </w:pPr>
      <w:hyperlink w:anchor="_Toc414268725" w:history="1">
        <w:r w:rsidR="00F42132" w:rsidRPr="00C64BDA">
          <w:rPr>
            <w:rStyle w:val="Hipervnculo"/>
            <w:noProof/>
          </w:rPr>
          <w:t>Figura 42: porcentajes de enlaces de keywords simples.</w:t>
        </w:r>
        <w:r w:rsidR="00F42132">
          <w:rPr>
            <w:noProof/>
            <w:webHidden/>
          </w:rPr>
          <w:tab/>
        </w:r>
        <w:r w:rsidR="00F42132">
          <w:rPr>
            <w:noProof/>
            <w:webHidden/>
          </w:rPr>
          <w:fldChar w:fldCharType="begin"/>
        </w:r>
        <w:r w:rsidR="00F42132">
          <w:rPr>
            <w:noProof/>
            <w:webHidden/>
          </w:rPr>
          <w:instrText xml:space="preserve"> PAGEREF _Toc414268725 \h </w:instrText>
        </w:r>
        <w:r w:rsidR="00F42132">
          <w:rPr>
            <w:noProof/>
            <w:webHidden/>
          </w:rPr>
        </w:r>
        <w:r w:rsidR="00F42132">
          <w:rPr>
            <w:noProof/>
            <w:webHidden/>
          </w:rPr>
          <w:fldChar w:fldCharType="separate"/>
        </w:r>
        <w:r w:rsidR="007B6AFC">
          <w:rPr>
            <w:noProof/>
            <w:webHidden/>
          </w:rPr>
          <w:t>67</w:t>
        </w:r>
        <w:r w:rsidR="00F42132">
          <w:rPr>
            <w:noProof/>
            <w:webHidden/>
          </w:rPr>
          <w:fldChar w:fldCharType="end"/>
        </w:r>
      </w:hyperlink>
    </w:p>
    <w:p w:rsidR="00F42132" w:rsidRDefault="009C5032">
      <w:pPr>
        <w:pStyle w:val="Tabladeilustraciones"/>
        <w:tabs>
          <w:tab w:val="right" w:leader="dot" w:pos="8778"/>
        </w:tabs>
        <w:rPr>
          <w:noProof/>
        </w:rPr>
      </w:pPr>
      <w:hyperlink w:anchor="_Toc414268726" w:history="1">
        <w:r w:rsidR="00F42132" w:rsidRPr="00C64BDA">
          <w:rPr>
            <w:rStyle w:val="Hipervnculo"/>
            <w:noProof/>
          </w:rPr>
          <w:t>Figura 43: Entidades, keywords compuestas y simples, resultados de los servicio de extracción y desambiguación/enlace</w:t>
        </w:r>
        <w:r w:rsidR="00F42132">
          <w:rPr>
            <w:noProof/>
            <w:webHidden/>
          </w:rPr>
          <w:tab/>
        </w:r>
        <w:r w:rsidR="00F42132">
          <w:rPr>
            <w:noProof/>
            <w:webHidden/>
          </w:rPr>
          <w:fldChar w:fldCharType="begin"/>
        </w:r>
        <w:r w:rsidR="00F42132">
          <w:rPr>
            <w:noProof/>
            <w:webHidden/>
          </w:rPr>
          <w:instrText xml:space="preserve"> PAGEREF _Toc414268726 \h </w:instrText>
        </w:r>
        <w:r w:rsidR="00F42132">
          <w:rPr>
            <w:noProof/>
            <w:webHidden/>
          </w:rPr>
        </w:r>
        <w:r w:rsidR="00F42132">
          <w:rPr>
            <w:noProof/>
            <w:webHidden/>
          </w:rPr>
          <w:fldChar w:fldCharType="separate"/>
        </w:r>
        <w:r w:rsidR="007B6AFC">
          <w:rPr>
            <w:noProof/>
            <w:webHidden/>
          </w:rPr>
          <w:t>68</w:t>
        </w:r>
        <w:r w:rsidR="00F42132">
          <w:rPr>
            <w:noProof/>
            <w:webHidden/>
          </w:rPr>
          <w:fldChar w:fldCharType="end"/>
        </w:r>
      </w:hyperlink>
    </w:p>
    <w:p w:rsidR="00F42132" w:rsidRDefault="009C5032">
      <w:pPr>
        <w:pStyle w:val="Tabladeilustraciones"/>
        <w:tabs>
          <w:tab w:val="right" w:leader="dot" w:pos="8778"/>
        </w:tabs>
        <w:rPr>
          <w:noProof/>
        </w:rPr>
      </w:pPr>
      <w:hyperlink w:anchor="_Toc414268727" w:history="1">
        <w:r w:rsidR="00F42132" w:rsidRPr="00C64BDA">
          <w:rPr>
            <w:rStyle w:val="Hipervnculo"/>
            <w:noProof/>
          </w:rPr>
          <w:t>Figura 44: Entidades enlazadas y no enlazadas.</w:t>
        </w:r>
        <w:r w:rsidR="00F42132">
          <w:rPr>
            <w:noProof/>
            <w:webHidden/>
          </w:rPr>
          <w:tab/>
        </w:r>
        <w:r w:rsidR="00F42132">
          <w:rPr>
            <w:noProof/>
            <w:webHidden/>
          </w:rPr>
          <w:fldChar w:fldCharType="begin"/>
        </w:r>
        <w:r w:rsidR="00F42132">
          <w:rPr>
            <w:noProof/>
            <w:webHidden/>
          </w:rPr>
          <w:instrText xml:space="preserve"> PAGEREF _Toc414268727 \h </w:instrText>
        </w:r>
        <w:r w:rsidR="00F42132">
          <w:rPr>
            <w:noProof/>
            <w:webHidden/>
          </w:rPr>
        </w:r>
        <w:r w:rsidR="00F42132">
          <w:rPr>
            <w:noProof/>
            <w:webHidden/>
          </w:rPr>
          <w:fldChar w:fldCharType="separate"/>
        </w:r>
        <w:r w:rsidR="007B6AFC">
          <w:rPr>
            <w:noProof/>
            <w:webHidden/>
          </w:rPr>
          <w:t>70</w:t>
        </w:r>
        <w:r w:rsidR="00F42132">
          <w:rPr>
            <w:noProof/>
            <w:webHidden/>
          </w:rPr>
          <w:fldChar w:fldCharType="end"/>
        </w:r>
      </w:hyperlink>
    </w:p>
    <w:p w:rsidR="00F42132" w:rsidRDefault="009C5032">
      <w:pPr>
        <w:pStyle w:val="Tabladeilustraciones"/>
        <w:tabs>
          <w:tab w:val="right" w:leader="dot" w:pos="8778"/>
        </w:tabs>
        <w:rPr>
          <w:noProof/>
        </w:rPr>
      </w:pPr>
      <w:hyperlink w:anchor="_Toc414268728" w:history="1">
        <w:r w:rsidR="00F42132" w:rsidRPr="00C64BDA">
          <w:rPr>
            <w:rStyle w:val="Hipervnculo"/>
            <w:noProof/>
          </w:rPr>
          <w:t>Figura 45: Porcentajes de keyword compuestas enlazadas, resultado del servicio web de desambiguación y enlace</w:t>
        </w:r>
        <w:r w:rsidR="00F42132">
          <w:rPr>
            <w:noProof/>
            <w:webHidden/>
          </w:rPr>
          <w:tab/>
        </w:r>
        <w:r w:rsidR="00F42132">
          <w:rPr>
            <w:noProof/>
            <w:webHidden/>
          </w:rPr>
          <w:fldChar w:fldCharType="begin"/>
        </w:r>
        <w:r w:rsidR="00F42132">
          <w:rPr>
            <w:noProof/>
            <w:webHidden/>
          </w:rPr>
          <w:instrText xml:space="preserve"> PAGEREF _Toc414268728 \h </w:instrText>
        </w:r>
        <w:r w:rsidR="00F42132">
          <w:rPr>
            <w:noProof/>
            <w:webHidden/>
          </w:rPr>
        </w:r>
        <w:r w:rsidR="00F42132">
          <w:rPr>
            <w:noProof/>
            <w:webHidden/>
          </w:rPr>
          <w:fldChar w:fldCharType="separate"/>
        </w:r>
        <w:r w:rsidR="007B6AFC">
          <w:rPr>
            <w:noProof/>
            <w:webHidden/>
          </w:rPr>
          <w:t>71</w:t>
        </w:r>
        <w:r w:rsidR="00F42132">
          <w:rPr>
            <w:noProof/>
            <w:webHidden/>
          </w:rPr>
          <w:fldChar w:fldCharType="end"/>
        </w:r>
      </w:hyperlink>
    </w:p>
    <w:p w:rsidR="00F42132" w:rsidRDefault="009C5032">
      <w:pPr>
        <w:pStyle w:val="Tabladeilustraciones"/>
        <w:tabs>
          <w:tab w:val="right" w:leader="dot" w:pos="8778"/>
        </w:tabs>
        <w:rPr>
          <w:noProof/>
        </w:rPr>
      </w:pPr>
      <w:hyperlink w:anchor="_Toc414268729" w:history="1">
        <w:r w:rsidR="00F42132" w:rsidRPr="00C64BDA">
          <w:rPr>
            <w:rStyle w:val="Hipervnculo"/>
            <w:noProof/>
          </w:rPr>
          <w:t>Figura 46: Keywords simples enlazadas con recurso de Dbpedia</w:t>
        </w:r>
        <w:r w:rsidR="00F42132">
          <w:rPr>
            <w:noProof/>
            <w:webHidden/>
          </w:rPr>
          <w:tab/>
        </w:r>
        <w:r w:rsidR="00F42132">
          <w:rPr>
            <w:noProof/>
            <w:webHidden/>
          </w:rPr>
          <w:fldChar w:fldCharType="begin"/>
        </w:r>
        <w:r w:rsidR="00F42132">
          <w:rPr>
            <w:noProof/>
            <w:webHidden/>
          </w:rPr>
          <w:instrText xml:space="preserve"> PAGEREF _Toc414268729 \h </w:instrText>
        </w:r>
        <w:r w:rsidR="00F42132">
          <w:rPr>
            <w:noProof/>
            <w:webHidden/>
          </w:rPr>
        </w:r>
        <w:r w:rsidR="00F42132">
          <w:rPr>
            <w:noProof/>
            <w:webHidden/>
          </w:rPr>
          <w:fldChar w:fldCharType="separate"/>
        </w:r>
        <w:r w:rsidR="007B6AFC">
          <w:rPr>
            <w:noProof/>
            <w:webHidden/>
          </w:rPr>
          <w:t>74</w:t>
        </w:r>
        <w:r w:rsidR="00F42132">
          <w:rPr>
            <w:noProof/>
            <w:webHidden/>
          </w:rPr>
          <w:fldChar w:fldCharType="end"/>
        </w:r>
      </w:hyperlink>
    </w:p>
    <w:p w:rsidR="00F42132" w:rsidRDefault="009C5032">
      <w:pPr>
        <w:pStyle w:val="Tabladeilustraciones"/>
        <w:tabs>
          <w:tab w:val="right" w:leader="dot" w:pos="8778"/>
        </w:tabs>
        <w:rPr>
          <w:noProof/>
        </w:rPr>
      </w:pPr>
      <w:hyperlink w:anchor="_Toc414268730" w:history="1">
        <w:r w:rsidR="00F42132" w:rsidRPr="00C64BDA">
          <w:rPr>
            <w:rStyle w:val="Hipervnculo"/>
            <w:noProof/>
          </w:rPr>
          <w:t>Figura 47: Grafica de comparación de resultados con DBpedia Spotlight (prueba 1)</w:t>
        </w:r>
        <w:r w:rsidR="00F42132">
          <w:rPr>
            <w:noProof/>
            <w:webHidden/>
          </w:rPr>
          <w:tab/>
        </w:r>
        <w:r w:rsidR="00F42132">
          <w:rPr>
            <w:noProof/>
            <w:webHidden/>
          </w:rPr>
          <w:fldChar w:fldCharType="begin"/>
        </w:r>
        <w:r w:rsidR="00F42132">
          <w:rPr>
            <w:noProof/>
            <w:webHidden/>
          </w:rPr>
          <w:instrText xml:space="preserve"> PAGEREF _Toc414268730 \h </w:instrText>
        </w:r>
        <w:r w:rsidR="00F42132">
          <w:rPr>
            <w:noProof/>
            <w:webHidden/>
          </w:rPr>
        </w:r>
        <w:r w:rsidR="00F42132">
          <w:rPr>
            <w:noProof/>
            <w:webHidden/>
          </w:rPr>
          <w:fldChar w:fldCharType="separate"/>
        </w:r>
        <w:r w:rsidR="007B6AFC">
          <w:rPr>
            <w:noProof/>
            <w:webHidden/>
          </w:rPr>
          <w:t>79</w:t>
        </w:r>
        <w:r w:rsidR="00F42132">
          <w:rPr>
            <w:noProof/>
            <w:webHidden/>
          </w:rPr>
          <w:fldChar w:fldCharType="end"/>
        </w:r>
      </w:hyperlink>
    </w:p>
    <w:p w:rsidR="00F42132" w:rsidRDefault="009C5032">
      <w:pPr>
        <w:pStyle w:val="Tabladeilustraciones"/>
        <w:tabs>
          <w:tab w:val="right" w:leader="dot" w:pos="8778"/>
        </w:tabs>
        <w:rPr>
          <w:noProof/>
        </w:rPr>
      </w:pPr>
      <w:hyperlink w:anchor="_Toc414268731" w:history="1">
        <w:r w:rsidR="00F42132" w:rsidRPr="00C64BDA">
          <w:rPr>
            <w:rStyle w:val="Hipervnculo"/>
            <w:noProof/>
          </w:rPr>
          <w:t>Figura 48: Grafica de comparación de resultados con DBpedia Spotlight (prueba 2)</w:t>
        </w:r>
        <w:r w:rsidR="00F42132">
          <w:rPr>
            <w:noProof/>
            <w:webHidden/>
          </w:rPr>
          <w:tab/>
        </w:r>
        <w:r w:rsidR="00F42132">
          <w:rPr>
            <w:noProof/>
            <w:webHidden/>
          </w:rPr>
          <w:fldChar w:fldCharType="begin"/>
        </w:r>
        <w:r w:rsidR="00F42132">
          <w:rPr>
            <w:noProof/>
            <w:webHidden/>
          </w:rPr>
          <w:instrText xml:space="preserve"> PAGEREF _Toc414268731 \h </w:instrText>
        </w:r>
        <w:r w:rsidR="00F42132">
          <w:rPr>
            <w:noProof/>
            <w:webHidden/>
          </w:rPr>
        </w:r>
        <w:r w:rsidR="00F42132">
          <w:rPr>
            <w:noProof/>
            <w:webHidden/>
          </w:rPr>
          <w:fldChar w:fldCharType="separate"/>
        </w:r>
        <w:r w:rsidR="007B6AFC">
          <w:rPr>
            <w:noProof/>
            <w:webHidden/>
          </w:rPr>
          <w:t>80</w:t>
        </w:r>
        <w:r w:rsidR="00F42132">
          <w:rPr>
            <w:noProof/>
            <w:webHidden/>
          </w:rPr>
          <w:fldChar w:fldCharType="end"/>
        </w:r>
      </w:hyperlink>
    </w:p>
    <w:p w:rsidR="00124F45" w:rsidRPr="00E90AF9" w:rsidRDefault="00124F45" w:rsidP="001B45B4">
      <w:pPr>
        <w:pStyle w:val="TDC3"/>
        <w:tabs>
          <w:tab w:val="left" w:pos="1320"/>
          <w:tab w:val="right" w:leader="dot" w:pos="8828"/>
        </w:tabs>
        <w:spacing w:line="360" w:lineRule="auto"/>
        <w:rPr>
          <w:rFonts w:ascii="Arial" w:hAnsi="Arial" w:cs="Arial"/>
        </w:rPr>
      </w:pPr>
      <w:r w:rsidRPr="001B45B4">
        <w:rPr>
          <w:rStyle w:val="Hipervnculo"/>
          <w:rFonts w:ascii="Arial" w:hAnsi="Arial" w:cs="Arial"/>
          <w:noProof/>
          <w:lang w:bidi="x-none"/>
          <w14:scene3d>
            <w14:camera w14:prst="orthographicFront"/>
            <w14:lightRig w14:rig="threePt" w14:dir="t">
              <w14:rot w14:lat="0" w14:lon="0" w14:rev="0"/>
            </w14:lightRig>
          </w14:scene3d>
        </w:rPr>
        <w:fldChar w:fldCharType="end"/>
      </w:r>
    </w:p>
    <w:p w:rsidR="00124F45" w:rsidRPr="00E90AF9" w:rsidRDefault="00124F45" w:rsidP="00E90AF9">
      <w:pPr>
        <w:spacing w:line="360" w:lineRule="auto"/>
        <w:rPr>
          <w:rFonts w:ascii="Arial" w:hAnsi="Arial" w:cs="Arial"/>
        </w:rPr>
      </w:pPr>
      <w:r w:rsidRPr="00E90AF9">
        <w:rPr>
          <w:rFonts w:ascii="Arial" w:hAnsi="Arial" w:cs="Arial"/>
        </w:rPr>
        <w:br w:type="page"/>
      </w:r>
    </w:p>
    <w:p w:rsidR="00124F45" w:rsidRPr="00E90AF9" w:rsidRDefault="00124F45" w:rsidP="00E90AF9">
      <w:pPr>
        <w:pStyle w:val="Ttulo"/>
        <w:spacing w:line="360" w:lineRule="auto"/>
        <w:rPr>
          <w:rFonts w:cs="Arial"/>
          <w:szCs w:val="22"/>
          <w:lang w:val="es-ES"/>
        </w:rPr>
      </w:pPr>
      <w:bookmarkStart w:id="3" w:name="_Toc414268605"/>
      <w:r w:rsidRPr="00E90AF9">
        <w:rPr>
          <w:rFonts w:cs="Arial"/>
          <w:szCs w:val="22"/>
          <w:lang w:val="es-ES"/>
        </w:rPr>
        <w:lastRenderedPageBreak/>
        <w:t>Índice de tablas</w:t>
      </w:r>
      <w:bookmarkEnd w:id="3"/>
    </w:p>
    <w:p w:rsidR="00F42132" w:rsidRDefault="002D3B3F">
      <w:pPr>
        <w:pStyle w:val="Tabladeilustraciones"/>
        <w:tabs>
          <w:tab w:val="right" w:leader="dot" w:pos="8778"/>
        </w:tabs>
        <w:rPr>
          <w:noProof/>
        </w:rPr>
      </w:pPr>
      <w:r w:rsidRPr="001B45B4">
        <w:rPr>
          <w:rFonts w:ascii="Arial" w:hAnsi="Arial" w:cs="Arial"/>
        </w:rPr>
        <w:fldChar w:fldCharType="begin"/>
      </w:r>
      <w:r w:rsidRPr="001B45B4">
        <w:rPr>
          <w:rFonts w:ascii="Arial" w:hAnsi="Arial" w:cs="Arial"/>
        </w:rPr>
        <w:instrText xml:space="preserve"> TOC \h \z \c "Tabla" </w:instrText>
      </w:r>
      <w:r w:rsidRPr="001B45B4">
        <w:rPr>
          <w:rFonts w:ascii="Arial" w:hAnsi="Arial" w:cs="Arial"/>
        </w:rPr>
        <w:fldChar w:fldCharType="separate"/>
      </w:r>
      <w:hyperlink w:anchor="_Toc414268732" w:history="1">
        <w:r w:rsidR="00F42132" w:rsidRPr="007228C1">
          <w:rPr>
            <w:rStyle w:val="Hipervnculo"/>
            <w:rFonts w:ascii="Arial" w:hAnsi="Arial" w:cs="Arial"/>
            <w:noProof/>
          </w:rPr>
          <w:t>Tabla 1. Ejemplos de Prefijos de Espacios de Nombres e IRIs</w:t>
        </w:r>
        <w:r w:rsidR="00F42132">
          <w:rPr>
            <w:noProof/>
            <w:webHidden/>
          </w:rPr>
          <w:tab/>
        </w:r>
        <w:r w:rsidR="00F42132">
          <w:rPr>
            <w:noProof/>
            <w:webHidden/>
          </w:rPr>
          <w:fldChar w:fldCharType="begin"/>
        </w:r>
        <w:r w:rsidR="00F42132">
          <w:rPr>
            <w:noProof/>
            <w:webHidden/>
          </w:rPr>
          <w:instrText xml:space="preserve"> PAGEREF _Toc414268732 \h </w:instrText>
        </w:r>
        <w:r w:rsidR="00F42132">
          <w:rPr>
            <w:noProof/>
            <w:webHidden/>
          </w:rPr>
        </w:r>
        <w:r w:rsidR="00F42132">
          <w:rPr>
            <w:noProof/>
            <w:webHidden/>
          </w:rPr>
          <w:fldChar w:fldCharType="separate"/>
        </w:r>
        <w:r w:rsidR="007B6AFC">
          <w:rPr>
            <w:noProof/>
            <w:webHidden/>
          </w:rPr>
          <w:t>8</w:t>
        </w:r>
        <w:r w:rsidR="00F42132">
          <w:rPr>
            <w:noProof/>
            <w:webHidden/>
          </w:rPr>
          <w:fldChar w:fldCharType="end"/>
        </w:r>
      </w:hyperlink>
    </w:p>
    <w:p w:rsidR="00F42132" w:rsidRDefault="009C5032">
      <w:pPr>
        <w:pStyle w:val="Tabladeilustraciones"/>
        <w:tabs>
          <w:tab w:val="right" w:leader="dot" w:pos="8778"/>
        </w:tabs>
        <w:rPr>
          <w:noProof/>
        </w:rPr>
      </w:pPr>
      <w:hyperlink w:anchor="_Toc414268733" w:history="1">
        <w:r w:rsidR="00F42132" w:rsidRPr="007228C1">
          <w:rPr>
            <w:rStyle w:val="Hipervnculo"/>
            <w:noProof/>
          </w:rPr>
          <w:t>Tabla 2. Ejemplo N-triple</w:t>
        </w:r>
        <w:r w:rsidR="00F42132">
          <w:rPr>
            <w:noProof/>
            <w:webHidden/>
          </w:rPr>
          <w:tab/>
        </w:r>
        <w:r w:rsidR="00F42132">
          <w:rPr>
            <w:noProof/>
            <w:webHidden/>
          </w:rPr>
          <w:fldChar w:fldCharType="begin"/>
        </w:r>
        <w:r w:rsidR="00F42132">
          <w:rPr>
            <w:noProof/>
            <w:webHidden/>
          </w:rPr>
          <w:instrText xml:space="preserve"> PAGEREF _Toc414268733 \h </w:instrText>
        </w:r>
        <w:r w:rsidR="00F42132">
          <w:rPr>
            <w:noProof/>
            <w:webHidden/>
          </w:rPr>
        </w:r>
        <w:r w:rsidR="00F42132">
          <w:rPr>
            <w:noProof/>
            <w:webHidden/>
          </w:rPr>
          <w:fldChar w:fldCharType="separate"/>
        </w:r>
        <w:r w:rsidR="007B6AFC">
          <w:rPr>
            <w:noProof/>
            <w:webHidden/>
          </w:rPr>
          <w:t>8</w:t>
        </w:r>
        <w:r w:rsidR="00F42132">
          <w:rPr>
            <w:noProof/>
            <w:webHidden/>
          </w:rPr>
          <w:fldChar w:fldCharType="end"/>
        </w:r>
      </w:hyperlink>
    </w:p>
    <w:p w:rsidR="00F42132" w:rsidRDefault="009C5032">
      <w:pPr>
        <w:pStyle w:val="Tabladeilustraciones"/>
        <w:tabs>
          <w:tab w:val="right" w:leader="dot" w:pos="8778"/>
        </w:tabs>
        <w:rPr>
          <w:noProof/>
        </w:rPr>
      </w:pPr>
      <w:hyperlink w:anchor="_Toc414268734" w:history="1">
        <w:r w:rsidR="00F42132" w:rsidRPr="007228C1">
          <w:rPr>
            <w:rStyle w:val="Hipervnculo"/>
            <w:noProof/>
          </w:rPr>
          <w:t>Tabla 3. Ejemplo Turtle</w:t>
        </w:r>
        <w:r w:rsidR="00F42132">
          <w:rPr>
            <w:noProof/>
            <w:webHidden/>
          </w:rPr>
          <w:tab/>
        </w:r>
        <w:r w:rsidR="00F42132">
          <w:rPr>
            <w:noProof/>
            <w:webHidden/>
          </w:rPr>
          <w:fldChar w:fldCharType="begin"/>
        </w:r>
        <w:r w:rsidR="00F42132">
          <w:rPr>
            <w:noProof/>
            <w:webHidden/>
          </w:rPr>
          <w:instrText xml:space="preserve"> PAGEREF _Toc414268734 \h </w:instrText>
        </w:r>
        <w:r w:rsidR="00F42132">
          <w:rPr>
            <w:noProof/>
            <w:webHidden/>
          </w:rPr>
        </w:r>
        <w:r w:rsidR="00F42132">
          <w:rPr>
            <w:noProof/>
            <w:webHidden/>
          </w:rPr>
          <w:fldChar w:fldCharType="separate"/>
        </w:r>
        <w:r w:rsidR="007B6AFC">
          <w:rPr>
            <w:noProof/>
            <w:webHidden/>
          </w:rPr>
          <w:t>9</w:t>
        </w:r>
        <w:r w:rsidR="00F42132">
          <w:rPr>
            <w:noProof/>
            <w:webHidden/>
          </w:rPr>
          <w:fldChar w:fldCharType="end"/>
        </w:r>
      </w:hyperlink>
    </w:p>
    <w:p w:rsidR="00F42132" w:rsidRDefault="009C5032">
      <w:pPr>
        <w:pStyle w:val="Tabladeilustraciones"/>
        <w:tabs>
          <w:tab w:val="right" w:leader="dot" w:pos="8778"/>
        </w:tabs>
        <w:rPr>
          <w:noProof/>
        </w:rPr>
      </w:pPr>
      <w:hyperlink w:anchor="_Toc414268735" w:history="1">
        <w:r w:rsidR="00F42132" w:rsidRPr="007228C1">
          <w:rPr>
            <w:rStyle w:val="Hipervnculo"/>
            <w:noProof/>
          </w:rPr>
          <w:t>Tabla 4. Ejemplo TriG</w:t>
        </w:r>
        <w:r w:rsidR="00F42132">
          <w:rPr>
            <w:noProof/>
            <w:webHidden/>
          </w:rPr>
          <w:tab/>
        </w:r>
        <w:r w:rsidR="00F42132">
          <w:rPr>
            <w:noProof/>
            <w:webHidden/>
          </w:rPr>
          <w:fldChar w:fldCharType="begin"/>
        </w:r>
        <w:r w:rsidR="00F42132">
          <w:rPr>
            <w:noProof/>
            <w:webHidden/>
          </w:rPr>
          <w:instrText xml:space="preserve"> PAGEREF _Toc414268735 \h </w:instrText>
        </w:r>
        <w:r w:rsidR="00F42132">
          <w:rPr>
            <w:noProof/>
            <w:webHidden/>
          </w:rPr>
        </w:r>
        <w:r w:rsidR="00F42132">
          <w:rPr>
            <w:noProof/>
            <w:webHidden/>
          </w:rPr>
          <w:fldChar w:fldCharType="separate"/>
        </w:r>
        <w:r w:rsidR="007B6AFC">
          <w:rPr>
            <w:noProof/>
            <w:webHidden/>
          </w:rPr>
          <w:t>10</w:t>
        </w:r>
        <w:r w:rsidR="00F42132">
          <w:rPr>
            <w:noProof/>
            <w:webHidden/>
          </w:rPr>
          <w:fldChar w:fldCharType="end"/>
        </w:r>
      </w:hyperlink>
    </w:p>
    <w:p w:rsidR="00F42132" w:rsidRDefault="009C5032">
      <w:pPr>
        <w:pStyle w:val="Tabladeilustraciones"/>
        <w:tabs>
          <w:tab w:val="right" w:leader="dot" w:pos="8778"/>
        </w:tabs>
        <w:rPr>
          <w:noProof/>
        </w:rPr>
      </w:pPr>
      <w:hyperlink w:anchor="_Toc414268736" w:history="1">
        <w:r w:rsidR="00F42132" w:rsidRPr="007228C1">
          <w:rPr>
            <w:rStyle w:val="Hipervnculo"/>
            <w:noProof/>
          </w:rPr>
          <w:t>Tabla 5. Ejemplo N-Quads</w:t>
        </w:r>
        <w:r w:rsidR="00F42132">
          <w:rPr>
            <w:noProof/>
            <w:webHidden/>
          </w:rPr>
          <w:tab/>
        </w:r>
        <w:r w:rsidR="00F42132">
          <w:rPr>
            <w:noProof/>
            <w:webHidden/>
          </w:rPr>
          <w:fldChar w:fldCharType="begin"/>
        </w:r>
        <w:r w:rsidR="00F42132">
          <w:rPr>
            <w:noProof/>
            <w:webHidden/>
          </w:rPr>
          <w:instrText xml:space="preserve"> PAGEREF _Toc414268736 \h </w:instrText>
        </w:r>
        <w:r w:rsidR="00F42132">
          <w:rPr>
            <w:noProof/>
            <w:webHidden/>
          </w:rPr>
        </w:r>
        <w:r w:rsidR="00F42132">
          <w:rPr>
            <w:noProof/>
            <w:webHidden/>
          </w:rPr>
          <w:fldChar w:fldCharType="separate"/>
        </w:r>
        <w:r w:rsidR="007B6AFC">
          <w:rPr>
            <w:noProof/>
            <w:webHidden/>
          </w:rPr>
          <w:t>11</w:t>
        </w:r>
        <w:r w:rsidR="00F42132">
          <w:rPr>
            <w:noProof/>
            <w:webHidden/>
          </w:rPr>
          <w:fldChar w:fldCharType="end"/>
        </w:r>
      </w:hyperlink>
    </w:p>
    <w:p w:rsidR="00F42132" w:rsidRDefault="009C5032">
      <w:pPr>
        <w:pStyle w:val="Tabladeilustraciones"/>
        <w:tabs>
          <w:tab w:val="right" w:leader="dot" w:pos="8778"/>
        </w:tabs>
        <w:rPr>
          <w:noProof/>
        </w:rPr>
      </w:pPr>
      <w:hyperlink w:anchor="_Toc414268737" w:history="1">
        <w:r w:rsidR="00F42132" w:rsidRPr="007228C1">
          <w:rPr>
            <w:rStyle w:val="Hipervnculo"/>
            <w:noProof/>
          </w:rPr>
          <w:t>Tabla 6. Ejemplo JSON-LD</w:t>
        </w:r>
        <w:r w:rsidR="00F42132">
          <w:rPr>
            <w:noProof/>
            <w:webHidden/>
          </w:rPr>
          <w:tab/>
        </w:r>
        <w:r w:rsidR="00F42132">
          <w:rPr>
            <w:noProof/>
            <w:webHidden/>
          </w:rPr>
          <w:fldChar w:fldCharType="begin"/>
        </w:r>
        <w:r w:rsidR="00F42132">
          <w:rPr>
            <w:noProof/>
            <w:webHidden/>
          </w:rPr>
          <w:instrText xml:space="preserve"> PAGEREF _Toc414268737 \h </w:instrText>
        </w:r>
        <w:r w:rsidR="00F42132">
          <w:rPr>
            <w:noProof/>
            <w:webHidden/>
          </w:rPr>
        </w:r>
        <w:r w:rsidR="00F42132">
          <w:rPr>
            <w:noProof/>
            <w:webHidden/>
          </w:rPr>
          <w:fldChar w:fldCharType="separate"/>
        </w:r>
        <w:r w:rsidR="007B6AFC">
          <w:rPr>
            <w:noProof/>
            <w:webHidden/>
          </w:rPr>
          <w:t>11</w:t>
        </w:r>
        <w:r w:rsidR="00F42132">
          <w:rPr>
            <w:noProof/>
            <w:webHidden/>
          </w:rPr>
          <w:fldChar w:fldCharType="end"/>
        </w:r>
      </w:hyperlink>
    </w:p>
    <w:p w:rsidR="00F42132" w:rsidRDefault="009C5032">
      <w:pPr>
        <w:pStyle w:val="Tabladeilustraciones"/>
        <w:tabs>
          <w:tab w:val="right" w:leader="dot" w:pos="8778"/>
        </w:tabs>
        <w:rPr>
          <w:noProof/>
        </w:rPr>
      </w:pPr>
      <w:hyperlink w:anchor="_Toc414268738" w:history="1">
        <w:r w:rsidR="00F42132" w:rsidRPr="007228C1">
          <w:rPr>
            <w:rStyle w:val="Hipervnculo"/>
            <w:noProof/>
          </w:rPr>
          <w:t>Tabla 7. Ejemplo RDFa</w:t>
        </w:r>
        <w:r w:rsidR="00F42132">
          <w:rPr>
            <w:noProof/>
            <w:webHidden/>
          </w:rPr>
          <w:tab/>
        </w:r>
        <w:r w:rsidR="00F42132">
          <w:rPr>
            <w:noProof/>
            <w:webHidden/>
          </w:rPr>
          <w:fldChar w:fldCharType="begin"/>
        </w:r>
        <w:r w:rsidR="00F42132">
          <w:rPr>
            <w:noProof/>
            <w:webHidden/>
          </w:rPr>
          <w:instrText xml:space="preserve"> PAGEREF _Toc414268738 \h </w:instrText>
        </w:r>
        <w:r w:rsidR="00F42132">
          <w:rPr>
            <w:noProof/>
            <w:webHidden/>
          </w:rPr>
        </w:r>
        <w:r w:rsidR="00F42132">
          <w:rPr>
            <w:noProof/>
            <w:webHidden/>
          </w:rPr>
          <w:fldChar w:fldCharType="separate"/>
        </w:r>
        <w:r w:rsidR="007B6AFC">
          <w:rPr>
            <w:noProof/>
            <w:webHidden/>
          </w:rPr>
          <w:t>12</w:t>
        </w:r>
        <w:r w:rsidR="00F42132">
          <w:rPr>
            <w:noProof/>
            <w:webHidden/>
          </w:rPr>
          <w:fldChar w:fldCharType="end"/>
        </w:r>
      </w:hyperlink>
    </w:p>
    <w:p w:rsidR="00F42132" w:rsidRDefault="009C5032">
      <w:pPr>
        <w:pStyle w:val="Tabladeilustraciones"/>
        <w:tabs>
          <w:tab w:val="right" w:leader="dot" w:pos="8778"/>
        </w:tabs>
        <w:rPr>
          <w:noProof/>
        </w:rPr>
      </w:pPr>
      <w:hyperlink w:anchor="_Toc414268739" w:history="1">
        <w:r w:rsidR="00F42132" w:rsidRPr="007228C1">
          <w:rPr>
            <w:rStyle w:val="Hipervnculo"/>
            <w:noProof/>
          </w:rPr>
          <w:t>Tabla 8. Ejemplo RDF/XML</w:t>
        </w:r>
        <w:r w:rsidR="00F42132">
          <w:rPr>
            <w:noProof/>
            <w:webHidden/>
          </w:rPr>
          <w:tab/>
        </w:r>
        <w:r w:rsidR="00F42132">
          <w:rPr>
            <w:noProof/>
            <w:webHidden/>
          </w:rPr>
          <w:fldChar w:fldCharType="begin"/>
        </w:r>
        <w:r w:rsidR="00F42132">
          <w:rPr>
            <w:noProof/>
            <w:webHidden/>
          </w:rPr>
          <w:instrText xml:space="preserve"> PAGEREF _Toc414268739 \h </w:instrText>
        </w:r>
        <w:r w:rsidR="00F42132">
          <w:rPr>
            <w:noProof/>
            <w:webHidden/>
          </w:rPr>
        </w:r>
        <w:r w:rsidR="00F42132">
          <w:rPr>
            <w:noProof/>
            <w:webHidden/>
          </w:rPr>
          <w:fldChar w:fldCharType="separate"/>
        </w:r>
        <w:r w:rsidR="007B6AFC">
          <w:rPr>
            <w:noProof/>
            <w:webHidden/>
          </w:rPr>
          <w:t>13</w:t>
        </w:r>
        <w:r w:rsidR="00F42132">
          <w:rPr>
            <w:noProof/>
            <w:webHidden/>
          </w:rPr>
          <w:fldChar w:fldCharType="end"/>
        </w:r>
      </w:hyperlink>
    </w:p>
    <w:p w:rsidR="00F42132" w:rsidRDefault="009C5032">
      <w:pPr>
        <w:pStyle w:val="Tabladeilustraciones"/>
        <w:tabs>
          <w:tab w:val="right" w:leader="dot" w:pos="8778"/>
        </w:tabs>
        <w:rPr>
          <w:noProof/>
        </w:rPr>
      </w:pPr>
      <w:hyperlink w:anchor="_Toc414268740" w:history="1">
        <w:r w:rsidR="00F42132" w:rsidRPr="007228C1">
          <w:rPr>
            <w:rStyle w:val="Hipervnculo"/>
            <w:noProof/>
          </w:rPr>
          <w:t>Tabla 9. Resultado consulta SPARQL</w:t>
        </w:r>
        <w:r w:rsidR="00F42132">
          <w:rPr>
            <w:noProof/>
            <w:webHidden/>
          </w:rPr>
          <w:tab/>
        </w:r>
        <w:r w:rsidR="00F42132">
          <w:rPr>
            <w:noProof/>
            <w:webHidden/>
          </w:rPr>
          <w:fldChar w:fldCharType="begin"/>
        </w:r>
        <w:r w:rsidR="00F42132">
          <w:rPr>
            <w:noProof/>
            <w:webHidden/>
          </w:rPr>
          <w:instrText xml:space="preserve"> PAGEREF _Toc414268740 \h </w:instrText>
        </w:r>
        <w:r w:rsidR="00F42132">
          <w:rPr>
            <w:noProof/>
            <w:webHidden/>
          </w:rPr>
        </w:r>
        <w:r w:rsidR="00F42132">
          <w:rPr>
            <w:noProof/>
            <w:webHidden/>
          </w:rPr>
          <w:fldChar w:fldCharType="separate"/>
        </w:r>
        <w:r w:rsidR="007B6AFC">
          <w:rPr>
            <w:noProof/>
            <w:webHidden/>
          </w:rPr>
          <w:t>14</w:t>
        </w:r>
        <w:r w:rsidR="00F42132">
          <w:rPr>
            <w:noProof/>
            <w:webHidden/>
          </w:rPr>
          <w:fldChar w:fldCharType="end"/>
        </w:r>
      </w:hyperlink>
    </w:p>
    <w:p w:rsidR="00F42132" w:rsidRDefault="009C5032">
      <w:pPr>
        <w:pStyle w:val="Tabladeilustraciones"/>
        <w:tabs>
          <w:tab w:val="right" w:leader="dot" w:pos="8778"/>
        </w:tabs>
        <w:rPr>
          <w:noProof/>
        </w:rPr>
      </w:pPr>
      <w:hyperlink w:anchor="_Toc414268741" w:history="1">
        <w:r w:rsidR="00F42132" w:rsidRPr="007228C1">
          <w:rPr>
            <w:rStyle w:val="Hipervnculo"/>
            <w:noProof/>
          </w:rPr>
          <w:t>Tabla 10: Fases de desarrollo del proyecto</w:t>
        </w:r>
        <w:r w:rsidR="00F42132">
          <w:rPr>
            <w:noProof/>
            <w:webHidden/>
          </w:rPr>
          <w:tab/>
        </w:r>
        <w:r w:rsidR="00F42132">
          <w:rPr>
            <w:noProof/>
            <w:webHidden/>
          </w:rPr>
          <w:fldChar w:fldCharType="begin"/>
        </w:r>
        <w:r w:rsidR="00F42132">
          <w:rPr>
            <w:noProof/>
            <w:webHidden/>
          </w:rPr>
          <w:instrText xml:space="preserve"> PAGEREF _Toc414268741 \h </w:instrText>
        </w:r>
        <w:r w:rsidR="00F42132">
          <w:rPr>
            <w:noProof/>
            <w:webHidden/>
          </w:rPr>
        </w:r>
        <w:r w:rsidR="00F42132">
          <w:rPr>
            <w:noProof/>
            <w:webHidden/>
          </w:rPr>
          <w:fldChar w:fldCharType="separate"/>
        </w:r>
        <w:r w:rsidR="007B6AFC">
          <w:rPr>
            <w:noProof/>
            <w:webHidden/>
          </w:rPr>
          <w:t>30</w:t>
        </w:r>
        <w:r w:rsidR="00F42132">
          <w:rPr>
            <w:noProof/>
            <w:webHidden/>
          </w:rPr>
          <w:fldChar w:fldCharType="end"/>
        </w:r>
      </w:hyperlink>
    </w:p>
    <w:p w:rsidR="00F42132" w:rsidRDefault="009C5032">
      <w:pPr>
        <w:pStyle w:val="Tabladeilustraciones"/>
        <w:tabs>
          <w:tab w:val="right" w:leader="dot" w:pos="8778"/>
        </w:tabs>
        <w:rPr>
          <w:noProof/>
        </w:rPr>
      </w:pPr>
      <w:hyperlink w:anchor="_Toc414268742" w:history="1">
        <w:r w:rsidR="00F42132" w:rsidRPr="007228C1">
          <w:rPr>
            <w:rStyle w:val="Hipervnculo"/>
            <w:noProof/>
          </w:rPr>
          <w:t>Tabla 11: Resumen de requerimientos funcionales</w:t>
        </w:r>
        <w:r w:rsidR="00F42132">
          <w:rPr>
            <w:noProof/>
            <w:webHidden/>
          </w:rPr>
          <w:tab/>
        </w:r>
        <w:r w:rsidR="00F42132">
          <w:rPr>
            <w:noProof/>
            <w:webHidden/>
          </w:rPr>
          <w:fldChar w:fldCharType="begin"/>
        </w:r>
        <w:r w:rsidR="00F42132">
          <w:rPr>
            <w:noProof/>
            <w:webHidden/>
          </w:rPr>
          <w:instrText xml:space="preserve"> PAGEREF _Toc414268742 \h </w:instrText>
        </w:r>
        <w:r w:rsidR="00F42132">
          <w:rPr>
            <w:noProof/>
            <w:webHidden/>
          </w:rPr>
        </w:r>
        <w:r w:rsidR="00F42132">
          <w:rPr>
            <w:noProof/>
            <w:webHidden/>
          </w:rPr>
          <w:fldChar w:fldCharType="separate"/>
        </w:r>
        <w:r w:rsidR="007B6AFC">
          <w:rPr>
            <w:noProof/>
            <w:webHidden/>
          </w:rPr>
          <w:t>31</w:t>
        </w:r>
        <w:r w:rsidR="00F42132">
          <w:rPr>
            <w:noProof/>
            <w:webHidden/>
          </w:rPr>
          <w:fldChar w:fldCharType="end"/>
        </w:r>
      </w:hyperlink>
    </w:p>
    <w:p w:rsidR="00F42132" w:rsidRDefault="009C5032">
      <w:pPr>
        <w:pStyle w:val="Tabladeilustraciones"/>
        <w:tabs>
          <w:tab w:val="right" w:leader="dot" w:pos="8778"/>
        </w:tabs>
        <w:rPr>
          <w:noProof/>
        </w:rPr>
      </w:pPr>
      <w:hyperlink w:anchor="_Toc414268743" w:history="1">
        <w:r w:rsidR="00F42132" w:rsidRPr="007228C1">
          <w:rPr>
            <w:rStyle w:val="Hipervnculo"/>
            <w:noProof/>
          </w:rPr>
          <w:t>Tabla 12: Requerimiento de tokenización de sentencias</w:t>
        </w:r>
        <w:r w:rsidR="00F42132">
          <w:rPr>
            <w:noProof/>
            <w:webHidden/>
          </w:rPr>
          <w:tab/>
        </w:r>
        <w:r w:rsidR="00F42132">
          <w:rPr>
            <w:noProof/>
            <w:webHidden/>
          </w:rPr>
          <w:fldChar w:fldCharType="begin"/>
        </w:r>
        <w:r w:rsidR="00F42132">
          <w:rPr>
            <w:noProof/>
            <w:webHidden/>
          </w:rPr>
          <w:instrText xml:space="preserve"> PAGEREF _Toc414268743 \h </w:instrText>
        </w:r>
        <w:r w:rsidR="00F42132">
          <w:rPr>
            <w:noProof/>
            <w:webHidden/>
          </w:rPr>
        </w:r>
        <w:r w:rsidR="00F42132">
          <w:rPr>
            <w:noProof/>
            <w:webHidden/>
          </w:rPr>
          <w:fldChar w:fldCharType="separate"/>
        </w:r>
        <w:r w:rsidR="007B6AFC">
          <w:rPr>
            <w:noProof/>
            <w:webHidden/>
          </w:rPr>
          <w:t>35</w:t>
        </w:r>
        <w:r w:rsidR="00F42132">
          <w:rPr>
            <w:noProof/>
            <w:webHidden/>
          </w:rPr>
          <w:fldChar w:fldCharType="end"/>
        </w:r>
      </w:hyperlink>
    </w:p>
    <w:p w:rsidR="00F42132" w:rsidRDefault="009C5032">
      <w:pPr>
        <w:pStyle w:val="Tabladeilustraciones"/>
        <w:tabs>
          <w:tab w:val="right" w:leader="dot" w:pos="8778"/>
        </w:tabs>
        <w:rPr>
          <w:noProof/>
        </w:rPr>
      </w:pPr>
      <w:hyperlink w:anchor="_Toc414268744" w:history="1">
        <w:r w:rsidR="00F42132" w:rsidRPr="007228C1">
          <w:rPr>
            <w:rStyle w:val="Hipervnculo"/>
            <w:noProof/>
          </w:rPr>
          <w:t>Tabla 13. Requerimiento de tokenización en palabras</w:t>
        </w:r>
        <w:r w:rsidR="00F42132">
          <w:rPr>
            <w:noProof/>
            <w:webHidden/>
          </w:rPr>
          <w:tab/>
        </w:r>
        <w:r w:rsidR="00F42132">
          <w:rPr>
            <w:noProof/>
            <w:webHidden/>
          </w:rPr>
          <w:fldChar w:fldCharType="begin"/>
        </w:r>
        <w:r w:rsidR="00F42132">
          <w:rPr>
            <w:noProof/>
            <w:webHidden/>
          </w:rPr>
          <w:instrText xml:space="preserve"> PAGEREF _Toc414268744 \h </w:instrText>
        </w:r>
        <w:r w:rsidR="00F42132">
          <w:rPr>
            <w:noProof/>
            <w:webHidden/>
          </w:rPr>
        </w:r>
        <w:r w:rsidR="00F42132">
          <w:rPr>
            <w:noProof/>
            <w:webHidden/>
          </w:rPr>
          <w:fldChar w:fldCharType="separate"/>
        </w:r>
        <w:r w:rsidR="007B6AFC">
          <w:rPr>
            <w:noProof/>
            <w:webHidden/>
          </w:rPr>
          <w:t>36</w:t>
        </w:r>
        <w:r w:rsidR="00F42132">
          <w:rPr>
            <w:noProof/>
            <w:webHidden/>
          </w:rPr>
          <w:fldChar w:fldCharType="end"/>
        </w:r>
      </w:hyperlink>
    </w:p>
    <w:p w:rsidR="00F42132" w:rsidRDefault="009C5032">
      <w:pPr>
        <w:pStyle w:val="Tabladeilustraciones"/>
        <w:tabs>
          <w:tab w:val="right" w:leader="dot" w:pos="8778"/>
        </w:tabs>
        <w:rPr>
          <w:noProof/>
        </w:rPr>
      </w:pPr>
      <w:hyperlink w:anchor="_Toc414268745" w:history="1">
        <w:r w:rsidR="00F42132" w:rsidRPr="007228C1">
          <w:rPr>
            <w:rStyle w:val="Hipervnculo"/>
            <w:noProof/>
          </w:rPr>
          <w:t>Tabla 14: Requerimiento de etiquetado</w:t>
        </w:r>
        <w:r w:rsidR="00F42132">
          <w:rPr>
            <w:noProof/>
            <w:webHidden/>
          </w:rPr>
          <w:tab/>
        </w:r>
        <w:r w:rsidR="00F42132">
          <w:rPr>
            <w:noProof/>
            <w:webHidden/>
          </w:rPr>
          <w:fldChar w:fldCharType="begin"/>
        </w:r>
        <w:r w:rsidR="00F42132">
          <w:rPr>
            <w:noProof/>
            <w:webHidden/>
          </w:rPr>
          <w:instrText xml:space="preserve"> PAGEREF _Toc414268745 \h </w:instrText>
        </w:r>
        <w:r w:rsidR="00F42132">
          <w:rPr>
            <w:noProof/>
            <w:webHidden/>
          </w:rPr>
        </w:r>
        <w:r w:rsidR="00F42132">
          <w:rPr>
            <w:noProof/>
            <w:webHidden/>
          </w:rPr>
          <w:fldChar w:fldCharType="separate"/>
        </w:r>
        <w:r w:rsidR="007B6AFC">
          <w:rPr>
            <w:noProof/>
            <w:webHidden/>
          </w:rPr>
          <w:t>37</w:t>
        </w:r>
        <w:r w:rsidR="00F42132">
          <w:rPr>
            <w:noProof/>
            <w:webHidden/>
          </w:rPr>
          <w:fldChar w:fldCharType="end"/>
        </w:r>
      </w:hyperlink>
    </w:p>
    <w:p w:rsidR="00F42132" w:rsidRDefault="009C5032">
      <w:pPr>
        <w:pStyle w:val="Tabladeilustraciones"/>
        <w:tabs>
          <w:tab w:val="right" w:leader="dot" w:pos="8778"/>
        </w:tabs>
        <w:rPr>
          <w:noProof/>
        </w:rPr>
      </w:pPr>
      <w:hyperlink w:anchor="_Toc414268746" w:history="1">
        <w:r w:rsidR="00F42132" w:rsidRPr="007228C1">
          <w:rPr>
            <w:rStyle w:val="Hipervnculo"/>
            <w:noProof/>
          </w:rPr>
          <w:t>Tabla 15. Requerimiento de extracción de entidades.</w:t>
        </w:r>
        <w:r w:rsidR="00F42132">
          <w:rPr>
            <w:noProof/>
            <w:webHidden/>
          </w:rPr>
          <w:tab/>
        </w:r>
        <w:r w:rsidR="00F42132">
          <w:rPr>
            <w:noProof/>
            <w:webHidden/>
          </w:rPr>
          <w:fldChar w:fldCharType="begin"/>
        </w:r>
        <w:r w:rsidR="00F42132">
          <w:rPr>
            <w:noProof/>
            <w:webHidden/>
          </w:rPr>
          <w:instrText xml:space="preserve"> PAGEREF _Toc414268746 \h </w:instrText>
        </w:r>
        <w:r w:rsidR="00F42132">
          <w:rPr>
            <w:noProof/>
            <w:webHidden/>
          </w:rPr>
        </w:r>
        <w:r w:rsidR="00F42132">
          <w:rPr>
            <w:noProof/>
            <w:webHidden/>
          </w:rPr>
          <w:fldChar w:fldCharType="separate"/>
        </w:r>
        <w:r w:rsidR="007B6AFC">
          <w:rPr>
            <w:noProof/>
            <w:webHidden/>
          </w:rPr>
          <w:t>38</w:t>
        </w:r>
        <w:r w:rsidR="00F42132">
          <w:rPr>
            <w:noProof/>
            <w:webHidden/>
          </w:rPr>
          <w:fldChar w:fldCharType="end"/>
        </w:r>
      </w:hyperlink>
    </w:p>
    <w:p w:rsidR="00F42132" w:rsidRDefault="009C5032">
      <w:pPr>
        <w:pStyle w:val="Tabladeilustraciones"/>
        <w:tabs>
          <w:tab w:val="right" w:leader="dot" w:pos="8778"/>
        </w:tabs>
        <w:rPr>
          <w:noProof/>
        </w:rPr>
      </w:pPr>
      <w:hyperlink w:anchor="_Toc414268747" w:history="1">
        <w:r w:rsidR="00F42132" w:rsidRPr="007228C1">
          <w:rPr>
            <w:rStyle w:val="Hipervnculo"/>
            <w:noProof/>
          </w:rPr>
          <w:t>Tabla 16. Especificación del requerimiento de desambiguación y enlace</w:t>
        </w:r>
        <w:r w:rsidR="00F42132">
          <w:rPr>
            <w:noProof/>
            <w:webHidden/>
          </w:rPr>
          <w:tab/>
        </w:r>
        <w:r w:rsidR="00F42132">
          <w:rPr>
            <w:noProof/>
            <w:webHidden/>
          </w:rPr>
          <w:fldChar w:fldCharType="begin"/>
        </w:r>
        <w:r w:rsidR="00F42132">
          <w:rPr>
            <w:noProof/>
            <w:webHidden/>
          </w:rPr>
          <w:instrText xml:space="preserve"> PAGEREF _Toc414268747 \h </w:instrText>
        </w:r>
        <w:r w:rsidR="00F42132">
          <w:rPr>
            <w:noProof/>
            <w:webHidden/>
          </w:rPr>
        </w:r>
        <w:r w:rsidR="00F42132">
          <w:rPr>
            <w:noProof/>
            <w:webHidden/>
          </w:rPr>
          <w:fldChar w:fldCharType="separate"/>
        </w:r>
        <w:r w:rsidR="007B6AFC">
          <w:rPr>
            <w:noProof/>
            <w:webHidden/>
          </w:rPr>
          <w:t>39</w:t>
        </w:r>
        <w:r w:rsidR="00F42132">
          <w:rPr>
            <w:noProof/>
            <w:webHidden/>
          </w:rPr>
          <w:fldChar w:fldCharType="end"/>
        </w:r>
      </w:hyperlink>
    </w:p>
    <w:p w:rsidR="00F42132" w:rsidRDefault="009C5032">
      <w:pPr>
        <w:pStyle w:val="Tabladeilustraciones"/>
        <w:tabs>
          <w:tab w:val="right" w:leader="dot" w:pos="8778"/>
        </w:tabs>
        <w:rPr>
          <w:noProof/>
        </w:rPr>
      </w:pPr>
      <w:hyperlink w:anchor="_Toc414268748" w:history="1">
        <w:r w:rsidR="00F42132" w:rsidRPr="007228C1">
          <w:rPr>
            <w:rStyle w:val="Hipervnculo"/>
            <w:noProof/>
          </w:rPr>
          <w:t>Tabla 17. Propiedades del JSON  resultado de los servicios web</w:t>
        </w:r>
        <w:r w:rsidR="00F42132">
          <w:rPr>
            <w:noProof/>
            <w:webHidden/>
          </w:rPr>
          <w:tab/>
        </w:r>
        <w:r w:rsidR="00F42132">
          <w:rPr>
            <w:noProof/>
            <w:webHidden/>
          </w:rPr>
          <w:fldChar w:fldCharType="begin"/>
        </w:r>
        <w:r w:rsidR="00F42132">
          <w:rPr>
            <w:noProof/>
            <w:webHidden/>
          </w:rPr>
          <w:instrText xml:space="preserve"> PAGEREF _Toc414268748 \h </w:instrText>
        </w:r>
        <w:r w:rsidR="00F42132">
          <w:rPr>
            <w:noProof/>
            <w:webHidden/>
          </w:rPr>
        </w:r>
        <w:r w:rsidR="00F42132">
          <w:rPr>
            <w:noProof/>
            <w:webHidden/>
          </w:rPr>
          <w:fldChar w:fldCharType="separate"/>
        </w:r>
        <w:r w:rsidR="007B6AFC">
          <w:rPr>
            <w:noProof/>
            <w:webHidden/>
          </w:rPr>
          <w:t>49</w:t>
        </w:r>
        <w:r w:rsidR="00F42132">
          <w:rPr>
            <w:noProof/>
            <w:webHidden/>
          </w:rPr>
          <w:fldChar w:fldCharType="end"/>
        </w:r>
      </w:hyperlink>
    </w:p>
    <w:p w:rsidR="00F42132" w:rsidRDefault="009C5032">
      <w:pPr>
        <w:pStyle w:val="Tabladeilustraciones"/>
        <w:tabs>
          <w:tab w:val="right" w:leader="dot" w:pos="8778"/>
        </w:tabs>
        <w:rPr>
          <w:noProof/>
        </w:rPr>
      </w:pPr>
      <w:hyperlink w:anchor="_Toc414268749" w:history="1">
        <w:r w:rsidR="00F42132" w:rsidRPr="007228C1">
          <w:rPr>
            <w:rStyle w:val="Hipervnculo"/>
            <w:noProof/>
          </w:rPr>
          <w:t>Tabla 18. Tabla resumen del prototipo 1</w:t>
        </w:r>
        <w:r w:rsidR="00F42132">
          <w:rPr>
            <w:noProof/>
            <w:webHidden/>
          </w:rPr>
          <w:tab/>
        </w:r>
        <w:r w:rsidR="00F42132">
          <w:rPr>
            <w:noProof/>
            <w:webHidden/>
          </w:rPr>
          <w:fldChar w:fldCharType="begin"/>
        </w:r>
        <w:r w:rsidR="00F42132">
          <w:rPr>
            <w:noProof/>
            <w:webHidden/>
          </w:rPr>
          <w:instrText xml:space="preserve"> PAGEREF _Toc414268749 \h </w:instrText>
        </w:r>
        <w:r w:rsidR="00F42132">
          <w:rPr>
            <w:noProof/>
            <w:webHidden/>
          </w:rPr>
        </w:r>
        <w:r w:rsidR="00F42132">
          <w:rPr>
            <w:noProof/>
            <w:webHidden/>
          </w:rPr>
          <w:fldChar w:fldCharType="separate"/>
        </w:r>
        <w:r w:rsidR="007B6AFC">
          <w:rPr>
            <w:noProof/>
            <w:webHidden/>
          </w:rPr>
          <w:t>59</w:t>
        </w:r>
        <w:r w:rsidR="00F42132">
          <w:rPr>
            <w:noProof/>
            <w:webHidden/>
          </w:rPr>
          <w:fldChar w:fldCharType="end"/>
        </w:r>
      </w:hyperlink>
    </w:p>
    <w:p w:rsidR="00F42132" w:rsidRDefault="009C5032">
      <w:pPr>
        <w:pStyle w:val="Tabladeilustraciones"/>
        <w:tabs>
          <w:tab w:val="right" w:leader="dot" w:pos="8778"/>
        </w:tabs>
        <w:rPr>
          <w:noProof/>
        </w:rPr>
      </w:pPr>
      <w:hyperlink w:anchor="_Toc414268750" w:history="1">
        <w:r w:rsidR="00F42132" w:rsidRPr="007228C1">
          <w:rPr>
            <w:rStyle w:val="Hipervnculo"/>
            <w:noProof/>
          </w:rPr>
          <w:t>Tabla 19. Tabla resumen del prototipo 2</w:t>
        </w:r>
        <w:r w:rsidR="00F42132">
          <w:rPr>
            <w:noProof/>
            <w:webHidden/>
          </w:rPr>
          <w:tab/>
        </w:r>
        <w:r w:rsidR="00F42132">
          <w:rPr>
            <w:noProof/>
            <w:webHidden/>
          </w:rPr>
          <w:fldChar w:fldCharType="begin"/>
        </w:r>
        <w:r w:rsidR="00F42132">
          <w:rPr>
            <w:noProof/>
            <w:webHidden/>
          </w:rPr>
          <w:instrText xml:space="preserve"> PAGEREF _Toc414268750 \h </w:instrText>
        </w:r>
        <w:r w:rsidR="00F42132">
          <w:rPr>
            <w:noProof/>
            <w:webHidden/>
          </w:rPr>
        </w:r>
        <w:r w:rsidR="00F42132">
          <w:rPr>
            <w:noProof/>
            <w:webHidden/>
          </w:rPr>
          <w:fldChar w:fldCharType="separate"/>
        </w:r>
        <w:r w:rsidR="007B6AFC">
          <w:rPr>
            <w:noProof/>
            <w:webHidden/>
          </w:rPr>
          <w:t>59</w:t>
        </w:r>
        <w:r w:rsidR="00F42132">
          <w:rPr>
            <w:noProof/>
            <w:webHidden/>
          </w:rPr>
          <w:fldChar w:fldCharType="end"/>
        </w:r>
      </w:hyperlink>
    </w:p>
    <w:p w:rsidR="00F42132" w:rsidRDefault="009C5032">
      <w:pPr>
        <w:pStyle w:val="Tabladeilustraciones"/>
        <w:tabs>
          <w:tab w:val="right" w:leader="dot" w:pos="8778"/>
        </w:tabs>
        <w:rPr>
          <w:noProof/>
        </w:rPr>
      </w:pPr>
      <w:hyperlink w:anchor="_Toc414268751" w:history="1">
        <w:r w:rsidR="00F42132" w:rsidRPr="007228C1">
          <w:rPr>
            <w:rStyle w:val="Hipervnculo"/>
            <w:noProof/>
          </w:rPr>
          <w:t>Tabla 20. Tabla resumen del prototipo 3</w:t>
        </w:r>
        <w:r w:rsidR="00F42132">
          <w:rPr>
            <w:noProof/>
            <w:webHidden/>
          </w:rPr>
          <w:tab/>
        </w:r>
        <w:r w:rsidR="00F42132">
          <w:rPr>
            <w:noProof/>
            <w:webHidden/>
          </w:rPr>
          <w:fldChar w:fldCharType="begin"/>
        </w:r>
        <w:r w:rsidR="00F42132">
          <w:rPr>
            <w:noProof/>
            <w:webHidden/>
          </w:rPr>
          <w:instrText xml:space="preserve"> PAGEREF _Toc414268751 \h </w:instrText>
        </w:r>
        <w:r w:rsidR="00F42132">
          <w:rPr>
            <w:noProof/>
            <w:webHidden/>
          </w:rPr>
        </w:r>
        <w:r w:rsidR="00F42132">
          <w:rPr>
            <w:noProof/>
            <w:webHidden/>
          </w:rPr>
          <w:fldChar w:fldCharType="separate"/>
        </w:r>
        <w:r w:rsidR="007B6AFC">
          <w:rPr>
            <w:noProof/>
            <w:webHidden/>
          </w:rPr>
          <w:t>60</w:t>
        </w:r>
        <w:r w:rsidR="00F42132">
          <w:rPr>
            <w:noProof/>
            <w:webHidden/>
          </w:rPr>
          <w:fldChar w:fldCharType="end"/>
        </w:r>
      </w:hyperlink>
    </w:p>
    <w:p w:rsidR="00F42132" w:rsidRDefault="009C5032">
      <w:pPr>
        <w:pStyle w:val="Tabladeilustraciones"/>
        <w:tabs>
          <w:tab w:val="right" w:leader="dot" w:pos="8778"/>
        </w:tabs>
        <w:rPr>
          <w:noProof/>
        </w:rPr>
      </w:pPr>
      <w:hyperlink w:anchor="_Toc414268752" w:history="1">
        <w:r w:rsidR="00F42132" w:rsidRPr="007228C1">
          <w:rPr>
            <w:rStyle w:val="Hipervnculo"/>
            <w:noProof/>
          </w:rPr>
          <w:t>Tabla 21. Tabla resumen del prototipo 4</w:t>
        </w:r>
        <w:r w:rsidR="00F42132">
          <w:rPr>
            <w:noProof/>
            <w:webHidden/>
          </w:rPr>
          <w:tab/>
        </w:r>
        <w:r w:rsidR="00F42132">
          <w:rPr>
            <w:noProof/>
            <w:webHidden/>
          </w:rPr>
          <w:fldChar w:fldCharType="begin"/>
        </w:r>
        <w:r w:rsidR="00F42132">
          <w:rPr>
            <w:noProof/>
            <w:webHidden/>
          </w:rPr>
          <w:instrText xml:space="preserve"> PAGEREF _Toc414268752 \h </w:instrText>
        </w:r>
        <w:r w:rsidR="00F42132">
          <w:rPr>
            <w:noProof/>
            <w:webHidden/>
          </w:rPr>
        </w:r>
        <w:r w:rsidR="00F42132">
          <w:rPr>
            <w:noProof/>
            <w:webHidden/>
          </w:rPr>
          <w:fldChar w:fldCharType="separate"/>
        </w:r>
        <w:r w:rsidR="007B6AFC">
          <w:rPr>
            <w:noProof/>
            <w:webHidden/>
          </w:rPr>
          <w:t>60</w:t>
        </w:r>
        <w:r w:rsidR="00F42132">
          <w:rPr>
            <w:noProof/>
            <w:webHidden/>
          </w:rPr>
          <w:fldChar w:fldCharType="end"/>
        </w:r>
      </w:hyperlink>
    </w:p>
    <w:p w:rsidR="00F42132" w:rsidRDefault="009C5032">
      <w:pPr>
        <w:pStyle w:val="Tabladeilustraciones"/>
        <w:tabs>
          <w:tab w:val="right" w:leader="dot" w:pos="8778"/>
        </w:tabs>
        <w:rPr>
          <w:noProof/>
        </w:rPr>
      </w:pPr>
      <w:hyperlink w:anchor="_Toc414268753" w:history="1">
        <w:r w:rsidR="00F42132" w:rsidRPr="007228C1">
          <w:rPr>
            <w:rStyle w:val="Hipervnculo"/>
            <w:noProof/>
          </w:rPr>
          <w:t>Tabla 22. Tabla resumen del prototipo 5</w:t>
        </w:r>
        <w:r w:rsidR="00F42132">
          <w:rPr>
            <w:noProof/>
            <w:webHidden/>
          </w:rPr>
          <w:tab/>
        </w:r>
        <w:r w:rsidR="00F42132">
          <w:rPr>
            <w:noProof/>
            <w:webHidden/>
          </w:rPr>
          <w:fldChar w:fldCharType="begin"/>
        </w:r>
        <w:r w:rsidR="00F42132">
          <w:rPr>
            <w:noProof/>
            <w:webHidden/>
          </w:rPr>
          <w:instrText xml:space="preserve"> PAGEREF _Toc414268753 \h </w:instrText>
        </w:r>
        <w:r w:rsidR="00F42132">
          <w:rPr>
            <w:noProof/>
            <w:webHidden/>
          </w:rPr>
        </w:r>
        <w:r w:rsidR="00F42132">
          <w:rPr>
            <w:noProof/>
            <w:webHidden/>
          </w:rPr>
          <w:fldChar w:fldCharType="separate"/>
        </w:r>
        <w:r w:rsidR="007B6AFC">
          <w:rPr>
            <w:noProof/>
            <w:webHidden/>
          </w:rPr>
          <w:t>61</w:t>
        </w:r>
        <w:r w:rsidR="00F42132">
          <w:rPr>
            <w:noProof/>
            <w:webHidden/>
          </w:rPr>
          <w:fldChar w:fldCharType="end"/>
        </w:r>
      </w:hyperlink>
    </w:p>
    <w:p w:rsidR="00F42132" w:rsidRDefault="009C5032">
      <w:pPr>
        <w:pStyle w:val="Tabladeilustraciones"/>
        <w:tabs>
          <w:tab w:val="right" w:leader="dot" w:pos="8778"/>
        </w:tabs>
        <w:rPr>
          <w:noProof/>
        </w:rPr>
      </w:pPr>
      <w:hyperlink w:anchor="_Toc414268754" w:history="1">
        <w:r w:rsidR="00F42132" w:rsidRPr="007228C1">
          <w:rPr>
            <w:rStyle w:val="Hipervnculo"/>
            <w:noProof/>
          </w:rPr>
          <w:t>Tabla 23. Tabla resumen del prototipo 6</w:t>
        </w:r>
        <w:r w:rsidR="00F42132">
          <w:rPr>
            <w:noProof/>
            <w:webHidden/>
          </w:rPr>
          <w:tab/>
        </w:r>
        <w:r w:rsidR="00F42132">
          <w:rPr>
            <w:noProof/>
            <w:webHidden/>
          </w:rPr>
          <w:fldChar w:fldCharType="begin"/>
        </w:r>
        <w:r w:rsidR="00F42132">
          <w:rPr>
            <w:noProof/>
            <w:webHidden/>
          </w:rPr>
          <w:instrText xml:space="preserve"> PAGEREF _Toc414268754 \h </w:instrText>
        </w:r>
        <w:r w:rsidR="00F42132">
          <w:rPr>
            <w:noProof/>
            <w:webHidden/>
          </w:rPr>
        </w:r>
        <w:r w:rsidR="00F42132">
          <w:rPr>
            <w:noProof/>
            <w:webHidden/>
          </w:rPr>
          <w:fldChar w:fldCharType="separate"/>
        </w:r>
        <w:r w:rsidR="007B6AFC">
          <w:rPr>
            <w:noProof/>
            <w:webHidden/>
          </w:rPr>
          <w:t>61</w:t>
        </w:r>
        <w:r w:rsidR="00F42132">
          <w:rPr>
            <w:noProof/>
            <w:webHidden/>
          </w:rPr>
          <w:fldChar w:fldCharType="end"/>
        </w:r>
      </w:hyperlink>
    </w:p>
    <w:p w:rsidR="00F42132" w:rsidRDefault="009C5032">
      <w:pPr>
        <w:pStyle w:val="Tabladeilustraciones"/>
        <w:tabs>
          <w:tab w:val="right" w:leader="dot" w:pos="8778"/>
        </w:tabs>
        <w:rPr>
          <w:noProof/>
        </w:rPr>
      </w:pPr>
      <w:hyperlink w:anchor="_Toc414268755" w:history="1">
        <w:r w:rsidR="00F42132" w:rsidRPr="007228C1">
          <w:rPr>
            <w:rStyle w:val="Hipervnculo"/>
            <w:noProof/>
          </w:rPr>
          <w:t>Tabla 24: Datos de la publicación y resumen de resultados de los servicios web</w:t>
        </w:r>
        <w:r w:rsidR="00F42132">
          <w:rPr>
            <w:noProof/>
            <w:webHidden/>
          </w:rPr>
          <w:tab/>
        </w:r>
        <w:r w:rsidR="00F42132">
          <w:rPr>
            <w:noProof/>
            <w:webHidden/>
          </w:rPr>
          <w:fldChar w:fldCharType="begin"/>
        </w:r>
        <w:r w:rsidR="00F42132">
          <w:rPr>
            <w:noProof/>
            <w:webHidden/>
          </w:rPr>
          <w:instrText xml:space="preserve"> PAGEREF _Toc414268755 \h </w:instrText>
        </w:r>
        <w:r w:rsidR="00F42132">
          <w:rPr>
            <w:noProof/>
            <w:webHidden/>
          </w:rPr>
        </w:r>
        <w:r w:rsidR="00F42132">
          <w:rPr>
            <w:noProof/>
            <w:webHidden/>
          </w:rPr>
          <w:fldChar w:fldCharType="separate"/>
        </w:r>
        <w:r w:rsidR="007B6AFC">
          <w:rPr>
            <w:noProof/>
            <w:webHidden/>
          </w:rPr>
          <w:t>64</w:t>
        </w:r>
        <w:r w:rsidR="00F42132">
          <w:rPr>
            <w:noProof/>
            <w:webHidden/>
          </w:rPr>
          <w:fldChar w:fldCharType="end"/>
        </w:r>
      </w:hyperlink>
    </w:p>
    <w:p w:rsidR="00F42132" w:rsidRDefault="009C5032">
      <w:pPr>
        <w:pStyle w:val="Tabladeilustraciones"/>
        <w:tabs>
          <w:tab w:val="right" w:leader="dot" w:pos="8778"/>
        </w:tabs>
        <w:rPr>
          <w:noProof/>
        </w:rPr>
      </w:pPr>
      <w:hyperlink w:anchor="_Toc414268756" w:history="1">
        <w:r w:rsidR="00F42132" w:rsidRPr="007228C1">
          <w:rPr>
            <w:rStyle w:val="Hipervnculo"/>
            <w:noProof/>
          </w:rPr>
          <w:t>Tabla 25: Entidades resultado de procesados del servicio de extracción y servicio de esambiguacón y enlace.</w:t>
        </w:r>
        <w:r w:rsidR="00F42132">
          <w:rPr>
            <w:noProof/>
            <w:webHidden/>
          </w:rPr>
          <w:tab/>
        </w:r>
        <w:r w:rsidR="00F42132">
          <w:rPr>
            <w:noProof/>
            <w:webHidden/>
          </w:rPr>
          <w:fldChar w:fldCharType="begin"/>
        </w:r>
        <w:r w:rsidR="00F42132">
          <w:rPr>
            <w:noProof/>
            <w:webHidden/>
          </w:rPr>
          <w:instrText xml:space="preserve"> PAGEREF _Toc414268756 \h </w:instrText>
        </w:r>
        <w:r w:rsidR="00F42132">
          <w:rPr>
            <w:noProof/>
            <w:webHidden/>
          </w:rPr>
        </w:r>
        <w:r w:rsidR="00F42132">
          <w:rPr>
            <w:noProof/>
            <w:webHidden/>
          </w:rPr>
          <w:fldChar w:fldCharType="separate"/>
        </w:r>
        <w:r w:rsidR="007B6AFC">
          <w:rPr>
            <w:noProof/>
            <w:webHidden/>
          </w:rPr>
          <w:t>65</w:t>
        </w:r>
        <w:r w:rsidR="00F42132">
          <w:rPr>
            <w:noProof/>
            <w:webHidden/>
          </w:rPr>
          <w:fldChar w:fldCharType="end"/>
        </w:r>
      </w:hyperlink>
    </w:p>
    <w:p w:rsidR="00F42132" w:rsidRDefault="009C5032">
      <w:pPr>
        <w:pStyle w:val="Tabladeilustraciones"/>
        <w:tabs>
          <w:tab w:val="right" w:leader="dot" w:pos="8778"/>
        </w:tabs>
        <w:rPr>
          <w:noProof/>
        </w:rPr>
      </w:pPr>
      <w:hyperlink w:anchor="_Toc414268757" w:history="1">
        <w:r w:rsidR="00F42132" w:rsidRPr="007228C1">
          <w:rPr>
            <w:rStyle w:val="Hipervnculo"/>
            <w:noProof/>
          </w:rPr>
          <w:t>Tabla 26: Keywords Compuestas resultado de los procesos del servicio web de extracción</w:t>
        </w:r>
        <w:r w:rsidR="00F42132">
          <w:rPr>
            <w:noProof/>
            <w:webHidden/>
          </w:rPr>
          <w:tab/>
        </w:r>
        <w:r w:rsidR="00F42132">
          <w:rPr>
            <w:noProof/>
            <w:webHidden/>
          </w:rPr>
          <w:fldChar w:fldCharType="begin"/>
        </w:r>
        <w:r w:rsidR="00F42132">
          <w:rPr>
            <w:noProof/>
            <w:webHidden/>
          </w:rPr>
          <w:instrText xml:space="preserve"> PAGEREF _Toc414268757 \h </w:instrText>
        </w:r>
        <w:r w:rsidR="00F42132">
          <w:rPr>
            <w:noProof/>
            <w:webHidden/>
          </w:rPr>
        </w:r>
        <w:r w:rsidR="00F42132">
          <w:rPr>
            <w:noProof/>
            <w:webHidden/>
          </w:rPr>
          <w:fldChar w:fldCharType="separate"/>
        </w:r>
        <w:r w:rsidR="007B6AFC">
          <w:rPr>
            <w:noProof/>
            <w:webHidden/>
          </w:rPr>
          <w:t>66</w:t>
        </w:r>
        <w:r w:rsidR="00F42132">
          <w:rPr>
            <w:noProof/>
            <w:webHidden/>
          </w:rPr>
          <w:fldChar w:fldCharType="end"/>
        </w:r>
      </w:hyperlink>
    </w:p>
    <w:p w:rsidR="00F42132" w:rsidRDefault="009C5032">
      <w:pPr>
        <w:pStyle w:val="Tabladeilustraciones"/>
        <w:tabs>
          <w:tab w:val="right" w:leader="dot" w:pos="8778"/>
        </w:tabs>
        <w:rPr>
          <w:noProof/>
        </w:rPr>
      </w:pPr>
      <w:hyperlink w:anchor="_Toc414268758" w:history="1">
        <w:r w:rsidR="00F42132" w:rsidRPr="007228C1">
          <w:rPr>
            <w:rStyle w:val="Hipervnculo"/>
            <w:noProof/>
          </w:rPr>
          <w:t>Tabla 27: Keywords Simples resultado del proceso de extracción</w:t>
        </w:r>
        <w:r w:rsidR="00F42132">
          <w:rPr>
            <w:noProof/>
            <w:webHidden/>
          </w:rPr>
          <w:tab/>
        </w:r>
        <w:r w:rsidR="00F42132">
          <w:rPr>
            <w:noProof/>
            <w:webHidden/>
          </w:rPr>
          <w:fldChar w:fldCharType="begin"/>
        </w:r>
        <w:r w:rsidR="00F42132">
          <w:rPr>
            <w:noProof/>
            <w:webHidden/>
          </w:rPr>
          <w:instrText xml:space="preserve"> PAGEREF _Toc414268758 \h </w:instrText>
        </w:r>
        <w:r w:rsidR="00F42132">
          <w:rPr>
            <w:noProof/>
            <w:webHidden/>
          </w:rPr>
        </w:r>
        <w:r w:rsidR="00F42132">
          <w:rPr>
            <w:noProof/>
            <w:webHidden/>
          </w:rPr>
          <w:fldChar w:fldCharType="separate"/>
        </w:r>
        <w:r w:rsidR="007B6AFC">
          <w:rPr>
            <w:noProof/>
            <w:webHidden/>
          </w:rPr>
          <w:t>66</w:t>
        </w:r>
        <w:r w:rsidR="00F42132">
          <w:rPr>
            <w:noProof/>
            <w:webHidden/>
          </w:rPr>
          <w:fldChar w:fldCharType="end"/>
        </w:r>
      </w:hyperlink>
    </w:p>
    <w:p w:rsidR="00F42132" w:rsidRDefault="009C5032">
      <w:pPr>
        <w:pStyle w:val="Tabladeilustraciones"/>
        <w:tabs>
          <w:tab w:val="right" w:leader="dot" w:pos="8778"/>
        </w:tabs>
        <w:rPr>
          <w:noProof/>
        </w:rPr>
      </w:pPr>
      <w:hyperlink w:anchor="_Toc414268759" w:history="1">
        <w:r w:rsidR="00F42132" w:rsidRPr="007228C1">
          <w:rPr>
            <w:rStyle w:val="Hipervnculo"/>
            <w:noProof/>
          </w:rPr>
          <w:t>Tabla 28: Keywords simples enlazados aun recurso en DBpedia.</w:t>
        </w:r>
        <w:r w:rsidR="00F42132">
          <w:rPr>
            <w:noProof/>
            <w:webHidden/>
          </w:rPr>
          <w:tab/>
        </w:r>
        <w:r w:rsidR="00F42132">
          <w:rPr>
            <w:noProof/>
            <w:webHidden/>
          </w:rPr>
          <w:fldChar w:fldCharType="begin"/>
        </w:r>
        <w:r w:rsidR="00F42132">
          <w:rPr>
            <w:noProof/>
            <w:webHidden/>
          </w:rPr>
          <w:instrText xml:space="preserve"> PAGEREF _Toc414268759 \h </w:instrText>
        </w:r>
        <w:r w:rsidR="00F42132">
          <w:rPr>
            <w:noProof/>
            <w:webHidden/>
          </w:rPr>
        </w:r>
        <w:r w:rsidR="00F42132">
          <w:rPr>
            <w:noProof/>
            <w:webHidden/>
          </w:rPr>
          <w:fldChar w:fldCharType="separate"/>
        </w:r>
        <w:r w:rsidR="007B6AFC">
          <w:rPr>
            <w:noProof/>
            <w:webHidden/>
          </w:rPr>
          <w:t>67</w:t>
        </w:r>
        <w:r w:rsidR="00F42132">
          <w:rPr>
            <w:noProof/>
            <w:webHidden/>
          </w:rPr>
          <w:fldChar w:fldCharType="end"/>
        </w:r>
      </w:hyperlink>
    </w:p>
    <w:p w:rsidR="00F42132" w:rsidRDefault="009C5032">
      <w:pPr>
        <w:pStyle w:val="Tabladeilustraciones"/>
        <w:tabs>
          <w:tab w:val="right" w:leader="dot" w:pos="8778"/>
        </w:tabs>
        <w:rPr>
          <w:noProof/>
        </w:rPr>
      </w:pPr>
      <w:hyperlink w:anchor="_Toc414268760" w:history="1">
        <w:r w:rsidR="00F42132" w:rsidRPr="007228C1">
          <w:rPr>
            <w:rStyle w:val="Hipervnculo"/>
            <w:noProof/>
          </w:rPr>
          <w:t>Tabla 29: Datos y resultados de la publicación</w:t>
        </w:r>
        <w:r w:rsidR="00F42132">
          <w:rPr>
            <w:noProof/>
            <w:webHidden/>
          </w:rPr>
          <w:tab/>
        </w:r>
        <w:r w:rsidR="00F42132">
          <w:rPr>
            <w:noProof/>
            <w:webHidden/>
          </w:rPr>
          <w:fldChar w:fldCharType="begin"/>
        </w:r>
        <w:r w:rsidR="00F42132">
          <w:rPr>
            <w:noProof/>
            <w:webHidden/>
          </w:rPr>
          <w:instrText xml:space="preserve"> PAGEREF _Toc414268760 \h </w:instrText>
        </w:r>
        <w:r w:rsidR="00F42132">
          <w:rPr>
            <w:noProof/>
            <w:webHidden/>
          </w:rPr>
        </w:r>
        <w:r w:rsidR="00F42132">
          <w:rPr>
            <w:noProof/>
            <w:webHidden/>
          </w:rPr>
          <w:fldChar w:fldCharType="separate"/>
        </w:r>
        <w:r w:rsidR="007B6AFC">
          <w:rPr>
            <w:noProof/>
            <w:webHidden/>
          </w:rPr>
          <w:t>68</w:t>
        </w:r>
        <w:r w:rsidR="00F42132">
          <w:rPr>
            <w:noProof/>
            <w:webHidden/>
          </w:rPr>
          <w:fldChar w:fldCharType="end"/>
        </w:r>
      </w:hyperlink>
    </w:p>
    <w:p w:rsidR="00F42132" w:rsidRDefault="009C5032">
      <w:pPr>
        <w:pStyle w:val="Tabladeilustraciones"/>
        <w:tabs>
          <w:tab w:val="right" w:leader="dot" w:pos="8778"/>
        </w:tabs>
        <w:rPr>
          <w:noProof/>
        </w:rPr>
      </w:pPr>
      <w:hyperlink w:anchor="_Toc414268761" w:history="1">
        <w:r w:rsidR="00F42132" w:rsidRPr="007228C1">
          <w:rPr>
            <w:rStyle w:val="Hipervnculo"/>
            <w:noProof/>
          </w:rPr>
          <w:t>Tabla 30: Entidades enlazadas y no enlazadas</w:t>
        </w:r>
        <w:r w:rsidR="00F42132">
          <w:rPr>
            <w:noProof/>
            <w:webHidden/>
          </w:rPr>
          <w:tab/>
        </w:r>
        <w:r w:rsidR="00F42132">
          <w:rPr>
            <w:noProof/>
            <w:webHidden/>
          </w:rPr>
          <w:fldChar w:fldCharType="begin"/>
        </w:r>
        <w:r w:rsidR="00F42132">
          <w:rPr>
            <w:noProof/>
            <w:webHidden/>
          </w:rPr>
          <w:instrText xml:space="preserve"> PAGEREF _Toc414268761 \h </w:instrText>
        </w:r>
        <w:r w:rsidR="00F42132">
          <w:rPr>
            <w:noProof/>
            <w:webHidden/>
          </w:rPr>
        </w:r>
        <w:r w:rsidR="00F42132">
          <w:rPr>
            <w:noProof/>
            <w:webHidden/>
          </w:rPr>
          <w:fldChar w:fldCharType="separate"/>
        </w:r>
        <w:r w:rsidR="007B6AFC">
          <w:rPr>
            <w:noProof/>
            <w:webHidden/>
          </w:rPr>
          <w:t>69</w:t>
        </w:r>
        <w:r w:rsidR="00F42132">
          <w:rPr>
            <w:noProof/>
            <w:webHidden/>
          </w:rPr>
          <w:fldChar w:fldCharType="end"/>
        </w:r>
      </w:hyperlink>
    </w:p>
    <w:p w:rsidR="00F42132" w:rsidRDefault="009C5032">
      <w:pPr>
        <w:pStyle w:val="Tabladeilustraciones"/>
        <w:tabs>
          <w:tab w:val="right" w:leader="dot" w:pos="8778"/>
        </w:tabs>
        <w:rPr>
          <w:noProof/>
        </w:rPr>
      </w:pPr>
      <w:hyperlink w:anchor="_Toc414268762" w:history="1">
        <w:r w:rsidR="00F42132" w:rsidRPr="007228C1">
          <w:rPr>
            <w:rStyle w:val="Hipervnculo"/>
            <w:noProof/>
          </w:rPr>
          <w:t>Tabla 31: Keywords compuestas resultado del servicio web de extracción.</w:t>
        </w:r>
        <w:r w:rsidR="00F42132">
          <w:rPr>
            <w:noProof/>
            <w:webHidden/>
          </w:rPr>
          <w:tab/>
        </w:r>
        <w:r w:rsidR="00F42132">
          <w:rPr>
            <w:noProof/>
            <w:webHidden/>
          </w:rPr>
          <w:fldChar w:fldCharType="begin"/>
        </w:r>
        <w:r w:rsidR="00F42132">
          <w:rPr>
            <w:noProof/>
            <w:webHidden/>
          </w:rPr>
          <w:instrText xml:space="preserve"> PAGEREF _Toc414268762 \h </w:instrText>
        </w:r>
        <w:r w:rsidR="00F42132">
          <w:rPr>
            <w:noProof/>
            <w:webHidden/>
          </w:rPr>
        </w:r>
        <w:r w:rsidR="00F42132">
          <w:rPr>
            <w:noProof/>
            <w:webHidden/>
          </w:rPr>
          <w:fldChar w:fldCharType="separate"/>
        </w:r>
        <w:r w:rsidR="007B6AFC">
          <w:rPr>
            <w:noProof/>
            <w:webHidden/>
          </w:rPr>
          <w:t>70</w:t>
        </w:r>
        <w:r w:rsidR="00F42132">
          <w:rPr>
            <w:noProof/>
            <w:webHidden/>
          </w:rPr>
          <w:fldChar w:fldCharType="end"/>
        </w:r>
      </w:hyperlink>
    </w:p>
    <w:p w:rsidR="00F42132" w:rsidRDefault="009C5032">
      <w:pPr>
        <w:pStyle w:val="Tabladeilustraciones"/>
        <w:tabs>
          <w:tab w:val="right" w:leader="dot" w:pos="8778"/>
        </w:tabs>
        <w:rPr>
          <w:noProof/>
        </w:rPr>
      </w:pPr>
      <w:hyperlink w:anchor="_Toc414268763" w:history="1">
        <w:r w:rsidR="00F42132" w:rsidRPr="007228C1">
          <w:rPr>
            <w:rStyle w:val="Hipervnculo"/>
            <w:noProof/>
          </w:rPr>
          <w:t>Tabla 32: Keyword compuestas enlzadas con recursos de DBpedia, resultado servicio web de desambiguación y enlace</w:t>
        </w:r>
        <w:r w:rsidR="00F42132">
          <w:rPr>
            <w:noProof/>
            <w:webHidden/>
          </w:rPr>
          <w:tab/>
        </w:r>
        <w:r w:rsidR="00F42132">
          <w:rPr>
            <w:noProof/>
            <w:webHidden/>
          </w:rPr>
          <w:fldChar w:fldCharType="begin"/>
        </w:r>
        <w:r w:rsidR="00F42132">
          <w:rPr>
            <w:noProof/>
            <w:webHidden/>
          </w:rPr>
          <w:instrText xml:space="preserve"> PAGEREF _Toc414268763 \h </w:instrText>
        </w:r>
        <w:r w:rsidR="00F42132">
          <w:rPr>
            <w:noProof/>
            <w:webHidden/>
          </w:rPr>
        </w:r>
        <w:r w:rsidR="00F42132">
          <w:rPr>
            <w:noProof/>
            <w:webHidden/>
          </w:rPr>
          <w:fldChar w:fldCharType="separate"/>
        </w:r>
        <w:r w:rsidR="007B6AFC">
          <w:rPr>
            <w:noProof/>
            <w:webHidden/>
          </w:rPr>
          <w:t>70</w:t>
        </w:r>
        <w:r w:rsidR="00F42132">
          <w:rPr>
            <w:noProof/>
            <w:webHidden/>
          </w:rPr>
          <w:fldChar w:fldCharType="end"/>
        </w:r>
      </w:hyperlink>
    </w:p>
    <w:p w:rsidR="00F42132" w:rsidRDefault="009C5032">
      <w:pPr>
        <w:pStyle w:val="Tabladeilustraciones"/>
        <w:tabs>
          <w:tab w:val="right" w:leader="dot" w:pos="8778"/>
        </w:tabs>
        <w:rPr>
          <w:noProof/>
        </w:rPr>
      </w:pPr>
      <w:hyperlink w:anchor="_Toc414268764" w:history="1">
        <w:r w:rsidR="00F42132" w:rsidRPr="007228C1">
          <w:rPr>
            <w:rStyle w:val="Hipervnculo"/>
            <w:noProof/>
          </w:rPr>
          <w:t>Tabla 33: Keywords simples resultado del servicio de extracción</w:t>
        </w:r>
        <w:r w:rsidR="00F42132">
          <w:rPr>
            <w:noProof/>
            <w:webHidden/>
          </w:rPr>
          <w:tab/>
        </w:r>
        <w:r w:rsidR="00F42132">
          <w:rPr>
            <w:noProof/>
            <w:webHidden/>
          </w:rPr>
          <w:fldChar w:fldCharType="begin"/>
        </w:r>
        <w:r w:rsidR="00F42132">
          <w:rPr>
            <w:noProof/>
            <w:webHidden/>
          </w:rPr>
          <w:instrText xml:space="preserve"> PAGEREF _Toc414268764 \h </w:instrText>
        </w:r>
        <w:r w:rsidR="00F42132">
          <w:rPr>
            <w:noProof/>
            <w:webHidden/>
          </w:rPr>
        </w:r>
        <w:r w:rsidR="00F42132">
          <w:rPr>
            <w:noProof/>
            <w:webHidden/>
          </w:rPr>
          <w:fldChar w:fldCharType="separate"/>
        </w:r>
        <w:r w:rsidR="007B6AFC">
          <w:rPr>
            <w:noProof/>
            <w:webHidden/>
          </w:rPr>
          <w:t>71</w:t>
        </w:r>
        <w:r w:rsidR="00F42132">
          <w:rPr>
            <w:noProof/>
            <w:webHidden/>
          </w:rPr>
          <w:fldChar w:fldCharType="end"/>
        </w:r>
      </w:hyperlink>
    </w:p>
    <w:p w:rsidR="00F42132" w:rsidRDefault="009C5032">
      <w:pPr>
        <w:pStyle w:val="Tabladeilustraciones"/>
        <w:tabs>
          <w:tab w:val="right" w:leader="dot" w:pos="8778"/>
        </w:tabs>
        <w:rPr>
          <w:noProof/>
        </w:rPr>
      </w:pPr>
      <w:hyperlink w:anchor="_Toc414268765" w:history="1">
        <w:r w:rsidR="00F42132" w:rsidRPr="007228C1">
          <w:rPr>
            <w:rStyle w:val="Hipervnculo"/>
            <w:noProof/>
          </w:rPr>
          <w:t>Tabla 34: Keywords simples enlazadas resultado del servicio de desambiguación y enlace</w:t>
        </w:r>
        <w:r w:rsidR="00F42132">
          <w:rPr>
            <w:noProof/>
            <w:webHidden/>
          </w:rPr>
          <w:tab/>
        </w:r>
        <w:r w:rsidR="00F42132">
          <w:rPr>
            <w:noProof/>
            <w:webHidden/>
          </w:rPr>
          <w:fldChar w:fldCharType="begin"/>
        </w:r>
        <w:r w:rsidR="00F42132">
          <w:rPr>
            <w:noProof/>
            <w:webHidden/>
          </w:rPr>
          <w:instrText xml:space="preserve"> PAGEREF _Toc414268765 \h </w:instrText>
        </w:r>
        <w:r w:rsidR="00F42132">
          <w:rPr>
            <w:noProof/>
            <w:webHidden/>
          </w:rPr>
        </w:r>
        <w:r w:rsidR="00F42132">
          <w:rPr>
            <w:noProof/>
            <w:webHidden/>
          </w:rPr>
          <w:fldChar w:fldCharType="separate"/>
        </w:r>
        <w:r w:rsidR="007B6AFC">
          <w:rPr>
            <w:noProof/>
            <w:webHidden/>
          </w:rPr>
          <w:t>72</w:t>
        </w:r>
        <w:r w:rsidR="00F42132">
          <w:rPr>
            <w:noProof/>
            <w:webHidden/>
          </w:rPr>
          <w:fldChar w:fldCharType="end"/>
        </w:r>
      </w:hyperlink>
    </w:p>
    <w:p w:rsidR="00F42132" w:rsidRDefault="009C5032">
      <w:pPr>
        <w:pStyle w:val="Tabladeilustraciones"/>
        <w:tabs>
          <w:tab w:val="right" w:leader="dot" w:pos="8778"/>
        </w:tabs>
        <w:rPr>
          <w:noProof/>
        </w:rPr>
      </w:pPr>
      <w:hyperlink w:anchor="_Toc414268766" w:history="1">
        <w:r w:rsidR="00F42132" w:rsidRPr="007228C1">
          <w:rPr>
            <w:rStyle w:val="Hipervnculo"/>
            <w:rFonts w:eastAsia="DejaVu Sans"/>
            <w:noProof/>
            <w:lang w:eastAsia="en-US"/>
          </w:rPr>
          <w:t>Tabla 35: Pruebas de funcionalidad  sobre servicio web de segmentación en sentencias</w:t>
        </w:r>
        <w:r w:rsidR="00F42132" w:rsidRPr="007228C1">
          <w:rPr>
            <w:rStyle w:val="Hipervnculo"/>
            <w:noProof/>
          </w:rPr>
          <w:t>.</w:t>
        </w:r>
        <w:r w:rsidR="00F42132">
          <w:rPr>
            <w:noProof/>
            <w:webHidden/>
          </w:rPr>
          <w:tab/>
        </w:r>
        <w:r w:rsidR="00F42132">
          <w:rPr>
            <w:noProof/>
            <w:webHidden/>
          </w:rPr>
          <w:fldChar w:fldCharType="begin"/>
        </w:r>
        <w:r w:rsidR="00F42132">
          <w:rPr>
            <w:noProof/>
            <w:webHidden/>
          </w:rPr>
          <w:instrText xml:space="preserve"> PAGEREF _Toc414268766 \h </w:instrText>
        </w:r>
        <w:r w:rsidR="00F42132">
          <w:rPr>
            <w:noProof/>
            <w:webHidden/>
          </w:rPr>
        </w:r>
        <w:r w:rsidR="00F42132">
          <w:rPr>
            <w:noProof/>
            <w:webHidden/>
          </w:rPr>
          <w:fldChar w:fldCharType="separate"/>
        </w:r>
        <w:r w:rsidR="007B6AFC">
          <w:rPr>
            <w:noProof/>
            <w:webHidden/>
          </w:rPr>
          <w:t>74</w:t>
        </w:r>
        <w:r w:rsidR="00F42132">
          <w:rPr>
            <w:noProof/>
            <w:webHidden/>
          </w:rPr>
          <w:fldChar w:fldCharType="end"/>
        </w:r>
      </w:hyperlink>
    </w:p>
    <w:p w:rsidR="00F42132" w:rsidRDefault="009C5032">
      <w:pPr>
        <w:pStyle w:val="Tabladeilustraciones"/>
        <w:tabs>
          <w:tab w:val="right" w:leader="dot" w:pos="8778"/>
        </w:tabs>
        <w:rPr>
          <w:noProof/>
        </w:rPr>
      </w:pPr>
      <w:hyperlink w:anchor="_Toc414268767" w:history="1">
        <w:r w:rsidR="00F42132" w:rsidRPr="007228C1">
          <w:rPr>
            <w:rStyle w:val="Hipervnculo"/>
            <w:noProof/>
          </w:rPr>
          <w:t>Tabla 36: Pruebas  del servicio web de Tokenización</w:t>
        </w:r>
        <w:r w:rsidR="00F42132">
          <w:rPr>
            <w:noProof/>
            <w:webHidden/>
          </w:rPr>
          <w:tab/>
        </w:r>
        <w:r w:rsidR="00F42132">
          <w:rPr>
            <w:noProof/>
            <w:webHidden/>
          </w:rPr>
          <w:fldChar w:fldCharType="begin"/>
        </w:r>
        <w:r w:rsidR="00F42132">
          <w:rPr>
            <w:noProof/>
            <w:webHidden/>
          </w:rPr>
          <w:instrText xml:space="preserve"> PAGEREF _Toc414268767 \h </w:instrText>
        </w:r>
        <w:r w:rsidR="00F42132">
          <w:rPr>
            <w:noProof/>
            <w:webHidden/>
          </w:rPr>
        </w:r>
        <w:r w:rsidR="00F42132">
          <w:rPr>
            <w:noProof/>
            <w:webHidden/>
          </w:rPr>
          <w:fldChar w:fldCharType="separate"/>
        </w:r>
        <w:r w:rsidR="007B6AFC">
          <w:rPr>
            <w:noProof/>
            <w:webHidden/>
          </w:rPr>
          <w:t>75</w:t>
        </w:r>
        <w:r w:rsidR="00F42132">
          <w:rPr>
            <w:noProof/>
            <w:webHidden/>
          </w:rPr>
          <w:fldChar w:fldCharType="end"/>
        </w:r>
      </w:hyperlink>
    </w:p>
    <w:p w:rsidR="00F42132" w:rsidRDefault="009C5032">
      <w:pPr>
        <w:pStyle w:val="Tabladeilustraciones"/>
        <w:tabs>
          <w:tab w:val="right" w:leader="dot" w:pos="8778"/>
        </w:tabs>
        <w:rPr>
          <w:noProof/>
        </w:rPr>
      </w:pPr>
      <w:hyperlink w:anchor="_Toc414268768" w:history="1">
        <w:r w:rsidR="00F42132" w:rsidRPr="007228C1">
          <w:rPr>
            <w:rStyle w:val="Hipervnculo"/>
            <w:noProof/>
          </w:rPr>
          <w:t>Tabla 37: Pruebas  del servicio web de Etiquetado</w:t>
        </w:r>
        <w:r w:rsidR="00F42132">
          <w:rPr>
            <w:noProof/>
            <w:webHidden/>
          </w:rPr>
          <w:tab/>
        </w:r>
        <w:r w:rsidR="00F42132">
          <w:rPr>
            <w:noProof/>
            <w:webHidden/>
          </w:rPr>
          <w:fldChar w:fldCharType="begin"/>
        </w:r>
        <w:r w:rsidR="00F42132">
          <w:rPr>
            <w:noProof/>
            <w:webHidden/>
          </w:rPr>
          <w:instrText xml:space="preserve"> PAGEREF _Toc414268768 \h </w:instrText>
        </w:r>
        <w:r w:rsidR="00F42132">
          <w:rPr>
            <w:noProof/>
            <w:webHidden/>
          </w:rPr>
        </w:r>
        <w:r w:rsidR="00F42132">
          <w:rPr>
            <w:noProof/>
            <w:webHidden/>
          </w:rPr>
          <w:fldChar w:fldCharType="separate"/>
        </w:r>
        <w:r w:rsidR="007B6AFC">
          <w:rPr>
            <w:noProof/>
            <w:webHidden/>
          </w:rPr>
          <w:t>76</w:t>
        </w:r>
        <w:r w:rsidR="00F42132">
          <w:rPr>
            <w:noProof/>
            <w:webHidden/>
          </w:rPr>
          <w:fldChar w:fldCharType="end"/>
        </w:r>
      </w:hyperlink>
    </w:p>
    <w:p w:rsidR="00F42132" w:rsidRDefault="009C5032">
      <w:pPr>
        <w:pStyle w:val="Tabladeilustraciones"/>
        <w:tabs>
          <w:tab w:val="right" w:leader="dot" w:pos="8778"/>
        </w:tabs>
        <w:rPr>
          <w:noProof/>
        </w:rPr>
      </w:pPr>
      <w:hyperlink w:anchor="_Toc414268769" w:history="1">
        <w:r w:rsidR="00F42132" w:rsidRPr="007228C1">
          <w:rPr>
            <w:rStyle w:val="Hipervnculo"/>
            <w:noProof/>
          </w:rPr>
          <w:t>Tabla 38: Pruebas  del servicio web de Extracción</w:t>
        </w:r>
        <w:r w:rsidR="00F42132">
          <w:rPr>
            <w:noProof/>
            <w:webHidden/>
          </w:rPr>
          <w:tab/>
        </w:r>
        <w:r w:rsidR="00F42132">
          <w:rPr>
            <w:noProof/>
            <w:webHidden/>
          </w:rPr>
          <w:fldChar w:fldCharType="begin"/>
        </w:r>
        <w:r w:rsidR="00F42132">
          <w:rPr>
            <w:noProof/>
            <w:webHidden/>
          </w:rPr>
          <w:instrText xml:space="preserve"> PAGEREF _Toc414268769 \h </w:instrText>
        </w:r>
        <w:r w:rsidR="00F42132">
          <w:rPr>
            <w:noProof/>
            <w:webHidden/>
          </w:rPr>
        </w:r>
        <w:r w:rsidR="00F42132">
          <w:rPr>
            <w:noProof/>
            <w:webHidden/>
          </w:rPr>
          <w:fldChar w:fldCharType="separate"/>
        </w:r>
        <w:r w:rsidR="007B6AFC">
          <w:rPr>
            <w:noProof/>
            <w:webHidden/>
          </w:rPr>
          <w:t>77</w:t>
        </w:r>
        <w:r w:rsidR="00F42132">
          <w:rPr>
            <w:noProof/>
            <w:webHidden/>
          </w:rPr>
          <w:fldChar w:fldCharType="end"/>
        </w:r>
      </w:hyperlink>
    </w:p>
    <w:p w:rsidR="00F42132" w:rsidRDefault="009C5032">
      <w:pPr>
        <w:pStyle w:val="Tabladeilustraciones"/>
        <w:tabs>
          <w:tab w:val="right" w:leader="dot" w:pos="8778"/>
        </w:tabs>
        <w:rPr>
          <w:noProof/>
        </w:rPr>
      </w:pPr>
      <w:hyperlink w:anchor="_Toc414268770" w:history="1">
        <w:r w:rsidR="00F42132" w:rsidRPr="007228C1">
          <w:rPr>
            <w:rStyle w:val="Hipervnculo"/>
            <w:noProof/>
          </w:rPr>
          <w:t>Tabla 39: Pruebas  del servicio web de Desambiguación y Enlace</w:t>
        </w:r>
        <w:r w:rsidR="00F42132">
          <w:rPr>
            <w:noProof/>
            <w:webHidden/>
          </w:rPr>
          <w:tab/>
        </w:r>
        <w:r w:rsidR="00F42132">
          <w:rPr>
            <w:noProof/>
            <w:webHidden/>
          </w:rPr>
          <w:fldChar w:fldCharType="begin"/>
        </w:r>
        <w:r w:rsidR="00F42132">
          <w:rPr>
            <w:noProof/>
            <w:webHidden/>
          </w:rPr>
          <w:instrText xml:space="preserve"> PAGEREF _Toc414268770 \h </w:instrText>
        </w:r>
        <w:r w:rsidR="00F42132">
          <w:rPr>
            <w:noProof/>
            <w:webHidden/>
          </w:rPr>
        </w:r>
        <w:r w:rsidR="00F42132">
          <w:rPr>
            <w:noProof/>
            <w:webHidden/>
          </w:rPr>
          <w:fldChar w:fldCharType="separate"/>
        </w:r>
        <w:r w:rsidR="007B6AFC">
          <w:rPr>
            <w:noProof/>
            <w:webHidden/>
          </w:rPr>
          <w:t>77</w:t>
        </w:r>
        <w:r w:rsidR="00F42132">
          <w:rPr>
            <w:noProof/>
            <w:webHidden/>
          </w:rPr>
          <w:fldChar w:fldCharType="end"/>
        </w:r>
      </w:hyperlink>
    </w:p>
    <w:p w:rsidR="00F42132" w:rsidRDefault="009C5032">
      <w:pPr>
        <w:pStyle w:val="Tabladeilustraciones"/>
        <w:tabs>
          <w:tab w:val="right" w:leader="dot" w:pos="8778"/>
        </w:tabs>
        <w:rPr>
          <w:noProof/>
        </w:rPr>
      </w:pPr>
      <w:hyperlink w:anchor="_Toc414268771" w:history="1">
        <w:r w:rsidR="00F42132" w:rsidRPr="007228C1">
          <w:rPr>
            <w:rStyle w:val="Hipervnculo"/>
            <w:noProof/>
          </w:rPr>
          <w:t>Tabla 40: Comparación de resultados con DBpedia Spotight  (prueba 1).</w:t>
        </w:r>
        <w:r w:rsidR="00F42132">
          <w:rPr>
            <w:noProof/>
            <w:webHidden/>
          </w:rPr>
          <w:tab/>
        </w:r>
        <w:r w:rsidR="00F42132">
          <w:rPr>
            <w:noProof/>
            <w:webHidden/>
          </w:rPr>
          <w:fldChar w:fldCharType="begin"/>
        </w:r>
        <w:r w:rsidR="00F42132">
          <w:rPr>
            <w:noProof/>
            <w:webHidden/>
          </w:rPr>
          <w:instrText xml:space="preserve"> PAGEREF _Toc414268771 \h </w:instrText>
        </w:r>
        <w:r w:rsidR="00F42132">
          <w:rPr>
            <w:noProof/>
            <w:webHidden/>
          </w:rPr>
        </w:r>
        <w:r w:rsidR="00F42132">
          <w:rPr>
            <w:noProof/>
            <w:webHidden/>
          </w:rPr>
          <w:fldChar w:fldCharType="separate"/>
        </w:r>
        <w:r w:rsidR="007B6AFC">
          <w:rPr>
            <w:noProof/>
            <w:webHidden/>
          </w:rPr>
          <w:t>79</w:t>
        </w:r>
        <w:r w:rsidR="00F42132">
          <w:rPr>
            <w:noProof/>
            <w:webHidden/>
          </w:rPr>
          <w:fldChar w:fldCharType="end"/>
        </w:r>
      </w:hyperlink>
    </w:p>
    <w:p w:rsidR="00F42132" w:rsidRDefault="009C5032">
      <w:pPr>
        <w:pStyle w:val="Tabladeilustraciones"/>
        <w:tabs>
          <w:tab w:val="right" w:leader="dot" w:pos="8778"/>
        </w:tabs>
        <w:rPr>
          <w:noProof/>
        </w:rPr>
      </w:pPr>
      <w:hyperlink w:anchor="_Toc414268772" w:history="1">
        <w:r w:rsidR="00F42132" w:rsidRPr="007228C1">
          <w:rPr>
            <w:rStyle w:val="Hipervnculo"/>
            <w:noProof/>
          </w:rPr>
          <w:t>Tabla 41: Comparación de resultados con DBpedia Spotlight  (prueba 2)</w:t>
        </w:r>
        <w:r w:rsidR="00F42132">
          <w:rPr>
            <w:noProof/>
            <w:webHidden/>
          </w:rPr>
          <w:tab/>
        </w:r>
        <w:r w:rsidR="00F42132">
          <w:rPr>
            <w:noProof/>
            <w:webHidden/>
          </w:rPr>
          <w:fldChar w:fldCharType="begin"/>
        </w:r>
        <w:r w:rsidR="00F42132">
          <w:rPr>
            <w:noProof/>
            <w:webHidden/>
          </w:rPr>
          <w:instrText xml:space="preserve"> PAGEREF _Toc414268772 \h </w:instrText>
        </w:r>
        <w:r w:rsidR="00F42132">
          <w:rPr>
            <w:noProof/>
            <w:webHidden/>
          </w:rPr>
        </w:r>
        <w:r w:rsidR="00F42132">
          <w:rPr>
            <w:noProof/>
            <w:webHidden/>
          </w:rPr>
          <w:fldChar w:fldCharType="separate"/>
        </w:r>
        <w:r w:rsidR="007B6AFC">
          <w:rPr>
            <w:noProof/>
            <w:webHidden/>
          </w:rPr>
          <w:t>80</w:t>
        </w:r>
        <w:r w:rsidR="00F42132">
          <w:rPr>
            <w:noProof/>
            <w:webHidden/>
          </w:rPr>
          <w:fldChar w:fldCharType="end"/>
        </w:r>
      </w:hyperlink>
    </w:p>
    <w:p w:rsidR="002D3B3F" w:rsidRPr="00E90AF9" w:rsidRDefault="002D3B3F" w:rsidP="001B45B4">
      <w:pPr>
        <w:spacing w:line="360" w:lineRule="auto"/>
        <w:rPr>
          <w:rFonts w:ascii="Arial" w:hAnsi="Arial" w:cs="Arial"/>
        </w:rPr>
      </w:pPr>
      <w:r w:rsidRPr="001B45B4">
        <w:rPr>
          <w:rFonts w:ascii="Arial" w:hAnsi="Arial" w:cs="Arial"/>
        </w:rPr>
        <w:fldChar w:fldCharType="end"/>
      </w:r>
    </w:p>
    <w:p w:rsidR="002D3B3F" w:rsidRPr="00E90AF9" w:rsidRDefault="002D3B3F" w:rsidP="00E90AF9">
      <w:pPr>
        <w:spacing w:line="360" w:lineRule="auto"/>
        <w:rPr>
          <w:rFonts w:ascii="Arial" w:hAnsi="Arial" w:cs="Arial"/>
        </w:rPr>
      </w:pPr>
    </w:p>
    <w:p w:rsidR="0015612A" w:rsidRDefault="0015612A" w:rsidP="00E90AF9">
      <w:pPr>
        <w:spacing w:line="360" w:lineRule="auto"/>
        <w:rPr>
          <w:rFonts w:ascii="Arial" w:hAnsi="Arial" w:cs="Arial"/>
        </w:rPr>
        <w:sectPr w:rsidR="0015612A" w:rsidSect="0015612A">
          <w:footerReference w:type="default" r:id="rId9"/>
          <w:pgSz w:w="11907" w:h="16840" w:code="9"/>
          <w:pgMar w:top="1701" w:right="1418" w:bottom="1418" w:left="1701" w:header="1843" w:footer="1038" w:gutter="0"/>
          <w:pgNumType w:fmt="lowerRoman" w:start="1"/>
          <w:cols w:space="720"/>
          <w:titlePg/>
          <w:docGrid w:linePitch="360"/>
        </w:sectPr>
      </w:pPr>
    </w:p>
    <w:p w:rsidR="002D3B3F" w:rsidRPr="00E90AF9" w:rsidRDefault="002D3B3F" w:rsidP="00E90AF9">
      <w:pPr>
        <w:spacing w:line="360" w:lineRule="auto"/>
        <w:rPr>
          <w:rFonts w:ascii="Arial" w:hAnsi="Arial" w:cs="Arial"/>
        </w:rPr>
      </w:pPr>
    </w:p>
    <w:p w:rsidR="00124F45" w:rsidRPr="00E90AF9" w:rsidRDefault="002D3B3F" w:rsidP="00E90AF9">
      <w:pPr>
        <w:tabs>
          <w:tab w:val="center" w:pos="4419"/>
        </w:tabs>
        <w:spacing w:line="360" w:lineRule="auto"/>
        <w:rPr>
          <w:rFonts w:ascii="Arial" w:hAnsi="Arial" w:cs="Arial"/>
        </w:rPr>
      </w:pPr>
      <w:r w:rsidRPr="00E90AF9">
        <w:rPr>
          <w:rFonts w:ascii="Arial" w:hAnsi="Arial" w:cs="Arial"/>
        </w:rPr>
        <w:tab/>
      </w:r>
    </w:p>
    <w:p w:rsidR="00124F45" w:rsidRPr="00E90AF9" w:rsidRDefault="00124F45" w:rsidP="00E90AF9">
      <w:pPr>
        <w:spacing w:line="360" w:lineRule="auto"/>
        <w:rPr>
          <w:rFonts w:ascii="Arial" w:hAnsi="Arial" w:cs="Arial"/>
        </w:rPr>
      </w:pPr>
    </w:p>
    <w:p w:rsidR="00302C41" w:rsidRPr="00E90AF9" w:rsidRDefault="00302C41" w:rsidP="00E90AF9">
      <w:pPr>
        <w:spacing w:line="360" w:lineRule="auto"/>
        <w:rPr>
          <w:rFonts w:ascii="Arial" w:hAnsi="Arial" w:cs="Arial"/>
        </w:rPr>
      </w:pPr>
    </w:p>
    <w:p w:rsidR="00124F45" w:rsidRPr="00E90AF9" w:rsidRDefault="00124F45" w:rsidP="00E90AF9">
      <w:pPr>
        <w:spacing w:line="360" w:lineRule="auto"/>
        <w:rPr>
          <w:rFonts w:ascii="Arial" w:hAnsi="Arial" w:cs="Arial"/>
        </w:rPr>
      </w:pPr>
    </w:p>
    <w:p w:rsidR="00124F45" w:rsidRPr="00E90AF9" w:rsidRDefault="00124F45" w:rsidP="00E90AF9">
      <w:pPr>
        <w:spacing w:line="360" w:lineRule="auto"/>
        <w:rPr>
          <w:rFonts w:ascii="Arial" w:hAnsi="Arial" w:cs="Arial"/>
        </w:rPr>
      </w:pPr>
    </w:p>
    <w:p w:rsidR="00124F45" w:rsidRPr="00E90AF9" w:rsidRDefault="00124F45" w:rsidP="00E90AF9">
      <w:pPr>
        <w:spacing w:line="360" w:lineRule="auto"/>
        <w:rPr>
          <w:rFonts w:ascii="Arial" w:hAnsi="Arial" w:cs="Arial"/>
        </w:rPr>
      </w:pPr>
    </w:p>
    <w:p w:rsidR="00302C41" w:rsidRPr="00E90AF9" w:rsidRDefault="00302C41" w:rsidP="00E90AF9">
      <w:pPr>
        <w:spacing w:line="360" w:lineRule="auto"/>
        <w:rPr>
          <w:rFonts w:ascii="Arial" w:hAnsi="Arial" w:cs="Arial"/>
        </w:rPr>
      </w:pPr>
    </w:p>
    <w:p w:rsidR="00302C41" w:rsidRPr="00E90AF9" w:rsidRDefault="00302C41" w:rsidP="00E90AF9">
      <w:pPr>
        <w:spacing w:line="360" w:lineRule="auto"/>
        <w:rPr>
          <w:rFonts w:ascii="Arial" w:hAnsi="Arial" w:cs="Arial"/>
        </w:rPr>
      </w:pPr>
    </w:p>
    <w:p w:rsidR="00302C41" w:rsidRPr="00E90AF9" w:rsidRDefault="00302C41" w:rsidP="00E90AF9">
      <w:pPr>
        <w:spacing w:line="360" w:lineRule="auto"/>
        <w:rPr>
          <w:rFonts w:ascii="Arial" w:hAnsi="Arial" w:cs="Arial"/>
        </w:rPr>
      </w:pPr>
    </w:p>
    <w:p w:rsidR="00ED7D3C" w:rsidRPr="00E90AF9" w:rsidRDefault="00ED7D3C" w:rsidP="00E90AF9">
      <w:pPr>
        <w:pStyle w:val="Ttulo"/>
        <w:spacing w:line="360" w:lineRule="auto"/>
        <w:rPr>
          <w:rFonts w:cs="Arial"/>
          <w:szCs w:val="22"/>
        </w:rPr>
      </w:pPr>
      <w:bookmarkStart w:id="4" w:name="_Toc414268606"/>
      <w:r w:rsidRPr="00E90AF9">
        <w:rPr>
          <w:rFonts w:cs="Arial"/>
          <w:szCs w:val="22"/>
        </w:rPr>
        <w:t>CAPITULO I: MARCO TEÓRICO</w:t>
      </w:r>
      <w:bookmarkEnd w:id="4"/>
    </w:p>
    <w:p w:rsidR="005370D0" w:rsidRPr="00E90AF9" w:rsidRDefault="00ED7D3C" w:rsidP="00E90AF9">
      <w:pPr>
        <w:spacing w:line="360" w:lineRule="auto"/>
        <w:jc w:val="both"/>
        <w:rPr>
          <w:rFonts w:ascii="Arial" w:hAnsi="Arial" w:cs="Arial"/>
        </w:rPr>
      </w:pPr>
      <w:r w:rsidRPr="00E90AF9">
        <w:rPr>
          <w:rFonts w:ascii="Arial" w:hAnsi="Arial" w:cs="Arial"/>
        </w:rPr>
        <w:br w:type="page"/>
      </w:r>
    </w:p>
    <w:p w:rsidR="00011D11" w:rsidRPr="00E90AF9" w:rsidRDefault="00011D11" w:rsidP="00A12447">
      <w:pPr>
        <w:pStyle w:val="Nivel2"/>
      </w:pPr>
      <w:bookmarkStart w:id="5" w:name="_Toc414268607"/>
      <w:r w:rsidRPr="00070F03">
        <w:lastRenderedPageBreak/>
        <w:t>Datos</w:t>
      </w:r>
      <w:r w:rsidRPr="00E90AF9">
        <w:t xml:space="preserve"> Enlazados</w:t>
      </w:r>
      <w:bookmarkEnd w:id="5"/>
    </w:p>
    <w:p w:rsidR="0021281D" w:rsidRPr="00F176E4" w:rsidRDefault="0021281D" w:rsidP="00D90010">
      <w:pPr>
        <w:pStyle w:val="Nivel3"/>
      </w:pPr>
      <w:bookmarkStart w:id="6" w:name="_Toc414268608"/>
      <w:r w:rsidRPr="00F176E4">
        <w:t>Introducción</w:t>
      </w:r>
      <w:r w:rsidR="00F176E4">
        <w:t>.</w:t>
      </w:r>
      <w:bookmarkEnd w:id="6"/>
    </w:p>
    <w:p w:rsidR="0021281D" w:rsidRPr="00E90AF9" w:rsidRDefault="0021281D" w:rsidP="0021281D">
      <w:pPr>
        <w:pStyle w:val="contenido"/>
      </w:pPr>
      <w:r w:rsidRPr="00E90AF9">
        <w:t>En sus inicios la web en su primera versión 1.0, donde web era rígida en cuanto a la entrega de información, además de poco actualizada,  convertía al visitante de un sitio web un simple lector, restringido de cualquier interacción. Se puede decir que la web no era más que paginas enlazadas mediante hipervínculos</w:t>
      </w:r>
      <w:r w:rsidR="005C20B2">
        <w:t>, limitada inclusive por la tecnología existente</w:t>
      </w:r>
      <w:r w:rsidRPr="00E90AF9">
        <w:t xml:space="preserve">. </w:t>
      </w:r>
    </w:p>
    <w:p w:rsidR="0021281D" w:rsidRPr="00E90AF9" w:rsidRDefault="0021281D" w:rsidP="0021281D">
      <w:pPr>
        <w:pStyle w:val="contenido"/>
      </w:pPr>
      <w:r w:rsidRPr="00E90AF9">
        <w:t xml:space="preserve">La web que está </w:t>
      </w:r>
      <w:r w:rsidR="004A53C8">
        <w:t xml:space="preserve">en constante crecimiento </w:t>
      </w:r>
      <w:r w:rsidRPr="00E90AF9">
        <w:t>y evoluci</w:t>
      </w:r>
      <w:r w:rsidR="004A53C8">
        <w:t>ón</w:t>
      </w:r>
      <w:r w:rsidRPr="00E90AF9">
        <w:t>, alcanza su</w:t>
      </w:r>
      <w:r w:rsidR="004A53C8">
        <w:t xml:space="preserve"> siguiente</w:t>
      </w:r>
      <w:r w:rsidRPr="00E90AF9">
        <w:t xml:space="preserve"> versión conocida como la web 2.0</w:t>
      </w:r>
      <w:r w:rsidR="005C20B2">
        <w:t>,</w:t>
      </w:r>
      <w:r w:rsidRPr="00E90AF9">
        <w:t xml:space="preserve"> en donde usuario juega el papel más importante,  </w:t>
      </w:r>
      <w:r w:rsidR="00992D5D">
        <w:t>se convierte en gestor del contenido al que accede</w:t>
      </w:r>
      <w:r w:rsidRPr="00E90AF9">
        <w:t xml:space="preserve">, puede calificar, compartir, rectificar, </w:t>
      </w:r>
      <w:r w:rsidR="00992D5D">
        <w:t>y aún más importante retro</w:t>
      </w:r>
      <w:r w:rsidRPr="00E90AF9">
        <w:t>alimentar y subir su propia información</w:t>
      </w:r>
      <w:r w:rsidR="00992D5D">
        <w:t xml:space="preserve"> a la web.  Esto producto de la </w:t>
      </w:r>
      <w:r w:rsidRPr="00E90AF9">
        <w:t>aparición de nuevas tecnologías y estandarización</w:t>
      </w:r>
      <w:r w:rsidRPr="00E90AF9">
        <w:rPr>
          <w:rStyle w:val="Refdenotaalpie"/>
        </w:rPr>
        <w:footnoteReference w:id="1"/>
      </w:r>
      <w:r w:rsidRPr="00E90AF9">
        <w:t xml:space="preserve">. </w:t>
      </w:r>
    </w:p>
    <w:p w:rsidR="0021281D" w:rsidRPr="00E90AF9" w:rsidRDefault="0021281D" w:rsidP="0021281D">
      <w:pPr>
        <w:pStyle w:val="contenido"/>
      </w:pPr>
      <w:r w:rsidRPr="00E90AF9">
        <w:t>Los datos enlazados</w:t>
      </w:r>
      <w:r w:rsidR="00992D5D">
        <w:t xml:space="preserve"> (Linked Data, por su nombre en inglés) llegan para dar forma a una nueva</w:t>
      </w:r>
      <w:r w:rsidRPr="00E90AF9">
        <w:t xml:space="preserve"> </w:t>
      </w:r>
      <w:r w:rsidR="00992D5D">
        <w:t>versió</w:t>
      </w:r>
      <w:r w:rsidRPr="00E90AF9">
        <w:t>n de la web, la web semántica. La W3C</w:t>
      </w:r>
      <w:r w:rsidRPr="00E90AF9">
        <w:rPr>
          <w:rStyle w:val="Refdenotaalpie"/>
        </w:rPr>
        <w:footnoteReference w:id="2"/>
      </w:r>
      <w:r w:rsidRPr="00E90AF9">
        <w:t xml:space="preserve"> los define así : “Linked Data se refiere a la utilización de las mejores prácticas para publicación, estructuración de los datos en la web, de tal forma que puedan ser enlazados entre sí,  utilizando tecnología propias de web semántica como RDF, OCW, SPARQL, etc.” Se refiere </w:t>
      </w:r>
      <w:r w:rsidR="00992D5D">
        <w:t>a una</w:t>
      </w:r>
      <w:r w:rsidRPr="00E90AF9">
        <w:t xml:space="preserve"> estructura</w:t>
      </w:r>
      <w:r w:rsidR="00992D5D">
        <w:t xml:space="preserve">ción </w:t>
      </w:r>
      <w:r w:rsidRPr="00E90AF9">
        <w:t>de la web</w:t>
      </w:r>
      <w:r w:rsidR="005C20B2">
        <w:t xml:space="preserve"> hasta convertirse en una </w:t>
      </w:r>
      <w:r w:rsidRPr="00E90AF9">
        <w:t>web semántica, que en si busca que la información que se en publica en internet pueda no solo ser entendida por seres humanos sino también por la m</w:t>
      </w:r>
      <w:r w:rsidR="005C20B2">
        <w:t>aquinas que navegan en la web, e</w:t>
      </w:r>
      <w:r w:rsidRPr="00E90AF9">
        <w:t>n donde a partir de un dato se puede descubrir</w:t>
      </w:r>
      <w:r w:rsidR="005C20B2">
        <w:t xml:space="preserve"> otros datos a través sus relaciones,  y el poder resolver inquietudes, encontrar información y compartirla sea fácil cosa que con una web carente de semántica se pude volver una tarea complicada y frustrante</w:t>
      </w:r>
      <w:r w:rsidR="005C20B2">
        <w:rPr>
          <w:rStyle w:val="Refdenotaalpie"/>
        </w:rPr>
        <w:footnoteReference w:id="3"/>
      </w:r>
      <w:r w:rsidR="005C20B2">
        <w:t xml:space="preserve">. </w:t>
      </w:r>
    </w:p>
    <w:p w:rsidR="005370D0" w:rsidRPr="00E90AF9" w:rsidRDefault="00FA3691" w:rsidP="00D90010">
      <w:pPr>
        <w:pStyle w:val="Nivel3"/>
      </w:pPr>
      <w:bookmarkStart w:id="7" w:name="_Toc414268609"/>
      <w:r w:rsidRPr="00E90AF9">
        <w:t>Principios de Datos Enlazados</w:t>
      </w:r>
      <w:r w:rsidR="00F176E4">
        <w:t>.</w:t>
      </w:r>
      <w:bookmarkEnd w:id="7"/>
    </w:p>
    <w:p w:rsidR="00816737" w:rsidRDefault="00816737" w:rsidP="00E90AF9">
      <w:pPr>
        <w:pStyle w:val="contenido"/>
      </w:pPr>
      <w:r>
        <w:t xml:space="preserve">La implementación de este concepto de datos relacionados entre sí, se basan </w:t>
      </w:r>
    </w:p>
    <w:p w:rsidR="005370D0" w:rsidRPr="00E90AF9" w:rsidRDefault="009C5032" w:rsidP="00E90AF9">
      <w:pPr>
        <w:pStyle w:val="contenido"/>
      </w:pPr>
      <w:sdt>
        <w:sdtPr>
          <w:id w:val="936101012"/>
          <w:citation/>
        </w:sdtPr>
        <w:sdtEndPr/>
        <w:sdtContent>
          <w:r w:rsidR="005C20B2" w:rsidRPr="00E90AF9">
            <w:fldChar w:fldCharType="begin"/>
          </w:r>
          <w:r w:rsidR="005C20B2" w:rsidRPr="00E90AF9">
            <w:instrText xml:space="preserve"> CITATION Tim06 \l 12298 </w:instrText>
          </w:r>
          <w:r w:rsidR="005C20B2" w:rsidRPr="00E90AF9">
            <w:fldChar w:fldCharType="separate"/>
          </w:r>
          <w:r w:rsidR="00F7382D">
            <w:rPr>
              <w:noProof/>
            </w:rPr>
            <w:t>(Berners-Lee, Linked Data - Design Issues, 2006)</w:t>
          </w:r>
          <w:r w:rsidR="005C20B2" w:rsidRPr="00E90AF9">
            <w:fldChar w:fldCharType="end"/>
          </w:r>
        </w:sdtContent>
      </w:sdt>
      <w:r w:rsidR="005C20B2" w:rsidRPr="00E90AF9">
        <w:t xml:space="preserve"> </w:t>
      </w:r>
      <w:r w:rsidR="005C20B2">
        <w:t xml:space="preserve"> </w:t>
      </w:r>
      <w:r w:rsidR="00FA3691" w:rsidRPr="00E90AF9">
        <w:t xml:space="preserve">Tim Berners Lee en su publicación </w:t>
      </w:r>
      <w:r w:rsidR="00ED6E59" w:rsidRPr="00E90AF9">
        <w:t xml:space="preserve">Linked Data - Design Issues </w:t>
      </w:r>
      <w:r w:rsidR="005C20B2">
        <w:t xml:space="preserve"> </w:t>
      </w:r>
      <w:r w:rsidR="00FA3691" w:rsidRPr="00E90AF9">
        <w:t>describe cuatro reglas base para la publicación de datos enlazados:</w:t>
      </w:r>
    </w:p>
    <w:p w:rsidR="005370D0" w:rsidRPr="00E90AF9" w:rsidRDefault="00FA3691" w:rsidP="00E90AF9">
      <w:pPr>
        <w:pStyle w:val="contenido"/>
        <w:numPr>
          <w:ilvl w:val="0"/>
          <w:numId w:val="2"/>
        </w:numPr>
      </w:pPr>
      <w:r w:rsidRPr="00E90AF9">
        <w:lastRenderedPageBreak/>
        <w:t>Usar URIs como nombre de las cosas</w:t>
      </w:r>
    </w:p>
    <w:p w:rsidR="005370D0" w:rsidRPr="00E90AF9" w:rsidRDefault="00FA3691" w:rsidP="00E90AF9">
      <w:pPr>
        <w:pStyle w:val="contenido"/>
        <w:numPr>
          <w:ilvl w:val="0"/>
          <w:numId w:val="2"/>
        </w:numPr>
      </w:pPr>
      <w:r w:rsidRPr="00E90AF9">
        <w:t>Usar URIs HTTP par que esas cosas puedan ser referenciadas</w:t>
      </w:r>
    </w:p>
    <w:p w:rsidR="005370D0" w:rsidRPr="00E90AF9" w:rsidRDefault="00FA3691" w:rsidP="00E90AF9">
      <w:pPr>
        <w:pStyle w:val="contenido"/>
        <w:numPr>
          <w:ilvl w:val="0"/>
          <w:numId w:val="2"/>
        </w:numPr>
      </w:pPr>
      <w:r w:rsidRPr="00E90AF9">
        <w:t>Representar los datos en RDF y SPARQL como lenguaje de consulta</w:t>
      </w:r>
    </w:p>
    <w:p w:rsidR="005370D0" w:rsidRPr="00E90AF9" w:rsidRDefault="00FA3691" w:rsidP="00E90AF9">
      <w:pPr>
        <w:pStyle w:val="contenido"/>
        <w:numPr>
          <w:ilvl w:val="0"/>
          <w:numId w:val="2"/>
        </w:numPr>
      </w:pPr>
      <w:r w:rsidRPr="00E90AF9">
        <w:t>Incluir enlaces hacia otra cosas, para descubrir más cosas</w:t>
      </w:r>
    </w:p>
    <w:p w:rsidR="005370D0" w:rsidRPr="00E90AF9" w:rsidRDefault="00FA3691" w:rsidP="00E90AF9">
      <w:pPr>
        <w:pStyle w:val="contenido"/>
      </w:pPr>
      <w:r w:rsidRPr="00E90AF9">
        <w:t>La utilizar de estas reglas para la publicación de datos, permite que estos por las características propias de las tecnologías sobre las cuales se construyen como:</w:t>
      </w:r>
    </w:p>
    <w:p w:rsidR="005370D0" w:rsidRPr="00E90AF9" w:rsidRDefault="00FA3691" w:rsidP="00E90AF9">
      <w:pPr>
        <w:pStyle w:val="contenido"/>
        <w:numPr>
          <w:ilvl w:val="0"/>
          <w:numId w:val="3"/>
        </w:numPr>
      </w:pPr>
      <w:r w:rsidRPr="00E90AF9">
        <w:t xml:space="preserve">Las cosas </w:t>
      </w:r>
      <w:r w:rsidR="004577FD" w:rsidRPr="00E90AF9">
        <w:t>nombradas</w:t>
      </w:r>
      <w:r w:rsidRPr="00E90AF9">
        <w:t xml:space="preserve"> por UR</w:t>
      </w:r>
      <w:r w:rsidR="0095333E" w:rsidRPr="00E90AF9">
        <w:t>I</w:t>
      </w:r>
      <w:r w:rsidRPr="00E90AF9">
        <w:t>s son inequívocas y estos serán recursos.</w:t>
      </w:r>
    </w:p>
    <w:p w:rsidR="005370D0" w:rsidRPr="00E90AF9" w:rsidRDefault="00FA3691" w:rsidP="00E90AF9">
      <w:pPr>
        <w:pStyle w:val="contenido"/>
        <w:numPr>
          <w:ilvl w:val="0"/>
          <w:numId w:val="3"/>
        </w:numPr>
      </w:pPr>
      <w:r w:rsidRPr="00E90AF9">
        <w:t>Los detalles o atributos y las relaciones de los datos van a estar descritos y estructurados en formato RDF</w:t>
      </w:r>
    </w:p>
    <w:p w:rsidR="005370D0" w:rsidRPr="00E90AF9" w:rsidRDefault="004577FD" w:rsidP="00E90AF9">
      <w:pPr>
        <w:pStyle w:val="contenido"/>
        <w:numPr>
          <w:ilvl w:val="0"/>
          <w:numId w:val="3"/>
        </w:numPr>
      </w:pPr>
      <w:r w:rsidRPr="00E90AF9">
        <w:t>Se pude</w:t>
      </w:r>
      <w:r w:rsidR="00FA3691" w:rsidRPr="00E90AF9">
        <w:t xml:space="preserve"> acceder o realizar consultas sobre estos mediante SPARQL</w:t>
      </w:r>
    </w:p>
    <w:p w:rsidR="005370D0" w:rsidRPr="00E90AF9" w:rsidRDefault="00F42404" w:rsidP="00E90AF9">
      <w:pPr>
        <w:pStyle w:val="contenido"/>
        <w:numPr>
          <w:ilvl w:val="0"/>
          <w:numId w:val="3"/>
        </w:numPr>
      </w:pPr>
      <w:r>
        <w:t xml:space="preserve">Lo recursos publicados estar relacionados entre </w:t>
      </w:r>
      <w:r w:rsidR="00986E28">
        <w:t>sí</w:t>
      </w:r>
      <w:r>
        <w:t>.</w:t>
      </w:r>
    </w:p>
    <w:p w:rsidR="00021C8E" w:rsidRPr="00E90AF9" w:rsidRDefault="00053EF3" w:rsidP="00D90010">
      <w:pPr>
        <w:pStyle w:val="Nivel3"/>
      </w:pPr>
      <w:bookmarkStart w:id="8" w:name="_Toc414268610"/>
      <w:r w:rsidRPr="00E90AF9">
        <w:t>Tecnologías</w:t>
      </w:r>
      <w:r w:rsidR="006E7CD4">
        <w:t>.</w:t>
      </w:r>
      <w:bookmarkEnd w:id="8"/>
    </w:p>
    <w:p w:rsidR="00053EF3" w:rsidRPr="006E7CD4" w:rsidRDefault="00053EF3" w:rsidP="00D90010">
      <w:pPr>
        <w:pStyle w:val="Nivel4"/>
      </w:pPr>
      <w:bookmarkStart w:id="9" w:name="_Toc384986224"/>
      <w:bookmarkStart w:id="10" w:name="_Toc414268611"/>
      <w:r w:rsidRPr="006E7CD4">
        <w:t>U</w:t>
      </w:r>
      <w:bookmarkEnd w:id="9"/>
      <w:r w:rsidRPr="006E7CD4">
        <w:t>RI</w:t>
      </w:r>
      <w:r w:rsidR="006E7CD4">
        <w:t>.</w:t>
      </w:r>
      <w:bookmarkEnd w:id="10"/>
    </w:p>
    <w:p w:rsidR="008C0CB1" w:rsidRDefault="002B7BC9" w:rsidP="00FD4C15">
      <w:pPr>
        <w:pStyle w:val="contenido"/>
      </w:pPr>
      <w:r w:rsidRPr="00A50E07">
        <w:t>URI</w:t>
      </w:r>
      <w:r w:rsidR="00CA7F5E" w:rsidRPr="00F22737">
        <w:t xml:space="preserve"> (Uniform Resource Identifier) </w:t>
      </w:r>
      <w:r w:rsidR="00C84F5A">
        <w:t>p</w:t>
      </w:r>
      <w:r w:rsidR="006F7712" w:rsidRPr="00F22737">
        <w:t>ermite</w:t>
      </w:r>
      <w:r w:rsidR="00C84F5A">
        <w:t xml:space="preserve"> mediante una secuencia de caracteres</w:t>
      </w:r>
      <w:r w:rsidR="006F7712" w:rsidRPr="00F22737">
        <w:t xml:space="preserve"> la identificación de recursos </w:t>
      </w:r>
      <w:r w:rsidR="00CA7F5E" w:rsidRPr="00F22737">
        <w:t xml:space="preserve">dentro de la web, como: imágenes, videos, </w:t>
      </w:r>
      <w:r w:rsidR="00AB2B8F" w:rsidRPr="00F22737">
        <w:t>programa</w:t>
      </w:r>
      <w:r w:rsidR="00CA7F5E" w:rsidRPr="00F22737">
        <w:t xml:space="preserve">, </w:t>
      </w:r>
      <w:r w:rsidR="00FD4C15" w:rsidRPr="00F22737">
        <w:t>páginas web</w:t>
      </w:r>
      <w:r w:rsidR="00CA7F5E" w:rsidRPr="00F22737">
        <w:t>,</w:t>
      </w:r>
      <w:r w:rsidR="00AB2B8F" w:rsidRPr="00F22737">
        <w:t xml:space="preserve"> correos electrónicos,</w:t>
      </w:r>
      <w:r w:rsidR="00FD4C15" w:rsidRPr="00F22737">
        <w:t xml:space="preserve"> servicios, etc., para cumplir con esta función utiliza URN</w:t>
      </w:r>
      <w:r w:rsidR="00F22737" w:rsidRPr="00F22737">
        <w:t xml:space="preserve"> (</w:t>
      </w:r>
      <w:r w:rsidR="00F22737">
        <w:t xml:space="preserve">por sus siglas en ingles de </w:t>
      </w:r>
      <w:r w:rsidR="00F22737" w:rsidRPr="00F22737">
        <w:t>Uniform Resource Name</w:t>
      </w:r>
      <w:r w:rsidR="00F22737">
        <w:t>, en español “Nombre de Recurso Uniforme”</w:t>
      </w:r>
      <w:r w:rsidR="00F22737" w:rsidRPr="00F22737">
        <w:t>)</w:t>
      </w:r>
      <w:r w:rsidR="00B13886">
        <w:t xml:space="preserve"> que cumple con la </w:t>
      </w:r>
      <w:r w:rsidR="00C84F5A">
        <w:t>función</w:t>
      </w:r>
      <w:r w:rsidR="00B13886">
        <w:t xml:space="preserve"> de nombrar a los recursos</w:t>
      </w:r>
      <w:r w:rsidR="00F22737">
        <w:t xml:space="preserve"> </w:t>
      </w:r>
      <w:r w:rsidR="00FD4C15" w:rsidRPr="00F22737">
        <w:t xml:space="preserve"> y</w:t>
      </w:r>
      <w:r w:rsidR="00F22737" w:rsidRPr="00F22737">
        <w:t xml:space="preserve"> URL</w:t>
      </w:r>
      <w:r w:rsidR="00C84F5A">
        <w:t xml:space="preserve"> </w:t>
      </w:r>
      <w:r w:rsidR="00C84F5A" w:rsidRPr="00C84F5A">
        <w:t>(</w:t>
      </w:r>
      <w:r w:rsidR="00C84F5A">
        <w:t>Uniform Resource L</w:t>
      </w:r>
      <w:r w:rsidR="00C84F5A" w:rsidRPr="00C84F5A">
        <w:t xml:space="preserve">ocator, en español </w:t>
      </w:r>
      <w:r w:rsidR="00C84F5A">
        <w:t>“L</w:t>
      </w:r>
      <w:r w:rsidR="00C84F5A" w:rsidRPr="00C84F5A">
        <w:t xml:space="preserve">ocalizador </w:t>
      </w:r>
      <w:r w:rsidR="00C84F5A">
        <w:t>Uniforme de R</w:t>
      </w:r>
      <w:r w:rsidR="00C84F5A" w:rsidRPr="00C84F5A">
        <w:t>ecursos</w:t>
      </w:r>
      <w:r w:rsidR="00C84F5A">
        <w:t>”</w:t>
      </w:r>
      <w:r w:rsidR="00C84F5A" w:rsidRPr="00C84F5A">
        <w:t>)</w:t>
      </w:r>
      <w:r w:rsidR="00C84F5A">
        <w:t xml:space="preserve"> que permite “apuntar” hacia la ubicación de un recurso. </w:t>
      </w:r>
      <w:r w:rsidR="00F954CA">
        <w:t xml:space="preserve">Sobre al acceso a recursos por medio de URIs en </w:t>
      </w:r>
      <w:sdt>
        <w:sdtPr>
          <w:id w:val="1068153616"/>
          <w:citation/>
        </w:sdtPr>
        <w:sdtEndPr/>
        <w:sdtContent>
          <w:r w:rsidR="00F954CA" w:rsidRPr="00E90AF9">
            <w:fldChar w:fldCharType="begin"/>
          </w:r>
          <w:r w:rsidR="00F954CA" w:rsidRPr="00E90AF9">
            <w:instrText xml:space="preserve"> CITATION Lap13 \l 12298 </w:instrText>
          </w:r>
          <w:r w:rsidR="00F954CA" w:rsidRPr="00E90AF9">
            <w:fldChar w:fldCharType="separate"/>
          </w:r>
          <w:r w:rsidR="00F7382D">
            <w:rPr>
              <w:noProof/>
            </w:rPr>
            <w:t>(Lapuente, 2013)</w:t>
          </w:r>
          <w:r w:rsidR="00F954CA" w:rsidRPr="00E90AF9">
            <w:fldChar w:fldCharType="end"/>
          </w:r>
        </w:sdtContent>
      </w:sdt>
      <w:r w:rsidR="00F954CA">
        <w:t xml:space="preserve"> aporta con las siguiente síntesis “</w:t>
      </w:r>
      <w:r w:rsidR="00F954CA" w:rsidRPr="00E90AF9">
        <w:t>(...)</w:t>
      </w:r>
      <w:r w:rsidR="000A0945">
        <w:t>.</w:t>
      </w:r>
      <w:r w:rsidR="00F954CA" w:rsidRPr="00E90AF9">
        <w:t xml:space="preserve"> Los URIs hacen posible encontrar los recursos bajo una gran variedad de esquemas definidos y métodos de acceso tales como HTTP, FTP, Gopher, news, telnet o correos electrónicos localizables siempre de la misma manera, ya que a un mismo documento se puede acceder desde distintos protocolos</w:t>
      </w:r>
      <w:r w:rsidR="008C0CB1">
        <w:t>.</w:t>
      </w:r>
      <w:r w:rsidR="00F954CA">
        <w:t>”</w:t>
      </w:r>
      <w:r w:rsidR="00AD50DC">
        <w:t xml:space="preserve"> </w:t>
      </w:r>
    </w:p>
    <w:p w:rsidR="00FD4C15" w:rsidRPr="00E90AF9" w:rsidRDefault="008C0CB1" w:rsidP="00FD4C15">
      <w:pPr>
        <w:pStyle w:val="contenido"/>
      </w:pPr>
      <w:r>
        <w:t>E</w:t>
      </w:r>
      <w:r w:rsidR="00F42404">
        <w:t>n la Figura 1</w:t>
      </w:r>
      <w:r w:rsidR="00EF5CBC">
        <w:t xml:space="preserve"> </w:t>
      </w:r>
      <w:r w:rsidR="00D46AF9">
        <w:t xml:space="preserve">se representa la relación existente entre estas tecnologías, </w:t>
      </w:r>
      <w:r w:rsidR="00AD50DC">
        <w:t xml:space="preserve">podemos observar </w:t>
      </w:r>
      <w:r>
        <w:t xml:space="preserve">que URI abarca a URL y URN para </w:t>
      </w:r>
      <w:r w:rsidR="00D46AF9">
        <w:t>nombrar a los recursos.</w:t>
      </w:r>
      <w:r>
        <w:t xml:space="preserve"> </w:t>
      </w:r>
    </w:p>
    <w:p w:rsidR="00FD4C15" w:rsidRPr="00E90AF9" w:rsidRDefault="00FD4C15" w:rsidP="00FD4C15">
      <w:pPr>
        <w:pStyle w:val="contenido"/>
        <w:keepNext/>
        <w:jc w:val="center"/>
      </w:pPr>
      <w:r w:rsidRPr="00E90AF9">
        <w:rPr>
          <w:noProof/>
          <w:lang w:eastAsia="es-EC"/>
        </w:rPr>
        <w:lastRenderedPageBreak/>
        <w:drawing>
          <wp:inline distT="0" distB="0" distL="0" distR="0" wp14:anchorId="2F50F7B1" wp14:editId="503B131F">
            <wp:extent cx="3028950" cy="129431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t="7623" b="-45"/>
                    <a:stretch/>
                  </pic:blipFill>
                  <pic:spPr bwMode="auto">
                    <a:xfrm>
                      <a:off x="0" y="0"/>
                      <a:ext cx="3038408" cy="1298351"/>
                    </a:xfrm>
                    <a:prstGeom prst="rect">
                      <a:avLst/>
                    </a:prstGeom>
                    <a:noFill/>
                    <a:ln>
                      <a:noFill/>
                    </a:ln>
                    <a:extLst>
                      <a:ext uri="{53640926-AAD7-44D8-BBD7-CCE9431645EC}">
                        <a14:shadowObscured xmlns:a14="http://schemas.microsoft.com/office/drawing/2010/main"/>
                      </a:ext>
                    </a:extLst>
                  </pic:spPr>
                </pic:pic>
              </a:graphicData>
            </a:graphic>
          </wp:inline>
        </w:drawing>
      </w:r>
    </w:p>
    <w:p w:rsidR="00FD4C15" w:rsidRDefault="00FD4C15" w:rsidP="00FD4C15">
      <w:pPr>
        <w:pStyle w:val="Epgrafe"/>
        <w:spacing w:after="0" w:line="360" w:lineRule="auto"/>
        <w:ind w:left="2268"/>
        <w:rPr>
          <w:rFonts w:ascii="Arial" w:hAnsi="Arial" w:cs="Arial"/>
          <w:b w:val="0"/>
          <w:noProof/>
          <w:color w:val="auto"/>
          <w:sz w:val="22"/>
          <w:szCs w:val="22"/>
        </w:rPr>
      </w:pPr>
      <w:bookmarkStart w:id="11" w:name="_Toc414268684"/>
      <w:r w:rsidRPr="00E90AF9">
        <w:rPr>
          <w:rFonts w:ascii="Arial" w:hAnsi="Arial" w:cs="Arial"/>
          <w:b w:val="0"/>
          <w:color w:val="auto"/>
          <w:sz w:val="22"/>
          <w:szCs w:val="22"/>
        </w:rPr>
        <w:t xml:space="preserve">Figura </w:t>
      </w:r>
      <w:r w:rsidRPr="00E90AF9">
        <w:rPr>
          <w:rFonts w:ascii="Arial" w:hAnsi="Arial" w:cs="Arial"/>
          <w:b w:val="0"/>
          <w:color w:val="auto"/>
          <w:sz w:val="22"/>
          <w:szCs w:val="22"/>
        </w:rPr>
        <w:fldChar w:fldCharType="begin"/>
      </w:r>
      <w:r w:rsidRPr="00E90AF9">
        <w:rPr>
          <w:rFonts w:ascii="Arial" w:hAnsi="Arial" w:cs="Arial"/>
          <w:b w:val="0"/>
          <w:color w:val="auto"/>
          <w:sz w:val="22"/>
          <w:szCs w:val="22"/>
        </w:rPr>
        <w:instrText xml:space="preserve"> SEQ Figura \* ARABIC </w:instrText>
      </w:r>
      <w:r w:rsidRPr="00E90AF9">
        <w:rPr>
          <w:rFonts w:ascii="Arial" w:hAnsi="Arial" w:cs="Arial"/>
          <w:b w:val="0"/>
          <w:color w:val="auto"/>
          <w:sz w:val="22"/>
          <w:szCs w:val="22"/>
        </w:rPr>
        <w:fldChar w:fldCharType="separate"/>
      </w:r>
      <w:r w:rsidR="007B6AFC">
        <w:rPr>
          <w:rFonts w:ascii="Arial" w:hAnsi="Arial" w:cs="Arial"/>
          <w:b w:val="0"/>
          <w:noProof/>
          <w:color w:val="auto"/>
          <w:sz w:val="22"/>
          <w:szCs w:val="22"/>
        </w:rPr>
        <w:t>1</w:t>
      </w:r>
      <w:r w:rsidRPr="00E90AF9">
        <w:rPr>
          <w:rFonts w:ascii="Arial" w:hAnsi="Arial" w:cs="Arial"/>
          <w:b w:val="0"/>
          <w:color w:val="auto"/>
          <w:sz w:val="22"/>
          <w:szCs w:val="22"/>
        </w:rPr>
        <w:fldChar w:fldCharType="end"/>
      </w:r>
      <w:r w:rsidRPr="00E90AF9">
        <w:rPr>
          <w:rFonts w:ascii="Arial" w:hAnsi="Arial" w:cs="Arial"/>
          <w:b w:val="0"/>
          <w:color w:val="auto"/>
          <w:sz w:val="22"/>
          <w:szCs w:val="22"/>
        </w:rPr>
        <w:t xml:space="preserve">: Relación </w:t>
      </w:r>
      <w:r w:rsidRPr="00E90AF9">
        <w:rPr>
          <w:rFonts w:ascii="Arial" w:hAnsi="Arial" w:cs="Arial"/>
          <w:b w:val="0"/>
          <w:noProof/>
          <w:color w:val="auto"/>
          <w:sz w:val="22"/>
          <w:szCs w:val="22"/>
        </w:rPr>
        <w:t>entre URI, URL y URN.</w:t>
      </w:r>
      <w:bookmarkEnd w:id="11"/>
      <w:r w:rsidRPr="00E90AF9">
        <w:rPr>
          <w:rFonts w:ascii="Arial" w:hAnsi="Arial" w:cs="Arial"/>
          <w:b w:val="0"/>
          <w:noProof/>
          <w:color w:val="auto"/>
          <w:sz w:val="22"/>
          <w:szCs w:val="22"/>
        </w:rPr>
        <w:t xml:space="preserve"> </w:t>
      </w:r>
    </w:p>
    <w:p w:rsidR="00FD4C15" w:rsidRPr="00E90AF9" w:rsidRDefault="00FD4C15" w:rsidP="00FD4C15">
      <w:pPr>
        <w:pStyle w:val="Epgrafe"/>
        <w:spacing w:after="0" w:line="360" w:lineRule="auto"/>
        <w:ind w:left="2268"/>
        <w:rPr>
          <w:rFonts w:ascii="Arial" w:hAnsi="Arial" w:cs="Arial"/>
          <w:b w:val="0"/>
          <w:color w:val="auto"/>
          <w:sz w:val="22"/>
          <w:szCs w:val="22"/>
        </w:rPr>
      </w:pPr>
      <w:r w:rsidRPr="00E90AF9">
        <w:rPr>
          <w:rFonts w:ascii="Arial" w:hAnsi="Arial" w:cs="Arial"/>
          <w:b w:val="0"/>
          <w:color w:val="auto"/>
          <w:sz w:val="22"/>
          <w:szCs w:val="22"/>
        </w:rPr>
        <w:t>Fuente: propio</w:t>
      </w:r>
    </w:p>
    <w:p w:rsidR="00FD4C15" w:rsidRPr="00E90AF9" w:rsidRDefault="00FD4C15" w:rsidP="00E90AF9">
      <w:pPr>
        <w:pStyle w:val="contenido"/>
      </w:pPr>
    </w:p>
    <w:p w:rsidR="006D3502" w:rsidRPr="00E90AF9" w:rsidRDefault="00CE433D" w:rsidP="00E90AF9">
      <w:pPr>
        <w:pStyle w:val="contenido"/>
      </w:pPr>
      <w:r>
        <w:t>Para entender mejor la función que cumple en la web se explican los términos que lo conforman tomado del RFC</w:t>
      </w:r>
      <w:r w:rsidR="00564888">
        <w:rPr>
          <w:rStyle w:val="Refdenotaalpie"/>
        </w:rPr>
        <w:footnoteReference w:id="4"/>
      </w:r>
      <w:r w:rsidR="00564888">
        <w:rPr>
          <w:rStyle w:val="Refdenotaalpie"/>
        </w:rPr>
        <w:footnoteReference w:id="5"/>
      </w:r>
      <w:r w:rsidR="00564888">
        <w:t xml:space="preserve"> (</w:t>
      </w:r>
      <w:r w:rsidR="00564888" w:rsidRPr="00564888">
        <w:t>Request for Comments</w:t>
      </w:r>
      <w:r w:rsidR="00564888">
        <w:t>)</w:t>
      </w:r>
      <w:r>
        <w:t xml:space="preserve"> que lo </w:t>
      </w:r>
      <w:r w:rsidR="00564888">
        <w:t>describe como: “</w:t>
      </w:r>
      <w:r w:rsidR="00564888" w:rsidRPr="00E90AF9">
        <w:t>Un identificador uniforme de recursos (URI) proporciona un medio simple y extensible para la identificación de un recurso</w:t>
      </w:r>
      <w:r w:rsidR="00CA7F5E">
        <w:t>.</w:t>
      </w:r>
      <w:r w:rsidR="00564888">
        <w:t>”</w:t>
      </w:r>
    </w:p>
    <w:p w:rsidR="001B3C72" w:rsidRPr="00E90AF9" w:rsidRDefault="00F53AB0" w:rsidP="00E90AF9">
      <w:pPr>
        <w:pStyle w:val="contenido"/>
      </w:pPr>
      <w:r w:rsidRPr="00E90AF9">
        <w:t xml:space="preserve">Uniforme: </w:t>
      </w:r>
      <w:r w:rsidR="001B3C72" w:rsidRPr="00E90AF9">
        <w:t>Uniformidad ofrece varios beneficios. Permite diferentes tipos de identificadores de recursos que se utilizarán en el mismo contexto, aun cuando los mecanismos utilizados para acceder a esos recursos pueden ser diferentes. Permite la interpretación semántica uniforme de convenciones sintácticas comunes a través de diferentes tipos de identificadores de recursos.</w:t>
      </w:r>
    </w:p>
    <w:p w:rsidR="001E3F9D" w:rsidRPr="00E90AF9" w:rsidRDefault="001E3F9D" w:rsidP="00E90AF9">
      <w:pPr>
        <w:pStyle w:val="contenido"/>
      </w:pPr>
      <w:r w:rsidRPr="00E90AF9">
        <w:t>Recurso</w:t>
      </w:r>
      <w:r w:rsidR="00F53AB0" w:rsidRPr="00E90AF9">
        <w:t xml:space="preserve">: </w:t>
      </w:r>
      <w:r w:rsidRPr="00E90AF9">
        <w:t>Esta especificación no limita el alcance de lo que podría ser un recurso; más bien, el término "recurso" se utiliza en un sentido general de lo que pudiera ser identificado por un URI. Ejemplos conocidos incluyen un documento electrónico, una imagen, una fuente de información con un propósito consistente (por ejemplo, "parte meteorológico de hoy para Los Ángeles"), un servicio (por ejemplo, una puerta de enlace HTTP a SMS), y una colección de otros recursos. Un recurso no es necesariamente accesible a través de Internet; por ejemplo, los seres humanos, las empresas y los libros encuadernados en una bibliot</w:t>
      </w:r>
      <w:r w:rsidR="00D66525" w:rsidRPr="00E90AF9">
        <w:t>eca también pueden ser recurso (…)</w:t>
      </w:r>
      <w:r w:rsidRPr="00E90AF9">
        <w:t>.</w:t>
      </w:r>
    </w:p>
    <w:p w:rsidR="001E3F9D" w:rsidRPr="00E90AF9" w:rsidRDefault="001E3F9D" w:rsidP="00E90AF9">
      <w:pPr>
        <w:pStyle w:val="contenido"/>
      </w:pPr>
      <w:r w:rsidRPr="00E90AF9">
        <w:t>Identificador</w:t>
      </w:r>
      <w:r w:rsidR="00F53AB0" w:rsidRPr="00E90AF9">
        <w:t xml:space="preserve">: </w:t>
      </w:r>
      <w:r w:rsidRPr="00E90AF9">
        <w:t>Un identificador encarna la información necesaria para distinguir lo que se identificó a partir de todas las otras cosas dentro de su ámbito de aplicación de la identificación. Nuestro uso de los términos "identificar" y "identificación" se refieren a este fin de distinguir un recurso de todos los demás recursos, independientemente de cómo se logra ese propósito (</w:t>
      </w:r>
      <w:r w:rsidR="00207EF5" w:rsidRPr="00E90AF9">
        <w:t>ejemplos</w:t>
      </w:r>
      <w:r w:rsidRPr="00E90AF9">
        <w:t xml:space="preserve">, nombre, dirección, o el contexto). Estos términos no deben </w:t>
      </w:r>
      <w:r w:rsidRPr="00E90AF9">
        <w:lastRenderedPageBreak/>
        <w:t>confundirse con la presunción de que un identificador define o encarna la identidad de lo que se hace referencia, aunque esto puede ser el caso de algunos identificadores. Tampoco debe asumirse que un sistema que utiliza los URI tendrá acceso al recurso identificado: en muchos casos, los URI se utilizan para referirse a los recursos sin ninguna intención de que se puede acceder. Del mismo modo, "un" recurso identificado podría no ser singula</w:t>
      </w:r>
      <w:r w:rsidR="00207EF5" w:rsidRPr="00E90AF9">
        <w:t>r en la naturaleza (</w:t>
      </w:r>
      <w:r w:rsidRPr="00E90AF9">
        <w:t>ejemplo, un recurso puede ser un conjunto con nombre o una asig</w:t>
      </w:r>
      <w:r w:rsidR="007870F2">
        <w:t>nación que varía con el tiempo)</w:t>
      </w:r>
      <w:r w:rsidRPr="00E90AF9">
        <w:t>”</w:t>
      </w:r>
      <w:sdt>
        <w:sdtPr>
          <w:id w:val="1652562467"/>
          <w:citation/>
        </w:sdtPr>
        <w:sdtEndPr/>
        <w:sdtContent>
          <w:r w:rsidR="00207EF5" w:rsidRPr="00E90AF9">
            <w:fldChar w:fldCharType="begin"/>
          </w:r>
          <w:r w:rsidR="00564888">
            <w:rPr>
              <w:noProof/>
            </w:rPr>
            <w:instrText xml:space="preserve">CITATION Tim05 \t  \l 12298 </w:instrText>
          </w:r>
          <w:r w:rsidR="00207EF5" w:rsidRPr="00E90AF9">
            <w:fldChar w:fldCharType="separate"/>
          </w:r>
          <w:r w:rsidR="00F7382D">
            <w:rPr>
              <w:noProof/>
            </w:rPr>
            <w:t xml:space="preserve"> (Berners-Lee, Fielding, &amp; Masinter, 2005)</w:t>
          </w:r>
          <w:r w:rsidR="00207EF5" w:rsidRPr="00E90AF9">
            <w:fldChar w:fldCharType="end"/>
          </w:r>
        </w:sdtContent>
      </w:sdt>
      <w:r w:rsidR="007870F2">
        <w:t>.</w:t>
      </w:r>
    </w:p>
    <w:p w:rsidR="00717FDD" w:rsidRPr="007870F2" w:rsidRDefault="005B439A" w:rsidP="008465E6">
      <w:pPr>
        <w:pStyle w:val="contenido"/>
      </w:pPr>
      <w:r w:rsidRPr="00E90AF9">
        <w:t xml:space="preserve">La </w:t>
      </w:r>
      <w:r w:rsidR="0044134F" w:rsidRPr="00E90AF9">
        <w:t>estructura</w:t>
      </w:r>
      <w:r w:rsidRPr="00E90AF9">
        <w:t xml:space="preserve"> de una</w:t>
      </w:r>
      <w:r w:rsidR="0044134F" w:rsidRPr="00E90AF9">
        <w:t xml:space="preserve"> URI es explicada en el Figura </w:t>
      </w:r>
      <w:r w:rsidR="009D12BA">
        <w:t>2</w:t>
      </w:r>
      <w:r w:rsidR="0044134F" w:rsidRPr="00E90AF9">
        <w:t xml:space="preserve"> de</w:t>
      </w:r>
      <w:sdt>
        <w:sdtPr>
          <w:id w:val="-1252889321"/>
          <w:citation/>
        </w:sdtPr>
        <w:sdtEndPr/>
        <w:sdtContent>
          <w:r w:rsidR="0044134F" w:rsidRPr="00E90AF9">
            <w:fldChar w:fldCharType="begin"/>
          </w:r>
          <w:r w:rsidR="00FD7260">
            <w:instrText xml:space="preserve">CITATION Alb12 \l 12298 </w:instrText>
          </w:r>
          <w:r w:rsidR="0044134F" w:rsidRPr="00E90AF9">
            <w:fldChar w:fldCharType="separate"/>
          </w:r>
          <w:r w:rsidR="00F7382D">
            <w:rPr>
              <w:noProof/>
            </w:rPr>
            <w:t xml:space="preserve"> (Albahari &amp; Albahari, 2012)</w:t>
          </w:r>
          <w:r w:rsidR="0044134F" w:rsidRPr="00E90AF9">
            <w:fldChar w:fldCharType="end"/>
          </w:r>
        </w:sdtContent>
      </w:sdt>
      <w:r w:rsidR="00B16248" w:rsidRPr="00E90AF9">
        <w:t xml:space="preserve">, </w:t>
      </w:r>
      <w:r w:rsidR="00AD0D39">
        <w:t xml:space="preserve">todos los componente aquí identificados son explicados ampliamente en </w:t>
      </w:r>
      <w:r w:rsidR="008465E6">
        <w:t>el RFC</w:t>
      </w:r>
      <w:r w:rsidR="008465E6" w:rsidRPr="008465E6">
        <w:t>3986</w:t>
      </w:r>
      <w:r w:rsidR="008465E6">
        <w:rPr>
          <w:rStyle w:val="Refdenotaalpie"/>
        </w:rPr>
        <w:footnoteReference w:id="6"/>
      </w:r>
      <w:r w:rsidR="008465E6" w:rsidRPr="008465E6">
        <w:t xml:space="preserve"> </w:t>
      </w:r>
      <w:r w:rsidR="008465E6">
        <w:t xml:space="preserve">en el cual se </w:t>
      </w:r>
      <w:r w:rsidR="00AD0D39">
        <w:t>define</w:t>
      </w:r>
      <w:r w:rsidR="008465E6">
        <w:t>n</w:t>
      </w:r>
      <w:r w:rsidR="00AD0D39">
        <w:t xml:space="preserve"> las URIs</w:t>
      </w:r>
      <w:r w:rsidR="007870F2">
        <w:t>.</w:t>
      </w:r>
      <w:r w:rsidR="00AD0D39">
        <w:t xml:space="preserve"> </w:t>
      </w:r>
    </w:p>
    <w:p w:rsidR="005B439A" w:rsidRPr="00E90AF9" w:rsidRDefault="005B439A" w:rsidP="00A9024B">
      <w:pPr>
        <w:pStyle w:val="contenido"/>
        <w:keepNext/>
        <w:spacing w:after="0"/>
        <w:jc w:val="center"/>
      </w:pPr>
      <w:r w:rsidRPr="00E90AF9">
        <w:rPr>
          <w:noProof/>
          <w:lang w:eastAsia="es-EC"/>
        </w:rPr>
        <w:drawing>
          <wp:inline distT="0" distB="0" distL="0" distR="0" wp14:anchorId="05597397" wp14:editId="53B42DD6">
            <wp:extent cx="4333875" cy="18723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9215" t="33535" r="14562" b="23263"/>
                    <a:stretch/>
                  </pic:blipFill>
                  <pic:spPr bwMode="auto">
                    <a:xfrm>
                      <a:off x="0" y="0"/>
                      <a:ext cx="4337369" cy="1873849"/>
                    </a:xfrm>
                    <a:prstGeom prst="rect">
                      <a:avLst/>
                    </a:prstGeom>
                    <a:ln>
                      <a:noFill/>
                    </a:ln>
                    <a:extLst>
                      <a:ext uri="{53640926-AAD7-44D8-BBD7-CCE9431645EC}">
                        <a14:shadowObscured xmlns:a14="http://schemas.microsoft.com/office/drawing/2010/main"/>
                      </a:ext>
                    </a:extLst>
                  </pic:spPr>
                </pic:pic>
              </a:graphicData>
            </a:graphic>
          </wp:inline>
        </w:drawing>
      </w:r>
    </w:p>
    <w:p w:rsidR="00541817" w:rsidRDefault="005B439A" w:rsidP="00A9024B">
      <w:pPr>
        <w:pStyle w:val="titulosTF"/>
        <w:spacing w:after="0"/>
        <w:ind w:left="993"/>
      </w:pPr>
      <w:bookmarkStart w:id="12" w:name="_Toc414268685"/>
      <w:r w:rsidRPr="00E90AF9">
        <w:t xml:space="preserve">Figura </w:t>
      </w:r>
      <w:r w:rsidR="009C5032">
        <w:fldChar w:fldCharType="begin"/>
      </w:r>
      <w:r w:rsidR="009C5032">
        <w:instrText xml:space="preserve"> SEQ Figura \* ARABIC </w:instrText>
      </w:r>
      <w:r w:rsidR="009C5032">
        <w:fldChar w:fldCharType="separate"/>
      </w:r>
      <w:r w:rsidR="007B6AFC">
        <w:rPr>
          <w:noProof/>
        </w:rPr>
        <w:t>2</w:t>
      </w:r>
      <w:r w:rsidR="009C5032">
        <w:rPr>
          <w:noProof/>
        </w:rPr>
        <w:fldChar w:fldCharType="end"/>
      </w:r>
      <w:r w:rsidRPr="00E90AF9">
        <w:t>: Estructura de la  URI (Scheme URI).</w:t>
      </w:r>
      <w:bookmarkEnd w:id="12"/>
      <w:r w:rsidRPr="00E90AF9">
        <w:t xml:space="preserve"> </w:t>
      </w:r>
    </w:p>
    <w:p w:rsidR="00326ADB" w:rsidRPr="00A9024B" w:rsidRDefault="005B439A" w:rsidP="00A9024B">
      <w:pPr>
        <w:pStyle w:val="titulosTF"/>
        <w:ind w:left="993"/>
      </w:pPr>
      <w:r w:rsidRPr="00A9024B">
        <w:t>Fuente</w:t>
      </w:r>
      <w:r w:rsidR="0044134F" w:rsidRPr="00A9024B">
        <w:t>:</w:t>
      </w:r>
      <w:sdt>
        <w:sdtPr>
          <w:id w:val="-803387637"/>
          <w:citation/>
        </w:sdtPr>
        <w:sdtEndPr/>
        <w:sdtContent>
          <w:r w:rsidR="0044134F" w:rsidRPr="00A9024B">
            <w:fldChar w:fldCharType="begin"/>
          </w:r>
          <w:r w:rsidR="00FD7260">
            <w:instrText xml:space="preserve">CITATION Alb12 \l 12298 </w:instrText>
          </w:r>
          <w:r w:rsidR="0044134F" w:rsidRPr="00A9024B">
            <w:fldChar w:fldCharType="separate"/>
          </w:r>
          <w:r w:rsidR="00F7382D">
            <w:rPr>
              <w:noProof/>
            </w:rPr>
            <w:t xml:space="preserve"> (Albahari &amp; Albahari, 2012)</w:t>
          </w:r>
          <w:r w:rsidR="0044134F" w:rsidRPr="00A9024B">
            <w:fldChar w:fldCharType="end"/>
          </w:r>
        </w:sdtContent>
      </w:sdt>
    </w:p>
    <w:p w:rsidR="00053EF3" w:rsidRPr="00E90AF9" w:rsidRDefault="00053EF3" w:rsidP="00D90010">
      <w:pPr>
        <w:pStyle w:val="Nivel4"/>
      </w:pPr>
      <w:bookmarkStart w:id="13" w:name="_Toc384986226"/>
      <w:bookmarkStart w:id="14" w:name="_Toc414268612"/>
      <w:r w:rsidRPr="00E90AF9">
        <w:t>RDF</w:t>
      </w:r>
      <w:bookmarkEnd w:id="13"/>
      <w:bookmarkEnd w:id="14"/>
    </w:p>
    <w:p w:rsidR="000E2499" w:rsidRDefault="000E2499" w:rsidP="00E90AF9">
      <w:pPr>
        <w:pStyle w:val="contenido"/>
      </w:pPr>
      <w:r>
        <w:t xml:space="preserve">En </w:t>
      </w:r>
      <w:sdt>
        <w:sdtPr>
          <w:id w:val="147178755"/>
          <w:citation/>
        </w:sdtPr>
        <w:sdtEndPr/>
        <w:sdtContent>
          <w:r w:rsidR="00484FAE" w:rsidRPr="00E90AF9">
            <w:fldChar w:fldCharType="begin"/>
          </w:r>
          <w:r w:rsidR="00484FAE" w:rsidRPr="00E90AF9">
            <w:instrText xml:space="preserve"> CITATION Bri04 \l 12298 </w:instrText>
          </w:r>
          <w:r w:rsidR="00484FAE" w:rsidRPr="00E90AF9">
            <w:fldChar w:fldCharType="separate"/>
          </w:r>
          <w:r w:rsidR="00F7382D">
            <w:rPr>
              <w:noProof/>
            </w:rPr>
            <w:t>(McBride, 2004)</w:t>
          </w:r>
          <w:r w:rsidR="00484FAE" w:rsidRPr="00E90AF9">
            <w:fldChar w:fldCharType="end"/>
          </w:r>
        </w:sdtContent>
      </w:sdt>
      <w:r w:rsidR="00484FAE">
        <w:t xml:space="preserve"> </w:t>
      </w:r>
      <w:r>
        <w:t xml:space="preserve">se encuentran las </w:t>
      </w:r>
      <w:r w:rsidR="008E48E2">
        <w:t>especiaciones</w:t>
      </w:r>
      <w:r>
        <w:t xml:space="preserve"> sobre </w:t>
      </w:r>
      <w:r w:rsidRPr="000E2499">
        <w:rPr>
          <w:i/>
        </w:rPr>
        <w:t>Resource Description Framework</w:t>
      </w:r>
      <w:r>
        <w:t xml:space="preserve"> (RDF), en su traducción al español </w:t>
      </w:r>
      <w:r w:rsidR="00E54527" w:rsidRPr="00E90AF9">
        <w:t xml:space="preserve"> </w:t>
      </w:r>
      <w:r w:rsidR="00E54527" w:rsidRPr="000E2499">
        <w:rPr>
          <w:i/>
        </w:rPr>
        <w:t xml:space="preserve">Marco de Descripción </w:t>
      </w:r>
      <w:r w:rsidRPr="000E2499">
        <w:rPr>
          <w:i/>
        </w:rPr>
        <w:t>de Recursos</w:t>
      </w:r>
      <w:r w:rsidR="008E48E2">
        <w:rPr>
          <w:i/>
        </w:rPr>
        <w:t xml:space="preserve"> </w:t>
      </w:r>
      <w:r w:rsidR="008E48E2">
        <w:t>que</w:t>
      </w:r>
      <w:r>
        <w:t xml:space="preserve"> es </w:t>
      </w:r>
      <w:r w:rsidR="00E54527" w:rsidRPr="00E90AF9">
        <w:t xml:space="preserve">un lenguaje para representar la información </w:t>
      </w:r>
      <w:r>
        <w:t>sobre</w:t>
      </w:r>
      <w:r w:rsidR="008E48E2">
        <w:t xml:space="preserve"> recursos en la World Wide Web. Busca guardar metadatos de recursos que se encuentran disponibles en web, como título, autor, fechas relacionadas, derechos del autor y l</w:t>
      </w:r>
      <w:r w:rsidR="00193658">
        <w:t xml:space="preserve">a </w:t>
      </w:r>
      <w:r w:rsidR="006C57E4">
        <w:t>información</w:t>
      </w:r>
      <w:r w:rsidR="00193658">
        <w:t xml:space="preserve"> de la licencia de</w:t>
      </w:r>
      <w:r w:rsidR="006C57E4">
        <w:t>l recurso.</w:t>
      </w:r>
    </w:p>
    <w:p w:rsidR="000E2499" w:rsidRDefault="006C57E4" w:rsidP="00E90AF9">
      <w:pPr>
        <w:pStyle w:val="contenido"/>
      </w:pPr>
      <w:r>
        <w:t>Existen recursos que n</w:t>
      </w:r>
      <w:r w:rsidR="009D30EC">
        <w:t>o necesariamente son digitales y que por lo tanto no pueden ser recuperados a través de la red,</w:t>
      </w:r>
      <w:r>
        <w:t xml:space="preserve"> en la web encontramos representaciones de los mismos</w:t>
      </w:r>
      <w:r w:rsidR="008E0191">
        <w:t>,</w:t>
      </w:r>
      <w:r>
        <w:t xml:space="preserve"> como  los que </w:t>
      </w:r>
      <w:r w:rsidR="0042295A">
        <w:t>existen</w:t>
      </w:r>
      <w:r w:rsidR="009D30EC">
        <w:t xml:space="preserve"> en un sitio de compras</w:t>
      </w:r>
      <w:r>
        <w:t xml:space="preserve">, </w:t>
      </w:r>
      <w:r w:rsidR="008E0191">
        <w:t xml:space="preserve">de estos recursos se puede guardar </w:t>
      </w:r>
      <w:r w:rsidR="008E0191">
        <w:lastRenderedPageBreak/>
        <w:t>información relevante p</w:t>
      </w:r>
      <w:r w:rsidR="00574CDC">
        <w:t>ara la operaciones de adquisición, por ejemplo, disponibilidad, características específicas de cada producto. Otro recurso que se</w:t>
      </w:r>
      <w:r w:rsidR="000E0F9D">
        <w:t xml:space="preserve"> puede</w:t>
      </w:r>
      <w:r w:rsidR="00574CDC">
        <w:t xml:space="preserve"> rescatar de este ejemplo son los usuarios</w:t>
      </w:r>
      <w:r w:rsidR="00484FAE">
        <w:t xml:space="preserve"> de quienes se puede rescatar información relevantes de para las diferentes cuentas que pueden poseer.</w:t>
      </w:r>
    </w:p>
    <w:p w:rsidR="00D606EB" w:rsidRPr="00E90AF9" w:rsidRDefault="00114C11" w:rsidP="00E90AF9">
      <w:pPr>
        <w:pStyle w:val="contenido"/>
      </w:pPr>
      <w:r w:rsidRPr="00E90AF9">
        <w:t xml:space="preserve">Desde la primera publicación de RDF en su versión 1.0 en febrero del 2004 </w:t>
      </w:r>
      <w:r w:rsidR="006A0B55">
        <w:t xml:space="preserve">pasaron </w:t>
      </w:r>
      <w:r w:rsidR="00406DF3" w:rsidRPr="00E90AF9">
        <w:t>1</w:t>
      </w:r>
      <w:r w:rsidR="00653FBA">
        <w:t>0</w:t>
      </w:r>
      <w:r w:rsidRPr="00E90AF9">
        <w:t xml:space="preserve"> años </w:t>
      </w:r>
      <w:r w:rsidR="00406DF3" w:rsidRPr="00E90AF9">
        <w:t xml:space="preserve">para que en la primera mitad del 2014 </w:t>
      </w:r>
      <w:r w:rsidR="006A0B55">
        <w:t xml:space="preserve">se </w:t>
      </w:r>
      <w:r w:rsidR="00406DF3" w:rsidRPr="00E90AF9">
        <w:t>conoc</w:t>
      </w:r>
      <w:r w:rsidR="006A0B55">
        <w:t xml:space="preserve">ió </w:t>
      </w:r>
      <w:r w:rsidR="00406DF3" w:rsidRPr="00E90AF9">
        <w:t>la versión 1.1</w:t>
      </w:r>
      <w:r w:rsidR="00C45843" w:rsidRPr="00E90AF9">
        <w:t xml:space="preserve">, </w:t>
      </w:r>
      <w:r w:rsidR="00570E8E">
        <w:t>la cual se encuentra redactada en</w:t>
      </w:r>
      <w:r w:rsidR="00D606EB" w:rsidRPr="00E90AF9">
        <w:t xml:space="preserve"> </w:t>
      </w:r>
      <w:r w:rsidR="00D606EB" w:rsidRPr="00E90AF9">
        <w:rPr>
          <w:i/>
        </w:rPr>
        <w:t>What’s New in RDF 1.1</w:t>
      </w:r>
      <w:r w:rsidR="00D606EB" w:rsidRPr="00570E8E">
        <w:rPr>
          <w:rStyle w:val="Refdenotaalpie"/>
        </w:rPr>
        <w:footnoteReference w:id="7"/>
      </w:r>
      <w:r w:rsidR="00570E8E" w:rsidRPr="00570E8E">
        <w:t>.</w:t>
      </w:r>
      <w:r w:rsidR="00D606EB" w:rsidRPr="00570E8E">
        <w:t xml:space="preserve"> </w:t>
      </w:r>
      <w:r w:rsidR="00570E8E">
        <w:t>U</w:t>
      </w:r>
      <w:r w:rsidR="00570E8E" w:rsidRPr="00570E8E">
        <w:t xml:space="preserve">na de las principales </w:t>
      </w:r>
      <w:r w:rsidR="00570E8E">
        <w:t xml:space="preserve">novedades es la incorporación de </w:t>
      </w:r>
      <w:r w:rsidR="00D606EB" w:rsidRPr="00E90AF9">
        <w:t>IRIs</w:t>
      </w:r>
      <w:r w:rsidR="001D6C4E">
        <w:rPr>
          <w:rStyle w:val="Refdenotaalpie"/>
        </w:rPr>
        <w:footnoteReference w:id="8"/>
      </w:r>
      <w:r w:rsidR="00D606EB" w:rsidRPr="00E90AF9">
        <w:t xml:space="preserve"> </w:t>
      </w:r>
      <w:r w:rsidR="00570E8E">
        <w:t xml:space="preserve">para referenciar los recursos, esto </w:t>
      </w:r>
      <w:r w:rsidR="00D606EB" w:rsidRPr="00E90AF9">
        <w:t xml:space="preserve">en lugar de URIs </w:t>
      </w:r>
      <w:r w:rsidR="00570E8E">
        <w:t>además de n</w:t>
      </w:r>
      <w:r w:rsidR="00D606EB" w:rsidRPr="00E90AF9">
        <w:t xml:space="preserve">uevos formatos </w:t>
      </w:r>
      <w:r w:rsidR="00737E62" w:rsidRPr="00E90AF9">
        <w:t>se serialización, este último</w:t>
      </w:r>
      <w:r w:rsidR="00D606EB" w:rsidRPr="00E90AF9">
        <w:t xml:space="preserve"> </w:t>
      </w:r>
      <w:r w:rsidR="00737E62" w:rsidRPr="00E90AF9">
        <w:t>se visualizan</w:t>
      </w:r>
      <w:r w:rsidR="00D606EB" w:rsidRPr="00E90AF9">
        <w:t xml:space="preserve"> en la Figura </w:t>
      </w:r>
      <w:r w:rsidR="00DC6A78" w:rsidRPr="00E90AF9">
        <w:t>3</w:t>
      </w:r>
      <w:r w:rsidR="00D606EB" w:rsidRPr="00E90AF9">
        <w:t>.</w:t>
      </w:r>
    </w:p>
    <w:p w:rsidR="00D606EB" w:rsidRPr="00E90AF9" w:rsidRDefault="00D606EB" w:rsidP="00A9024B">
      <w:pPr>
        <w:pStyle w:val="contenido"/>
        <w:keepNext/>
        <w:spacing w:after="0"/>
        <w:jc w:val="center"/>
      </w:pPr>
      <w:r w:rsidRPr="00E90AF9">
        <w:rPr>
          <w:noProof/>
          <w:lang w:eastAsia="es-EC"/>
        </w:rPr>
        <w:drawing>
          <wp:inline distT="0" distB="0" distL="0" distR="0" wp14:anchorId="424F5D9C" wp14:editId="79C6EE9A">
            <wp:extent cx="5103628" cy="2371060"/>
            <wp:effectExtent l="0" t="0" r="0" b="0"/>
            <wp:docPr id="5" name="Imagen 5" descr="http://www.w3.org/TR/2014/NOTE-rdf11-new-20140225/serialization-form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w3.org/TR/2014/NOTE-rdf11-new-20140225/serialization-formats.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364" t="7469" r="4554" b="10586"/>
                    <a:stretch/>
                  </pic:blipFill>
                  <pic:spPr bwMode="auto">
                    <a:xfrm>
                      <a:off x="0" y="0"/>
                      <a:ext cx="5107436" cy="2372829"/>
                    </a:xfrm>
                    <a:prstGeom prst="rect">
                      <a:avLst/>
                    </a:prstGeom>
                    <a:noFill/>
                    <a:ln>
                      <a:noFill/>
                    </a:ln>
                    <a:extLst>
                      <a:ext uri="{53640926-AAD7-44D8-BBD7-CCE9431645EC}">
                        <a14:shadowObscured xmlns:a14="http://schemas.microsoft.com/office/drawing/2010/main"/>
                      </a:ext>
                    </a:extLst>
                  </pic:spPr>
                </pic:pic>
              </a:graphicData>
            </a:graphic>
          </wp:inline>
        </w:drawing>
      </w:r>
    </w:p>
    <w:p w:rsidR="00D606EB" w:rsidRPr="00A9024B" w:rsidRDefault="00D606EB" w:rsidP="00A9024B">
      <w:pPr>
        <w:pStyle w:val="titulosTF"/>
        <w:spacing w:after="0" w:line="360" w:lineRule="auto"/>
        <w:ind w:left="567"/>
        <w:rPr>
          <w:szCs w:val="22"/>
        </w:rPr>
      </w:pPr>
      <w:bookmarkStart w:id="15" w:name="_Toc414268686"/>
      <w:r w:rsidRPr="00A9024B">
        <w:rPr>
          <w:szCs w:val="22"/>
        </w:rPr>
        <w:t xml:space="preserve">Figura </w:t>
      </w:r>
      <w:r w:rsidR="00F15244" w:rsidRPr="00A9024B">
        <w:rPr>
          <w:szCs w:val="22"/>
        </w:rPr>
        <w:fldChar w:fldCharType="begin"/>
      </w:r>
      <w:r w:rsidR="00F15244" w:rsidRPr="00A9024B">
        <w:rPr>
          <w:szCs w:val="22"/>
        </w:rPr>
        <w:instrText xml:space="preserve"> SEQ Figura \* ARABIC </w:instrText>
      </w:r>
      <w:r w:rsidR="00F15244" w:rsidRPr="00A9024B">
        <w:rPr>
          <w:szCs w:val="22"/>
        </w:rPr>
        <w:fldChar w:fldCharType="separate"/>
      </w:r>
      <w:r w:rsidR="007B6AFC">
        <w:rPr>
          <w:noProof/>
          <w:szCs w:val="22"/>
        </w:rPr>
        <w:t>3</w:t>
      </w:r>
      <w:r w:rsidR="00F15244" w:rsidRPr="00A9024B">
        <w:rPr>
          <w:noProof/>
          <w:szCs w:val="22"/>
        </w:rPr>
        <w:fldChar w:fldCharType="end"/>
      </w:r>
      <w:r w:rsidRPr="00A9024B">
        <w:rPr>
          <w:szCs w:val="22"/>
        </w:rPr>
        <w:t>. RDF 1.0 y 1.1 formatos de serialización.</w:t>
      </w:r>
      <w:bookmarkEnd w:id="15"/>
      <w:r w:rsidRPr="00A9024B">
        <w:rPr>
          <w:szCs w:val="22"/>
        </w:rPr>
        <w:t xml:space="preserve"> </w:t>
      </w:r>
    </w:p>
    <w:p w:rsidR="00D606EB" w:rsidRPr="00A9024B" w:rsidRDefault="00D606EB" w:rsidP="00A9024B">
      <w:pPr>
        <w:pStyle w:val="titulosTF"/>
        <w:spacing w:after="0" w:line="360" w:lineRule="auto"/>
        <w:ind w:left="567"/>
        <w:rPr>
          <w:sz w:val="18"/>
          <w:szCs w:val="22"/>
        </w:rPr>
      </w:pPr>
      <w:r w:rsidRPr="00A9024B">
        <w:rPr>
          <w:sz w:val="18"/>
          <w:szCs w:val="22"/>
        </w:rPr>
        <w:t xml:space="preserve">Fuente: </w:t>
      </w:r>
      <w:sdt>
        <w:sdtPr>
          <w:rPr>
            <w:sz w:val="18"/>
            <w:szCs w:val="22"/>
          </w:rPr>
          <w:id w:val="-1337686025"/>
          <w:citation/>
        </w:sdtPr>
        <w:sdtEndPr/>
        <w:sdtContent>
          <w:r w:rsidR="00DC6A78" w:rsidRPr="00A9024B">
            <w:rPr>
              <w:sz w:val="18"/>
              <w:szCs w:val="22"/>
            </w:rPr>
            <w:fldChar w:fldCharType="begin"/>
          </w:r>
          <w:r w:rsidR="00DC6A78" w:rsidRPr="00A9024B">
            <w:rPr>
              <w:sz w:val="18"/>
              <w:szCs w:val="22"/>
            </w:rPr>
            <w:instrText xml:space="preserve"> CITATION Dav141 \l 12298 </w:instrText>
          </w:r>
          <w:r w:rsidR="00DC6A78" w:rsidRPr="00A9024B">
            <w:rPr>
              <w:sz w:val="18"/>
              <w:szCs w:val="22"/>
            </w:rPr>
            <w:fldChar w:fldCharType="separate"/>
          </w:r>
          <w:r w:rsidR="00F7382D" w:rsidRPr="00F7382D">
            <w:rPr>
              <w:noProof/>
              <w:sz w:val="18"/>
              <w:szCs w:val="22"/>
            </w:rPr>
            <w:t>(Wood, 2014)</w:t>
          </w:r>
          <w:r w:rsidR="00DC6A78" w:rsidRPr="00A9024B">
            <w:rPr>
              <w:sz w:val="18"/>
              <w:szCs w:val="22"/>
            </w:rPr>
            <w:fldChar w:fldCharType="end"/>
          </w:r>
        </w:sdtContent>
      </w:sdt>
    </w:p>
    <w:p w:rsidR="008F5EB0" w:rsidRPr="00E90AF9" w:rsidRDefault="008F5EB0" w:rsidP="00E90AF9">
      <w:pPr>
        <w:pStyle w:val="contenido"/>
      </w:pPr>
    </w:p>
    <w:p w:rsidR="0092404E" w:rsidRPr="00F5760F" w:rsidRDefault="00E603A7" w:rsidP="0085171E">
      <w:pPr>
        <w:pStyle w:val="Nivel5"/>
      </w:pPr>
      <w:r>
        <w:t>Modelo de datos RDF</w:t>
      </w:r>
    </w:p>
    <w:p w:rsidR="00470D3A" w:rsidRDefault="007E7CF2" w:rsidP="00470D3A">
      <w:pPr>
        <w:pStyle w:val="contenido"/>
        <w:tabs>
          <w:tab w:val="center" w:pos="4394"/>
        </w:tabs>
      </w:pPr>
      <w:r>
        <w:t>L</w:t>
      </w:r>
      <w:r w:rsidR="00E603A7">
        <w:t>a estructura esencial que define la sintaxis</w:t>
      </w:r>
      <w:r w:rsidR="00864CFB">
        <w:t xml:space="preserve"> abstracta</w:t>
      </w:r>
      <w:r w:rsidR="00E603A7">
        <w:t xml:space="preserve"> de un</w:t>
      </w:r>
      <w:r>
        <w:t xml:space="preserve"> RDF es el conjunto</w:t>
      </w:r>
      <w:r w:rsidR="00B843DA">
        <w:t xml:space="preserve"> formado por</w:t>
      </w:r>
      <w:r>
        <w:t xml:space="preserve"> un sujeto,</w:t>
      </w:r>
      <w:r w:rsidR="00B03BCE">
        <w:t xml:space="preserve"> un predicado y un objeto</w:t>
      </w:r>
      <w:r w:rsidR="00864CFB">
        <w:t>,</w:t>
      </w:r>
      <w:r w:rsidR="00B03BCE">
        <w:t xml:space="preserve"> </w:t>
      </w:r>
      <w:r w:rsidR="00B843DA">
        <w:t xml:space="preserve">constituyendo </w:t>
      </w:r>
      <w:r w:rsidR="00B03BCE">
        <w:t xml:space="preserve">una </w:t>
      </w:r>
      <w:r w:rsidR="00B843DA">
        <w:t>tripleta, a la vez un conjunto de tripletas se denominan grafo RD</w:t>
      </w:r>
      <w:r w:rsidR="00F87F3F">
        <w:t xml:space="preserve">F, cada tripleta pude ser visualizada como </w:t>
      </w:r>
      <w:r w:rsidR="00875555" w:rsidRPr="00E90AF9">
        <w:t>se representa como un enlace nodo-arco-nodo</w:t>
      </w:r>
      <w:r w:rsidR="00541755">
        <w:t>.</w:t>
      </w:r>
      <w:r w:rsidR="00F27050">
        <w:t xml:space="preserve"> </w:t>
      </w:r>
      <w:r w:rsidR="0023518F">
        <w:t xml:space="preserve">A una tripleta la conforman tres elementos denominados Sujeto, Predicado y Objeto, que por convencionalismo se listan en ese orden, en la Figura 4 se visualiza de forma gráfica. </w:t>
      </w:r>
      <w:r w:rsidR="00470D3A">
        <w:t>Los nodos pueden ser de tres tipos diferentes: IRIS, Literales, Nodos en blanco.</w:t>
      </w:r>
      <w:r w:rsidR="00470D3A">
        <w:t xml:space="preserve"> E</w:t>
      </w:r>
      <w:r w:rsidR="008203C1" w:rsidRPr="008203C1">
        <w:t xml:space="preserve">l sujeto puede ser </w:t>
      </w:r>
      <w:r w:rsidR="008203C1">
        <w:t xml:space="preserve">un IRI o nodo en blanco, </w:t>
      </w:r>
      <w:r w:rsidR="00470D3A">
        <w:lastRenderedPageBreak/>
        <w:t xml:space="preserve">el predicado solo puede ser un IRI y el objeto un IRI, nodo en blanco o un literal. </w:t>
      </w:r>
      <w:sdt>
        <w:sdtPr>
          <w:id w:val="-2016833610"/>
          <w:citation/>
        </w:sdtPr>
        <w:sdtContent>
          <w:r w:rsidR="00470D3A" w:rsidRPr="00E90AF9">
            <w:fldChar w:fldCharType="begin"/>
          </w:r>
          <w:r w:rsidR="00470D3A" w:rsidRPr="00E90AF9">
            <w:instrText xml:space="preserve">CITATION Ric \l 12298 </w:instrText>
          </w:r>
          <w:r w:rsidR="00470D3A" w:rsidRPr="00E90AF9">
            <w:fldChar w:fldCharType="separate"/>
          </w:r>
          <w:r w:rsidR="00470D3A">
            <w:rPr>
              <w:noProof/>
            </w:rPr>
            <w:t>(Cyganiak, Wood, &amp; Lanthaler, 2014)</w:t>
          </w:r>
          <w:r w:rsidR="00470D3A" w:rsidRPr="00E90AF9">
            <w:fldChar w:fldCharType="end"/>
          </w:r>
        </w:sdtContent>
      </w:sdt>
      <w:r w:rsidR="00470D3A">
        <w:t xml:space="preserve">. </w:t>
      </w:r>
      <w:r w:rsidR="00470D3A">
        <w:tab/>
      </w:r>
    </w:p>
    <w:p w:rsidR="0067174E" w:rsidRDefault="00F81278" w:rsidP="00333126">
      <w:pPr>
        <w:pStyle w:val="contenido"/>
        <w:numPr>
          <w:ilvl w:val="0"/>
          <w:numId w:val="39"/>
        </w:numPr>
      </w:pPr>
      <w:bookmarkStart w:id="16" w:name="_GoBack"/>
      <w:bookmarkEnd w:id="16"/>
      <w:r>
        <w:t xml:space="preserve">IRI </w:t>
      </w:r>
      <w:r w:rsidR="0067174E">
        <w:t>(</w:t>
      </w:r>
      <w:r w:rsidR="0067174E" w:rsidRPr="00F81278">
        <w:t>International Resource Identifier</w:t>
      </w:r>
      <w:r w:rsidR="0067174E">
        <w:t>)</w:t>
      </w:r>
      <w:r w:rsidR="002808BD">
        <w:t xml:space="preserve"> son cadenas de caracteres UNICODE</w:t>
      </w:r>
      <w:r w:rsidR="00710DA0">
        <w:rPr>
          <w:rStyle w:val="Refdenotaalpie"/>
        </w:rPr>
        <w:footnoteReference w:id="9"/>
      </w:r>
      <w:r w:rsidR="002808BD">
        <w:t xml:space="preserve"> </w:t>
      </w:r>
      <w:r w:rsidR="0067174E">
        <w:t xml:space="preserve">que nos permiten referenciar </w:t>
      </w:r>
      <w:r w:rsidR="0023518F">
        <w:t>los recursos web. Como parte de una tripleta estos pueden ser sujeto, predicado u objeto.</w:t>
      </w:r>
    </w:p>
    <w:p w:rsidR="002F7A15" w:rsidRDefault="00625E7D" w:rsidP="00333126">
      <w:pPr>
        <w:pStyle w:val="contenido"/>
        <w:numPr>
          <w:ilvl w:val="0"/>
          <w:numId w:val="39"/>
        </w:numPr>
      </w:pPr>
      <w:r>
        <w:t>Literal</w:t>
      </w:r>
      <w:r w:rsidR="002F7A15">
        <w:t xml:space="preserve">es </w:t>
      </w:r>
      <w:r w:rsidR="00DF04FA">
        <w:t>son cadena de cara</w:t>
      </w:r>
      <w:r w:rsidR="002F7A15">
        <w:t xml:space="preserve">cteres UNICODE </w:t>
      </w:r>
      <w:r w:rsidR="00985EC3">
        <w:t xml:space="preserve">a los cuales se determina </w:t>
      </w:r>
      <w:r w:rsidR="00796627">
        <w:t>su tipo de dato, coda fechas, valores numéricos o cadenas de caracteres y en caso de que este último adicionalmente se puede determinar en que idioma se encuentra redactado.</w:t>
      </w:r>
      <w:r w:rsidR="0023518F">
        <w:t xml:space="preserve"> Por su propósito en si estos, como parte de una  tripleta solo ocupar el lugar  de un objeto.</w:t>
      </w:r>
    </w:p>
    <w:p w:rsidR="00E21780" w:rsidRDefault="007C42A9" w:rsidP="00333126">
      <w:pPr>
        <w:pStyle w:val="contenido"/>
        <w:numPr>
          <w:ilvl w:val="0"/>
          <w:numId w:val="39"/>
        </w:numPr>
      </w:pPr>
      <w:r>
        <w:t>Nodo</w:t>
      </w:r>
      <w:r w:rsidR="000D04CD">
        <w:t>s</w:t>
      </w:r>
      <w:r>
        <w:t xml:space="preserve"> en</w:t>
      </w:r>
      <w:r w:rsidR="000D04CD">
        <w:t xml:space="preserve"> blanco que permiten el poder referirnos a recursos son la necesidad utilizar identificadores globales</w:t>
      </w:r>
      <w:r w:rsidR="004D7277">
        <w:t xml:space="preserve">. </w:t>
      </w:r>
      <w:r w:rsidR="00E21780">
        <w:t>Debido a sus características propias los nodos en blanco solo pueden ser utilizados ya sea como sujetos o predicados.</w:t>
      </w:r>
      <w:r w:rsidR="00263FE1">
        <w:tab/>
      </w:r>
      <w:r w:rsidR="00263FE1">
        <w:tab/>
      </w:r>
    </w:p>
    <w:p w:rsidR="00810B3E" w:rsidRPr="00E90AF9" w:rsidRDefault="00810B3E" w:rsidP="00E90AF9">
      <w:pPr>
        <w:pStyle w:val="contenido"/>
        <w:keepNext/>
        <w:spacing w:after="0"/>
        <w:jc w:val="center"/>
      </w:pPr>
      <w:r w:rsidRPr="00E90AF9">
        <w:rPr>
          <w:noProof/>
          <w:lang w:eastAsia="es-EC"/>
        </w:rPr>
        <w:drawing>
          <wp:inline distT="0" distB="0" distL="0" distR="0" wp14:anchorId="5FBC8E58" wp14:editId="5FAD9E4F">
            <wp:extent cx="3479472" cy="561975"/>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2925" t="55067" r="28267" b="33784"/>
                    <a:stretch/>
                  </pic:blipFill>
                  <pic:spPr bwMode="auto">
                    <a:xfrm>
                      <a:off x="0" y="0"/>
                      <a:ext cx="3515637" cy="567816"/>
                    </a:xfrm>
                    <a:prstGeom prst="rect">
                      <a:avLst/>
                    </a:prstGeom>
                    <a:ln>
                      <a:noFill/>
                    </a:ln>
                    <a:extLst>
                      <a:ext uri="{53640926-AAD7-44D8-BBD7-CCE9431645EC}">
                        <a14:shadowObscured xmlns:a14="http://schemas.microsoft.com/office/drawing/2010/main"/>
                      </a:ext>
                    </a:extLst>
                  </pic:spPr>
                </pic:pic>
              </a:graphicData>
            </a:graphic>
          </wp:inline>
        </w:drawing>
      </w:r>
    </w:p>
    <w:p w:rsidR="00810B3E" w:rsidRPr="00FD7260" w:rsidRDefault="00810B3E" w:rsidP="00E21780">
      <w:pPr>
        <w:pStyle w:val="titulosTF"/>
        <w:spacing w:after="0" w:line="360" w:lineRule="auto"/>
        <w:ind w:left="1843"/>
        <w:rPr>
          <w:sz w:val="18"/>
          <w:szCs w:val="22"/>
        </w:rPr>
      </w:pPr>
      <w:bookmarkStart w:id="17" w:name="_Toc414268687"/>
      <w:r w:rsidRPr="00FD7260">
        <w:rPr>
          <w:szCs w:val="22"/>
        </w:rPr>
        <w:t xml:space="preserve">Figura </w:t>
      </w:r>
      <w:r w:rsidR="00F15244" w:rsidRPr="00FD7260">
        <w:rPr>
          <w:szCs w:val="22"/>
        </w:rPr>
        <w:fldChar w:fldCharType="begin"/>
      </w:r>
      <w:r w:rsidR="00F15244" w:rsidRPr="00FD7260">
        <w:rPr>
          <w:szCs w:val="22"/>
        </w:rPr>
        <w:instrText xml:space="preserve"> SEQ Figura \* ARABIC </w:instrText>
      </w:r>
      <w:r w:rsidR="00F15244" w:rsidRPr="00FD7260">
        <w:rPr>
          <w:szCs w:val="22"/>
        </w:rPr>
        <w:fldChar w:fldCharType="separate"/>
      </w:r>
      <w:r w:rsidR="007B6AFC">
        <w:rPr>
          <w:noProof/>
          <w:szCs w:val="22"/>
        </w:rPr>
        <w:t>4</w:t>
      </w:r>
      <w:r w:rsidR="00F15244" w:rsidRPr="00FD7260">
        <w:rPr>
          <w:noProof/>
          <w:szCs w:val="22"/>
        </w:rPr>
        <w:fldChar w:fldCharType="end"/>
      </w:r>
      <w:r w:rsidRPr="00FD7260">
        <w:rPr>
          <w:szCs w:val="22"/>
        </w:rPr>
        <w:t>: RDF con dos nodos</w:t>
      </w:r>
      <w:r w:rsidR="004A1600">
        <w:rPr>
          <w:szCs w:val="22"/>
        </w:rPr>
        <w:t xml:space="preserve"> </w:t>
      </w:r>
      <w:r w:rsidR="00E21780">
        <w:rPr>
          <w:szCs w:val="22"/>
        </w:rPr>
        <w:t xml:space="preserve">(sujeto y objetos) </w:t>
      </w:r>
      <w:r w:rsidR="004A1600">
        <w:rPr>
          <w:szCs w:val="22"/>
        </w:rPr>
        <w:t>y una arista</w:t>
      </w:r>
      <w:r w:rsidR="00E21780">
        <w:rPr>
          <w:szCs w:val="22"/>
        </w:rPr>
        <w:t xml:space="preserve"> (predicado). </w:t>
      </w:r>
      <w:r w:rsidRPr="00FD7260">
        <w:rPr>
          <w:sz w:val="18"/>
          <w:szCs w:val="22"/>
        </w:rPr>
        <w:t xml:space="preserve">Fuente: </w:t>
      </w:r>
      <w:sdt>
        <w:sdtPr>
          <w:rPr>
            <w:sz w:val="18"/>
            <w:szCs w:val="22"/>
          </w:rPr>
          <w:id w:val="-1681882229"/>
          <w:citation/>
        </w:sdtPr>
        <w:sdtEndPr/>
        <w:sdtContent>
          <w:r w:rsidRPr="00FD7260">
            <w:rPr>
              <w:sz w:val="18"/>
              <w:szCs w:val="22"/>
            </w:rPr>
            <w:fldChar w:fldCharType="begin"/>
          </w:r>
          <w:r w:rsidRPr="00FD7260">
            <w:rPr>
              <w:sz w:val="18"/>
              <w:szCs w:val="22"/>
            </w:rPr>
            <w:instrText xml:space="preserve">CITATION Ric \l 12298 </w:instrText>
          </w:r>
          <w:r w:rsidRPr="00FD7260">
            <w:rPr>
              <w:sz w:val="18"/>
              <w:szCs w:val="22"/>
            </w:rPr>
            <w:fldChar w:fldCharType="separate"/>
          </w:r>
          <w:r w:rsidR="00F7382D" w:rsidRPr="00F7382D">
            <w:rPr>
              <w:noProof/>
              <w:sz w:val="18"/>
              <w:szCs w:val="22"/>
            </w:rPr>
            <w:t>(Cyganiak, Wood, &amp; Lanthaler, 2014)</w:t>
          </w:r>
          <w:r w:rsidRPr="00FD7260">
            <w:rPr>
              <w:sz w:val="18"/>
              <w:szCs w:val="22"/>
            </w:rPr>
            <w:fldChar w:fldCharType="end"/>
          </w:r>
        </w:sdtContent>
      </w:sdt>
      <w:bookmarkEnd w:id="17"/>
    </w:p>
    <w:p w:rsidR="00F5760F" w:rsidRPr="00E90AF9" w:rsidRDefault="00F5760F" w:rsidP="00F5760F">
      <w:pPr>
        <w:pStyle w:val="titulosTF"/>
        <w:spacing w:after="0"/>
        <w:ind w:left="1843"/>
        <w:rPr>
          <w:sz w:val="22"/>
          <w:szCs w:val="22"/>
        </w:rPr>
      </w:pPr>
    </w:p>
    <w:p w:rsidR="00E0715D" w:rsidRDefault="00F95A21" w:rsidP="00E90AF9">
      <w:pPr>
        <w:pStyle w:val="Nivel5"/>
        <w:numPr>
          <w:ilvl w:val="4"/>
          <w:numId w:val="1"/>
        </w:numPr>
      </w:pPr>
      <w:r w:rsidRPr="00453647">
        <w:t xml:space="preserve">Vocabularios </w:t>
      </w:r>
      <w:r w:rsidR="0092404E" w:rsidRPr="00453647">
        <w:t>RDF y Espacio de Nombres IRIs</w:t>
      </w:r>
    </w:p>
    <w:p w:rsidR="00EB7706" w:rsidRDefault="00EB0CED" w:rsidP="00E90AF9">
      <w:pPr>
        <w:pStyle w:val="contenido"/>
      </w:pPr>
      <w:r w:rsidRPr="00E90AF9">
        <w:t xml:space="preserve">Un RDF vocabulario es una colección de IRIs destinados para ser usados en grafos RDF. Por ejemplo, </w:t>
      </w:r>
      <w:proofErr w:type="gramStart"/>
      <w:r w:rsidRPr="00E90AF9">
        <w:t>los IRIs documentados</w:t>
      </w:r>
      <w:proofErr w:type="gramEnd"/>
      <w:r w:rsidRPr="00E90AF9">
        <w:t xml:space="preserve"> en [RDF11-SCHEMA] </w:t>
      </w:r>
      <w:r w:rsidRPr="00E90AF9">
        <w:rPr>
          <w:vertAlign w:val="superscript"/>
        </w:rPr>
        <w:footnoteReference w:id="10"/>
      </w:r>
      <w:r w:rsidRPr="00E90AF9">
        <w:t xml:space="preserve"> son el Vocabulario RDF Esquema (RDF Schema Vocabulary).</w:t>
      </w:r>
      <w:r w:rsidR="00E0715D">
        <w:t xml:space="preserve"> </w:t>
      </w:r>
      <w:r w:rsidR="00160A2C">
        <w:t>Son u</w:t>
      </w:r>
      <w:r w:rsidR="00160A2C" w:rsidRPr="00E90AF9">
        <w:t xml:space="preserve">na colección de "términos" </w:t>
      </w:r>
      <w:r w:rsidR="00E1453E">
        <w:t xml:space="preserve">que definen  conceptos y relaciones que sirven para representar un área de conocimiento, </w:t>
      </w:r>
      <w:r w:rsidR="00160A2C" w:rsidRPr="00E90AF9">
        <w:t>para un propósito en particular</w:t>
      </w:r>
      <w:r w:rsidR="00160A2C">
        <w:t xml:space="preserve">. </w:t>
      </w:r>
      <w:r w:rsidR="00C57A34">
        <w:t>Ayuda</w:t>
      </w:r>
      <w:r w:rsidR="00DB6199">
        <w:t>n</w:t>
      </w:r>
      <w:r w:rsidR="00C57A34">
        <w:t xml:space="preserve"> a la integración de datos y a aumentar el conociendo al descubrir una nueva relación.</w:t>
      </w:r>
      <w:sdt>
        <w:sdtPr>
          <w:id w:val="-581219617"/>
          <w:citation/>
        </w:sdtPr>
        <w:sdtEndPr/>
        <w:sdtContent>
          <w:r w:rsidRPr="00E90AF9">
            <w:fldChar w:fldCharType="begin"/>
          </w:r>
          <w:r w:rsidRPr="00E90AF9">
            <w:instrText xml:space="preserve">CITATION Ric \l 12298 </w:instrText>
          </w:r>
          <w:r w:rsidRPr="00E90AF9">
            <w:fldChar w:fldCharType="separate"/>
          </w:r>
          <w:r w:rsidR="00F7382D">
            <w:rPr>
              <w:noProof/>
            </w:rPr>
            <w:t xml:space="preserve"> (Cyganiak, Wood, &amp; Lanthaler, 2014)</w:t>
          </w:r>
          <w:r w:rsidRPr="00E90AF9">
            <w:fldChar w:fldCharType="end"/>
          </w:r>
        </w:sdtContent>
      </w:sdt>
    </w:p>
    <w:p w:rsidR="00DB6199" w:rsidRDefault="00764227" w:rsidP="00E90AF9">
      <w:pPr>
        <w:pStyle w:val="contenido"/>
      </w:pPr>
      <w:r w:rsidRPr="00E90AF9">
        <w:t xml:space="preserve">Los vocabularios pueden ir desde simples </w:t>
      </w:r>
      <w:r w:rsidR="00895D0C">
        <w:t>a complejos</w:t>
      </w:r>
      <w:r w:rsidR="00783BE2">
        <w:t>,</w:t>
      </w:r>
      <w:r w:rsidR="00895D0C">
        <w:t xml:space="preserve"> </w:t>
      </w:r>
      <w:r w:rsidR="00D17D17" w:rsidRPr="00E90AF9">
        <w:t>ampliamente usado</w:t>
      </w:r>
      <w:r w:rsidR="00895D0C">
        <w:t>s</w:t>
      </w:r>
      <w:r w:rsidR="00D17D17" w:rsidRPr="00E90AF9">
        <w:t xml:space="preserve"> </w:t>
      </w:r>
      <w:r w:rsidR="00895D0C">
        <w:t xml:space="preserve">como </w:t>
      </w:r>
      <w:r w:rsidRPr="00E90AF9">
        <w:t>Schema RDF utilizado, FOAF</w:t>
      </w:r>
      <w:r w:rsidR="001D6A55" w:rsidRPr="00E90AF9">
        <w:rPr>
          <w:rStyle w:val="Refdenotaalpie"/>
        </w:rPr>
        <w:footnoteReference w:id="11"/>
      </w:r>
      <w:r w:rsidRPr="00E90AF9">
        <w:t xml:space="preserve"> y Dublin Core Metadata Element Set</w:t>
      </w:r>
      <w:r w:rsidR="001D6A55" w:rsidRPr="00E90AF9">
        <w:rPr>
          <w:rStyle w:val="Refdenotaalpie"/>
        </w:rPr>
        <w:footnoteReference w:id="12"/>
      </w:r>
      <w:r w:rsidRPr="00E90AF9">
        <w:t xml:space="preserve"> para vocabularios con miles de términos, tales como los utilizados en la asistencia sanitaria para describir </w:t>
      </w:r>
      <w:r w:rsidRPr="00E90AF9">
        <w:lastRenderedPageBreak/>
        <w:t>síntomas, enfermedades y tratamientos. Vocabularios juegan un papel muy importante en Linked Data, específicamente para ayudar con la integración de datos. El uso de este término se s</w:t>
      </w:r>
      <w:r w:rsidR="00E0715D">
        <w:t>uperpone con la Ontología.</w:t>
      </w:r>
    </w:p>
    <w:p w:rsidR="002616C2" w:rsidRPr="00E90AF9" w:rsidRDefault="00D334E0" w:rsidP="00E90AF9">
      <w:pPr>
        <w:pStyle w:val="contenido"/>
      </w:pPr>
      <w:proofErr w:type="gramStart"/>
      <w:r>
        <w:t xml:space="preserve">Los </w:t>
      </w:r>
      <w:r w:rsidR="00586B7A">
        <w:t>IRI</w:t>
      </w:r>
      <w:r>
        <w:t>s</w:t>
      </w:r>
      <w:proofErr w:type="gramEnd"/>
      <w:r w:rsidR="002616C2" w:rsidRPr="00E90AF9">
        <w:t xml:space="preserve"> de</w:t>
      </w:r>
      <w:r w:rsidR="00586B7A">
        <w:t>ntro</w:t>
      </w:r>
      <w:r w:rsidR="002616C2" w:rsidRPr="00E90AF9">
        <w:t xml:space="preserve"> </w:t>
      </w:r>
      <w:r w:rsidR="00586B7A">
        <w:t xml:space="preserve">de </w:t>
      </w:r>
      <w:r w:rsidR="002616C2" w:rsidRPr="00E90AF9">
        <w:t>un vocabulario RDF a menudo comienzan con una subcadena común conocido como un espacio de nombres IRI</w:t>
      </w:r>
      <w:r w:rsidR="00586B7A">
        <w:t xml:space="preserve"> (</w:t>
      </w:r>
      <w:r w:rsidR="00586B7A" w:rsidRPr="00586B7A">
        <w:t>Namespace</w:t>
      </w:r>
      <w:r>
        <w:t>s</w:t>
      </w:r>
      <w:r w:rsidR="00586B7A" w:rsidRPr="00586B7A">
        <w:t xml:space="preserve"> </w:t>
      </w:r>
      <w:r w:rsidR="00586B7A">
        <w:t>IRI)</w:t>
      </w:r>
      <w:r w:rsidR="002616C2" w:rsidRPr="00E90AF9">
        <w:t xml:space="preserve">. </w:t>
      </w:r>
      <w:proofErr w:type="gramStart"/>
      <w:r w:rsidR="002616C2" w:rsidRPr="00E90AF9">
        <w:t>Algunos IRIs</w:t>
      </w:r>
      <w:proofErr w:type="gramEnd"/>
      <w:r w:rsidR="002616C2" w:rsidRPr="00E90AF9">
        <w:t xml:space="preserve"> de espacio de nombres se asocian por convención con un nombre corto conocido como un prefijo de espacio de nombres </w:t>
      </w:r>
      <w:r w:rsidR="00FC0DD1" w:rsidRPr="00E90AF9">
        <w:t>(namespace prefix).</w:t>
      </w:r>
      <w:sdt>
        <w:sdtPr>
          <w:id w:val="2075238423"/>
          <w:citation/>
        </w:sdtPr>
        <w:sdtEndPr/>
        <w:sdtContent>
          <w:r w:rsidR="00FC0DD1" w:rsidRPr="00E90AF9">
            <w:fldChar w:fldCharType="begin"/>
          </w:r>
          <w:r w:rsidR="00FC0DD1" w:rsidRPr="00E90AF9">
            <w:instrText xml:space="preserve"> CITATION W3C13 \l 12298 </w:instrText>
          </w:r>
          <w:r w:rsidR="00FC0DD1" w:rsidRPr="00E90AF9">
            <w:fldChar w:fldCharType="separate"/>
          </w:r>
          <w:r w:rsidR="00F7382D">
            <w:rPr>
              <w:noProof/>
            </w:rPr>
            <w:t xml:space="preserve"> (W3C, 2013)</w:t>
          </w:r>
          <w:r w:rsidR="00FC0DD1" w:rsidRPr="00E90AF9">
            <w:fldChar w:fldCharType="end"/>
          </w:r>
        </w:sdtContent>
      </w:sdt>
    </w:p>
    <w:p w:rsidR="00CC6C74" w:rsidRPr="00E90AF9" w:rsidRDefault="00A11D96" w:rsidP="00E90AF9">
      <w:pPr>
        <w:pStyle w:val="contenido"/>
      </w:pPr>
      <w:r w:rsidRPr="00E90AF9">
        <w:t xml:space="preserve">El término "espacio de nombres" por sí no tiene un significado bien definido en el contexto de la RDF, pero a veces se utiliza de manera informal en el sentido de "espacio de nombres IRI" o "vocabulario </w:t>
      </w:r>
      <w:r w:rsidR="00FD7B8F" w:rsidRPr="00E90AF9">
        <w:t>RDF”.</w:t>
      </w:r>
      <w:r w:rsidRPr="00E90AF9">
        <w:t xml:space="preserve"> </w:t>
      </w:r>
      <w:sdt>
        <w:sdtPr>
          <w:id w:val="-2090455701"/>
          <w:citation/>
        </w:sdtPr>
        <w:sdtEndPr/>
        <w:sdtContent>
          <w:r w:rsidRPr="00E90AF9">
            <w:fldChar w:fldCharType="begin"/>
          </w:r>
          <w:r w:rsidRPr="00E90AF9">
            <w:instrText xml:space="preserve"> CITATION W3C13 \l 12298 </w:instrText>
          </w:r>
          <w:r w:rsidRPr="00E90AF9">
            <w:fldChar w:fldCharType="separate"/>
          </w:r>
          <w:r w:rsidR="00F7382D">
            <w:rPr>
              <w:noProof/>
            </w:rPr>
            <w:t>(W3C, 2013)</w:t>
          </w:r>
          <w:r w:rsidRPr="00E90AF9">
            <w:fldChar w:fldCharType="end"/>
          </w:r>
        </w:sdtContent>
      </w:sdt>
    </w:p>
    <w:p w:rsidR="00A733FA" w:rsidRPr="00E90AF9" w:rsidRDefault="00A733FA" w:rsidP="00A9024B">
      <w:pPr>
        <w:pStyle w:val="Epgrafe"/>
        <w:keepNext/>
        <w:spacing w:after="0" w:line="360" w:lineRule="auto"/>
        <w:ind w:left="284"/>
        <w:rPr>
          <w:rFonts w:ascii="Arial" w:hAnsi="Arial" w:cs="Arial"/>
          <w:b w:val="0"/>
          <w:color w:val="auto"/>
          <w:sz w:val="22"/>
          <w:szCs w:val="22"/>
        </w:rPr>
      </w:pPr>
      <w:bookmarkStart w:id="18" w:name="_Toc414268732"/>
      <w:r w:rsidRPr="00E90AF9">
        <w:rPr>
          <w:rFonts w:ascii="Arial" w:hAnsi="Arial" w:cs="Arial"/>
          <w:b w:val="0"/>
          <w:color w:val="auto"/>
          <w:sz w:val="22"/>
          <w:szCs w:val="22"/>
        </w:rPr>
        <w:t xml:space="preserve">Tabla </w:t>
      </w:r>
      <w:r w:rsidRPr="00E90AF9">
        <w:rPr>
          <w:rFonts w:ascii="Arial" w:hAnsi="Arial" w:cs="Arial"/>
          <w:b w:val="0"/>
          <w:color w:val="auto"/>
          <w:sz w:val="22"/>
          <w:szCs w:val="22"/>
        </w:rPr>
        <w:fldChar w:fldCharType="begin"/>
      </w:r>
      <w:r w:rsidRPr="00E90AF9">
        <w:rPr>
          <w:rFonts w:ascii="Arial" w:hAnsi="Arial" w:cs="Arial"/>
          <w:b w:val="0"/>
          <w:color w:val="auto"/>
          <w:sz w:val="22"/>
          <w:szCs w:val="22"/>
        </w:rPr>
        <w:instrText xml:space="preserve"> SEQ Tabla \* ARABIC </w:instrText>
      </w:r>
      <w:r w:rsidRPr="00E90AF9">
        <w:rPr>
          <w:rFonts w:ascii="Arial" w:hAnsi="Arial" w:cs="Arial"/>
          <w:b w:val="0"/>
          <w:color w:val="auto"/>
          <w:sz w:val="22"/>
          <w:szCs w:val="22"/>
        </w:rPr>
        <w:fldChar w:fldCharType="separate"/>
      </w:r>
      <w:r w:rsidR="007B6AFC">
        <w:rPr>
          <w:rFonts w:ascii="Arial" w:hAnsi="Arial" w:cs="Arial"/>
          <w:b w:val="0"/>
          <w:noProof/>
          <w:color w:val="auto"/>
          <w:sz w:val="22"/>
          <w:szCs w:val="22"/>
        </w:rPr>
        <w:t>1</w:t>
      </w:r>
      <w:r w:rsidRPr="00E90AF9">
        <w:rPr>
          <w:rFonts w:ascii="Arial" w:hAnsi="Arial" w:cs="Arial"/>
          <w:b w:val="0"/>
          <w:color w:val="auto"/>
          <w:sz w:val="22"/>
          <w:szCs w:val="22"/>
        </w:rPr>
        <w:fldChar w:fldCharType="end"/>
      </w:r>
      <w:r w:rsidR="00BF0875" w:rsidRPr="00E90AF9">
        <w:rPr>
          <w:rFonts w:ascii="Arial" w:hAnsi="Arial" w:cs="Arial"/>
          <w:b w:val="0"/>
          <w:color w:val="auto"/>
          <w:sz w:val="22"/>
          <w:szCs w:val="22"/>
        </w:rPr>
        <w:t>.</w:t>
      </w:r>
      <w:r w:rsidRPr="00E90AF9">
        <w:rPr>
          <w:rFonts w:ascii="Arial" w:hAnsi="Arial" w:cs="Arial"/>
          <w:b w:val="0"/>
          <w:color w:val="auto"/>
          <w:sz w:val="22"/>
          <w:szCs w:val="22"/>
        </w:rPr>
        <w:t xml:space="preserve"> Ejemplos de Prefijos de Espacios de Nombres e IRIs</w:t>
      </w:r>
      <w:bookmarkEnd w:id="18"/>
    </w:p>
    <w:tbl>
      <w:tblPr>
        <w:tblW w:w="8155" w:type="dxa"/>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Layout w:type="fixed"/>
        <w:tblCellMar>
          <w:top w:w="15" w:type="dxa"/>
          <w:left w:w="15" w:type="dxa"/>
          <w:bottom w:w="15" w:type="dxa"/>
          <w:right w:w="15" w:type="dxa"/>
        </w:tblCellMar>
        <w:tblLook w:val="04A0" w:firstRow="1" w:lastRow="0" w:firstColumn="1" w:lastColumn="0" w:noHBand="0" w:noVBand="1"/>
      </w:tblPr>
      <w:tblGrid>
        <w:gridCol w:w="2060"/>
        <w:gridCol w:w="3260"/>
        <w:gridCol w:w="2835"/>
      </w:tblGrid>
      <w:tr w:rsidR="00FC0DD1" w:rsidRPr="00A9024B" w:rsidTr="00A9024B">
        <w:trPr>
          <w:jc w:val="center"/>
        </w:trPr>
        <w:tc>
          <w:tcPr>
            <w:tcW w:w="2060" w:type="dxa"/>
            <w:shd w:val="clear" w:color="auto" w:fill="auto"/>
            <w:tcMar>
              <w:top w:w="45" w:type="dxa"/>
              <w:left w:w="75" w:type="dxa"/>
              <w:bottom w:w="45" w:type="dxa"/>
              <w:right w:w="75" w:type="dxa"/>
            </w:tcMar>
            <w:vAlign w:val="center"/>
            <w:hideMark/>
          </w:tcPr>
          <w:p w:rsidR="00FC0DD1" w:rsidRPr="00A9024B" w:rsidRDefault="00FC0DD1" w:rsidP="00A9024B">
            <w:pPr>
              <w:pStyle w:val="contenido"/>
              <w:spacing w:after="0"/>
              <w:jc w:val="center"/>
              <w:rPr>
                <w:b/>
                <w:sz w:val="20"/>
              </w:rPr>
            </w:pPr>
            <w:r w:rsidRPr="00A9024B">
              <w:rPr>
                <w:b/>
                <w:sz w:val="20"/>
              </w:rPr>
              <w:t>Namespace prefix</w:t>
            </w:r>
          </w:p>
        </w:tc>
        <w:tc>
          <w:tcPr>
            <w:tcW w:w="3260" w:type="dxa"/>
            <w:shd w:val="clear" w:color="auto" w:fill="auto"/>
            <w:tcMar>
              <w:top w:w="45" w:type="dxa"/>
              <w:left w:w="75" w:type="dxa"/>
              <w:bottom w:w="45" w:type="dxa"/>
              <w:right w:w="75" w:type="dxa"/>
            </w:tcMar>
            <w:vAlign w:val="center"/>
            <w:hideMark/>
          </w:tcPr>
          <w:p w:rsidR="00FC0DD1" w:rsidRPr="00A9024B" w:rsidRDefault="00FC0DD1" w:rsidP="00A9024B">
            <w:pPr>
              <w:pStyle w:val="contenido"/>
              <w:spacing w:after="0"/>
              <w:jc w:val="center"/>
              <w:rPr>
                <w:b/>
                <w:sz w:val="20"/>
              </w:rPr>
            </w:pPr>
            <w:r w:rsidRPr="00A9024B">
              <w:rPr>
                <w:b/>
                <w:sz w:val="20"/>
              </w:rPr>
              <w:t>Namespace IRI</w:t>
            </w:r>
          </w:p>
        </w:tc>
        <w:tc>
          <w:tcPr>
            <w:tcW w:w="2835" w:type="dxa"/>
            <w:shd w:val="clear" w:color="auto" w:fill="auto"/>
            <w:tcMar>
              <w:top w:w="45" w:type="dxa"/>
              <w:left w:w="75" w:type="dxa"/>
              <w:bottom w:w="45" w:type="dxa"/>
              <w:right w:w="75" w:type="dxa"/>
            </w:tcMar>
            <w:vAlign w:val="center"/>
            <w:hideMark/>
          </w:tcPr>
          <w:p w:rsidR="00FC0DD1" w:rsidRPr="00A9024B" w:rsidRDefault="00FC0DD1" w:rsidP="00A9024B">
            <w:pPr>
              <w:pStyle w:val="contenido"/>
              <w:spacing w:after="0"/>
              <w:jc w:val="center"/>
              <w:rPr>
                <w:b/>
                <w:sz w:val="20"/>
              </w:rPr>
            </w:pPr>
            <w:r w:rsidRPr="00A9024B">
              <w:rPr>
                <w:b/>
                <w:sz w:val="20"/>
              </w:rPr>
              <w:t>RDF vocabulary</w:t>
            </w:r>
          </w:p>
        </w:tc>
      </w:tr>
      <w:tr w:rsidR="00FC0DD1" w:rsidRPr="00470D3A" w:rsidTr="00A9024B">
        <w:trPr>
          <w:jc w:val="center"/>
        </w:trPr>
        <w:tc>
          <w:tcPr>
            <w:tcW w:w="2060"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rPr>
            </w:pPr>
            <w:r w:rsidRPr="00A9024B">
              <w:rPr>
                <w:sz w:val="20"/>
              </w:rPr>
              <w:t>rdf</w:t>
            </w:r>
          </w:p>
        </w:tc>
        <w:tc>
          <w:tcPr>
            <w:tcW w:w="3260"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rPr>
            </w:pPr>
            <w:r w:rsidRPr="00A9024B">
              <w:rPr>
                <w:sz w:val="20"/>
              </w:rPr>
              <w:t>http://www.w3.org/1999/02/22-rdf-syntax-ns#</w:t>
            </w:r>
          </w:p>
        </w:tc>
        <w:tc>
          <w:tcPr>
            <w:tcW w:w="2835"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lang w:val="en-US"/>
              </w:rPr>
            </w:pPr>
            <w:r w:rsidRPr="00A9024B">
              <w:rPr>
                <w:sz w:val="20"/>
                <w:lang w:val="en-US"/>
              </w:rPr>
              <w:t>The RDF built-in vocabulary [RDF11-SCHEMA]</w:t>
            </w:r>
            <w:r w:rsidR="001F5EAF" w:rsidRPr="00A9024B">
              <w:rPr>
                <w:rStyle w:val="Refdenotaalpie"/>
                <w:sz w:val="20"/>
                <w:lang w:val="en-US"/>
              </w:rPr>
              <w:footnoteReference w:id="13"/>
            </w:r>
          </w:p>
        </w:tc>
      </w:tr>
      <w:tr w:rsidR="00FC0DD1" w:rsidRPr="00470D3A" w:rsidTr="00A9024B">
        <w:trPr>
          <w:jc w:val="center"/>
        </w:trPr>
        <w:tc>
          <w:tcPr>
            <w:tcW w:w="2060"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rPr>
            </w:pPr>
            <w:r w:rsidRPr="00A9024B">
              <w:rPr>
                <w:sz w:val="20"/>
              </w:rPr>
              <w:t>rdfs</w:t>
            </w:r>
          </w:p>
        </w:tc>
        <w:tc>
          <w:tcPr>
            <w:tcW w:w="3260"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rPr>
            </w:pPr>
            <w:r w:rsidRPr="00A9024B">
              <w:rPr>
                <w:sz w:val="20"/>
              </w:rPr>
              <w:t>http://www.w3.org/2000/01/rdf-schema#</w:t>
            </w:r>
          </w:p>
        </w:tc>
        <w:tc>
          <w:tcPr>
            <w:tcW w:w="2835"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lang w:val="en-US"/>
              </w:rPr>
            </w:pPr>
            <w:r w:rsidRPr="00A9024B">
              <w:rPr>
                <w:sz w:val="20"/>
                <w:lang w:val="en-US"/>
              </w:rPr>
              <w:t>The RDF Schema vocabulary [RDF11-SCHEMA]</w:t>
            </w:r>
            <w:r w:rsidR="001F5EAF" w:rsidRPr="00A9024B">
              <w:rPr>
                <w:rStyle w:val="Refdenotaalpie"/>
                <w:sz w:val="20"/>
                <w:lang w:val="en-US"/>
              </w:rPr>
              <w:footnoteReference w:id="14"/>
            </w:r>
          </w:p>
        </w:tc>
      </w:tr>
      <w:tr w:rsidR="00FC0DD1" w:rsidRPr="00470D3A" w:rsidTr="00A9024B">
        <w:trPr>
          <w:jc w:val="center"/>
        </w:trPr>
        <w:tc>
          <w:tcPr>
            <w:tcW w:w="2060"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rPr>
            </w:pPr>
            <w:r w:rsidRPr="00A9024B">
              <w:rPr>
                <w:sz w:val="20"/>
              </w:rPr>
              <w:t>xsd</w:t>
            </w:r>
          </w:p>
        </w:tc>
        <w:tc>
          <w:tcPr>
            <w:tcW w:w="3260"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rPr>
            </w:pPr>
            <w:r w:rsidRPr="00A9024B">
              <w:rPr>
                <w:sz w:val="20"/>
              </w:rPr>
              <w:t>http://www.w3.org/2001/XMLSchema#</w:t>
            </w:r>
          </w:p>
        </w:tc>
        <w:tc>
          <w:tcPr>
            <w:tcW w:w="2835"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lang w:val="en-US"/>
              </w:rPr>
            </w:pPr>
            <w:r w:rsidRPr="00A9024B">
              <w:rPr>
                <w:sz w:val="20"/>
                <w:lang w:val="en-US"/>
              </w:rPr>
              <w:t>The RDF-compatible XSD types</w:t>
            </w:r>
            <w:r w:rsidR="001F5EAF" w:rsidRPr="00A9024B">
              <w:rPr>
                <w:rStyle w:val="Refdenotaalpie"/>
                <w:sz w:val="20"/>
                <w:lang w:val="en-US"/>
              </w:rPr>
              <w:footnoteReference w:id="15"/>
            </w:r>
          </w:p>
        </w:tc>
      </w:tr>
    </w:tbl>
    <w:p w:rsidR="00764227" w:rsidRPr="00E90AF9" w:rsidRDefault="003A2A3D" w:rsidP="00A9024B">
      <w:pPr>
        <w:pStyle w:val="contenido"/>
        <w:ind w:left="284"/>
      </w:pPr>
      <w:r w:rsidRPr="00E90AF9">
        <w:rPr>
          <w:lang w:val="en-US"/>
        </w:rPr>
        <w:t xml:space="preserve">Fuente: </w:t>
      </w:r>
      <w:sdt>
        <w:sdtPr>
          <w:id w:val="-491633569"/>
          <w:citation/>
        </w:sdtPr>
        <w:sdtEndPr/>
        <w:sdtContent>
          <w:r w:rsidRPr="00E90AF9">
            <w:fldChar w:fldCharType="begin"/>
          </w:r>
          <w:r w:rsidRPr="00E90AF9">
            <w:rPr>
              <w:lang w:val="en-US"/>
            </w:rPr>
            <w:instrText xml:space="preserve">CITATION Ric \l 12298 </w:instrText>
          </w:r>
          <w:r w:rsidRPr="00E90AF9">
            <w:fldChar w:fldCharType="separate"/>
          </w:r>
          <w:r w:rsidR="00F7382D" w:rsidRPr="00F7382D">
            <w:rPr>
              <w:noProof/>
              <w:lang w:val="en-US"/>
            </w:rPr>
            <w:t>(Cyganiak, Wood, &amp; Lanthaler, 2014)</w:t>
          </w:r>
          <w:r w:rsidRPr="00E90AF9">
            <w:fldChar w:fldCharType="end"/>
          </w:r>
        </w:sdtContent>
      </w:sdt>
    </w:p>
    <w:p w:rsidR="0092404E" w:rsidRPr="00A9024B" w:rsidRDefault="00920F02" w:rsidP="0085171E">
      <w:pPr>
        <w:pStyle w:val="Nivel5"/>
      </w:pPr>
      <w:r w:rsidRPr="0085171E">
        <w:t>Especificación</w:t>
      </w:r>
      <w:r w:rsidRPr="00A9024B">
        <w:t xml:space="preserve"> de formatos de serialización de RDF</w:t>
      </w:r>
    </w:p>
    <w:p w:rsidR="00170071" w:rsidRPr="00A9024B" w:rsidRDefault="00920F02" w:rsidP="00E90AF9">
      <w:pPr>
        <w:pStyle w:val="contenido"/>
        <w:rPr>
          <w:b/>
        </w:rPr>
      </w:pPr>
      <w:r w:rsidRPr="00A9024B">
        <w:rPr>
          <w:b/>
        </w:rPr>
        <w:t>N-Triples</w:t>
      </w:r>
    </w:p>
    <w:p w:rsidR="00C46262" w:rsidRPr="00E90AF9" w:rsidRDefault="00140999" w:rsidP="00E90AF9">
      <w:pPr>
        <w:pStyle w:val="contenido"/>
      </w:pPr>
      <w:r w:rsidRPr="00E90AF9">
        <w:rPr>
          <w:shd w:val="clear" w:color="auto" w:fill="FFFFFF"/>
        </w:rPr>
        <w:t xml:space="preserve">Tripletas N-Triples son una secuencia de términos RDF que representan al sujeto, predicado y objeto de una Tripleta RDF. Estos pueden estar separados por espacios en blanco (espacios U +0020 o tabulaciones U +0009). Esta secuencia es terminada por un </w:t>
      </w:r>
      <w:r w:rsidRPr="00E90AF9">
        <w:t>'.' y una nueva línea (opcional al final de un documento).</w:t>
      </w:r>
      <w:r w:rsidR="00920F02" w:rsidRPr="00E90AF9">
        <w:t> </w:t>
      </w:r>
      <w:sdt>
        <w:sdtPr>
          <w:id w:val="-1716419784"/>
          <w:citation/>
        </w:sdtPr>
        <w:sdtEndPr/>
        <w:sdtContent>
          <w:r w:rsidRPr="00E90AF9">
            <w:fldChar w:fldCharType="begin"/>
          </w:r>
          <w:r w:rsidRPr="00E90AF9">
            <w:instrText xml:space="preserve"> CITATION Gav14 \l 12298 </w:instrText>
          </w:r>
          <w:r w:rsidRPr="00E90AF9">
            <w:fldChar w:fldCharType="separate"/>
          </w:r>
          <w:r w:rsidR="00F7382D">
            <w:rPr>
              <w:noProof/>
            </w:rPr>
            <w:t>(Carothers &amp; Seaborne, 2014)</w:t>
          </w:r>
          <w:r w:rsidRPr="00E90AF9">
            <w:fldChar w:fldCharType="end"/>
          </w:r>
        </w:sdtContent>
      </w:sdt>
    </w:p>
    <w:p w:rsidR="00BF0875" w:rsidRPr="00E90AF9" w:rsidRDefault="00BF0875" w:rsidP="00E90AF9">
      <w:pPr>
        <w:pStyle w:val="contenido"/>
      </w:pPr>
      <w:r w:rsidRPr="00E90AF9">
        <w:t>N-triple en formato en texto plano para grafos RDF, en la Tabla 2 se ejemplifica su estructura</w:t>
      </w:r>
      <w:r w:rsidR="002D3B3F" w:rsidRPr="00E90AF9">
        <w:t>.</w:t>
      </w:r>
    </w:p>
    <w:p w:rsidR="00BA5145" w:rsidRPr="00751189" w:rsidRDefault="00BA5145" w:rsidP="00751189">
      <w:pPr>
        <w:pStyle w:val="titulosTF"/>
        <w:spacing w:after="0" w:line="360" w:lineRule="auto"/>
        <w:ind w:firstLine="1"/>
        <w:rPr>
          <w:szCs w:val="22"/>
        </w:rPr>
      </w:pPr>
      <w:bookmarkStart w:id="19" w:name="_Toc414268733"/>
      <w:r w:rsidRPr="00751189">
        <w:rPr>
          <w:szCs w:val="22"/>
        </w:rPr>
        <w:lastRenderedPageBreak/>
        <w:t xml:space="preserve">Tabla </w:t>
      </w:r>
      <w:r w:rsidR="00F15244" w:rsidRPr="00751189">
        <w:rPr>
          <w:szCs w:val="22"/>
        </w:rPr>
        <w:fldChar w:fldCharType="begin"/>
      </w:r>
      <w:r w:rsidR="00F15244" w:rsidRPr="00751189">
        <w:rPr>
          <w:szCs w:val="22"/>
        </w:rPr>
        <w:instrText xml:space="preserve"> SEQ Tabla \* ARABIC </w:instrText>
      </w:r>
      <w:r w:rsidR="00F15244" w:rsidRPr="00751189">
        <w:rPr>
          <w:szCs w:val="22"/>
        </w:rPr>
        <w:fldChar w:fldCharType="separate"/>
      </w:r>
      <w:r w:rsidR="007B6AFC">
        <w:rPr>
          <w:noProof/>
          <w:szCs w:val="22"/>
        </w:rPr>
        <w:t>2</w:t>
      </w:r>
      <w:r w:rsidR="00F15244" w:rsidRPr="00751189">
        <w:rPr>
          <w:noProof/>
          <w:szCs w:val="22"/>
        </w:rPr>
        <w:fldChar w:fldCharType="end"/>
      </w:r>
      <w:r w:rsidR="00BF0875" w:rsidRPr="00751189">
        <w:rPr>
          <w:szCs w:val="22"/>
        </w:rPr>
        <w:t>.</w:t>
      </w:r>
      <w:r w:rsidRPr="00751189">
        <w:rPr>
          <w:szCs w:val="22"/>
        </w:rPr>
        <w:t xml:space="preserve"> Ejemplo</w:t>
      </w:r>
      <w:r w:rsidR="00BF0875" w:rsidRPr="00751189">
        <w:rPr>
          <w:szCs w:val="22"/>
        </w:rPr>
        <w:t xml:space="preserve"> </w:t>
      </w:r>
      <w:r w:rsidRPr="00751189">
        <w:rPr>
          <w:szCs w:val="22"/>
        </w:rPr>
        <w:t>N-triple</w:t>
      </w:r>
      <w:bookmarkEnd w:id="19"/>
    </w:p>
    <w:tbl>
      <w:tblPr>
        <w:tblStyle w:val="Tablaconcuadrcula"/>
        <w:tblW w:w="9004" w:type="dxa"/>
        <w:jc w:val="center"/>
        <w:tblBorders>
          <w:top w:val="single" w:sz="4" w:space="0" w:color="404040" w:themeColor="text1" w:themeTint="BF"/>
          <w:left w:val="single" w:sz="4" w:space="0" w:color="404040" w:themeColor="text1" w:themeTint="BF"/>
          <w:right w:val="single" w:sz="4" w:space="0" w:color="404040" w:themeColor="text1" w:themeTint="BF"/>
          <w:insideH w:val="none" w:sz="0" w:space="0" w:color="auto"/>
        </w:tblBorders>
        <w:tblLayout w:type="fixed"/>
        <w:tblLook w:val="04A0" w:firstRow="1" w:lastRow="0" w:firstColumn="1" w:lastColumn="0" w:noHBand="0" w:noVBand="1"/>
      </w:tblPr>
      <w:tblGrid>
        <w:gridCol w:w="534"/>
        <w:gridCol w:w="8470"/>
      </w:tblGrid>
      <w:tr w:rsidR="0035346D" w:rsidRPr="00751189" w:rsidTr="00E91FA3">
        <w:trPr>
          <w:trHeight w:val="557"/>
          <w:jc w:val="center"/>
        </w:trPr>
        <w:tc>
          <w:tcPr>
            <w:tcW w:w="534" w:type="dxa"/>
          </w:tcPr>
          <w:p w:rsidR="0035346D" w:rsidRPr="00751189" w:rsidRDefault="0035346D" w:rsidP="0073720C">
            <w:pPr>
              <w:pStyle w:val="HTMLconformatoprevio"/>
              <w:rPr>
                <w:rFonts w:ascii="Verdana" w:hAnsi="Verdana"/>
                <w:color w:val="595959" w:themeColor="text1" w:themeTint="A6"/>
                <w:sz w:val="18"/>
                <w:szCs w:val="22"/>
              </w:rPr>
            </w:pPr>
            <w:r w:rsidRPr="00751189">
              <w:rPr>
                <w:rFonts w:ascii="Verdana" w:hAnsi="Verdana"/>
                <w:color w:val="595959" w:themeColor="text1" w:themeTint="A6"/>
                <w:sz w:val="18"/>
                <w:szCs w:val="22"/>
              </w:rPr>
              <w:t xml:space="preserve">01    </w:t>
            </w:r>
          </w:p>
        </w:tc>
        <w:tc>
          <w:tcPr>
            <w:tcW w:w="8470" w:type="dxa"/>
          </w:tcPr>
          <w:p w:rsidR="0035346D" w:rsidRPr="00751189" w:rsidRDefault="0035346D" w:rsidP="0073720C">
            <w:pPr>
              <w:pStyle w:val="HTMLconformatoprevio"/>
              <w:rPr>
                <w:rFonts w:ascii="Verdana" w:hAnsi="Verdana"/>
                <w:color w:val="000000"/>
                <w:sz w:val="18"/>
                <w:szCs w:val="22"/>
              </w:rPr>
            </w:pPr>
            <w:r w:rsidRPr="00751189">
              <w:rPr>
                <w:rFonts w:ascii="Verdana" w:hAnsi="Verdana"/>
                <w:color w:val="000000"/>
                <w:sz w:val="18"/>
                <w:szCs w:val="22"/>
              </w:rPr>
              <w:t>&lt;http://example.org/bob#me&gt; &lt;http://www.w3.org/1999/02/22-rdf-syntax-ns#type&gt; &lt;http://xmlns.com/foaf/0.1/Person</w:t>
            </w:r>
            <w:proofErr w:type="gramStart"/>
            <w:r w:rsidRPr="00751189">
              <w:rPr>
                <w:rFonts w:ascii="Verdana" w:hAnsi="Verdana"/>
                <w:color w:val="000000"/>
                <w:sz w:val="18"/>
                <w:szCs w:val="22"/>
              </w:rPr>
              <w:t>&gt; .</w:t>
            </w:r>
            <w:proofErr w:type="gramEnd"/>
          </w:p>
        </w:tc>
      </w:tr>
      <w:tr w:rsidR="0035346D" w:rsidRPr="00751189" w:rsidTr="00E91FA3">
        <w:trPr>
          <w:trHeight w:val="557"/>
          <w:jc w:val="center"/>
        </w:trPr>
        <w:tc>
          <w:tcPr>
            <w:tcW w:w="534" w:type="dxa"/>
          </w:tcPr>
          <w:p w:rsidR="0035346D" w:rsidRPr="00751189" w:rsidRDefault="0035346D" w:rsidP="0073720C">
            <w:pPr>
              <w:pStyle w:val="HTMLconformatoprevio"/>
              <w:rPr>
                <w:rFonts w:ascii="Verdana" w:hAnsi="Verdana"/>
                <w:color w:val="595959" w:themeColor="text1" w:themeTint="A6"/>
                <w:sz w:val="18"/>
                <w:szCs w:val="22"/>
              </w:rPr>
            </w:pPr>
            <w:r w:rsidRPr="00751189">
              <w:rPr>
                <w:rFonts w:ascii="Verdana" w:hAnsi="Verdana"/>
                <w:color w:val="595959" w:themeColor="text1" w:themeTint="A6"/>
                <w:sz w:val="18"/>
                <w:szCs w:val="22"/>
              </w:rPr>
              <w:t>02</w:t>
            </w:r>
          </w:p>
        </w:tc>
        <w:tc>
          <w:tcPr>
            <w:tcW w:w="8470" w:type="dxa"/>
          </w:tcPr>
          <w:p w:rsidR="0035346D" w:rsidRPr="00751189" w:rsidRDefault="0035346D" w:rsidP="0073720C">
            <w:pPr>
              <w:pStyle w:val="HTMLconformatoprevio"/>
              <w:rPr>
                <w:rFonts w:ascii="Verdana" w:hAnsi="Verdana"/>
                <w:color w:val="000000"/>
                <w:sz w:val="18"/>
                <w:szCs w:val="22"/>
              </w:rPr>
            </w:pPr>
            <w:r w:rsidRPr="00751189">
              <w:rPr>
                <w:rFonts w:ascii="Verdana" w:hAnsi="Verdana"/>
                <w:color w:val="000000"/>
                <w:sz w:val="18"/>
                <w:szCs w:val="22"/>
              </w:rPr>
              <w:t>&lt;http://example.org/bob#me&gt; &lt;http://xmlns.com/foaf/0.1/knows&gt; &lt;http://example.org/alice#me</w:t>
            </w:r>
            <w:proofErr w:type="gramStart"/>
            <w:r w:rsidRPr="00751189">
              <w:rPr>
                <w:rFonts w:ascii="Verdana" w:hAnsi="Verdana"/>
                <w:color w:val="000000"/>
                <w:sz w:val="18"/>
                <w:szCs w:val="22"/>
              </w:rPr>
              <w:t>&gt; .</w:t>
            </w:r>
            <w:proofErr w:type="gramEnd"/>
          </w:p>
        </w:tc>
      </w:tr>
      <w:tr w:rsidR="0035346D" w:rsidRPr="00751189" w:rsidTr="00E91FA3">
        <w:trPr>
          <w:trHeight w:val="537"/>
          <w:jc w:val="center"/>
        </w:trPr>
        <w:tc>
          <w:tcPr>
            <w:tcW w:w="534" w:type="dxa"/>
          </w:tcPr>
          <w:p w:rsidR="0035346D" w:rsidRPr="00751189" w:rsidRDefault="0035346D" w:rsidP="0073720C">
            <w:pPr>
              <w:pStyle w:val="HTMLconformatoprevio"/>
              <w:rPr>
                <w:rFonts w:ascii="Verdana" w:hAnsi="Verdana"/>
                <w:color w:val="595959" w:themeColor="text1" w:themeTint="A6"/>
                <w:sz w:val="18"/>
                <w:szCs w:val="22"/>
              </w:rPr>
            </w:pPr>
            <w:r w:rsidRPr="00751189">
              <w:rPr>
                <w:rFonts w:ascii="Verdana" w:hAnsi="Verdana"/>
                <w:color w:val="595959" w:themeColor="text1" w:themeTint="A6"/>
                <w:sz w:val="18"/>
                <w:szCs w:val="22"/>
              </w:rPr>
              <w:t>03</w:t>
            </w:r>
          </w:p>
        </w:tc>
        <w:tc>
          <w:tcPr>
            <w:tcW w:w="8470" w:type="dxa"/>
          </w:tcPr>
          <w:p w:rsidR="00BA5145" w:rsidRPr="00751189" w:rsidRDefault="00BA5145" w:rsidP="0073720C">
            <w:pPr>
              <w:pStyle w:val="HTMLconformatoprevio"/>
              <w:rPr>
                <w:rFonts w:ascii="Verdana" w:hAnsi="Verdana"/>
                <w:color w:val="000000"/>
                <w:sz w:val="18"/>
                <w:szCs w:val="22"/>
              </w:rPr>
            </w:pPr>
            <w:r w:rsidRPr="00751189">
              <w:rPr>
                <w:rStyle w:val="linenum"/>
                <w:rFonts w:ascii="Verdana" w:hAnsi="Verdana"/>
                <w:color w:val="000000"/>
                <w:sz w:val="18"/>
                <w:szCs w:val="22"/>
              </w:rPr>
              <w:t>&lt;</w:t>
            </w:r>
            <w:r w:rsidR="0035346D" w:rsidRPr="00751189">
              <w:rPr>
                <w:rFonts w:ascii="Verdana" w:hAnsi="Verdana"/>
                <w:color w:val="000000"/>
                <w:sz w:val="18"/>
                <w:szCs w:val="22"/>
              </w:rPr>
              <w:t xml:space="preserve">http://example.org/bob#me&gt; &lt;http://schema.org/birthDate&gt; </w:t>
            </w:r>
          </w:p>
          <w:p w:rsidR="0035346D" w:rsidRPr="00751189" w:rsidRDefault="0035346D" w:rsidP="0073720C">
            <w:pPr>
              <w:pStyle w:val="HTMLconformatoprevio"/>
              <w:rPr>
                <w:rFonts w:ascii="Verdana" w:hAnsi="Verdana"/>
                <w:color w:val="000000"/>
                <w:sz w:val="18"/>
                <w:szCs w:val="22"/>
              </w:rPr>
            </w:pPr>
            <w:r w:rsidRPr="00751189">
              <w:rPr>
                <w:rFonts w:ascii="Verdana" w:hAnsi="Verdana"/>
                <w:color w:val="000000"/>
                <w:sz w:val="18"/>
                <w:szCs w:val="22"/>
              </w:rPr>
              <w:t>"1990-07-04"^^&lt;http://www.w3.org/2001/XMLSchema#date</w:t>
            </w:r>
            <w:proofErr w:type="gramStart"/>
            <w:r w:rsidRPr="00751189">
              <w:rPr>
                <w:rFonts w:ascii="Verdana" w:hAnsi="Verdana"/>
                <w:color w:val="000000"/>
                <w:sz w:val="18"/>
                <w:szCs w:val="22"/>
              </w:rPr>
              <w:t>&gt; .</w:t>
            </w:r>
            <w:proofErr w:type="gramEnd"/>
          </w:p>
        </w:tc>
      </w:tr>
      <w:tr w:rsidR="0035346D" w:rsidRPr="00751189" w:rsidTr="00E91FA3">
        <w:trPr>
          <w:trHeight w:val="557"/>
          <w:jc w:val="center"/>
        </w:trPr>
        <w:tc>
          <w:tcPr>
            <w:tcW w:w="534" w:type="dxa"/>
          </w:tcPr>
          <w:p w:rsidR="0035346D" w:rsidRPr="00751189" w:rsidRDefault="0035346D" w:rsidP="0073720C">
            <w:pPr>
              <w:pStyle w:val="HTMLconformatoprevio"/>
              <w:rPr>
                <w:rFonts w:ascii="Verdana" w:hAnsi="Verdana"/>
                <w:color w:val="595959" w:themeColor="text1" w:themeTint="A6"/>
                <w:sz w:val="18"/>
                <w:szCs w:val="22"/>
              </w:rPr>
            </w:pPr>
            <w:r w:rsidRPr="00751189">
              <w:rPr>
                <w:rFonts w:ascii="Verdana" w:hAnsi="Verdana"/>
                <w:color w:val="595959" w:themeColor="text1" w:themeTint="A6"/>
                <w:sz w:val="18"/>
                <w:szCs w:val="22"/>
              </w:rPr>
              <w:t>04</w:t>
            </w:r>
          </w:p>
        </w:tc>
        <w:tc>
          <w:tcPr>
            <w:tcW w:w="8470" w:type="dxa"/>
          </w:tcPr>
          <w:p w:rsidR="0035346D" w:rsidRPr="00751189" w:rsidRDefault="0035346D" w:rsidP="0073720C">
            <w:pPr>
              <w:pStyle w:val="HTMLconformatoprevio"/>
              <w:rPr>
                <w:rFonts w:ascii="Verdana" w:hAnsi="Verdana"/>
                <w:color w:val="000000"/>
                <w:sz w:val="18"/>
                <w:szCs w:val="22"/>
              </w:rPr>
            </w:pPr>
            <w:r w:rsidRPr="00751189">
              <w:rPr>
                <w:rFonts w:ascii="Verdana" w:hAnsi="Verdana"/>
                <w:color w:val="000000"/>
                <w:sz w:val="18"/>
                <w:szCs w:val="22"/>
              </w:rPr>
              <w:t>&lt;http://example.org/bob#me&gt; &lt;http://xmlns.com/foaf/0.1/topic_interest&gt; &lt;http://www.wikidata.org/entity/Q12418</w:t>
            </w:r>
            <w:proofErr w:type="gramStart"/>
            <w:r w:rsidRPr="00751189">
              <w:rPr>
                <w:rFonts w:ascii="Verdana" w:hAnsi="Verdana"/>
                <w:color w:val="000000"/>
                <w:sz w:val="18"/>
                <w:szCs w:val="22"/>
              </w:rPr>
              <w:t>&gt; .</w:t>
            </w:r>
            <w:proofErr w:type="gramEnd"/>
          </w:p>
        </w:tc>
      </w:tr>
      <w:tr w:rsidR="0035346D" w:rsidRPr="00751189" w:rsidTr="00E91FA3">
        <w:trPr>
          <w:trHeight w:val="557"/>
          <w:jc w:val="center"/>
        </w:trPr>
        <w:tc>
          <w:tcPr>
            <w:tcW w:w="534" w:type="dxa"/>
          </w:tcPr>
          <w:p w:rsidR="0035346D" w:rsidRPr="00751189" w:rsidRDefault="0035346D" w:rsidP="0073720C">
            <w:pPr>
              <w:pStyle w:val="HTMLconformatoprevio"/>
              <w:rPr>
                <w:rFonts w:ascii="Verdana" w:hAnsi="Verdana"/>
                <w:color w:val="595959" w:themeColor="text1" w:themeTint="A6"/>
                <w:sz w:val="18"/>
                <w:szCs w:val="22"/>
              </w:rPr>
            </w:pPr>
            <w:r w:rsidRPr="00751189">
              <w:rPr>
                <w:rFonts w:ascii="Verdana" w:hAnsi="Verdana"/>
                <w:color w:val="595959" w:themeColor="text1" w:themeTint="A6"/>
                <w:sz w:val="18"/>
                <w:szCs w:val="22"/>
              </w:rPr>
              <w:t>05</w:t>
            </w:r>
          </w:p>
        </w:tc>
        <w:tc>
          <w:tcPr>
            <w:tcW w:w="8470" w:type="dxa"/>
          </w:tcPr>
          <w:p w:rsidR="0035346D" w:rsidRPr="00751189" w:rsidRDefault="0035346D" w:rsidP="0073720C">
            <w:pPr>
              <w:pStyle w:val="HTMLconformatoprevio"/>
              <w:rPr>
                <w:rFonts w:ascii="Verdana" w:hAnsi="Verdana"/>
                <w:color w:val="000000"/>
                <w:sz w:val="18"/>
                <w:szCs w:val="22"/>
              </w:rPr>
            </w:pPr>
            <w:r w:rsidRPr="00751189">
              <w:rPr>
                <w:rFonts w:ascii="Verdana" w:hAnsi="Verdana"/>
                <w:color w:val="000000"/>
                <w:sz w:val="18"/>
                <w:szCs w:val="22"/>
              </w:rPr>
              <w:t>&lt;http://www.wikidata.org/entity/Q12418&gt; &lt;http://purl.org/dc/terms/title&gt; "Mona Lisa</w:t>
            </w:r>
            <w:proofErr w:type="gramStart"/>
            <w:r w:rsidRPr="00751189">
              <w:rPr>
                <w:rFonts w:ascii="Verdana" w:hAnsi="Verdana"/>
                <w:color w:val="000000"/>
                <w:sz w:val="18"/>
                <w:szCs w:val="22"/>
              </w:rPr>
              <w:t>" .</w:t>
            </w:r>
            <w:proofErr w:type="gramEnd"/>
          </w:p>
        </w:tc>
      </w:tr>
      <w:tr w:rsidR="0035346D" w:rsidRPr="00751189" w:rsidTr="00E91FA3">
        <w:trPr>
          <w:trHeight w:val="557"/>
          <w:jc w:val="center"/>
        </w:trPr>
        <w:tc>
          <w:tcPr>
            <w:tcW w:w="534" w:type="dxa"/>
          </w:tcPr>
          <w:p w:rsidR="0035346D" w:rsidRPr="00751189" w:rsidRDefault="0035346D" w:rsidP="0073720C">
            <w:pPr>
              <w:pStyle w:val="HTMLconformatoprevio"/>
              <w:rPr>
                <w:rFonts w:ascii="Verdana" w:hAnsi="Verdana"/>
                <w:color w:val="595959" w:themeColor="text1" w:themeTint="A6"/>
                <w:sz w:val="18"/>
                <w:szCs w:val="22"/>
              </w:rPr>
            </w:pPr>
            <w:r w:rsidRPr="00751189">
              <w:rPr>
                <w:rFonts w:ascii="Verdana" w:hAnsi="Verdana"/>
                <w:color w:val="595959" w:themeColor="text1" w:themeTint="A6"/>
                <w:sz w:val="18"/>
                <w:szCs w:val="22"/>
              </w:rPr>
              <w:t>06</w:t>
            </w:r>
          </w:p>
        </w:tc>
        <w:tc>
          <w:tcPr>
            <w:tcW w:w="8470" w:type="dxa"/>
          </w:tcPr>
          <w:p w:rsidR="0035346D" w:rsidRPr="00751189" w:rsidRDefault="0035346D" w:rsidP="0073720C">
            <w:pPr>
              <w:pStyle w:val="HTMLconformatoprevio"/>
              <w:rPr>
                <w:rFonts w:ascii="Verdana" w:hAnsi="Verdana"/>
                <w:color w:val="000000"/>
                <w:sz w:val="18"/>
                <w:szCs w:val="22"/>
              </w:rPr>
            </w:pPr>
            <w:r w:rsidRPr="00751189">
              <w:rPr>
                <w:rFonts w:ascii="Verdana" w:hAnsi="Verdana"/>
                <w:color w:val="000000"/>
                <w:sz w:val="18"/>
                <w:szCs w:val="22"/>
              </w:rPr>
              <w:t>&lt;http://www.wikidata.org/entity/Q12418&gt; &lt;http://purl.org/dc/terms/creator&gt; &lt;http://</w:t>
            </w:r>
            <w:r w:rsidR="001F0915" w:rsidRPr="00751189">
              <w:rPr>
                <w:rFonts w:ascii="Verdana" w:hAnsi="Verdana"/>
                <w:color w:val="000000"/>
                <w:sz w:val="18"/>
                <w:szCs w:val="22"/>
              </w:rPr>
              <w:t>DBpedia</w:t>
            </w:r>
            <w:r w:rsidRPr="00751189">
              <w:rPr>
                <w:rFonts w:ascii="Verdana" w:hAnsi="Verdana"/>
                <w:color w:val="000000"/>
                <w:sz w:val="18"/>
                <w:szCs w:val="22"/>
              </w:rPr>
              <w:t>.org/resource/Leonardo_da_Vinci</w:t>
            </w:r>
            <w:proofErr w:type="gramStart"/>
            <w:r w:rsidRPr="00751189">
              <w:rPr>
                <w:rFonts w:ascii="Verdana" w:hAnsi="Verdana"/>
                <w:color w:val="000000"/>
                <w:sz w:val="18"/>
                <w:szCs w:val="22"/>
              </w:rPr>
              <w:t>&gt; .</w:t>
            </w:r>
            <w:proofErr w:type="gramEnd"/>
          </w:p>
        </w:tc>
      </w:tr>
      <w:tr w:rsidR="0035346D" w:rsidRPr="00751189" w:rsidTr="00E91FA3">
        <w:trPr>
          <w:trHeight w:val="579"/>
          <w:jc w:val="center"/>
        </w:trPr>
        <w:tc>
          <w:tcPr>
            <w:tcW w:w="534" w:type="dxa"/>
          </w:tcPr>
          <w:p w:rsidR="0035346D" w:rsidRPr="00751189" w:rsidRDefault="0035346D" w:rsidP="0073720C">
            <w:pPr>
              <w:pStyle w:val="HTMLconformatoprevio"/>
              <w:rPr>
                <w:rFonts w:ascii="Verdana" w:hAnsi="Verdana"/>
                <w:color w:val="595959" w:themeColor="text1" w:themeTint="A6"/>
                <w:sz w:val="18"/>
                <w:szCs w:val="22"/>
              </w:rPr>
            </w:pPr>
            <w:r w:rsidRPr="00751189">
              <w:rPr>
                <w:rFonts w:ascii="Verdana" w:hAnsi="Verdana"/>
                <w:color w:val="595959" w:themeColor="text1" w:themeTint="A6"/>
                <w:sz w:val="18"/>
                <w:szCs w:val="22"/>
              </w:rPr>
              <w:t>07</w:t>
            </w:r>
          </w:p>
        </w:tc>
        <w:tc>
          <w:tcPr>
            <w:tcW w:w="8470" w:type="dxa"/>
          </w:tcPr>
          <w:p w:rsidR="0035346D" w:rsidRPr="00751189" w:rsidRDefault="0035346D" w:rsidP="0073720C">
            <w:pPr>
              <w:pStyle w:val="HTMLconformatoprevio"/>
              <w:rPr>
                <w:rFonts w:ascii="Verdana" w:hAnsi="Verdana"/>
                <w:color w:val="000000"/>
                <w:sz w:val="18"/>
                <w:szCs w:val="22"/>
              </w:rPr>
            </w:pPr>
            <w:r w:rsidRPr="00751189">
              <w:rPr>
                <w:rFonts w:ascii="Verdana" w:hAnsi="Verdana"/>
                <w:color w:val="000000"/>
                <w:sz w:val="18"/>
                <w:szCs w:val="22"/>
              </w:rPr>
              <w:t>&lt;http://data.europeana.eu/item/04802/243FA8618938F4117025F17A8B813C5F9AA4D619&gt; &lt;http://purl.org/dc/terms/subject&gt; &lt;http://</w:t>
            </w:r>
            <w:r w:rsidR="00BA5145" w:rsidRPr="00751189">
              <w:rPr>
                <w:rFonts w:ascii="Verdana" w:hAnsi="Verdana"/>
                <w:color w:val="000000"/>
                <w:sz w:val="18"/>
                <w:szCs w:val="22"/>
              </w:rPr>
              <w:t>www.wikidata.org/entity/Q12418&gt;</w:t>
            </w:r>
            <w:r w:rsidRPr="00751189">
              <w:rPr>
                <w:rFonts w:ascii="Verdana" w:hAnsi="Verdana"/>
                <w:color w:val="000000"/>
                <w:sz w:val="18"/>
                <w:szCs w:val="22"/>
              </w:rPr>
              <w:t>.</w:t>
            </w:r>
          </w:p>
        </w:tc>
      </w:tr>
    </w:tbl>
    <w:p w:rsidR="0035346D" w:rsidRPr="00751189" w:rsidRDefault="00BA5145" w:rsidP="00751189">
      <w:pPr>
        <w:pStyle w:val="contenido"/>
        <w:ind w:firstLine="1"/>
        <w:rPr>
          <w:rStyle w:val="apple-converted-space"/>
          <w:color w:val="000000"/>
          <w:sz w:val="18"/>
        </w:rPr>
      </w:pPr>
      <w:r w:rsidRPr="00751189">
        <w:rPr>
          <w:rStyle w:val="apple-converted-space"/>
          <w:color w:val="000000"/>
          <w:sz w:val="18"/>
        </w:rPr>
        <w:t xml:space="preserve">Fuente: </w:t>
      </w:r>
      <w:sdt>
        <w:sdtPr>
          <w:rPr>
            <w:sz w:val="18"/>
          </w:rPr>
          <w:id w:val="-757676268"/>
          <w:citation/>
        </w:sdtPr>
        <w:sdtEndPr/>
        <w:sdtContent>
          <w:r w:rsidR="00F6740D" w:rsidRPr="00751189">
            <w:rPr>
              <w:sz w:val="18"/>
            </w:rPr>
            <w:fldChar w:fldCharType="begin"/>
          </w:r>
          <w:r w:rsidR="00F6740D" w:rsidRPr="00751189">
            <w:rPr>
              <w:sz w:val="18"/>
            </w:rPr>
            <w:instrText xml:space="preserve"> CITATION Guu14 \l 12298 </w:instrText>
          </w:r>
          <w:r w:rsidR="00F6740D" w:rsidRPr="00751189">
            <w:rPr>
              <w:sz w:val="18"/>
            </w:rPr>
            <w:fldChar w:fldCharType="separate"/>
          </w:r>
          <w:r w:rsidR="00F7382D" w:rsidRPr="00F7382D">
            <w:rPr>
              <w:noProof/>
              <w:sz w:val="18"/>
            </w:rPr>
            <w:t>(Schreiber &amp; Raimond, 2014)</w:t>
          </w:r>
          <w:r w:rsidR="00F6740D" w:rsidRPr="00751189">
            <w:rPr>
              <w:sz w:val="18"/>
            </w:rPr>
            <w:fldChar w:fldCharType="end"/>
          </w:r>
        </w:sdtContent>
      </w:sdt>
    </w:p>
    <w:p w:rsidR="00C46262" w:rsidRPr="00A9024B" w:rsidRDefault="009C5032" w:rsidP="00E90AF9">
      <w:pPr>
        <w:pStyle w:val="contenido"/>
        <w:rPr>
          <w:b/>
        </w:rPr>
      </w:pPr>
      <w:hyperlink r:id="rId14" w:anchor="section-turtle" w:history="1">
        <w:r w:rsidR="00920F02" w:rsidRPr="00A9024B">
          <w:rPr>
            <w:rStyle w:val="Hipervnculo"/>
            <w:b/>
            <w:color w:val="auto"/>
            <w:u w:val="none"/>
          </w:rPr>
          <w:t>Turtle</w:t>
        </w:r>
      </w:hyperlink>
    </w:p>
    <w:p w:rsidR="00BF0875" w:rsidRPr="00E90AF9" w:rsidRDefault="00DD6D8A" w:rsidP="00E90AF9">
      <w:pPr>
        <w:pStyle w:val="contenido"/>
        <w:rPr>
          <w:rStyle w:val="apple-converted-space"/>
        </w:rPr>
      </w:pPr>
      <w:r w:rsidRPr="00E90AF9">
        <w:rPr>
          <w:rStyle w:val="apple-converted-space"/>
        </w:rPr>
        <w:t>Permite a un grafo RDF a ser completamente escrito en un formulario de texto compacto y natural, con las abreviaturas para los patrones y tipos de datos de uso común. Turtle ofrece niveles de compatibilidad con el formato N-Triples, así como con la sintaxis de patrón de tripletas de la Recomendación de la W3C de SPARQL</w:t>
      </w:r>
      <w:r w:rsidRPr="00E90AF9">
        <w:rPr>
          <w:rStyle w:val="Refdenotaalpie"/>
        </w:rPr>
        <w:footnoteReference w:id="16"/>
      </w:r>
      <w:r w:rsidRPr="00E90AF9">
        <w:rPr>
          <w:rStyle w:val="apple-converted-space"/>
        </w:rPr>
        <w:t>.</w:t>
      </w:r>
      <w:sdt>
        <w:sdtPr>
          <w:rPr>
            <w:rStyle w:val="apple-converted-space"/>
          </w:rPr>
          <w:id w:val="1272975907"/>
          <w:citation/>
        </w:sdtPr>
        <w:sdtEndPr>
          <w:rPr>
            <w:rStyle w:val="apple-converted-space"/>
          </w:rPr>
        </w:sdtEndPr>
        <w:sdtContent>
          <w:r w:rsidRPr="00E90AF9">
            <w:rPr>
              <w:rStyle w:val="apple-converted-space"/>
            </w:rPr>
            <w:fldChar w:fldCharType="begin"/>
          </w:r>
          <w:r w:rsidRPr="00E90AF9">
            <w:rPr>
              <w:rStyle w:val="apple-converted-space"/>
            </w:rPr>
            <w:instrText xml:space="preserve"> CITATION Dav14 \l 12298 </w:instrText>
          </w:r>
          <w:r w:rsidRPr="00E90AF9">
            <w:rPr>
              <w:rStyle w:val="apple-converted-space"/>
            </w:rPr>
            <w:fldChar w:fldCharType="separate"/>
          </w:r>
          <w:r w:rsidR="00F7382D">
            <w:rPr>
              <w:rStyle w:val="apple-converted-space"/>
              <w:noProof/>
            </w:rPr>
            <w:t xml:space="preserve"> </w:t>
          </w:r>
          <w:r w:rsidR="00F7382D">
            <w:rPr>
              <w:noProof/>
            </w:rPr>
            <w:t>(Beckett, Berners-Lee, Prud'hommeaux, Carothers, &amp; Machina., 2014)</w:t>
          </w:r>
          <w:r w:rsidRPr="00E90AF9">
            <w:rPr>
              <w:rStyle w:val="apple-converted-space"/>
            </w:rPr>
            <w:fldChar w:fldCharType="end"/>
          </w:r>
        </w:sdtContent>
      </w:sdt>
    </w:p>
    <w:p w:rsidR="009F5FEB" w:rsidRPr="00E90AF9" w:rsidRDefault="009F5FEB" w:rsidP="00E90AF9">
      <w:pPr>
        <w:pStyle w:val="contenido"/>
        <w:rPr>
          <w:rStyle w:val="apple-converted-space"/>
        </w:rPr>
      </w:pPr>
      <w:r w:rsidRPr="00E90AF9">
        <w:rPr>
          <w:rStyle w:val="apple-converted-space"/>
        </w:rPr>
        <w:t xml:space="preserve">Turtle es una extensión del N-Triples. Además de la sintaxis básica N-Triples, Turtle introduce una serie de atajos sintácticos, como el soporte para prefijos de espacio de nombres, listas y abreviaturas para datos tipo literales. </w:t>
      </w:r>
      <w:r w:rsidR="00E46EF1" w:rsidRPr="00E90AF9">
        <w:rPr>
          <w:rStyle w:val="apple-converted-space"/>
        </w:rPr>
        <w:t>Turtle ofrece una compensación entre la facilidad de la escritura, la facilidad de análisis y facilidad de lectura.</w:t>
      </w:r>
      <w:sdt>
        <w:sdtPr>
          <w:rPr>
            <w:rStyle w:val="apple-converted-space"/>
          </w:rPr>
          <w:id w:val="459385333"/>
          <w:citation/>
        </w:sdtPr>
        <w:sdtEndPr>
          <w:rPr>
            <w:rStyle w:val="apple-converted-space"/>
          </w:rPr>
        </w:sdtEndPr>
        <w:sdtContent>
          <w:r w:rsidR="00F64ED0" w:rsidRPr="00E90AF9">
            <w:rPr>
              <w:rStyle w:val="apple-converted-space"/>
            </w:rPr>
            <w:fldChar w:fldCharType="begin"/>
          </w:r>
          <w:r w:rsidR="00F64ED0" w:rsidRPr="00E90AF9">
            <w:rPr>
              <w:rStyle w:val="apple-converted-space"/>
            </w:rPr>
            <w:instrText xml:space="preserve"> CITATION Guu14 \l 12298 </w:instrText>
          </w:r>
          <w:r w:rsidR="00F64ED0" w:rsidRPr="00E90AF9">
            <w:rPr>
              <w:rStyle w:val="apple-converted-space"/>
            </w:rPr>
            <w:fldChar w:fldCharType="separate"/>
          </w:r>
          <w:r w:rsidR="00F7382D">
            <w:rPr>
              <w:rStyle w:val="apple-converted-space"/>
              <w:noProof/>
            </w:rPr>
            <w:t xml:space="preserve"> </w:t>
          </w:r>
          <w:r w:rsidR="00F7382D">
            <w:rPr>
              <w:noProof/>
            </w:rPr>
            <w:t>(Schreiber &amp; Raimond, 2014)</w:t>
          </w:r>
          <w:r w:rsidR="00F64ED0" w:rsidRPr="00E90AF9">
            <w:rPr>
              <w:rStyle w:val="apple-converted-space"/>
            </w:rPr>
            <w:fldChar w:fldCharType="end"/>
          </w:r>
        </w:sdtContent>
      </w:sdt>
    </w:p>
    <w:p w:rsidR="00D14B4E" w:rsidRPr="00751189" w:rsidRDefault="00D14B4E" w:rsidP="00751189">
      <w:pPr>
        <w:pStyle w:val="titulosTF"/>
        <w:spacing w:after="0" w:line="360" w:lineRule="auto"/>
        <w:ind w:left="284"/>
        <w:rPr>
          <w:szCs w:val="22"/>
        </w:rPr>
      </w:pPr>
      <w:bookmarkStart w:id="20" w:name="_Toc414268734"/>
      <w:r w:rsidRPr="00751189">
        <w:rPr>
          <w:szCs w:val="22"/>
        </w:rPr>
        <w:t xml:space="preserve">Tabla </w:t>
      </w:r>
      <w:r w:rsidR="00F15244" w:rsidRPr="00751189">
        <w:rPr>
          <w:szCs w:val="22"/>
        </w:rPr>
        <w:fldChar w:fldCharType="begin"/>
      </w:r>
      <w:r w:rsidR="00F15244" w:rsidRPr="00751189">
        <w:rPr>
          <w:szCs w:val="22"/>
        </w:rPr>
        <w:instrText xml:space="preserve"> SEQ Tabla \* ARABIC </w:instrText>
      </w:r>
      <w:r w:rsidR="00F15244" w:rsidRPr="00751189">
        <w:rPr>
          <w:szCs w:val="22"/>
        </w:rPr>
        <w:fldChar w:fldCharType="separate"/>
      </w:r>
      <w:r w:rsidR="007B6AFC">
        <w:rPr>
          <w:noProof/>
          <w:szCs w:val="22"/>
        </w:rPr>
        <w:t>3</w:t>
      </w:r>
      <w:r w:rsidR="00F15244" w:rsidRPr="00751189">
        <w:rPr>
          <w:noProof/>
          <w:szCs w:val="22"/>
        </w:rPr>
        <w:fldChar w:fldCharType="end"/>
      </w:r>
      <w:r w:rsidRPr="00751189">
        <w:rPr>
          <w:szCs w:val="22"/>
        </w:rPr>
        <w:t>. Ejemplo Turtle</w:t>
      </w:r>
      <w:bookmarkEnd w:id="20"/>
    </w:p>
    <w:tbl>
      <w:tblPr>
        <w:tblStyle w:val="Tablaconcuadrcula"/>
        <w:tblW w:w="8176" w:type="dxa"/>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ayout w:type="fixed"/>
        <w:tblLook w:val="04A0" w:firstRow="1" w:lastRow="0" w:firstColumn="1" w:lastColumn="0" w:noHBand="0" w:noVBand="1"/>
      </w:tblPr>
      <w:tblGrid>
        <w:gridCol w:w="477"/>
        <w:gridCol w:w="7699"/>
      </w:tblGrid>
      <w:tr w:rsidR="00883F18" w:rsidRPr="00470D3A" w:rsidTr="00751189">
        <w:trPr>
          <w:trHeight w:val="558"/>
          <w:jc w:val="center"/>
        </w:trPr>
        <w:tc>
          <w:tcPr>
            <w:tcW w:w="477" w:type="dxa"/>
            <w:tcBorders>
              <w:top w:val="single" w:sz="4" w:space="0" w:color="404040" w:themeColor="text1" w:themeTint="BF"/>
              <w:bottom w:val="nil"/>
              <w:right w:val="single" w:sz="4" w:space="0" w:color="auto"/>
            </w:tcBorders>
          </w:tcPr>
          <w:p w:rsidR="00670BFD" w:rsidRPr="00751189" w:rsidRDefault="006250F3"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01</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02</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03</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04</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05</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06</w:t>
            </w:r>
          </w:p>
          <w:p w:rsidR="006250F3"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07</w:t>
            </w:r>
            <w:r w:rsidR="006250F3" w:rsidRPr="00751189">
              <w:rPr>
                <w:rFonts w:ascii="Verdana" w:hAnsi="Verdana" w:cs="Arial"/>
                <w:color w:val="595959" w:themeColor="text1" w:themeTint="A6"/>
                <w:sz w:val="18"/>
                <w:szCs w:val="22"/>
              </w:rPr>
              <w:t xml:space="preserve">    </w:t>
            </w:r>
          </w:p>
        </w:tc>
        <w:tc>
          <w:tcPr>
            <w:tcW w:w="7699" w:type="dxa"/>
            <w:tcBorders>
              <w:left w:val="single" w:sz="4" w:space="0" w:color="auto"/>
            </w:tcBorders>
          </w:tcPr>
          <w:p w:rsidR="00670BFD"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&lt;http://example.org/&gt;</w:t>
            </w:r>
          </w:p>
          <w:p w:rsidR="00670BFD"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PREFIX foaf: &lt;http://xmlns.com/foaf/0.1/&gt;</w:t>
            </w:r>
          </w:p>
          <w:p w:rsidR="00670BFD"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PREFIX xsd: &lt;http://www.w3.org/2001/XMLSchema#&gt;</w:t>
            </w:r>
          </w:p>
          <w:p w:rsidR="00670BFD"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PREFIX schema: &lt;http://schema.org/&gt;</w:t>
            </w:r>
          </w:p>
          <w:p w:rsidR="00670BFD"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PREFIX dcterms: &lt;http://purl.org/dc/terms/&gt;</w:t>
            </w:r>
          </w:p>
          <w:p w:rsidR="006250F3"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PREFIX wd: &lt;http://www.wikidata.org/entity/&gt;</w:t>
            </w:r>
          </w:p>
        </w:tc>
      </w:tr>
      <w:tr w:rsidR="00883F18" w:rsidRPr="00470D3A" w:rsidTr="00751189">
        <w:trPr>
          <w:trHeight w:val="558"/>
          <w:jc w:val="center"/>
        </w:trPr>
        <w:tc>
          <w:tcPr>
            <w:tcW w:w="477" w:type="dxa"/>
            <w:tcBorders>
              <w:top w:val="nil"/>
              <w:bottom w:val="nil"/>
              <w:right w:val="single" w:sz="4" w:space="0" w:color="auto"/>
            </w:tcBorders>
          </w:tcPr>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08</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09</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10</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11</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12</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13</w:t>
            </w:r>
          </w:p>
        </w:tc>
        <w:tc>
          <w:tcPr>
            <w:tcW w:w="7699" w:type="dxa"/>
            <w:tcBorders>
              <w:left w:val="single" w:sz="4" w:space="0" w:color="auto"/>
            </w:tcBorders>
          </w:tcPr>
          <w:p w:rsidR="00670BFD"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&lt;bob#me&gt;</w:t>
            </w:r>
          </w:p>
          <w:p w:rsidR="00670BFD" w:rsidRPr="00751189" w:rsidRDefault="00670BFD" w:rsidP="0073720C">
            <w:pPr>
              <w:pStyle w:val="HTMLconformatoprevio"/>
              <w:ind w:left="480"/>
              <w:rPr>
                <w:rFonts w:ascii="Verdana" w:hAnsi="Verdana" w:cs="Arial"/>
                <w:color w:val="000000"/>
                <w:sz w:val="18"/>
                <w:szCs w:val="22"/>
                <w:lang w:val="en-US"/>
              </w:rPr>
            </w:pPr>
            <w:r w:rsidRPr="00751189">
              <w:rPr>
                <w:rFonts w:ascii="Verdana" w:hAnsi="Verdana" w:cs="Arial"/>
                <w:color w:val="000000"/>
                <w:sz w:val="18"/>
                <w:szCs w:val="22"/>
                <w:lang w:val="en-US"/>
              </w:rPr>
              <w:t>a foaf:Person ;</w:t>
            </w:r>
          </w:p>
          <w:p w:rsidR="00670BFD" w:rsidRPr="00751189" w:rsidRDefault="00670BFD" w:rsidP="0073720C">
            <w:pPr>
              <w:pStyle w:val="HTMLconformatoprevio"/>
              <w:ind w:left="480"/>
              <w:rPr>
                <w:rFonts w:ascii="Verdana" w:hAnsi="Verdana" w:cs="Arial"/>
                <w:color w:val="000000"/>
                <w:sz w:val="18"/>
                <w:szCs w:val="22"/>
                <w:lang w:val="en-US"/>
              </w:rPr>
            </w:pPr>
            <w:r w:rsidRPr="00751189">
              <w:rPr>
                <w:rFonts w:ascii="Verdana" w:hAnsi="Verdana" w:cs="Arial"/>
                <w:color w:val="000000"/>
                <w:sz w:val="18"/>
                <w:szCs w:val="22"/>
                <w:lang w:val="en-US"/>
              </w:rPr>
              <w:t>foaf:knows &lt;alice#me&gt; ;</w:t>
            </w:r>
          </w:p>
          <w:p w:rsidR="00670BFD" w:rsidRPr="00751189" w:rsidRDefault="00670BFD" w:rsidP="0073720C">
            <w:pPr>
              <w:pStyle w:val="HTMLconformatoprevio"/>
              <w:ind w:left="480"/>
              <w:rPr>
                <w:rFonts w:ascii="Verdana" w:hAnsi="Verdana" w:cs="Arial"/>
                <w:color w:val="000000"/>
                <w:sz w:val="18"/>
                <w:szCs w:val="22"/>
                <w:lang w:val="en-US"/>
              </w:rPr>
            </w:pPr>
            <w:r w:rsidRPr="00751189">
              <w:rPr>
                <w:rFonts w:ascii="Verdana" w:hAnsi="Verdana" w:cs="Arial"/>
                <w:color w:val="000000"/>
                <w:sz w:val="18"/>
                <w:szCs w:val="22"/>
                <w:lang w:val="en-US"/>
              </w:rPr>
              <w:t>schema:birthDate "1990-07-04"^^xsd:date ;</w:t>
            </w:r>
          </w:p>
          <w:p w:rsidR="00670BFD" w:rsidRPr="00751189" w:rsidRDefault="00670BFD" w:rsidP="0073720C">
            <w:pPr>
              <w:pStyle w:val="HTMLconformatoprevio"/>
              <w:ind w:left="480"/>
              <w:rPr>
                <w:rFonts w:ascii="Verdana" w:hAnsi="Verdana" w:cs="Arial"/>
                <w:color w:val="000000"/>
                <w:sz w:val="18"/>
                <w:szCs w:val="22"/>
                <w:lang w:val="en-US"/>
              </w:rPr>
            </w:pPr>
            <w:proofErr w:type="gramStart"/>
            <w:r w:rsidRPr="00751189">
              <w:rPr>
                <w:rFonts w:ascii="Verdana" w:hAnsi="Verdana" w:cs="Arial"/>
                <w:color w:val="000000"/>
                <w:sz w:val="18"/>
                <w:szCs w:val="22"/>
                <w:lang w:val="en-US"/>
              </w:rPr>
              <w:t>foaf:</w:t>
            </w:r>
            <w:proofErr w:type="gramEnd"/>
            <w:r w:rsidRPr="00751189">
              <w:rPr>
                <w:rFonts w:ascii="Verdana" w:hAnsi="Verdana" w:cs="Arial"/>
                <w:color w:val="000000"/>
                <w:sz w:val="18"/>
                <w:szCs w:val="22"/>
                <w:lang w:val="en-US"/>
              </w:rPr>
              <w:t>topic_interest wd:Q12418 .</w:t>
            </w:r>
          </w:p>
          <w:p w:rsidR="00670BFD" w:rsidRPr="00751189" w:rsidRDefault="00670BFD" w:rsidP="0073720C">
            <w:pPr>
              <w:pStyle w:val="HTMLconformatoprevio"/>
              <w:ind w:left="480"/>
              <w:rPr>
                <w:rFonts w:ascii="Verdana" w:hAnsi="Verdana" w:cs="Arial"/>
                <w:color w:val="000000"/>
                <w:sz w:val="18"/>
                <w:szCs w:val="22"/>
                <w:lang w:val="en-US"/>
              </w:rPr>
            </w:pPr>
          </w:p>
        </w:tc>
      </w:tr>
      <w:tr w:rsidR="00883F18" w:rsidRPr="00470D3A" w:rsidTr="00751189">
        <w:trPr>
          <w:trHeight w:val="538"/>
          <w:jc w:val="center"/>
        </w:trPr>
        <w:tc>
          <w:tcPr>
            <w:tcW w:w="477" w:type="dxa"/>
            <w:tcBorders>
              <w:top w:val="nil"/>
              <w:bottom w:val="nil"/>
              <w:right w:val="single" w:sz="4" w:space="0" w:color="auto"/>
            </w:tcBorders>
          </w:tcPr>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lastRenderedPageBreak/>
              <w:t>14</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15</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16</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17</w:t>
            </w:r>
          </w:p>
        </w:tc>
        <w:tc>
          <w:tcPr>
            <w:tcW w:w="7699" w:type="dxa"/>
            <w:tcBorders>
              <w:left w:val="single" w:sz="4" w:space="0" w:color="auto"/>
            </w:tcBorders>
          </w:tcPr>
          <w:p w:rsidR="00670BFD"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wd:Q12418</w:t>
            </w:r>
          </w:p>
          <w:p w:rsidR="00670BFD" w:rsidRPr="00751189" w:rsidRDefault="00670BFD" w:rsidP="0073720C">
            <w:pPr>
              <w:pStyle w:val="HTMLconformatoprevio"/>
              <w:ind w:left="480"/>
              <w:rPr>
                <w:rFonts w:ascii="Verdana" w:hAnsi="Verdana" w:cs="Arial"/>
                <w:color w:val="000000"/>
                <w:sz w:val="18"/>
                <w:szCs w:val="22"/>
                <w:lang w:val="en-US"/>
              </w:rPr>
            </w:pPr>
            <w:r w:rsidRPr="00751189">
              <w:rPr>
                <w:rFonts w:ascii="Verdana" w:hAnsi="Verdana" w:cs="Arial"/>
                <w:color w:val="000000"/>
                <w:sz w:val="18"/>
                <w:szCs w:val="22"/>
                <w:lang w:val="en-US"/>
              </w:rPr>
              <w:t>dcterms:title "Mona Lisa" ;</w:t>
            </w:r>
          </w:p>
          <w:p w:rsidR="00670BFD" w:rsidRPr="00751189" w:rsidRDefault="00670BFD" w:rsidP="0073720C">
            <w:pPr>
              <w:pStyle w:val="HTMLconformatoprevio"/>
              <w:ind w:left="480"/>
              <w:rPr>
                <w:rFonts w:ascii="Verdana" w:hAnsi="Verdana" w:cs="Arial"/>
                <w:color w:val="000000"/>
                <w:sz w:val="18"/>
                <w:szCs w:val="22"/>
                <w:lang w:val="en-US"/>
              </w:rPr>
            </w:pPr>
            <w:proofErr w:type="gramStart"/>
            <w:r w:rsidRPr="00751189">
              <w:rPr>
                <w:rFonts w:ascii="Verdana" w:hAnsi="Verdana" w:cs="Arial"/>
                <w:color w:val="000000"/>
                <w:sz w:val="18"/>
                <w:szCs w:val="22"/>
                <w:lang w:val="en-US"/>
              </w:rPr>
              <w:t>dcterms:</w:t>
            </w:r>
            <w:proofErr w:type="gramEnd"/>
            <w:r w:rsidRPr="00751189">
              <w:rPr>
                <w:rFonts w:ascii="Verdana" w:hAnsi="Verdana" w:cs="Arial"/>
                <w:color w:val="000000"/>
                <w:sz w:val="18"/>
                <w:szCs w:val="22"/>
                <w:lang w:val="en-US"/>
              </w:rPr>
              <w:t>creator &lt;http://</w:t>
            </w:r>
            <w:r w:rsidR="001F0915" w:rsidRPr="00751189">
              <w:rPr>
                <w:rFonts w:ascii="Verdana" w:hAnsi="Verdana" w:cs="Arial"/>
                <w:color w:val="000000"/>
                <w:sz w:val="18"/>
                <w:szCs w:val="22"/>
                <w:lang w:val="en-US"/>
              </w:rPr>
              <w:t>DBpedia</w:t>
            </w:r>
            <w:r w:rsidRPr="00751189">
              <w:rPr>
                <w:rFonts w:ascii="Verdana" w:hAnsi="Verdana" w:cs="Arial"/>
                <w:color w:val="000000"/>
                <w:sz w:val="18"/>
                <w:szCs w:val="22"/>
                <w:lang w:val="en-US"/>
              </w:rPr>
              <w:t xml:space="preserve">.org/resource/Leonardo_da_Vinci&gt; . </w:t>
            </w:r>
          </w:p>
        </w:tc>
      </w:tr>
      <w:tr w:rsidR="00883F18" w:rsidRPr="000E0F9D" w:rsidTr="00751189">
        <w:trPr>
          <w:trHeight w:val="558"/>
          <w:jc w:val="center"/>
        </w:trPr>
        <w:tc>
          <w:tcPr>
            <w:tcW w:w="477" w:type="dxa"/>
            <w:tcBorders>
              <w:top w:val="nil"/>
              <w:bottom w:val="single" w:sz="4" w:space="0" w:color="404040" w:themeColor="text1" w:themeTint="BF"/>
              <w:right w:val="single" w:sz="4" w:space="0" w:color="auto"/>
            </w:tcBorders>
          </w:tcPr>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18</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19</w:t>
            </w:r>
          </w:p>
        </w:tc>
        <w:tc>
          <w:tcPr>
            <w:tcW w:w="7699" w:type="dxa"/>
            <w:tcBorders>
              <w:left w:val="single" w:sz="4" w:space="0" w:color="auto"/>
            </w:tcBorders>
          </w:tcPr>
          <w:p w:rsidR="00883F18" w:rsidRPr="00751189" w:rsidRDefault="00883F18" w:rsidP="0073720C">
            <w:pPr>
              <w:pStyle w:val="HTMLconformatoprevio"/>
              <w:rPr>
                <w:rFonts w:ascii="Verdana" w:hAnsi="Verdana" w:cs="Arial"/>
                <w:color w:val="000000"/>
                <w:sz w:val="18"/>
                <w:szCs w:val="22"/>
              </w:rPr>
            </w:pPr>
            <w:r w:rsidRPr="00751189">
              <w:rPr>
                <w:rFonts w:ascii="Verdana" w:hAnsi="Verdana" w:cs="Arial"/>
                <w:color w:val="000000"/>
                <w:sz w:val="18"/>
                <w:szCs w:val="22"/>
              </w:rPr>
              <w:t xml:space="preserve">    </w:t>
            </w:r>
            <w:r w:rsidR="00670BFD" w:rsidRPr="00751189">
              <w:rPr>
                <w:rFonts w:ascii="Verdana" w:hAnsi="Verdana" w:cs="Arial"/>
                <w:color w:val="000000"/>
                <w:sz w:val="18"/>
                <w:szCs w:val="22"/>
              </w:rPr>
              <w:t>&lt;http://data.europeana.eu/item/04802/243FA8618938F4117025F</w:t>
            </w:r>
          </w:p>
          <w:p w:rsidR="00670BFD" w:rsidRPr="00751189" w:rsidRDefault="00883F18"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rPr>
              <w:t xml:space="preserve">                           </w:t>
            </w:r>
            <w:r w:rsidR="00670BFD" w:rsidRPr="00751189">
              <w:rPr>
                <w:rFonts w:ascii="Verdana" w:hAnsi="Verdana" w:cs="Arial"/>
                <w:color w:val="000000"/>
                <w:sz w:val="18"/>
                <w:szCs w:val="22"/>
                <w:lang w:val="en-US"/>
              </w:rPr>
              <w:t>17A8B813C5F9AA4D619&gt;</w:t>
            </w:r>
          </w:p>
          <w:p w:rsidR="00670BFD" w:rsidRPr="00751189" w:rsidRDefault="00670BFD" w:rsidP="0073720C">
            <w:pPr>
              <w:pStyle w:val="HTMLconformatoprevio"/>
              <w:ind w:left="480"/>
              <w:rPr>
                <w:rFonts w:ascii="Verdana" w:hAnsi="Verdana" w:cs="Arial"/>
                <w:color w:val="000000"/>
                <w:sz w:val="18"/>
                <w:szCs w:val="22"/>
                <w:lang w:val="en-US"/>
              </w:rPr>
            </w:pPr>
            <w:proofErr w:type="gramStart"/>
            <w:r w:rsidRPr="00751189">
              <w:rPr>
                <w:rFonts w:ascii="Verdana" w:hAnsi="Verdana" w:cs="Arial"/>
                <w:color w:val="000000"/>
                <w:sz w:val="18"/>
                <w:szCs w:val="22"/>
                <w:lang w:val="en-US"/>
              </w:rPr>
              <w:t>dcterms:</w:t>
            </w:r>
            <w:proofErr w:type="gramEnd"/>
            <w:r w:rsidRPr="00751189">
              <w:rPr>
                <w:rFonts w:ascii="Verdana" w:hAnsi="Verdana" w:cs="Arial"/>
                <w:color w:val="000000"/>
                <w:sz w:val="18"/>
                <w:szCs w:val="22"/>
                <w:lang w:val="en-US"/>
              </w:rPr>
              <w:t>subject wd:Q12418 .</w:t>
            </w:r>
          </w:p>
          <w:p w:rsidR="00670BFD" w:rsidRPr="00751189" w:rsidRDefault="00670BFD" w:rsidP="0073720C">
            <w:pPr>
              <w:pStyle w:val="HTMLconformatoprevio"/>
              <w:rPr>
                <w:rFonts w:ascii="Verdana" w:hAnsi="Verdana" w:cs="Arial"/>
                <w:color w:val="000000"/>
                <w:sz w:val="18"/>
                <w:szCs w:val="22"/>
                <w:lang w:val="en-US"/>
              </w:rPr>
            </w:pPr>
          </w:p>
        </w:tc>
      </w:tr>
    </w:tbl>
    <w:p w:rsidR="00DD6D8A" w:rsidRPr="00751189" w:rsidRDefault="00D14B4E" w:rsidP="00751189">
      <w:pPr>
        <w:pStyle w:val="contenido"/>
        <w:ind w:left="284"/>
        <w:rPr>
          <w:rStyle w:val="apple-converted-space"/>
          <w:sz w:val="18"/>
        </w:rPr>
      </w:pPr>
      <w:r w:rsidRPr="00751189">
        <w:rPr>
          <w:rStyle w:val="apple-converted-space"/>
          <w:sz w:val="18"/>
        </w:rPr>
        <w:t xml:space="preserve">Fuente: </w:t>
      </w:r>
      <w:sdt>
        <w:sdtPr>
          <w:rPr>
            <w:rStyle w:val="apple-converted-space"/>
            <w:sz w:val="18"/>
            <w:lang w:val="en-US"/>
          </w:rPr>
          <w:id w:val="33247485"/>
          <w:citation/>
        </w:sdtPr>
        <w:sdtEndPr>
          <w:rPr>
            <w:rStyle w:val="apple-converted-space"/>
          </w:rPr>
        </w:sdtEndPr>
        <w:sdtContent>
          <w:r w:rsidRPr="00751189">
            <w:rPr>
              <w:rStyle w:val="apple-converted-space"/>
              <w:sz w:val="18"/>
              <w:lang w:val="en-US"/>
            </w:rPr>
            <w:fldChar w:fldCharType="begin"/>
          </w:r>
          <w:r w:rsidRPr="00751189">
            <w:rPr>
              <w:rStyle w:val="apple-converted-space"/>
              <w:sz w:val="18"/>
            </w:rPr>
            <w:instrText xml:space="preserve"> CITATION Guu14 \l 12298 </w:instrText>
          </w:r>
          <w:r w:rsidRPr="00751189">
            <w:rPr>
              <w:rStyle w:val="apple-converted-space"/>
              <w:sz w:val="18"/>
              <w:lang w:val="en-US"/>
            </w:rPr>
            <w:fldChar w:fldCharType="separate"/>
          </w:r>
          <w:r w:rsidR="00F7382D" w:rsidRPr="00F7382D">
            <w:rPr>
              <w:noProof/>
              <w:sz w:val="18"/>
            </w:rPr>
            <w:t>(Schreiber &amp; Raimond, 2014)</w:t>
          </w:r>
          <w:r w:rsidRPr="00751189">
            <w:rPr>
              <w:rStyle w:val="apple-converted-space"/>
              <w:sz w:val="18"/>
              <w:lang w:val="en-US"/>
            </w:rPr>
            <w:fldChar w:fldCharType="end"/>
          </w:r>
        </w:sdtContent>
      </w:sdt>
    </w:p>
    <w:p w:rsidR="00C46262" w:rsidRPr="00A9024B" w:rsidRDefault="009C5032" w:rsidP="00E90AF9">
      <w:pPr>
        <w:pStyle w:val="contenido"/>
        <w:rPr>
          <w:rStyle w:val="apple-converted-space"/>
          <w:b/>
        </w:rPr>
      </w:pPr>
      <w:hyperlink r:id="rId15" w:anchor="section-trig" w:history="1">
        <w:r w:rsidR="00920F02" w:rsidRPr="00A9024B">
          <w:rPr>
            <w:rStyle w:val="Hipervnculo"/>
            <w:b/>
            <w:color w:val="auto"/>
            <w:u w:val="none"/>
          </w:rPr>
          <w:t>TriG</w:t>
        </w:r>
      </w:hyperlink>
      <w:r w:rsidR="00920F02" w:rsidRPr="00A9024B">
        <w:rPr>
          <w:rStyle w:val="apple-converted-space"/>
          <w:b/>
        </w:rPr>
        <w:t> </w:t>
      </w:r>
    </w:p>
    <w:p w:rsidR="002E139B" w:rsidRPr="00E90AF9" w:rsidRDefault="002E139B" w:rsidP="00E90AF9">
      <w:pPr>
        <w:pStyle w:val="contenido"/>
      </w:pPr>
      <w:r w:rsidRPr="00E90AF9">
        <w:rPr>
          <w:rStyle w:val="apple-converted-space"/>
        </w:rPr>
        <w:t>La sintaxis de la Turtle sól</w:t>
      </w:r>
      <w:r w:rsidR="008D4139" w:rsidRPr="00E90AF9">
        <w:rPr>
          <w:rStyle w:val="apple-converted-space"/>
        </w:rPr>
        <w:t>o soporta la especificación de</w:t>
      </w:r>
      <w:r w:rsidRPr="00E90AF9">
        <w:rPr>
          <w:rStyle w:val="apple-converted-space"/>
        </w:rPr>
        <w:t xml:space="preserve"> grafos simples sin un medio para "nombrarlos". TriG es una extensión de la Turtle que permite la especificación de múltiples </w:t>
      </w:r>
      <w:r w:rsidR="008D4139" w:rsidRPr="00E90AF9">
        <w:rPr>
          <w:rStyle w:val="apple-converted-space"/>
        </w:rPr>
        <w:t>grafos</w:t>
      </w:r>
      <w:r w:rsidRPr="00E90AF9">
        <w:rPr>
          <w:rStyle w:val="apple-converted-space"/>
        </w:rPr>
        <w:t xml:space="preserve"> en forma de un conjunto de datos RDF. </w:t>
      </w:r>
      <w:sdt>
        <w:sdtPr>
          <w:id w:val="1014270287"/>
          <w:citation/>
        </w:sdtPr>
        <w:sdtEndPr/>
        <w:sdtContent>
          <w:r w:rsidRPr="00E90AF9">
            <w:fldChar w:fldCharType="begin"/>
          </w:r>
          <w:r w:rsidRPr="00E90AF9">
            <w:instrText xml:space="preserve"> CITATION Guu14 \l 12298 </w:instrText>
          </w:r>
          <w:r w:rsidRPr="00E90AF9">
            <w:fldChar w:fldCharType="separate"/>
          </w:r>
          <w:r w:rsidR="00F7382D">
            <w:rPr>
              <w:noProof/>
            </w:rPr>
            <w:t>(Schreiber &amp; Raimond, 2014)</w:t>
          </w:r>
          <w:r w:rsidRPr="00E90AF9">
            <w:fldChar w:fldCharType="end"/>
          </w:r>
        </w:sdtContent>
      </w:sdt>
    </w:p>
    <w:p w:rsidR="002E139B" w:rsidRPr="00E90AF9" w:rsidRDefault="00974752" w:rsidP="00E90AF9">
      <w:pPr>
        <w:pStyle w:val="contenido"/>
      </w:pPr>
      <w:r w:rsidRPr="00E90AF9">
        <w:t>Un documento Tri</w:t>
      </w:r>
      <w:r w:rsidR="002E139B" w:rsidRPr="00E90AF9">
        <w:t>G</w:t>
      </w:r>
      <w:r w:rsidRPr="00E90AF9">
        <w:t xml:space="preserve"> permite escribir un conjunto de datos R</w:t>
      </w:r>
      <w:r w:rsidR="002E139B" w:rsidRPr="00E90AF9">
        <w:t>DF en una forma textual compacta</w:t>
      </w:r>
      <w:r w:rsidRPr="00E90AF9">
        <w:t xml:space="preserve">. Se </w:t>
      </w:r>
      <w:r w:rsidR="002E139B" w:rsidRPr="00E90AF9">
        <w:t>consiste</w:t>
      </w:r>
      <w:r w:rsidRPr="00E90AF9">
        <w:t xml:space="preserve"> de una sucesión de directivas, declaraciones triples, declaraciones de </w:t>
      </w:r>
      <w:r w:rsidR="008D4139" w:rsidRPr="00E90AF9">
        <w:t>grafos</w:t>
      </w:r>
      <w:r w:rsidR="002E139B" w:rsidRPr="00E90AF9">
        <w:t xml:space="preserve"> que contienen declaraciones</w:t>
      </w:r>
      <w:r w:rsidRPr="00E90AF9">
        <w:t xml:space="preserve"> </w:t>
      </w:r>
      <w:r w:rsidR="002E139B" w:rsidRPr="00E90AF9">
        <w:t>triple-generación</w:t>
      </w:r>
      <w:r w:rsidRPr="00E90AF9">
        <w:t xml:space="preserve"> y líneas en blanco opcionales. </w:t>
      </w:r>
      <w:sdt>
        <w:sdtPr>
          <w:id w:val="-587009074"/>
          <w:citation/>
        </w:sdtPr>
        <w:sdtEndPr/>
        <w:sdtContent>
          <w:r w:rsidR="008D4139" w:rsidRPr="00E90AF9">
            <w:fldChar w:fldCharType="begin"/>
          </w:r>
          <w:r w:rsidR="008D4139" w:rsidRPr="00E90AF9">
            <w:instrText xml:space="preserve">CITATION RDF14 \t  \l 12298 </w:instrText>
          </w:r>
          <w:r w:rsidR="008D4139" w:rsidRPr="00E90AF9">
            <w:fldChar w:fldCharType="separate"/>
          </w:r>
          <w:r w:rsidR="00F7382D">
            <w:rPr>
              <w:noProof/>
            </w:rPr>
            <w:t>(Bizer &amp; Cyganiak, 2014)</w:t>
          </w:r>
          <w:r w:rsidR="008D4139" w:rsidRPr="00E90AF9">
            <w:fldChar w:fldCharType="end"/>
          </w:r>
        </w:sdtContent>
      </w:sdt>
    </w:p>
    <w:p w:rsidR="004F740A" w:rsidRPr="00967F0F" w:rsidRDefault="004F740A" w:rsidP="00967F0F">
      <w:pPr>
        <w:pStyle w:val="titulosTF"/>
        <w:spacing w:after="0" w:line="360" w:lineRule="auto"/>
        <w:rPr>
          <w:szCs w:val="22"/>
        </w:rPr>
      </w:pPr>
      <w:bookmarkStart w:id="21" w:name="_Toc414268735"/>
      <w:r w:rsidRPr="00967F0F">
        <w:rPr>
          <w:szCs w:val="22"/>
        </w:rPr>
        <w:t xml:space="preserve">Tabla </w:t>
      </w:r>
      <w:r w:rsidR="00F15244" w:rsidRPr="00967F0F">
        <w:rPr>
          <w:szCs w:val="22"/>
        </w:rPr>
        <w:fldChar w:fldCharType="begin"/>
      </w:r>
      <w:r w:rsidR="00F15244" w:rsidRPr="00967F0F">
        <w:rPr>
          <w:szCs w:val="22"/>
        </w:rPr>
        <w:instrText xml:space="preserve"> SEQ Tabla \* ARABIC </w:instrText>
      </w:r>
      <w:r w:rsidR="00F15244" w:rsidRPr="00967F0F">
        <w:rPr>
          <w:szCs w:val="22"/>
        </w:rPr>
        <w:fldChar w:fldCharType="separate"/>
      </w:r>
      <w:r w:rsidR="007B6AFC">
        <w:rPr>
          <w:noProof/>
          <w:szCs w:val="22"/>
        </w:rPr>
        <w:t>4</w:t>
      </w:r>
      <w:r w:rsidR="00F15244" w:rsidRPr="00967F0F">
        <w:rPr>
          <w:noProof/>
          <w:szCs w:val="22"/>
        </w:rPr>
        <w:fldChar w:fldCharType="end"/>
      </w:r>
      <w:r w:rsidRPr="00967F0F">
        <w:rPr>
          <w:szCs w:val="22"/>
        </w:rPr>
        <w:t>. Ejemplo TriG</w:t>
      </w:r>
      <w:bookmarkEnd w:id="21"/>
    </w:p>
    <w:tbl>
      <w:tblPr>
        <w:tblStyle w:val="Tablaconcuadrcula"/>
        <w:tblW w:w="9268" w:type="dxa"/>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ayout w:type="fixed"/>
        <w:tblLook w:val="04A0" w:firstRow="1" w:lastRow="0" w:firstColumn="1" w:lastColumn="0" w:noHBand="0" w:noVBand="1"/>
      </w:tblPr>
      <w:tblGrid>
        <w:gridCol w:w="514"/>
        <w:gridCol w:w="8754"/>
      </w:tblGrid>
      <w:tr w:rsidR="008D4139" w:rsidRPr="00470D3A" w:rsidTr="00967F0F">
        <w:trPr>
          <w:trHeight w:val="502"/>
        </w:trPr>
        <w:tc>
          <w:tcPr>
            <w:tcW w:w="514" w:type="dxa"/>
            <w:tcBorders>
              <w:top w:val="single" w:sz="4" w:space="0" w:color="404040" w:themeColor="text1" w:themeTint="BF"/>
              <w:bottom w:val="nil"/>
              <w:right w:val="single" w:sz="4" w:space="0" w:color="auto"/>
            </w:tcBorders>
          </w:tcPr>
          <w:p w:rsidR="008D4139" w:rsidRPr="00FB1344" w:rsidRDefault="008D4139" w:rsidP="00967F0F">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01</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02</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03</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04</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05</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06</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 xml:space="preserve">07    </w:t>
            </w:r>
          </w:p>
        </w:tc>
        <w:tc>
          <w:tcPr>
            <w:tcW w:w="8754" w:type="dxa"/>
            <w:tcBorders>
              <w:left w:val="single" w:sz="4" w:space="0" w:color="auto"/>
            </w:tcBorders>
          </w:tcPr>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BASE   &lt;http://example.org/&gt;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PREFIX foaf: &lt;http://xmlns.com/foaf/0.1/&gt;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PREFIX xsd: &lt;http://www.w3.org/2001/XMLSchema#&gt;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PREFIX schema: &lt;http://schema.org/&gt;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PREFIX dcterms: &lt;http://purl.org/dc/terms/&gt;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PREFIX wd: &lt;http://www.wikidata.org/entity/&gt; </w:t>
            </w:r>
          </w:p>
          <w:p w:rsidR="008D4139" w:rsidRPr="00FB1344" w:rsidRDefault="008D4139" w:rsidP="0073720C">
            <w:pPr>
              <w:pStyle w:val="HTMLconformatoprevio"/>
              <w:rPr>
                <w:rFonts w:ascii="Verdana" w:hAnsi="Verdana" w:cs="Arial"/>
                <w:color w:val="000000"/>
                <w:sz w:val="18"/>
                <w:szCs w:val="18"/>
                <w:lang w:val="en-US"/>
              </w:rPr>
            </w:pPr>
          </w:p>
        </w:tc>
      </w:tr>
      <w:tr w:rsidR="008D4139" w:rsidRPr="00FB1344" w:rsidTr="00967F0F">
        <w:trPr>
          <w:trHeight w:val="502"/>
        </w:trPr>
        <w:tc>
          <w:tcPr>
            <w:tcW w:w="514" w:type="dxa"/>
            <w:tcBorders>
              <w:top w:val="nil"/>
              <w:bottom w:val="nil"/>
              <w:right w:val="single" w:sz="4" w:space="0" w:color="auto"/>
            </w:tcBorders>
          </w:tcPr>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08</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09</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10</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11</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12</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13</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14</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15</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16</w:t>
            </w:r>
          </w:p>
        </w:tc>
        <w:tc>
          <w:tcPr>
            <w:tcW w:w="8754" w:type="dxa"/>
            <w:tcBorders>
              <w:left w:val="single" w:sz="4" w:space="0" w:color="auto"/>
            </w:tcBorders>
          </w:tcPr>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GRAPH &lt;http://example.org/bob&gt;</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&lt;bob#me&gt;</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a foaf:Person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foaf:knows &lt;alice#me&gt;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schema:birthDate "1990-07-04"^^xsd:date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t>
            </w:r>
            <w:proofErr w:type="gramStart"/>
            <w:r w:rsidRPr="00FB1344">
              <w:rPr>
                <w:rFonts w:ascii="Verdana" w:hAnsi="Verdana" w:cs="Arial"/>
                <w:color w:val="000000"/>
                <w:sz w:val="18"/>
                <w:szCs w:val="18"/>
                <w:lang w:val="en-US"/>
              </w:rPr>
              <w:t>foaf:</w:t>
            </w:r>
            <w:proofErr w:type="gramEnd"/>
            <w:r w:rsidRPr="00FB1344">
              <w:rPr>
                <w:rFonts w:ascii="Verdana" w:hAnsi="Verdana" w:cs="Arial"/>
                <w:color w:val="000000"/>
                <w:sz w:val="18"/>
                <w:szCs w:val="18"/>
                <w:lang w:val="en-US"/>
              </w:rPr>
              <w:t>topic_interest wd:Q12418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t>
            </w:r>
          </w:p>
          <w:p w:rsidR="008D4139" w:rsidRPr="00FB1344" w:rsidRDefault="008D4139" w:rsidP="0073720C">
            <w:pPr>
              <w:pStyle w:val="HTMLconformatoprevio"/>
              <w:ind w:left="480"/>
              <w:rPr>
                <w:rFonts w:ascii="Verdana" w:hAnsi="Verdana" w:cs="Arial"/>
                <w:color w:val="000000"/>
                <w:sz w:val="18"/>
                <w:szCs w:val="18"/>
                <w:lang w:val="en-US"/>
              </w:rPr>
            </w:pPr>
          </w:p>
        </w:tc>
      </w:tr>
      <w:tr w:rsidR="008D4139" w:rsidRPr="00FB1344" w:rsidTr="00967F0F">
        <w:trPr>
          <w:trHeight w:val="484"/>
        </w:trPr>
        <w:tc>
          <w:tcPr>
            <w:tcW w:w="514" w:type="dxa"/>
            <w:tcBorders>
              <w:top w:val="nil"/>
              <w:bottom w:val="nil"/>
              <w:right w:val="single" w:sz="4" w:space="0" w:color="auto"/>
            </w:tcBorders>
          </w:tcPr>
          <w:p w:rsidR="008D4139"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17</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18</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19</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20</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21</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22</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23</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24</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25</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26</w:t>
            </w:r>
          </w:p>
        </w:tc>
        <w:tc>
          <w:tcPr>
            <w:tcW w:w="8754" w:type="dxa"/>
            <w:tcBorders>
              <w:left w:val="single" w:sz="4" w:space="0" w:color="auto"/>
            </w:tcBorders>
          </w:tcPr>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GRAPH &lt;https://www.wikidata.org/wiki/Special:EntityData/Q12418&gt;</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wd:Q12418</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dcterms:title "Mona Lisa"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t>
            </w:r>
            <w:proofErr w:type="gramStart"/>
            <w:r w:rsidRPr="00FB1344">
              <w:rPr>
                <w:rFonts w:ascii="Verdana" w:hAnsi="Verdana" w:cs="Arial"/>
                <w:color w:val="000000"/>
                <w:sz w:val="18"/>
                <w:szCs w:val="18"/>
                <w:lang w:val="en-US"/>
              </w:rPr>
              <w:t>dcterms:</w:t>
            </w:r>
            <w:proofErr w:type="gramEnd"/>
            <w:r w:rsidRPr="00FB1344">
              <w:rPr>
                <w:rFonts w:ascii="Verdana" w:hAnsi="Verdana" w:cs="Arial"/>
                <w:color w:val="000000"/>
                <w:sz w:val="18"/>
                <w:szCs w:val="18"/>
                <w:lang w:val="en-US"/>
              </w:rPr>
              <w:t>creator &lt;http://</w:t>
            </w:r>
            <w:r w:rsidR="001F0915" w:rsidRPr="00FB1344">
              <w:rPr>
                <w:rFonts w:ascii="Verdana" w:hAnsi="Verdana" w:cs="Arial"/>
                <w:color w:val="000000"/>
                <w:sz w:val="18"/>
                <w:szCs w:val="18"/>
                <w:lang w:val="en-US"/>
              </w:rPr>
              <w:t>DBpedia</w:t>
            </w:r>
            <w:r w:rsidRPr="00FB1344">
              <w:rPr>
                <w:rFonts w:ascii="Verdana" w:hAnsi="Verdana" w:cs="Arial"/>
                <w:color w:val="000000"/>
                <w:sz w:val="18"/>
                <w:szCs w:val="18"/>
                <w:lang w:val="en-US"/>
              </w:rPr>
              <w:t>.org/resource/Leonardo_da_Vinci&gt;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&lt;http://data.europeana.eu/item/04802/243FA8618938F4117025F17A8B813C5F9AA4D619&gt;</w:t>
            </w:r>
          </w:p>
          <w:p w:rsidR="008D4139" w:rsidRPr="00FB1344" w:rsidRDefault="008D4139" w:rsidP="0073720C">
            <w:pPr>
              <w:pStyle w:val="HTMLconformatoprevio"/>
              <w:ind w:left="480"/>
              <w:rPr>
                <w:rFonts w:ascii="Verdana" w:hAnsi="Verdana" w:cs="Arial"/>
                <w:color w:val="000000"/>
                <w:sz w:val="18"/>
                <w:szCs w:val="18"/>
              </w:rPr>
            </w:pPr>
            <w:r w:rsidRPr="00FB1344">
              <w:rPr>
                <w:rFonts w:ascii="Verdana" w:hAnsi="Verdana" w:cs="Arial"/>
                <w:color w:val="000000"/>
                <w:sz w:val="18"/>
                <w:szCs w:val="18"/>
                <w:lang w:val="en-US"/>
              </w:rPr>
              <w:t xml:space="preserve">    </w:t>
            </w:r>
            <w:proofErr w:type="gramStart"/>
            <w:r w:rsidRPr="00FB1344">
              <w:rPr>
                <w:rFonts w:ascii="Verdana" w:hAnsi="Verdana" w:cs="Arial"/>
                <w:color w:val="000000"/>
                <w:sz w:val="18"/>
                <w:szCs w:val="18"/>
              </w:rPr>
              <w:t>dcterms:</w:t>
            </w:r>
            <w:proofErr w:type="gramEnd"/>
            <w:r w:rsidRPr="00FB1344">
              <w:rPr>
                <w:rFonts w:ascii="Verdana" w:hAnsi="Verdana" w:cs="Arial"/>
                <w:color w:val="000000"/>
                <w:sz w:val="18"/>
                <w:szCs w:val="18"/>
              </w:rPr>
              <w:t>subject wd:Q12418 .</w:t>
            </w:r>
          </w:p>
          <w:p w:rsidR="008D4139" w:rsidRPr="00FB1344" w:rsidRDefault="008D4139" w:rsidP="0073720C">
            <w:pPr>
              <w:pStyle w:val="HTMLconformatoprevio"/>
              <w:rPr>
                <w:rFonts w:ascii="Verdana" w:hAnsi="Verdana" w:cs="Arial"/>
                <w:color w:val="000000"/>
                <w:sz w:val="18"/>
                <w:szCs w:val="18"/>
              </w:rPr>
            </w:pPr>
            <w:r w:rsidRPr="00FB1344">
              <w:rPr>
                <w:rFonts w:ascii="Verdana" w:hAnsi="Verdana" w:cs="Arial"/>
                <w:color w:val="000000"/>
                <w:sz w:val="18"/>
                <w:szCs w:val="18"/>
              </w:rPr>
              <w:t xml:space="preserve">  }</w:t>
            </w:r>
          </w:p>
        </w:tc>
      </w:tr>
      <w:tr w:rsidR="008D4139" w:rsidRPr="00470D3A" w:rsidTr="00967F0F">
        <w:trPr>
          <w:trHeight w:val="502"/>
        </w:trPr>
        <w:tc>
          <w:tcPr>
            <w:tcW w:w="514" w:type="dxa"/>
            <w:tcBorders>
              <w:top w:val="nil"/>
              <w:bottom w:val="single" w:sz="4" w:space="0" w:color="404040" w:themeColor="text1" w:themeTint="BF"/>
              <w:right w:val="single" w:sz="4" w:space="0" w:color="auto"/>
            </w:tcBorders>
          </w:tcPr>
          <w:p w:rsidR="008D4139"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27</w:t>
            </w:r>
          </w:p>
          <w:p w:rsidR="008D4139"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28</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29</w:t>
            </w:r>
          </w:p>
        </w:tc>
        <w:tc>
          <w:tcPr>
            <w:tcW w:w="8754" w:type="dxa"/>
            <w:tcBorders>
              <w:left w:val="single" w:sz="4" w:space="0" w:color="auto"/>
            </w:tcBorders>
          </w:tcPr>
          <w:p w:rsidR="00985157" w:rsidRPr="00FB1344" w:rsidRDefault="00985157"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&lt;http://example.org/bob&gt;</w:t>
            </w:r>
          </w:p>
          <w:p w:rsidR="00985157" w:rsidRPr="00FB1344" w:rsidRDefault="00985157"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dcterms:publisher &lt;http://example.org&gt; ;</w:t>
            </w:r>
          </w:p>
          <w:p w:rsidR="008D4139" w:rsidRPr="00FB1344" w:rsidRDefault="00985157"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t>
            </w:r>
            <w:proofErr w:type="gramStart"/>
            <w:r w:rsidRPr="00FB1344">
              <w:rPr>
                <w:rFonts w:ascii="Verdana" w:hAnsi="Verdana" w:cs="Arial"/>
                <w:color w:val="000000"/>
                <w:sz w:val="18"/>
                <w:szCs w:val="18"/>
                <w:lang w:val="en-US"/>
              </w:rPr>
              <w:t>dcterms:</w:t>
            </w:r>
            <w:proofErr w:type="gramEnd"/>
            <w:r w:rsidRPr="00FB1344">
              <w:rPr>
                <w:rFonts w:ascii="Verdana" w:hAnsi="Verdana" w:cs="Arial"/>
                <w:color w:val="000000"/>
                <w:sz w:val="18"/>
                <w:szCs w:val="18"/>
                <w:lang w:val="en-US"/>
              </w:rPr>
              <w:t>rights &lt;http://creativecommons.org/licenses/by/3.0/&gt; .</w:t>
            </w:r>
          </w:p>
        </w:tc>
      </w:tr>
    </w:tbl>
    <w:p w:rsidR="004F740A" w:rsidRPr="00967F0F" w:rsidRDefault="004F740A" w:rsidP="00E90AF9">
      <w:pPr>
        <w:pStyle w:val="contenido"/>
        <w:rPr>
          <w:rStyle w:val="apple-converted-space"/>
          <w:sz w:val="18"/>
        </w:rPr>
      </w:pPr>
      <w:r w:rsidRPr="00967F0F">
        <w:rPr>
          <w:rStyle w:val="apple-converted-space"/>
          <w:sz w:val="18"/>
        </w:rPr>
        <w:t xml:space="preserve">Fuente: </w:t>
      </w:r>
      <w:sdt>
        <w:sdtPr>
          <w:rPr>
            <w:rStyle w:val="apple-converted-space"/>
            <w:sz w:val="18"/>
            <w:lang w:val="en-US"/>
          </w:rPr>
          <w:id w:val="-1253963395"/>
          <w:citation/>
        </w:sdtPr>
        <w:sdtEndPr>
          <w:rPr>
            <w:rStyle w:val="apple-converted-space"/>
          </w:rPr>
        </w:sdtEndPr>
        <w:sdtContent>
          <w:r w:rsidR="00050494" w:rsidRPr="00967F0F">
            <w:rPr>
              <w:rStyle w:val="apple-converted-space"/>
              <w:sz w:val="18"/>
              <w:lang w:val="en-US"/>
            </w:rPr>
            <w:fldChar w:fldCharType="begin"/>
          </w:r>
          <w:r w:rsidR="00050494" w:rsidRPr="00967F0F">
            <w:rPr>
              <w:rStyle w:val="apple-converted-space"/>
              <w:sz w:val="18"/>
            </w:rPr>
            <w:instrText xml:space="preserve"> CITATION Guu14 \l 12298 </w:instrText>
          </w:r>
          <w:r w:rsidR="00050494" w:rsidRPr="00967F0F">
            <w:rPr>
              <w:rStyle w:val="apple-converted-space"/>
              <w:sz w:val="18"/>
              <w:lang w:val="en-US"/>
            </w:rPr>
            <w:fldChar w:fldCharType="separate"/>
          </w:r>
          <w:r w:rsidR="00F7382D" w:rsidRPr="00F7382D">
            <w:rPr>
              <w:noProof/>
              <w:sz w:val="18"/>
            </w:rPr>
            <w:t>(Schreiber &amp; Raimond, 2014)</w:t>
          </w:r>
          <w:r w:rsidR="00050494" w:rsidRPr="00967F0F">
            <w:rPr>
              <w:rStyle w:val="apple-converted-space"/>
              <w:sz w:val="18"/>
              <w:lang w:val="en-US"/>
            </w:rPr>
            <w:fldChar w:fldCharType="end"/>
          </w:r>
        </w:sdtContent>
      </w:sdt>
    </w:p>
    <w:p w:rsidR="00920F02" w:rsidRPr="00A9024B" w:rsidRDefault="004F740A" w:rsidP="00E90AF9">
      <w:pPr>
        <w:pStyle w:val="contenido"/>
        <w:tabs>
          <w:tab w:val="left" w:pos="1395"/>
        </w:tabs>
        <w:rPr>
          <w:b/>
        </w:rPr>
      </w:pPr>
      <w:r w:rsidRPr="00A9024B">
        <w:rPr>
          <w:b/>
        </w:rPr>
        <w:t xml:space="preserve"> </w:t>
      </w:r>
      <w:r w:rsidR="00920F02" w:rsidRPr="00A9024B">
        <w:rPr>
          <w:b/>
        </w:rPr>
        <w:t>N-Quads</w:t>
      </w:r>
    </w:p>
    <w:p w:rsidR="004F740A" w:rsidRPr="00E90AF9" w:rsidRDefault="00940A6E" w:rsidP="00E90AF9">
      <w:pPr>
        <w:pStyle w:val="contenido"/>
        <w:rPr>
          <w:rStyle w:val="apple-converted-space"/>
        </w:rPr>
      </w:pPr>
      <w:r w:rsidRPr="00E90AF9">
        <w:lastRenderedPageBreak/>
        <w:t>N-Quads</w:t>
      </w:r>
      <w:r w:rsidR="00883F18" w:rsidRPr="00E90AF9">
        <w:t xml:space="preserve"> </w:t>
      </w:r>
      <w:r w:rsidRPr="00E90AF9">
        <w:t>es una simple extensión de N-Triples para permi</w:t>
      </w:r>
      <w:r w:rsidR="00883F18" w:rsidRPr="00E90AF9">
        <w:t xml:space="preserve">tir el intercambio de </w:t>
      </w:r>
      <w:r w:rsidRPr="00E90AF9">
        <w:t>RDF</w:t>
      </w:r>
      <w:r w:rsidR="00883F18" w:rsidRPr="00E90AF9">
        <w:t xml:space="preserve"> </w:t>
      </w:r>
      <w:r w:rsidR="001F0915">
        <w:t>Dataset</w:t>
      </w:r>
      <w:r w:rsidR="00883F18" w:rsidRPr="00E90AF9">
        <w:t>s</w:t>
      </w:r>
      <w:r w:rsidRPr="00E90AF9">
        <w:t xml:space="preserve">. N-Quads le permite a uno agregar un cuarto elemento a una línea, </w:t>
      </w:r>
      <w:r w:rsidR="00883F18" w:rsidRPr="00E90AF9">
        <w:t xml:space="preserve">capturando </w:t>
      </w:r>
      <w:r w:rsidR="004F740A" w:rsidRPr="00E90AF9">
        <w:t>en la</w:t>
      </w:r>
      <w:r w:rsidRPr="00E90AF9">
        <w:t xml:space="preserve"> gráfica IRI la triple</w:t>
      </w:r>
      <w:r w:rsidR="004F740A" w:rsidRPr="00E90AF9">
        <w:t>ta descrito en esa línea.</w:t>
      </w:r>
      <w:r w:rsidR="004F740A" w:rsidRPr="00E90AF9">
        <w:rPr>
          <w:rStyle w:val="apple-converted-space"/>
        </w:rPr>
        <w:t xml:space="preserve"> </w:t>
      </w:r>
      <w:sdt>
        <w:sdtPr>
          <w:rPr>
            <w:rStyle w:val="apple-converted-space"/>
          </w:rPr>
          <w:id w:val="-272793126"/>
          <w:citation/>
        </w:sdtPr>
        <w:sdtEndPr>
          <w:rPr>
            <w:rStyle w:val="apple-converted-space"/>
          </w:rPr>
        </w:sdtEndPr>
        <w:sdtContent>
          <w:r w:rsidR="004F740A" w:rsidRPr="00E90AF9">
            <w:rPr>
              <w:rStyle w:val="apple-converted-space"/>
            </w:rPr>
            <w:fldChar w:fldCharType="begin"/>
          </w:r>
          <w:r w:rsidR="004F740A" w:rsidRPr="00E90AF9">
            <w:rPr>
              <w:rStyle w:val="apple-converted-space"/>
            </w:rPr>
            <w:instrText xml:space="preserve"> CITATION Guu14 \l 12298 </w:instrText>
          </w:r>
          <w:r w:rsidR="004F740A" w:rsidRPr="00E90AF9">
            <w:rPr>
              <w:rStyle w:val="apple-converted-space"/>
            </w:rPr>
            <w:fldChar w:fldCharType="separate"/>
          </w:r>
          <w:r w:rsidR="00F7382D">
            <w:rPr>
              <w:noProof/>
            </w:rPr>
            <w:t>(Schreiber &amp; Raimond, 2014)</w:t>
          </w:r>
          <w:r w:rsidR="004F740A" w:rsidRPr="00E90AF9">
            <w:rPr>
              <w:rStyle w:val="apple-converted-space"/>
            </w:rPr>
            <w:fldChar w:fldCharType="end"/>
          </w:r>
        </w:sdtContent>
      </w:sdt>
    </w:p>
    <w:p w:rsidR="00954391" w:rsidRPr="00967F0F" w:rsidRDefault="00954391" w:rsidP="00967F0F">
      <w:pPr>
        <w:pStyle w:val="titulosTF"/>
        <w:spacing w:after="0" w:line="360" w:lineRule="auto"/>
        <w:ind w:left="142"/>
        <w:rPr>
          <w:szCs w:val="22"/>
        </w:rPr>
      </w:pPr>
      <w:bookmarkStart w:id="22" w:name="_Toc414268736"/>
      <w:r w:rsidRPr="00967F0F">
        <w:rPr>
          <w:szCs w:val="22"/>
        </w:rPr>
        <w:t xml:space="preserve">Tabla </w:t>
      </w:r>
      <w:r w:rsidR="00F15244" w:rsidRPr="00967F0F">
        <w:rPr>
          <w:szCs w:val="22"/>
        </w:rPr>
        <w:fldChar w:fldCharType="begin"/>
      </w:r>
      <w:r w:rsidR="00F15244" w:rsidRPr="00967F0F">
        <w:rPr>
          <w:szCs w:val="22"/>
        </w:rPr>
        <w:instrText xml:space="preserve"> SEQ Tabla \* ARABIC </w:instrText>
      </w:r>
      <w:r w:rsidR="00F15244" w:rsidRPr="00967F0F">
        <w:rPr>
          <w:szCs w:val="22"/>
        </w:rPr>
        <w:fldChar w:fldCharType="separate"/>
      </w:r>
      <w:r w:rsidR="007B6AFC">
        <w:rPr>
          <w:noProof/>
          <w:szCs w:val="22"/>
        </w:rPr>
        <w:t>5</w:t>
      </w:r>
      <w:r w:rsidR="00F15244" w:rsidRPr="00967F0F">
        <w:rPr>
          <w:noProof/>
          <w:szCs w:val="22"/>
        </w:rPr>
        <w:fldChar w:fldCharType="end"/>
      </w:r>
      <w:r w:rsidRPr="00967F0F">
        <w:rPr>
          <w:szCs w:val="22"/>
        </w:rPr>
        <w:t>. Ejemplo N-Quads</w:t>
      </w:r>
      <w:bookmarkEnd w:id="22"/>
    </w:p>
    <w:tbl>
      <w:tblPr>
        <w:tblStyle w:val="Tablaconcuadrcula"/>
        <w:tblW w:w="8514" w:type="dxa"/>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ayout w:type="fixed"/>
        <w:tblLook w:val="04A0" w:firstRow="1" w:lastRow="0" w:firstColumn="1" w:lastColumn="0" w:noHBand="0" w:noVBand="1"/>
      </w:tblPr>
      <w:tblGrid>
        <w:gridCol w:w="473"/>
        <w:gridCol w:w="8041"/>
      </w:tblGrid>
      <w:tr w:rsidR="00107856" w:rsidRPr="00967F0F" w:rsidTr="00967F0F">
        <w:trPr>
          <w:trHeight w:val="557"/>
          <w:jc w:val="center"/>
        </w:trPr>
        <w:tc>
          <w:tcPr>
            <w:tcW w:w="473" w:type="dxa"/>
            <w:tcBorders>
              <w:top w:val="single" w:sz="4" w:space="0" w:color="404040" w:themeColor="text1" w:themeTint="BF"/>
              <w:bottom w:val="nil"/>
              <w:right w:val="single" w:sz="4" w:space="0" w:color="auto"/>
            </w:tcBorders>
          </w:tcPr>
          <w:p w:rsidR="007C0EB1" w:rsidRPr="00967F0F" w:rsidRDefault="00E61FAB"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w:t>
            </w:r>
            <w:r w:rsidR="00107856" w:rsidRPr="00967F0F">
              <w:rPr>
                <w:rFonts w:ascii="Verdana" w:hAnsi="Verdana" w:cs="Arial"/>
                <w:color w:val="595959" w:themeColor="text1" w:themeTint="A6"/>
                <w:sz w:val="18"/>
                <w:szCs w:val="22"/>
              </w:rPr>
              <w:t>1</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&lt;http://example.org/bob#me&gt; &lt;http://www.w3.org/1999/02/22-rdf-syntax-ns#type&gt; &lt;http://xmlns.com/foaf/0.1/Person&gt; &lt;http://example.org/bob</w:t>
            </w:r>
            <w:proofErr w:type="gramStart"/>
            <w:r w:rsidRPr="00967F0F">
              <w:rPr>
                <w:rFonts w:ascii="Verdana" w:hAnsi="Verdana" w:cs="Arial"/>
                <w:color w:val="000000"/>
                <w:sz w:val="18"/>
                <w:szCs w:val="22"/>
              </w:rPr>
              <w:t>&gt; .</w:t>
            </w:r>
            <w:proofErr w:type="gramEnd"/>
          </w:p>
        </w:tc>
      </w:tr>
      <w:tr w:rsidR="00107856" w:rsidRPr="00967F0F" w:rsidTr="00967F0F">
        <w:trPr>
          <w:trHeight w:val="537"/>
          <w:jc w:val="center"/>
        </w:trPr>
        <w:tc>
          <w:tcPr>
            <w:tcW w:w="473" w:type="dxa"/>
            <w:tcBorders>
              <w:top w:val="nil"/>
              <w:bottom w:val="nil"/>
              <w:right w:val="single" w:sz="4" w:space="0" w:color="auto"/>
            </w:tcBorders>
          </w:tcPr>
          <w:p w:rsidR="007C0EB1" w:rsidRPr="00967F0F" w:rsidRDefault="00107856"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02</w:t>
            </w:r>
          </w:p>
        </w:tc>
        <w:tc>
          <w:tcPr>
            <w:tcW w:w="8041" w:type="dxa"/>
            <w:tcBorders>
              <w:left w:val="single" w:sz="4" w:space="0" w:color="auto"/>
            </w:tcBorders>
          </w:tcPr>
          <w:p w:rsidR="007C0EB1" w:rsidRPr="00967F0F" w:rsidRDefault="00954391" w:rsidP="00E90AF9">
            <w:pPr>
              <w:pStyle w:val="HTMLconformatoprevio"/>
              <w:spacing w:line="360" w:lineRule="auto"/>
              <w:rPr>
                <w:rFonts w:ascii="Verdana" w:hAnsi="Verdana" w:cs="Arial"/>
                <w:color w:val="000000"/>
                <w:sz w:val="18"/>
                <w:szCs w:val="22"/>
              </w:rPr>
            </w:pPr>
            <w:r w:rsidRPr="00967F0F">
              <w:rPr>
                <w:rStyle w:val="linenum"/>
                <w:rFonts w:ascii="Verdana" w:hAnsi="Verdana" w:cs="Arial"/>
                <w:color w:val="000000"/>
                <w:sz w:val="18"/>
                <w:szCs w:val="22"/>
              </w:rPr>
              <w:t>&lt;</w:t>
            </w:r>
            <w:r w:rsidR="007C0EB1" w:rsidRPr="00967F0F">
              <w:rPr>
                <w:rFonts w:ascii="Verdana" w:hAnsi="Verdana" w:cs="Arial"/>
                <w:color w:val="000000"/>
                <w:sz w:val="18"/>
                <w:szCs w:val="22"/>
              </w:rPr>
              <w:t>http://example.org/bob#me&gt; &lt;http://xmlns.com/foaf/0.1/knows&gt; &lt;http://example.org/alice#me&gt; &lt;http://example.org/bob</w:t>
            </w:r>
            <w:proofErr w:type="gramStart"/>
            <w:r w:rsidR="007C0EB1" w:rsidRPr="00967F0F">
              <w:rPr>
                <w:rFonts w:ascii="Verdana" w:hAnsi="Verdana" w:cs="Arial"/>
                <w:color w:val="000000"/>
                <w:sz w:val="18"/>
                <w:szCs w:val="22"/>
              </w:rPr>
              <w:t>&gt; .</w:t>
            </w:r>
            <w:proofErr w:type="gramEnd"/>
          </w:p>
        </w:tc>
      </w:tr>
      <w:tr w:rsidR="00107856" w:rsidRPr="00967F0F" w:rsidTr="00967F0F">
        <w:trPr>
          <w:trHeight w:val="557"/>
          <w:jc w:val="center"/>
        </w:trPr>
        <w:tc>
          <w:tcPr>
            <w:tcW w:w="473" w:type="dxa"/>
            <w:tcBorders>
              <w:top w:val="nil"/>
              <w:bottom w:val="nil"/>
              <w:right w:val="single" w:sz="4" w:space="0" w:color="auto"/>
            </w:tcBorders>
          </w:tcPr>
          <w:p w:rsidR="007C0EB1" w:rsidRPr="00967F0F" w:rsidRDefault="00107856"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03</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&lt;http://example.org/bob#me&gt; &lt;http://schema.org/birthDate&gt; "1990-07-04"^^&lt;http://www.w3.org/2001/XMLSchema#date&gt; &lt;http://example.org/bob</w:t>
            </w:r>
            <w:proofErr w:type="gramStart"/>
            <w:r w:rsidRPr="00967F0F">
              <w:rPr>
                <w:rFonts w:ascii="Verdana" w:hAnsi="Verdana" w:cs="Arial"/>
                <w:color w:val="000000"/>
                <w:sz w:val="18"/>
                <w:szCs w:val="22"/>
              </w:rPr>
              <w:t>&gt; .</w:t>
            </w:r>
            <w:proofErr w:type="gramEnd"/>
          </w:p>
        </w:tc>
      </w:tr>
      <w:tr w:rsidR="00107856" w:rsidRPr="00967F0F" w:rsidTr="00967F0F">
        <w:trPr>
          <w:trHeight w:val="557"/>
          <w:jc w:val="center"/>
        </w:trPr>
        <w:tc>
          <w:tcPr>
            <w:tcW w:w="473" w:type="dxa"/>
            <w:tcBorders>
              <w:top w:val="nil"/>
              <w:bottom w:val="nil"/>
              <w:right w:val="single" w:sz="4" w:space="0" w:color="auto"/>
            </w:tcBorders>
          </w:tcPr>
          <w:p w:rsidR="007C0EB1" w:rsidRPr="00967F0F" w:rsidRDefault="00107856"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04</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&lt;http://example.org/bob#me&gt; &lt;http://xmlns.com/foaf/0.1/topic_interest&gt; &lt;http://www.wikidata.org/entity/Q12418&gt; &lt;http://example.org/bob</w:t>
            </w:r>
            <w:proofErr w:type="gramStart"/>
            <w:r w:rsidRPr="00967F0F">
              <w:rPr>
                <w:rFonts w:ascii="Verdana" w:hAnsi="Verdana" w:cs="Arial"/>
                <w:color w:val="000000"/>
                <w:sz w:val="18"/>
                <w:szCs w:val="22"/>
              </w:rPr>
              <w:t>&gt; .</w:t>
            </w:r>
            <w:proofErr w:type="gramEnd"/>
          </w:p>
        </w:tc>
      </w:tr>
      <w:tr w:rsidR="00107856" w:rsidRPr="00967F0F" w:rsidTr="00967F0F">
        <w:trPr>
          <w:trHeight w:val="557"/>
          <w:jc w:val="center"/>
        </w:trPr>
        <w:tc>
          <w:tcPr>
            <w:tcW w:w="473" w:type="dxa"/>
            <w:tcBorders>
              <w:top w:val="nil"/>
              <w:bottom w:val="nil"/>
              <w:right w:val="single" w:sz="4" w:space="0" w:color="auto"/>
            </w:tcBorders>
          </w:tcPr>
          <w:p w:rsidR="007C0EB1" w:rsidRPr="00967F0F" w:rsidRDefault="00107856"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05</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&lt;http://www.wikidata.org/entity/Q12418&gt; &lt;http://purl.org/dc/terms/title&gt; "Mona Lisa" &lt;https://www.wikidata.org/wiki/Special:EntityData/Q12418</w:t>
            </w:r>
            <w:proofErr w:type="gramStart"/>
            <w:r w:rsidRPr="00967F0F">
              <w:rPr>
                <w:rFonts w:ascii="Verdana" w:hAnsi="Verdana" w:cs="Arial"/>
                <w:color w:val="000000"/>
                <w:sz w:val="18"/>
                <w:szCs w:val="22"/>
              </w:rPr>
              <w:t>&gt; .</w:t>
            </w:r>
            <w:proofErr w:type="gramEnd"/>
          </w:p>
        </w:tc>
      </w:tr>
      <w:tr w:rsidR="00107856" w:rsidRPr="00967F0F" w:rsidTr="00967F0F">
        <w:trPr>
          <w:trHeight w:val="578"/>
          <w:jc w:val="center"/>
        </w:trPr>
        <w:tc>
          <w:tcPr>
            <w:tcW w:w="473" w:type="dxa"/>
            <w:tcBorders>
              <w:top w:val="nil"/>
              <w:bottom w:val="nil"/>
              <w:right w:val="single" w:sz="4" w:space="0" w:color="auto"/>
            </w:tcBorders>
          </w:tcPr>
          <w:p w:rsidR="007C0EB1" w:rsidRPr="00967F0F" w:rsidRDefault="00954391"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06</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&lt;http://www.wikidata.org/entity/Q12418&gt; &lt;http://purl.org/dc/terms/creator&gt; &lt;http://</w:t>
            </w:r>
            <w:r w:rsidR="001F0915" w:rsidRPr="00967F0F">
              <w:rPr>
                <w:rFonts w:ascii="Verdana" w:hAnsi="Verdana" w:cs="Arial"/>
                <w:color w:val="000000"/>
                <w:sz w:val="18"/>
                <w:szCs w:val="22"/>
              </w:rPr>
              <w:t>DBpedia</w:t>
            </w:r>
            <w:r w:rsidRPr="00967F0F">
              <w:rPr>
                <w:rFonts w:ascii="Verdana" w:hAnsi="Verdana" w:cs="Arial"/>
                <w:color w:val="000000"/>
                <w:sz w:val="18"/>
                <w:szCs w:val="22"/>
              </w:rPr>
              <w:t>.org/resource/Leonardo_da_Vinci&gt; &lt;https://www.wikidata.org/wiki/Special:EntityData/Q12418</w:t>
            </w:r>
            <w:proofErr w:type="gramStart"/>
            <w:r w:rsidRPr="00967F0F">
              <w:rPr>
                <w:rFonts w:ascii="Verdana" w:hAnsi="Verdana" w:cs="Arial"/>
                <w:color w:val="000000"/>
                <w:sz w:val="18"/>
                <w:szCs w:val="22"/>
              </w:rPr>
              <w:t>&gt; .</w:t>
            </w:r>
            <w:proofErr w:type="gramEnd"/>
          </w:p>
        </w:tc>
      </w:tr>
      <w:tr w:rsidR="007C0EB1" w:rsidRPr="00967F0F" w:rsidTr="00967F0F">
        <w:trPr>
          <w:trHeight w:val="578"/>
          <w:jc w:val="center"/>
        </w:trPr>
        <w:tc>
          <w:tcPr>
            <w:tcW w:w="473" w:type="dxa"/>
            <w:tcBorders>
              <w:top w:val="nil"/>
              <w:bottom w:val="nil"/>
              <w:right w:val="single" w:sz="4" w:space="0" w:color="auto"/>
            </w:tcBorders>
          </w:tcPr>
          <w:p w:rsidR="007C0EB1" w:rsidRPr="00967F0F" w:rsidRDefault="00954391"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07</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&lt;http://data.europeana.eu/item/04802/243FA8618938F4117025F17A8B813C5F9AA4D619&gt; &lt;http://purl.org/dc/terms/subject&gt; &lt;http://www.wikidata.org/entity/Q12418&gt; &lt;https://www.wikidata.org/wiki/Special:EntityData/Q12418</w:t>
            </w:r>
            <w:proofErr w:type="gramStart"/>
            <w:r w:rsidRPr="00967F0F">
              <w:rPr>
                <w:rFonts w:ascii="Verdana" w:hAnsi="Verdana" w:cs="Arial"/>
                <w:color w:val="000000"/>
                <w:sz w:val="18"/>
                <w:szCs w:val="22"/>
              </w:rPr>
              <w:t>&gt; .</w:t>
            </w:r>
            <w:proofErr w:type="gramEnd"/>
          </w:p>
        </w:tc>
      </w:tr>
      <w:tr w:rsidR="007C0EB1" w:rsidRPr="00967F0F" w:rsidTr="00967F0F">
        <w:trPr>
          <w:trHeight w:val="578"/>
          <w:jc w:val="center"/>
        </w:trPr>
        <w:tc>
          <w:tcPr>
            <w:tcW w:w="473" w:type="dxa"/>
            <w:tcBorders>
              <w:top w:val="nil"/>
              <w:bottom w:val="nil"/>
              <w:right w:val="single" w:sz="4" w:space="0" w:color="auto"/>
            </w:tcBorders>
          </w:tcPr>
          <w:p w:rsidR="007C0EB1" w:rsidRPr="00967F0F" w:rsidRDefault="00954391"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08</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&lt;http://example.org/bob&gt; &lt;http://purl.org/dc/terms/publisher&gt; &lt;http://example.org</w:t>
            </w:r>
            <w:proofErr w:type="gramStart"/>
            <w:r w:rsidRPr="00967F0F">
              <w:rPr>
                <w:rFonts w:ascii="Verdana" w:hAnsi="Verdana" w:cs="Arial"/>
                <w:color w:val="000000"/>
                <w:sz w:val="18"/>
                <w:szCs w:val="22"/>
              </w:rPr>
              <w:t>&gt; .</w:t>
            </w:r>
            <w:proofErr w:type="gramEnd"/>
          </w:p>
        </w:tc>
      </w:tr>
      <w:tr w:rsidR="007C0EB1" w:rsidRPr="00967F0F" w:rsidTr="00967F0F">
        <w:trPr>
          <w:trHeight w:val="572"/>
          <w:jc w:val="center"/>
        </w:trPr>
        <w:tc>
          <w:tcPr>
            <w:tcW w:w="473" w:type="dxa"/>
            <w:tcBorders>
              <w:top w:val="nil"/>
              <w:bottom w:val="single" w:sz="4" w:space="0" w:color="404040" w:themeColor="text1" w:themeTint="BF"/>
              <w:right w:val="single" w:sz="4" w:space="0" w:color="auto"/>
            </w:tcBorders>
          </w:tcPr>
          <w:p w:rsidR="007C0EB1" w:rsidRPr="00967F0F" w:rsidRDefault="00954391"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09</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&lt;http://example.org/bob&gt; &lt;http://purl.org/dc/terms/rights&gt; &lt;http://creativecommons.org/licenses/by/3.0/</w:t>
            </w:r>
            <w:proofErr w:type="gramStart"/>
            <w:r w:rsidRPr="00967F0F">
              <w:rPr>
                <w:rFonts w:ascii="Verdana" w:hAnsi="Verdana" w:cs="Arial"/>
                <w:color w:val="000000"/>
                <w:sz w:val="18"/>
                <w:szCs w:val="22"/>
              </w:rPr>
              <w:t>&gt; .</w:t>
            </w:r>
            <w:proofErr w:type="gramEnd"/>
          </w:p>
        </w:tc>
      </w:tr>
    </w:tbl>
    <w:p w:rsidR="00954391" w:rsidRPr="00967F0F" w:rsidRDefault="00954391" w:rsidP="00967F0F">
      <w:pPr>
        <w:pStyle w:val="contenido"/>
        <w:ind w:left="142"/>
        <w:rPr>
          <w:rStyle w:val="apple-converted-space"/>
          <w:sz w:val="18"/>
          <w:lang w:val="en-US"/>
        </w:rPr>
      </w:pPr>
      <w:r w:rsidRPr="00967F0F">
        <w:rPr>
          <w:rStyle w:val="apple-converted-space"/>
          <w:sz w:val="18"/>
          <w:lang w:val="en-US"/>
        </w:rPr>
        <w:t xml:space="preserve">Fuente: </w:t>
      </w:r>
      <w:sdt>
        <w:sdtPr>
          <w:rPr>
            <w:rStyle w:val="apple-converted-space"/>
            <w:sz w:val="18"/>
            <w:lang w:val="en-US"/>
          </w:rPr>
          <w:id w:val="1396786516"/>
          <w:citation/>
        </w:sdtPr>
        <w:sdtEndPr>
          <w:rPr>
            <w:rStyle w:val="apple-converted-space"/>
          </w:rPr>
        </w:sdtEndPr>
        <w:sdtContent>
          <w:r w:rsidRPr="00967F0F">
            <w:rPr>
              <w:rStyle w:val="apple-converted-space"/>
              <w:sz w:val="18"/>
              <w:lang w:val="en-US"/>
            </w:rPr>
            <w:fldChar w:fldCharType="begin"/>
          </w:r>
          <w:r w:rsidRPr="00967F0F">
            <w:rPr>
              <w:rStyle w:val="apple-converted-space"/>
              <w:sz w:val="18"/>
              <w:lang w:val="en-US"/>
            </w:rPr>
            <w:instrText xml:space="preserve"> CITATION Guu14 \l 12298 </w:instrText>
          </w:r>
          <w:r w:rsidRPr="00967F0F">
            <w:rPr>
              <w:rStyle w:val="apple-converted-space"/>
              <w:sz w:val="18"/>
              <w:lang w:val="en-US"/>
            </w:rPr>
            <w:fldChar w:fldCharType="separate"/>
          </w:r>
          <w:r w:rsidR="00F7382D" w:rsidRPr="00F7382D">
            <w:rPr>
              <w:noProof/>
              <w:sz w:val="18"/>
              <w:lang w:val="en-US"/>
            </w:rPr>
            <w:t>(Schreiber &amp; Raimond, 2014)</w:t>
          </w:r>
          <w:r w:rsidRPr="00967F0F">
            <w:rPr>
              <w:rStyle w:val="apple-converted-space"/>
              <w:sz w:val="18"/>
              <w:lang w:val="en-US"/>
            </w:rPr>
            <w:fldChar w:fldCharType="end"/>
          </w:r>
        </w:sdtContent>
      </w:sdt>
    </w:p>
    <w:p w:rsidR="00920F02" w:rsidRPr="00A9024B" w:rsidRDefault="00920F02" w:rsidP="00E90AF9">
      <w:pPr>
        <w:pStyle w:val="contenido"/>
        <w:rPr>
          <w:b/>
          <w:lang w:val="en-US"/>
        </w:rPr>
      </w:pPr>
      <w:r w:rsidRPr="00A9024B">
        <w:rPr>
          <w:b/>
          <w:lang w:val="en-US"/>
        </w:rPr>
        <w:t>JSON-LD</w:t>
      </w:r>
      <w:r w:rsidRPr="00A9024B">
        <w:rPr>
          <w:rStyle w:val="apple-converted-space"/>
          <w:b/>
          <w:lang w:val="en-US"/>
        </w:rPr>
        <w:t> </w:t>
      </w:r>
      <w:r w:rsidRPr="00A9024B">
        <w:rPr>
          <w:b/>
          <w:lang w:val="en-US"/>
        </w:rPr>
        <w:t>(JSON-based RDF syntax);</w:t>
      </w:r>
    </w:p>
    <w:p w:rsidR="00954391" w:rsidRPr="00E90AF9" w:rsidRDefault="004D1A09" w:rsidP="00E90AF9">
      <w:pPr>
        <w:pStyle w:val="contenido"/>
      </w:pPr>
      <w:r w:rsidRPr="00E90AF9">
        <w:t>P</w:t>
      </w:r>
      <w:r w:rsidR="003E056F" w:rsidRPr="00E90AF9">
        <w:t>roporciona una sintaxis JSON para gráficos y conjuntos de datos RDF. JSON-LD puede ser utilizado para transformar documentos JSON a RDF con cambios mínimos. JSON-LD ofrece identificadores universales de objetos JSON, un mecanismo en el que un documento JSON se puede referir a un objeto descrito en otro documento JSON en otros lugares en la Web, así como el tipo de datos y el lenguaje de manipulación.</w:t>
      </w:r>
    </w:p>
    <w:p w:rsidR="00D97E75" w:rsidRPr="00967F0F" w:rsidRDefault="00D97E75" w:rsidP="00967F0F">
      <w:pPr>
        <w:pStyle w:val="titulosTF"/>
        <w:spacing w:after="0" w:line="360" w:lineRule="auto"/>
        <w:ind w:left="851"/>
        <w:rPr>
          <w:szCs w:val="22"/>
        </w:rPr>
      </w:pPr>
      <w:bookmarkStart w:id="23" w:name="_Toc414268737"/>
      <w:r w:rsidRPr="00967F0F">
        <w:rPr>
          <w:szCs w:val="22"/>
        </w:rPr>
        <w:t xml:space="preserve">Tabla </w:t>
      </w:r>
      <w:r w:rsidR="00F15244" w:rsidRPr="00967F0F">
        <w:rPr>
          <w:szCs w:val="22"/>
        </w:rPr>
        <w:fldChar w:fldCharType="begin"/>
      </w:r>
      <w:r w:rsidR="00F15244" w:rsidRPr="00967F0F">
        <w:rPr>
          <w:szCs w:val="22"/>
        </w:rPr>
        <w:instrText xml:space="preserve"> SEQ Tabla \* ARABIC </w:instrText>
      </w:r>
      <w:r w:rsidR="00F15244" w:rsidRPr="00967F0F">
        <w:rPr>
          <w:szCs w:val="22"/>
        </w:rPr>
        <w:fldChar w:fldCharType="separate"/>
      </w:r>
      <w:r w:rsidR="007B6AFC">
        <w:rPr>
          <w:noProof/>
          <w:szCs w:val="22"/>
        </w:rPr>
        <w:t>6</w:t>
      </w:r>
      <w:r w:rsidR="00F15244" w:rsidRPr="00967F0F">
        <w:rPr>
          <w:noProof/>
          <w:szCs w:val="22"/>
        </w:rPr>
        <w:fldChar w:fldCharType="end"/>
      </w:r>
      <w:r w:rsidRPr="00967F0F">
        <w:rPr>
          <w:szCs w:val="22"/>
        </w:rPr>
        <w:t>. Ejemplo JSON-LD</w:t>
      </w:r>
      <w:bookmarkEnd w:id="23"/>
    </w:p>
    <w:tbl>
      <w:tblPr>
        <w:tblStyle w:val="Tablaconcuadrcula"/>
        <w:tblW w:w="6962" w:type="dxa"/>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ook w:val="04A0" w:firstRow="1" w:lastRow="0" w:firstColumn="1" w:lastColumn="0" w:noHBand="0" w:noVBand="1"/>
      </w:tblPr>
      <w:tblGrid>
        <w:gridCol w:w="445"/>
        <w:gridCol w:w="6517"/>
      </w:tblGrid>
      <w:tr w:rsidR="00CD4A69" w:rsidRPr="00967F0F" w:rsidTr="00967F0F">
        <w:trPr>
          <w:trHeight w:val="275"/>
          <w:jc w:val="center"/>
        </w:trPr>
        <w:tc>
          <w:tcPr>
            <w:tcW w:w="359" w:type="dxa"/>
            <w:tcBorders>
              <w:top w:val="single" w:sz="4" w:space="0" w:color="404040" w:themeColor="text1" w:themeTint="BF"/>
              <w:bottom w:val="nil"/>
              <w:right w:val="single" w:sz="4" w:space="0" w:color="auto"/>
            </w:tcBorders>
          </w:tcPr>
          <w:p w:rsidR="00CD4A69" w:rsidRPr="00967F0F" w:rsidRDefault="00E61FAB"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w:t>
            </w:r>
            <w:r w:rsidR="00CD4A69" w:rsidRPr="00967F0F">
              <w:rPr>
                <w:rFonts w:ascii="Verdana" w:hAnsi="Verdana" w:cs="Arial"/>
                <w:color w:val="595959" w:themeColor="text1" w:themeTint="A6"/>
                <w:sz w:val="18"/>
                <w:szCs w:val="22"/>
              </w:rPr>
              <w:t>1</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w:t>
            </w:r>
          </w:p>
        </w:tc>
      </w:tr>
      <w:tr w:rsidR="00CD4A69" w:rsidRPr="00967F0F" w:rsidTr="00967F0F">
        <w:trPr>
          <w:trHeight w:val="264"/>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02</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"@context": "example-context.json",</w:t>
            </w:r>
          </w:p>
        </w:tc>
      </w:tr>
      <w:tr w:rsidR="00CD4A69" w:rsidRPr="00967F0F" w:rsidTr="00967F0F">
        <w:trPr>
          <w:trHeight w:val="275"/>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03</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"@id": "http://example.org/bob#me",</w:t>
            </w:r>
          </w:p>
        </w:tc>
      </w:tr>
      <w:tr w:rsidR="00CD4A69" w:rsidRPr="00967F0F" w:rsidTr="00967F0F">
        <w:trPr>
          <w:trHeight w:val="275"/>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04</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"@type": "Person",</w:t>
            </w:r>
          </w:p>
        </w:tc>
      </w:tr>
      <w:tr w:rsidR="00CD4A69" w:rsidRPr="00967F0F" w:rsidTr="00967F0F">
        <w:trPr>
          <w:trHeight w:val="275"/>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05</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"birthdate": "1990-07-04",</w:t>
            </w:r>
          </w:p>
        </w:tc>
      </w:tr>
      <w:tr w:rsidR="00CD4A69" w:rsidRPr="00470D3A" w:rsidTr="00967F0F">
        <w:trPr>
          <w:trHeight w:val="286"/>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lastRenderedPageBreak/>
              <w:t>06</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lang w:val="en-US"/>
              </w:rPr>
            </w:pPr>
            <w:r w:rsidRPr="00967F0F">
              <w:rPr>
                <w:rFonts w:ascii="Verdana" w:hAnsi="Verdana" w:cs="Arial"/>
                <w:color w:val="000000"/>
                <w:sz w:val="18"/>
                <w:szCs w:val="22"/>
                <w:lang w:val="en-US"/>
              </w:rPr>
              <w:t xml:space="preserve">  "knows": "http://example.org/alice#me",</w:t>
            </w:r>
          </w:p>
        </w:tc>
      </w:tr>
      <w:tr w:rsidR="00CD4A69" w:rsidRPr="00967F0F" w:rsidTr="00967F0F">
        <w:trPr>
          <w:trHeight w:val="286"/>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07</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"interest": {</w:t>
            </w:r>
          </w:p>
        </w:tc>
      </w:tr>
      <w:tr w:rsidR="00CD4A69" w:rsidRPr="00967F0F" w:rsidTr="00967F0F">
        <w:trPr>
          <w:trHeight w:val="286"/>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08</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"@id": "http://www.wikidata.org/entity/Q12418",</w:t>
            </w:r>
          </w:p>
        </w:tc>
      </w:tr>
      <w:tr w:rsidR="00CD4A69" w:rsidRPr="00967F0F" w:rsidTr="00967F0F">
        <w:trPr>
          <w:trHeight w:val="282"/>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09</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"title": "Mona Lisa",</w:t>
            </w:r>
          </w:p>
        </w:tc>
      </w:tr>
      <w:tr w:rsidR="00CD4A69" w:rsidRPr="00470D3A" w:rsidTr="00967F0F">
        <w:trPr>
          <w:trHeight w:val="282"/>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10</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lang w:val="en-US"/>
              </w:rPr>
            </w:pPr>
            <w:r w:rsidRPr="00967F0F">
              <w:rPr>
                <w:rFonts w:ascii="Verdana" w:hAnsi="Verdana" w:cs="Arial"/>
                <w:color w:val="000000"/>
                <w:sz w:val="18"/>
                <w:szCs w:val="22"/>
                <w:lang w:val="en-US"/>
              </w:rPr>
              <w:t xml:space="preserve">    "subject_of": "http://data.europeana.eu/item/04802/            243FA8618938F4117025F17A8B813C5F9AA4D619",</w:t>
            </w:r>
          </w:p>
        </w:tc>
      </w:tr>
      <w:tr w:rsidR="00CD4A69" w:rsidRPr="00470D3A" w:rsidTr="00967F0F">
        <w:trPr>
          <w:trHeight w:val="282"/>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11</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lang w:val="en-US"/>
              </w:rPr>
            </w:pPr>
            <w:r w:rsidRPr="00967F0F">
              <w:rPr>
                <w:rFonts w:ascii="Verdana" w:hAnsi="Verdana" w:cs="Arial"/>
                <w:color w:val="000000"/>
                <w:sz w:val="18"/>
                <w:szCs w:val="22"/>
                <w:lang w:val="en-US"/>
              </w:rPr>
              <w:t xml:space="preserve">    "creator": "http://</w:t>
            </w:r>
            <w:r w:rsidR="001F0915" w:rsidRPr="00967F0F">
              <w:rPr>
                <w:rFonts w:ascii="Verdana" w:hAnsi="Verdana" w:cs="Arial"/>
                <w:color w:val="000000"/>
                <w:sz w:val="18"/>
                <w:szCs w:val="22"/>
                <w:lang w:val="en-US"/>
              </w:rPr>
              <w:t>DBpedia</w:t>
            </w:r>
            <w:r w:rsidRPr="00967F0F">
              <w:rPr>
                <w:rFonts w:ascii="Verdana" w:hAnsi="Verdana" w:cs="Arial"/>
                <w:color w:val="000000"/>
                <w:sz w:val="18"/>
                <w:szCs w:val="22"/>
                <w:lang w:val="en-US"/>
              </w:rPr>
              <w:t>.org/resource/Leonardo_da_Vinci"</w:t>
            </w:r>
          </w:p>
        </w:tc>
      </w:tr>
      <w:tr w:rsidR="00CD4A69" w:rsidRPr="00967F0F" w:rsidTr="00967F0F">
        <w:trPr>
          <w:trHeight w:val="282"/>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lang w:val="en-US"/>
              </w:rPr>
            </w:pPr>
            <w:r w:rsidRPr="00967F0F">
              <w:rPr>
                <w:rFonts w:ascii="Verdana" w:hAnsi="Verdana" w:cs="Arial"/>
                <w:color w:val="595959" w:themeColor="text1" w:themeTint="A6"/>
                <w:sz w:val="18"/>
                <w:szCs w:val="22"/>
                <w:lang w:val="en-US"/>
              </w:rPr>
              <w:t>12</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w:t>
            </w:r>
          </w:p>
        </w:tc>
      </w:tr>
      <w:tr w:rsidR="00CD4A69" w:rsidRPr="00967F0F" w:rsidTr="00967F0F">
        <w:trPr>
          <w:trHeight w:val="282"/>
          <w:jc w:val="center"/>
        </w:trPr>
        <w:tc>
          <w:tcPr>
            <w:tcW w:w="359" w:type="dxa"/>
            <w:tcBorders>
              <w:top w:val="nil"/>
              <w:bottom w:val="single" w:sz="4" w:space="0" w:color="404040" w:themeColor="text1" w:themeTint="BF"/>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lang w:val="en-US"/>
              </w:rPr>
            </w:pPr>
            <w:r w:rsidRPr="00967F0F">
              <w:rPr>
                <w:rFonts w:ascii="Verdana" w:hAnsi="Verdana" w:cs="Arial"/>
                <w:color w:val="595959" w:themeColor="text1" w:themeTint="A6"/>
                <w:sz w:val="18"/>
                <w:szCs w:val="22"/>
                <w:lang w:val="en-US"/>
              </w:rPr>
              <w:t>13</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w:t>
            </w:r>
          </w:p>
        </w:tc>
      </w:tr>
    </w:tbl>
    <w:p w:rsidR="00D97E75" w:rsidRPr="00967F0F" w:rsidRDefault="00D97E75" w:rsidP="00967F0F">
      <w:pPr>
        <w:pStyle w:val="contenido"/>
        <w:ind w:left="851"/>
        <w:rPr>
          <w:rStyle w:val="apple-converted-space"/>
          <w:sz w:val="18"/>
          <w:lang w:val="en-US"/>
        </w:rPr>
      </w:pPr>
      <w:r w:rsidRPr="00967F0F">
        <w:rPr>
          <w:rStyle w:val="apple-converted-space"/>
          <w:sz w:val="18"/>
          <w:lang w:val="en-US"/>
        </w:rPr>
        <w:t xml:space="preserve">Fuente: </w:t>
      </w:r>
      <w:sdt>
        <w:sdtPr>
          <w:rPr>
            <w:rStyle w:val="apple-converted-space"/>
            <w:sz w:val="18"/>
            <w:lang w:val="en-US"/>
          </w:rPr>
          <w:id w:val="1470549556"/>
          <w:citation/>
        </w:sdtPr>
        <w:sdtEndPr>
          <w:rPr>
            <w:rStyle w:val="apple-converted-space"/>
          </w:rPr>
        </w:sdtEndPr>
        <w:sdtContent>
          <w:r w:rsidRPr="00967F0F">
            <w:rPr>
              <w:rStyle w:val="apple-converted-space"/>
              <w:sz w:val="18"/>
              <w:lang w:val="en-US"/>
            </w:rPr>
            <w:fldChar w:fldCharType="begin"/>
          </w:r>
          <w:r w:rsidRPr="00967F0F">
            <w:rPr>
              <w:rStyle w:val="apple-converted-space"/>
              <w:sz w:val="18"/>
              <w:lang w:val="en-US"/>
            </w:rPr>
            <w:instrText xml:space="preserve"> CITATION Guu14 \l 12298 </w:instrText>
          </w:r>
          <w:r w:rsidRPr="00967F0F">
            <w:rPr>
              <w:rStyle w:val="apple-converted-space"/>
              <w:sz w:val="18"/>
              <w:lang w:val="en-US"/>
            </w:rPr>
            <w:fldChar w:fldCharType="separate"/>
          </w:r>
          <w:r w:rsidR="00F7382D" w:rsidRPr="00F7382D">
            <w:rPr>
              <w:noProof/>
              <w:sz w:val="18"/>
              <w:lang w:val="en-US"/>
            </w:rPr>
            <w:t>(Schreiber &amp; Raimond, 2014)</w:t>
          </w:r>
          <w:r w:rsidRPr="00967F0F">
            <w:rPr>
              <w:rStyle w:val="apple-converted-space"/>
              <w:sz w:val="18"/>
              <w:lang w:val="en-US"/>
            </w:rPr>
            <w:fldChar w:fldCharType="end"/>
          </w:r>
        </w:sdtContent>
      </w:sdt>
    </w:p>
    <w:p w:rsidR="00050494" w:rsidRPr="00A9024B" w:rsidRDefault="009C5032" w:rsidP="00E90AF9">
      <w:pPr>
        <w:pStyle w:val="contenido"/>
        <w:rPr>
          <w:b/>
          <w:lang w:val="en-US"/>
        </w:rPr>
      </w:pPr>
      <w:hyperlink r:id="rId16" w:anchor="section-rdfa" w:history="1">
        <w:r w:rsidR="00920F02" w:rsidRPr="00A9024B">
          <w:rPr>
            <w:rStyle w:val="Hipervnculo"/>
            <w:b/>
            <w:color w:val="auto"/>
            <w:u w:val="none"/>
            <w:lang w:val="en-US"/>
          </w:rPr>
          <w:t>RDFa</w:t>
        </w:r>
      </w:hyperlink>
      <w:r w:rsidR="00920F02" w:rsidRPr="00A9024B">
        <w:rPr>
          <w:rStyle w:val="apple-converted-space"/>
          <w:b/>
          <w:lang w:val="en-US"/>
        </w:rPr>
        <w:t> </w:t>
      </w:r>
    </w:p>
    <w:p w:rsidR="002A0D67" w:rsidRPr="00E90AF9" w:rsidRDefault="002A0D67" w:rsidP="00E90AF9">
      <w:pPr>
        <w:pStyle w:val="contenido"/>
      </w:pPr>
      <w:r w:rsidRPr="00E90AF9">
        <w:t>Es una sintaxis de RDF que se puede utilizar para insertar datos RDF dentro de los documentos HTML y XML. Esto permite, por ejemplo, a los motores de búsqueda agregar estos datos al rastrear la Web y enriquecer los resultados de búsqueda.</w:t>
      </w:r>
      <w:r w:rsidR="00050494" w:rsidRPr="00E90AF9">
        <w:t xml:space="preserve"> </w:t>
      </w:r>
      <w:sdt>
        <w:sdtPr>
          <w:id w:val="1476252306"/>
          <w:citation/>
        </w:sdtPr>
        <w:sdtEndPr/>
        <w:sdtContent>
          <w:r w:rsidR="00050494" w:rsidRPr="00E90AF9">
            <w:fldChar w:fldCharType="begin"/>
          </w:r>
          <w:r w:rsidR="00050494" w:rsidRPr="00E90AF9">
            <w:instrText xml:space="preserve"> CITATION Guu14 \l 12298 </w:instrText>
          </w:r>
          <w:r w:rsidR="00050494" w:rsidRPr="00E90AF9">
            <w:fldChar w:fldCharType="separate"/>
          </w:r>
          <w:r w:rsidR="00F7382D">
            <w:rPr>
              <w:noProof/>
            </w:rPr>
            <w:t>(Schreiber &amp; Raimond, 2014)</w:t>
          </w:r>
          <w:r w:rsidR="00050494" w:rsidRPr="00E90AF9">
            <w:fldChar w:fldCharType="end"/>
          </w:r>
        </w:sdtContent>
      </w:sdt>
    </w:p>
    <w:p w:rsidR="00A7707E" w:rsidRPr="00F74CEF" w:rsidRDefault="00A7707E" w:rsidP="00F74CEF">
      <w:pPr>
        <w:pStyle w:val="titulosTF"/>
        <w:spacing w:after="0" w:line="360" w:lineRule="auto"/>
        <w:ind w:left="284"/>
        <w:rPr>
          <w:szCs w:val="22"/>
        </w:rPr>
      </w:pPr>
      <w:bookmarkStart w:id="24" w:name="_Toc414268738"/>
      <w:r w:rsidRPr="00F74CEF">
        <w:rPr>
          <w:szCs w:val="22"/>
        </w:rPr>
        <w:t xml:space="preserve">Tabla </w:t>
      </w:r>
      <w:r w:rsidR="00F15244" w:rsidRPr="00F74CEF">
        <w:rPr>
          <w:szCs w:val="22"/>
        </w:rPr>
        <w:fldChar w:fldCharType="begin"/>
      </w:r>
      <w:r w:rsidR="00F15244" w:rsidRPr="00F74CEF">
        <w:rPr>
          <w:szCs w:val="22"/>
        </w:rPr>
        <w:instrText xml:space="preserve"> SEQ Tabla \* ARABIC </w:instrText>
      </w:r>
      <w:r w:rsidR="00F15244" w:rsidRPr="00F74CEF">
        <w:rPr>
          <w:szCs w:val="22"/>
        </w:rPr>
        <w:fldChar w:fldCharType="separate"/>
      </w:r>
      <w:r w:rsidR="007B6AFC">
        <w:rPr>
          <w:noProof/>
          <w:szCs w:val="22"/>
        </w:rPr>
        <w:t>7</w:t>
      </w:r>
      <w:r w:rsidR="00F15244" w:rsidRPr="00F74CEF">
        <w:rPr>
          <w:noProof/>
          <w:szCs w:val="22"/>
        </w:rPr>
        <w:fldChar w:fldCharType="end"/>
      </w:r>
      <w:r w:rsidRPr="00F74CEF">
        <w:rPr>
          <w:szCs w:val="22"/>
        </w:rPr>
        <w:t>. Ejemplo RDFa</w:t>
      </w:r>
      <w:bookmarkEnd w:id="24"/>
    </w:p>
    <w:tbl>
      <w:tblPr>
        <w:tblStyle w:val="Tablaconcuadrcula"/>
        <w:tblW w:w="8163" w:type="dxa"/>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ayout w:type="fixed"/>
        <w:tblLook w:val="04A0" w:firstRow="1" w:lastRow="0" w:firstColumn="1" w:lastColumn="0" w:noHBand="0" w:noVBand="1"/>
      </w:tblPr>
      <w:tblGrid>
        <w:gridCol w:w="481"/>
        <w:gridCol w:w="7682"/>
      </w:tblGrid>
      <w:tr w:rsidR="00A7707E" w:rsidRPr="00470D3A" w:rsidTr="00F74CEF">
        <w:trPr>
          <w:trHeight w:val="275"/>
          <w:jc w:val="center"/>
        </w:trPr>
        <w:tc>
          <w:tcPr>
            <w:tcW w:w="481" w:type="dxa"/>
            <w:tcBorders>
              <w:top w:val="single" w:sz="4" w:space="0" w:color="404040" w:themeColor="text1" w:themeTint="BF"/>
              <w:bottom w:val="nil"/>
              <w:right w:val="single" w:sz="4" w:space="0" w:color="auto"/>
            </w:tcBorders>
          </w:tcPr>
          <w:p w:rsidR="00A7707E" w:rsidRPr="00F74CEF" w:rsidRDefault="00E61FAB"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w:t>
            </w:r>
            <w:r w:rsidR="00A7707E" w:rsidRPr="00F74CEF">
              <w:rPr>
                <w:rFonts w:ascii="Verdana" w:hAnsi="Verdana" w:cs="Arial"/>
                <w:color w:val="595959" w:themeColor="text1" w:themeTint="A6"/>
                <w:sz w:val="18"/>
                <w:szCs w:val="18"/>
              </w:rPr>
              <w:t>1</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&lt;body prefix="foaf: http://xmlns.com/foaf/0.1/</w:t>
            </w:r>
          </w:p>
        </w:tc>
      </w:tr>
      <w:tr w:rsidR="00A7707E" w:rsidRPr="00F74CEF" w:rsidTr="00F74CEF">
        <w:trPr>
          <w:trHeight w:val="264"/>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02</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schema: http://schema.org/</w:t>
            </w:r>
          </w:p>
        </w:tc>
      </w:tr>
      <w:tr w:rsidR="00A7707E" w:rsidRPr="00470D3A" w:rsidTr="00F74CEF">
        <w:trPr>
          <w:trHeight w:val="275"/>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03</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dcterms: http://purl.org/dc/terms/"&gt;</w:t>
            </w:r>
          </w:p>
        </w:tc>
      </w:tr>
      <w:tr w:rsidR="00A7707E" w:rsidRPr="00470D3A" w:rsidTr="00F74CEF">
        <w:trPr>
          <w:trHeight w:val="275"/>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04</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&lt;div resource="http://example.org/bob#me" typeof="foaf:Person"&gt;</w:t>
            </w:r>
          </w:p>
        </w:tc>
      </w:tr>
      <w:tr w:rsidR="00A7707E" w:rsidRPr="00F74CEF" w:rsidTr="00F74CEF">
        <w:trPr>
          <w:trHeight w:val="275"/>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05</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&lt;p&gt;</w:t>
            </w:r>
          </w:p>
        </w:tc>
      </w:tr>
      <w:tr w:rsidR="00A7707E" w:rsidRPr="00470D3A" w:rsidTr="00F74CEF">
        <w:trPr>
          <w:trHeight w:val="286"/>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06</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Bob knows &lt;a property="foaf:knows" href="http://example.org/alice#me"&gt;Alice&lt;/a&gt;</w:t>
            </w:r>
          </w:p>
        </w:tc>
      </w:tr>
      <w:tr w:rsidR="00A7707E" w:rsidRPr="00470D3A" w:rsidTr="00F74CEF">
        <w:trPr>
          <w:trHeight w:val="286"/>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07</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w:t>
            </w:r>
            <w:proofErr w:type="gramStart"/>
            <w:r w:rsidRPr="00F74CEF">
              <w:rPr>
                <w:rFonts w:ascii="Verdana" w:hAnsi="Verdana" w:cs="Arial"/>
                <w:color w:val="000000"/>
                <w:sz w:val="18"/>
                <w:szCs w:val="18"/>
                <w:lang w:val="en-US"/>
              </w:rPr>
              <w:t>and</w:t>
            </w:r>
            <w:proofErr w:type="gramEnd"/>
            <w:r w:rsidRPr="00F74CEF">
              <w:rPr>
                <w:rFonts w:ascii="Verdana" w:hAnsi="Verdana" w:cs="Arial"/>
                <w:color w:val="000000"/>
                <w:sz w:val="18"/>
                <w:szCs w:val="18"/>
                <w:lang w:val="en-US"/>
              </w:rPr>
              <w:t xml:space="preserve"> was born on the &lt;time property="schema:birthDate" datatype="xsd:date"&gt;1990-07-04&lt;/time&gt;.</w:t>
            </w:r>
          </w:p>
        </w:tc>
      </w:tr>
      <w:tr w:rsidR="00A7707E" w:rsidRPr="00F74CEF" w:rsidTr="00F74CEF">
        <w:trPr>
          <w:trHeight w:val="286"/>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08</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&lt;/p&gt;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09</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&lt;p&gt;</w:t>
            </w:r>
          </w:p>
        </w:tc>
      </w:tr>
      <w:tr w:rsidR="00A7707E" w:rsidRPr="00470D3A"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10</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Bob is interested in &lt;span property="foaf:topic_interest"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11</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resource="http://www.wikidata.org/entity/Q12418"&gt;the Mona Lisa&lt;/span&gt;.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12</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&lt;/p&gt;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13</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&lt;/div&gt;</w:t>
            </w:r>
          </w:p>
        </w:tc>
      </w:tr>
      <w:tr w:rsidR="00A7707E" w:rsidRPr="00470D3A"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14</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&lt;div resource="http://www.wikidata.org/entity/Q12418"&gt;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15</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&lt;p&gt;</w:t>
            </w:r>
          </w:p>
        </w:tc>
      </w:tr>
      <w:tr w:rsidR="00A7707E" w:rsidRPr="00470D3A"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16</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The &lt;span property="dcterms:title"&gt;Mona Lisa&lt;/span&gt; was painted by</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17</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&lt;a property="dcterms:creator" href="http://</w:t>
            </w:r>
            <w:r w:rsidR="001F0915" w:rsidRPr="00F74CEF">
              <w:rPr>
                <w:rFonts w:ascii="Verdana" w:hAnsi="Verdana" w:cs="Arial"/>
                <w:color w:val="000000"/>
                <w:sz w:val="18"/>
                <w:szCs w:val="18"/>
              </w:rPr>
              <w:t>DBpedia</w:t>
            </w:r>
            <w:r w:rsidRPr="00F74CEF">
              <w:rPr>
                <w:rFonts w:ascii="Verdana" w:hAnsi="Verdana" w:cs="Arial"/>
                <w:color w:val="000000"/>
                <w:sz w:val="18"/>
                <w:szCs w:val="18"/>
              </w:rPr>
              <w:t>.org/resource/Leonardo_da_Vinci"&gt;Leonardo da Vinci&lt;/a&gt;</w:t>
            </w:r>
          </w:p>
        </w:tc>
      </w:tr>
      <w:tr w:rsidR="00A7707E" w:rsidRPr="00470D3A"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18</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and is the subject of the video</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19</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&lt;a href="http://data.europeana.eu/item/04802/243FA8618938F4117025F17A8B813C5F9AA4D619"&gt;'La Joconde à Washington'&lt;/a&gt;.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20</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&lt;/p&gt;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21</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&lt;/div&gt;</w:t>
            </w:r>
          </w:p>
        </w:tc>
      </w:tr>
      <w:tr w:rsidR="00A7707E" w:rsidRPr="00470D3A"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22</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&lt;div resource="http://data.europeana.eu/item/04802/243FA8618938F4117025F17A8B813C5F9AA4D619"&gt;</w:t>
            </w:r>
          </w:p>
        </w:tc>
      </w:tr>
      <w:tr w:rsidR="00A7707E" w:rsidRPr="00470D3A"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23</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&lt;link property="dcterms:subject" href="http://www.wikidata.org/entity/Q12418"/&gt;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lastRenderedPageBreak/>
              <w:t>24</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&lt;/div&gt;</w:t>
            </w:r>
          </w:p>
        </w:tc>
      </w:tr>
      <w:tr w:rsidR="00A7707E" w:rsidRPr="00F74CEF" w:rsidTr="00F74CEF">
        <w:trPr>
          <w:trHeight w:val="282"/>
          <w:jc w:val="center"/>
        </w:trPr>
        <w:tc>
          <w:tcPr>
            <w:tcW w:w="481" w:type="dxa"/>
            <w:tcBorders>
              <w:top w:val="nil"/>
              <w:bottom w:val="single" w:sz="4" w:space="0" w:color="404040" w:themeColor="text1" w:themeTint="BF"/>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25</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&lt;/body&gt;</w:t>
            </w:r>
          </w:p>
        </w:tc>
      </w:tr>
    </w:tbl>
    <w:p w:rsidR="00A7707E" w:rsidRPr="00F74CEF" w:rsidRDefault="00A7707E" w:rsidP="00F74CEF">
      <w:pPr>
        <w:pStyle w:val="contenido"/>
        <w:ind w:left="284"/>
        <w:rPr>
          <w:rStyle w:val="apple-converted-space"/>
          <w:sz w:val="20"/>
          <w:lang w:val="en-US"/>
        </w:rPr>
      </w:pPr>
      <w:r w:rsidRPr="00F74CEF">
        <w:rPr>
          <w:rStyle w:val="apple-converted-space"/>
          <w:sz w:val="20"/>
          <w:lang w:val="en-US"/>
        </w:rPr>
        <w:t xml:space="preserve">Fuente: </w:t>
      </w:r>
      <w:sdt>
        <w:sdtPr>
          <w:rPr>
            <w:rStyle w:val="apple-converted-space"/>
            <w:sz w:val="20"/>
            <w:lang w:val="en-US"/>
          </w:rPr>
          <w:id w:val="-1233849014"/>
          <w:citation/>
        </w:sdtPr>
        <w:sdtEndPr>
          <w:rPr>
            <w:rStyle w:val="apple-converted-space"/>
          </w:rPr>
        </w:sdtEndPr>
        <w:sdtContent>
          <w:r w:rsidRPr="00F74CEF">
            <w:rPr>
              <w:rStyle w:val="apple-converted-space"/>
              <w:sz w:val="20"/>
              <w:lang w:val="en-US"/>
            </w:rPr>
            <w:fldChar w:fldCharType="begin"/>
          </w:r>
          <w:r w:rsidRPr="00F74CEF">
            <w:rPr>
              <w:rStyle w:val="apple-converted-space"/>
              <w:sz w:val="20"/>
              <w:lang w:val="en-US"/>
            </w:rPr>
            <w:instrText xml:space="preserve"> CITATION Guu14 \l 12298 </w:instrText>
          </w:r>
          <w:r w:rsidRPr="00F74CEF">
            <w:rPr>
              <w:rStyle w:val="apple-converted-space"/>
              <w:sz w:val="20"/>
              <w:lang w:val="en-US"/>
            </w:rPr>
            <w:fldChar w:fldCharType="separate"/>
          </w:r>
          <w:r w:rsidR="00F7382D" w:rsidRPr="00F7382D">
            <w:rPr>
              <w:noProof/>
              <w:sz w:val="20"/>
              <w:lang w:val="en-US"/>
            </w:rPr>
            <w:t>(Schreiber &amp; Raimond, 2014)</w:t>
          </w:r>
          <w:r w:rsidRPr="00F74CEF">
            <w:rPr>
              <w:rStyle w:val="apple-converted-space"/>
              <w:sz w:val="20"/>
              <w:lang w:val="en-US"/>
            </w:rPr>
            <w:fldChar w:fldCharType="end"/>
          </w:r>
        </w:sdtContent>
      </w:sdt>
    </w:p>
    <w:p w:rsidR="00920F02" w:rsidRPr="00A9024B" w:rsidRDefault="009C5032" w:rsidP="00E90AF9">
      <w:pPr>
        <w:pStyle w:val="contenido"/>
        <w:rPr>
          <w:b/>
          <w:lang w:val="en-US"/>
        </w:rPr>
      </w:pPr>
      <w:hyperlink r:id="rId17" w:anchor="section-rdfxml" w:history="1">
        <w:r w:rsidR="00920F02" w:rsidRPr="00A9024B">
          <w:rPr>
            <w:rStyle w:val="Hipervnculo"/>
            <w:b/>
            <w:color w:val="auto"/>
            <w:u w:val="none"/>
            <w:lang w:val="en-US"/>
          </w:rPr>
          <w:t>RDF/XML</w:t>
        </w:r>
      </w:hyperlink>
    </w:p>
    <w:p w:rsidR="0092404E" w:rsidRPr="00E90AF9" w:rsidRDefault="00050494" w:rsidP="00E90AF9">
      <w:pPr>
        <w:pStyle w:val="contenido"/>
      </w:pPr>
      <w:r w:rsidRPr="00E90AF9">
        <w:t xml:space="preserve">Proporciona una sintaxis XML para grafos RDF. Cuando RDF ​​fue desarrollado originalmente en la década de 1990, esta fue su única sintaxis, y algunas personas siguen llamando esta sintaxis "RDF". En 2001, se propuso un precursor de la Tortuga llamado "N3", y poco a poco los otros idiomas que aparecen aquí se han adoptado y normalizado. </w:t>
      </w:r>
      <w:sdt>
        <w:sdtPr>
          <w:rPr>
            <w:rStyle w:val="apple-converted-space"/>
            <w:lang w:val="en-US"/>
          </w:rPr>
          <w:id w:val="1011106308"/>
          <w:citation/>
        </w:sdtPr>
        <w:sdtEndPr>
          <w:rPr>
            <w:rStyle w:val="Fuentedeprrafopredeter"/>
            <w:lang w:val="es-EC"/>
          </w:rPr>
        </w:sdtEndPr>
        <w:sdtContent>
          <w:r w:rsidRPr="00E90AF9">
            <w:fldChar w:fldCharType="begin"/>
          </w:r>
          <w:r w:rsidRPr="00E90AF9">
            <w:instrText xml:space="preserve"> CITATION Guu14 \l 12298 </w:instrText>
          </w:r>
          <w:r w:rsidRPr="00E90AF9">
            <w:fldChar w:fldCharType="separate"/>
          </w:r>
          <w:r w:rsidR="00F7382D">
            <w:rPr>
              <w:noProof/>
            </w:rPr>
            <w:t>(Schreiber &amp; Raimond, 2014)</w:t>
          </w:r>
          <w:r w:rsidRPr="00E90AF9">
            <w:fldChar w:fldCharType="end"/>
          </w:r>
        </w:sdtContent>
      </w:sdt>
    </w:p>
    <w:p w:rsidR="00050494" w:rsidRPr="004D0808" w:rsidRDefault="00050494" w:rsidP="004D0808">
      <w:pPr>
        <w:pStyle w:val="titulosTF"/>
        <w:spacing w:after="0" w:line="360" w:lineRule="auto"/>
        <w:ind w:left="426"/>
        <w:rPr>
          <w:szCs w:val="22"/>
        </w:rPr>
      </w:pPr>
      <w:bookmarkStart w:id="25" w:name="_Toc414268739"/>
      <w:r w:rsidRPr="004D0808">
        <w:rPr>
          <w:szCs w:val="22"/>
        </w:rPr>
        <w:t xml:space="preserve">Tabla </w:t>
      </w:r>
      <w:r w:rsidR="00F15244" w:rsidRPr="004D0808">
        <w:rPr>
          <w:szCs w:val="22"/>
        </w:rPr>
        <w:fldChar w:fldCharType="begin"/>
      </w:r>
      <w:r w:rsidR="00F15244" w:rsidRPr="004D0808">
        <w:rPr>
          <w:szCs w:val="22"/>
        </w:rPr>
        <w:instrText xml:space="preserve"> SEQ Tabla \* ARABIC </w:instrText>
      </w:r>
      <w:r w:rsidR="00F15244" w:rsidRPr="004D0808">
        <w:rPr>
          <w:szCs w:val="22"/>
        </w:rPr>
        <w:fldChar w:fldCharType="separate"/>
      </w:r>
      <w:r w:rsidR="007B6AFC">
        <w:rPr>
          <w:noProof/>
          <w:szCs w:val="22"/>
        </w:rPr>
        <w:t>8</w:t>
      </w:r>
      <w:r w:rsidR="00F15244" w:rsidRPr="004D0808">
        <w:rPr>
          <w:noProof/>
          <w:szCs w:val="22"/>
        </w:rPr>
        <w:fldChar w:fldCharType="end"/>
      </w:r>
      <w:r w:rsidRPr="004D0808">
        <w:rPr>
          <w:szCs w:val="22"/>
        </w:rPr>
        <w:t>. Ejemplo RDF/XML</w:t>
      </w:r>
      <w:bookmarkEnd w:id="25"/>
    </w:p>
    <w:tbl>
      <w:tblPr>
        <w:tblStyle w:val="Tablaconcuadrcula"/>
        <w:tblW w:w="7895" w:type="dxa"/>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ayout w:type="fixed"/>
        <w:tblLook w:val="04A0" w:firstRow="1" w:lastRow="0" w:firstColumn="1" w:lastColumn="0" w:noHBand="0" w:noVBand="1"/>
      </w:tblPr>
      <w:tblGrid>
        <w:gridCol w:w="466"/>
        <w:gridCol w:w="7429"/>
      </w:tblGrid>
      <w:tr w:rsidR="00050494" w:rsidRPr="004D0808" w:rsidTr="004D0808">
        <w:trPr>
          <w:trHeight w:val="276"/>
          <w:jc w:val="center"/>
        </w:trPr>
        <w:tc>
          <w:tcPr>
            <w:tcW w:w="466" w:type="dxa"/>
            <w:tcBorders>
              <w:top w:val="single" w:sz="4" w:space="0" w:color="404040" w:themeColor="text1" w:themeTint="BF"/>
              <w:bottom w:val="nil"/>
              <w:right w:val="single" w:sz="4" w:space="0" w:color="auto"/>
            </w:tcBorders>
          </w:tcPr>
          <w:p w:rsidR="00050494" w:rsidRPr="004D0808" w:rsidRDefault="00E61FAB"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w:t>
            </w:r>
            <w:r w:rsidR="00050494" w:rsidRPr="004D0808">
              <w:rPr>
                <w:rFonts w:ascii="Verdana" w:hAnsi="Verdana" w:cs="Arial"/>
                <w:color w:val="595959" w:themeColor="text1" w:themeTint="A6"/>
                <w:sz w:val="18"/>
                <w:szCs w:val="18"/>
              </w:rPr>
              <w:t>1</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&lt;?</w:t>
            </w:r>
            <w:proofErr w:type="gramStart"/>
            <w:r w:rsidRPr="004D0808">
              <w:rPr>
                <w:rFonts w:ascii="Verdana" w:hAnsi="Verdana" w:cs="Arial"/>
                <w:color w:val="000000"/>
                <w:sz w:val="18"/>
                <w:szCs w:val="18"/>
              </w:rPr>
              <w:t>xml</w:t>
            </w:r>
            <w:proofErr w:type="gramEnd"/>
            <w:r w:rsidRPr="004D0808">
              <w:rPr>
                <w:rFonts w:ascii="Verdana" w:hAnsi="Verdana" w:cs="Arial"/>
                <w:color w:val="000000"/>
                <w:sz w:val="18"/>
                <w:szCs w:val="18"/>
              </w:rPr>
              <w:t xml:space="preserve"> version="1.0" encoding="utf-8"?&gt;</w:t>
            </w:r>
          </w:p>
        </w:tc>
      </w:tr>
      <w:tr w:rsidR="00050494" w:rsidRPr="004D0808" w:rsidTr="004D0808">
        <w:trPr>
          <w:trHeight w:val="265"/>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02</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&lt;rdf:RDF</w:t>
            </w:r>
          </w:p>
        </w:tc>
      </w:tr>
      <w:tr w:rsidR="00050494" w:rsidRPr="004D0808" w:rsidTr="004D0808">
        <w:trPr>
          <w:trHeight w:val="276"/>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03</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 xml:space="preserve">         xmlns:dcterms="http://purl.org/dc/terms/"</w:t>
            </w:r>
          </w:p>
        </w:tc>
      </w:tr>
      <w:tr w:rsidR="00050494" w:rsidRPr="004D0808" w:rsidTr="004D0808">
        <w:trPr>
          <w:trHeight w:val="276"/>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04</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 xml:space="preserve">         xmlns:foaf="http://xmlns.com/foaf/0.1/"</w:t>
            </w:r>
          </w:p>
        </w:tc>
      </w:tr>
      <w:tr w:rsidR="00050494" w:rsidRPr="004D0808" w:rsidTr="004D0808">
        <w:trPr>
          <w:trHeight w:val="276"/>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05</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 xml:space="preserve">         xmlns:rdf="http://www.w3.org/1999/02/22-rdf-syntax-ns#"</w:t>
            </w:r>
          </w:p>
        </w:tc>
      </w:tr>
      <w:tr w:rsidR="00050494" w:rsidRPr="004D0808" w:rsidTr="004D0808">
        <w:trPr>
          <w:trHeight w:val="287"/>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06</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 xml:space="preserve">         xmlns:schema="http://schema.org/"&gt;</w:t>
            </w:r>
          </w:p>
        </w:tc>
      </w:tr>
      <w:tr w:rsidR="00050494" w:rsidRPr="00470D3A" w:rsidTr="004D0808">
        <w:trPr>
          <w:trHeight w:val="287"/>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07</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&lt;rdf:Description rdf:about="http://example.org/bob#me"&gt;</w:t>
            </w:r>
          </w:p>
        </w:tc>
      </w:tr>
      <w:tr w:rsidR="00050494" w:rsidRPr="00470D3A" w:rsidTr="004D0808">
        <w:trPr>
          <w:trHeight w:val="287"/>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08</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&lt;rdf:type rdf:resource="http://xmlns.com/foaf/0.1/Person"/&gt;</w:t>
            </w:r>
          </w:p>
        </w:tc>
      </w:tr>
      <w:tr w:rsidR="00050494" w:rsidRPr="00470D3A"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09</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&lt;schema:birthDate rdf:datatype="http://www.w3.org/2001/XMLSchema#date"&gt;1990-07-04&lt;/schema:birthDate&gt;</w:t>
            </w:r>
          </w:p>
        </w:tc>
      </w:tr>
      <w:tr w:rsidR="00050494" w:rsidRPr="00470D3A"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10</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&lt;foaf:knows rdf:resource="http://example.org/alice#me"/&gt;</w:t>
            </w:r>
          </w:p>
        </w:tc>
      </w:tr>
      <w:tr w:rsidR="00050494" w:rsidRPr="00470D3A"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11</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&lt;foaf:topic_interest rdf:resource="http://www.wikidata.org/entity/Q12418"/&gt;</w:t>
            </w:r>
          </w:p>
        </w:tc>
      </w:tr>
      <w:tr w:rsidR="00050494" w:rsidRPr="004D0808"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12</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 xml:space="preserve">   &lt;/rdf:Description&gt;</w:t>
            </w:r>
          </w:p>
        </w:tc>
      </w:tr>
      <w:tr w:rsidR="00050494" w:rsidRPr="00470D3A"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13</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&lt;rdf:Description rdf:about="http://www.wikidata.org/entity/Q12418"&gt;</w:t>
            </w:r>
          </w:p>
        </w:tc>
      </w:tr>
      <w:tr w:rsidR="00050494" w:rsidRPr="00470D3A"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14</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&lt;dcterms:title&gt;Mona Lisa&lt;/dcterms:title&gt;</w:t>
            </w:r>
          </w:p>
        </w:tc>
      </w:tr>
      <w:tr w:rsidR="00050494" w:rsidRPr="00470D3A"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15</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&lt;dcterms:creator rdf:resource="http://</w:t>
            </w:r>
            <w:r w:rsidR="001F0915" w:rsidRPr="004D0808">
              <w:rPr>
                <w:rFonts w:ascii="Verdana" w:hAnsi="Verdana" w:cs="Arial"/>
                <w:color w:val="000000"/>
                <w:sz w:val="18"/>
                <w:szCs w:val="18"/>
                <w:lang w:val="en-US"/>
              </w:rPr>
              <w:t>DBpedia</w:t>
            </w:r>
            <w:r w:rsidRPr="004D0808">
              <w:rPr>
                <w:rFonts w:ascii="Verdana" w:hAnsi="Verdana" w:cs="Arial"/>
                <w:color w:val="000000"/>
                <w:sz w:val="18"/>
                <w:szCs w:val="18"/>
                <w:lang w:val="en-US"/>
              </w:rPr>
              <w:t>.org/resource/Leonardo_da_Vinci"/&gt;</w:t>
            </w:r>
          </w:p>
        </w:tc>
      </w:tr>
      <w:tr w:rsidR="00050494" w:rsidRPr="004D0808"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16</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 xml:space="preserve">   &lt;/rdf:Description&gt;</w:t>
            </w:r>
          </w:p>
        </w:tc>
      </w:tr>
      <w:tr w:rsidR="00050494" w:rsidRPr="00470D3A"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17</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&lt;rdf:Description rdf:about="http://data.europeana.eu/item/04802/243FA8618938F4117025F17A8B813C5F9AA4D619"&gt;</w:t>
            </w:r>
          </w:p>
        </w:tc>
      </w:tr>
      <w:tr w:rsidR="00050494" w:rsidRPr="00470D3A"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18</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&lt;dcterms:subject rdf:resource="http://www.wikidata.org/entity/Q12418"/&gt;</w:t>
            </w:r>
          </w:p>
        </w:tc>
      </w:tr>
      <w:tr w:rsidR="00050494" w:rsidRPr="004D0808"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19</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 xml:space="preserve">   &lt;/rdf:Description&gt;</w:t>
            </w:r>
          </w:p>
        </w:tc>
      </w:tr>
      <w:tr w:rsidR="00050494" w:rsidRPr="004D0808" w:rsidTr="004D0808">
        <w:trPr>
          <w:trHeight w:val="283"/>
          <w:jc w:val="center"/>
        </w:trPr>
        <w:tc>
          <w:tcPr>
            <w:tcW w:w="466" w:type="dxa"/>
            <w:tcBorders>
              <w:top w:val="nil"/>
              <w:bottom w:val="single" w:sz="4" w:space="0" w:color="404040" w:themeColor="text1" w:themeTint="BF"/>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20</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&lt;/rdf:RDF&gt;</w:t>
            </w:r>
          </w:p>
        </w:tc>
      </w:tr>
    </w:tbl>
    <w:p w:rsidR="00050494" w:rsidRPr="004D0808" w:rsidRDefault="00050494" w:rsidP="004D0808">
      <w:pPr>
        <w:pStyle w:val="contenido"/>
        <w:ind w:left="426"/>
        <w:rPr>
          <w:rStyle w:val="apple-converted-space"/>
          <w:sz w:val="18"/>
          <w:lang w:val="en-US"/>
        </w:rPr>
      </w:pPr>
      <w:r w:rsidRPr="004D0808">
        <w:rPr>
          <w:rStyle w:val="apple-converted-space"/>
          <w:sz w:val="18"/>
          <w:lang w:val="en-US"/>
        </w:rPr>
        <w:t xml:space="preserve">Fuente: </w:t>
      </w:r>
      <w:sdt>
        <w:sdtPr>
          <w:rPr>
            <w:rStyle w:val="apple-converted-space"/>
            <w:sz w:val="18"/>
            <w:lang w:val="en-US"/>
          </w:rPr>
          <w:id w:val="646400573"/>
          <w:citation/>
        </w:sdtPr>
        <w:sdtEndPr>
          <w:rPr>
            <w:rStyle w:val="apple-converted-space"/>
          </w:rPr>
        </w:sdtEndPr>
        <w:sdtContent>
          <w:r w:rsidRPr="004D0808">
            <w:rPr>
              <w:rStyle w:val="apple-converted-space"/>
              <w:sz w:val="18"/>
              <w:lang w:val="en-US"/>
            </w:rPr>
            <w:fldChar w:fldCharType="begin"/>
          </w:r>
          <w:r w:rsidRPr="004D0808">
            <w:rPr>
              <w:rStyle w:val="apple-converted-space"/>
              <w:sz w:val="18"/>
              <w:lang w:val="en-US"/>
            </w:rPr>
            <w:instrText xml:space="preserve"> CITATION Guu14 \l 12298 </w:instrText>
          </w:r>
          <w:r w:rsidRPr="004D0808">
            <w:rPr>
              <w:rStyle w:val="apple-converted-space"/>
              <w:sz w:val="18"/>
              <w:lang w:val="en-US"/>
            </w:rPr>
            <w:fldChar w:fldCharType="separate"/>
          </w:r>
          <w:r w:rsidR="00F7382D" w:rsidRPr="00F7382D">
            <w:rPr>
              <w:noProof/>
              <w:sz w:val="18"/>
              <w:lang w:val="en-US"/>
            </w:rPr>
            <w:t>(Schreiber &amp; Raimond, 2014)</w:t>
          </w:r>
          <w:r w:rsidRPr="004D0808">
            <w:rPr>
              <w:rStyle w:val="apple-converted-space"/>
              <w:sz w:val="18"/>
              <w:lang w:val="en-US"/>
            </w:rPr>
            <w:fldChar w:fldCharType="end"/>
          </w:r>
        </w:sdtContent>
      </w:sdt>
    </w:p>
    <w:p w:rsidR="009B7978" w:rsidRPr="00E90AF9" w:rsidRDefault="00053EF3" w:rsidP="00D90010">
      <w:pPr>
        <w:pStyle w:val="Nivel4"/>
        <w:rPr>
          <w:lang w:val="en-US"/>
        </w:rPr>
      </w:pPr>
      <w:bookmarkStart w:id="26" w:name="_Toc384986227"/>
      <w:bookmarkStart w:id="27" w:name="_Toc414268613"/>
      <w:r w:rsidRPr="00E90AF9">
        <w:rPr>
          <w:lang w:val="en-US"/>
        </w:rPr>
        <w:t>SPARQL</w:t>
      </w:r>
      <w:bookmarkEnd w:id="26"/>
      <w:r w:rsidR="0032124A" w:rsidRPr="00E90AF9">
        <w:rPr>
          <w:lang w:val="en-US"/>
        </w:rPr>
        <w:t xml:space="preserve"> </w:t>
      </w:r>
      <w:r w:rsidR="0026688A" w:rsidRPr="00E90AF9">
        <w:rPr>
          <w:lang w:val="en-US"/>
        </w:rPr>
        <w:t>Query Language for RDF</w:t>
      </w:r>
      <w:bookmarkEnd w:id="27"/>
      <w:r w:rsidR="0026688A" w:rsidRPr="00E90AF9">
        <w:rPr>
          <w:lang w:val="en-US"/>
        </w:rPr>
        <w:t xml:space="preserve"> </w:t>
      </w:r>
    </w:p>
    <w:p w:rsidR="009B7978" w:rsidRPr="00E90AF9" w:rsidRDefault="00145C54" w:rsidP="00E90AF9">
      <w:pPr>
        <w:pStyle w:val="contenido"/>
      </w:pPr>
      <w:r w:rsidRPr="00E90AF9">
        <w:t xml:space="preserve">SPARQL se puede utilizar para expresar consultas que permiten interrogar diversas fuentes de datos, si los datos se almacenan de forma nativa como RDF ​​o son definidos mediante vistas RDF ​​a través de algún sistema middleware. SPARQL contiene las </w:t>
      </w:r>
      <w:r w:rsidRPr="00E90AF9">
        <w:lastRenderedPageBreak/>
        <w:t>capacidades para la consulta de los patrones obligatorios y opcionales de grafo, junto con sus conjunciones y disyunciones. SPARQL también soporta la ampliación o restricciones del ámbito de las consultas indicando los grafos sobre los que se opera. Los resultados de las consultas SPARQL pueden ser conjuntos de resultados o grafos RDF.</w:t>
      </w:r>
      <w:sdt>
        <w:sdtPr>
          <w:id w:val="-908064111"/>
          <w:citation/>
        </w:sdtPr>
        <w:sdtEndPr/>
        <w:sdtContent>
          <w:r w:rsidRPr="00E90AF9">
            <w:fldChar w:fldCharType="begin"/>
          </w:r>
          <w:r w:rsidRPr="00E90AF9">
            <w:instrText xml:space="preserve"> CITATION Eri08 \l 12298 </w:instrText>
          </w:r>
          <w:r w:rsidRPr="00E90AF9">
            <w:fldChar w:fldCharType="separate"/>
          </w:r>
          <w:r w:rsidR="00F7382D">
            <w:rPr>
              <w:noProof/>
            </w:rPr>
            <w:t xml:space="preserve"> (Prud'hommeaux &amp; Seaborne, 2008)</w:t>
          </w:r>
          <w:r w:rsidRPr="00E90AF9">
            <w:fldChar w:fldCharType="end"/>
          </w:r>
        </w:sdtContent>
      </w:sdt>
    </w:p>
    <w:p w:rsidR="002B52F2" w:rsidRPr="00E90AF9" w:rsidRDefault="00523242" w:rsidP="00E90AF9">
      <w:pPr>
        <w:pStyle w:val="contenido"/>
      </w:pPr>
      <w:r w:rsidRPr="00E90AF9">
        <w:t xml:space="preserve">La mayoría de las formas de consulta en SPARQL contienen un conjunto de patrones de tripleta (triple patterns) denominadas patrón de grafo básico. Los patrones de tripleta son similares a las tripletas RDF, excepto que cada sujeto, predicado y objeto puede ser una variable. Un patrón de grafo básico concuerda con un subgrafo de datos RDF cuando los términos RDF (RDF terms) de dicho subgrafo pueden ser sustituidos por las variables y el resultado es un grafo RDF equivalente al subgrafo en cuestión. </w:t>
      </w:r>
      <w:sdt>
        <w:sdtPr>
          <w:id w:val="-2085673489"/>
          <w:citation/>
        </w:sdtPr>
        <w:sdtEndPr/>
        <w:sdtContent>
          <w:r w:rsidRPr="00E90AF9">
            <w:fldChar w:fldCharType="begin"/>
          </w:r>
          <w:r w:rsidRPr="00E90AF9">
            <w:instrText xml:space="preserve"> CITATION Eri08 \l 12298 </w:instrText>
          </w:r>
          <w:r w:rsidRPr="00E90AF9">
            <w:fldChar w:fldCharType="separate"/>
          </w:r>
          <w:r w:rsidR="00F7382D">
            <w:rPr>
              <w:noProof/>
            </w:rPr>
            <w:t>(Prud'hommeaux &amp; Seaborne, 2008)</w:t>
          </w:r>
          <w:r w:rsidRPr="00E90AF9">
            <w:fldChar w:fldCharType="end"/>
          </w:r>
        </w:sdtContent>
      </w:sdt>
    </w:p>
    <w:p w:rsidR="00F35932" w:rsidRPr="00E90AF9" w:rsidRDefault="00CC2727" w:rsidP="00E90AF9">
      <w:pPr>
        <w:pStyle w:val="contenido"/>
      </w:pPr>
      <w:r w:rsidRPr="00E90AF9">
        <w:t>A continuación se redacta un ejemplo de una consulta SPARQL</w:t>
      </w:r>
      <w:r w:rsidR="008175BB" w:rsidRPr="00E90AF9">
        <w:t xml:space="preserve">, tomado de </w:t>
      </w:r>
      <w:sdt>
        <w:sdtPr>
          <w:id w:val="231674864"/>
          <w:citation/>
        </w:sdtPr>
        <w:sdtEndPr/>
        <w:sdtContent>
          <w:r w:rsidR="008175BB" w:rsidRPr="00E90AF9">
            <w:fldChar w:fldCharType="begin"/>
          </w:r>
          <w:r w:rsidR="008175BB" w:rsidRPr="00E90AF9">
            <w:instrText xml:space="preserve"> CITATION Eri08 \l 12298 </w:instrText>
          </w:r>
          <w:r w:rsidR="008175BB" w:rsidRPr="00E90AF9">
            <w:fldChar w:fldCharType="separate"/>
          </w:r>
          <w:r w:rsidR="00F7382D">
            <w:rPr>
              <w:noProof/>
            </w:rPr>
            <w:t>(Prud'hommeaux &amp; Seaborne, 2008)</w:t>
          </w:r>
          <w:r w:rsidR="008175BB" w:rsidRPr="00E90AF9">
            <w:fldChar w:fldCharType="end"/>
          </w:r>
        </w:sdtContent>
      </w:sdt>
      <w:r w:rsidRPr="00E90AF9">
        <w:t xml:space="preserve">. </w:t>
      </w:r>
    </w:p>
    <w:p w:rsidR="005A4EC4" w:rsidRPr="00E90AF9" w:rsidRDefault="005A4EC4" w:rsidP="00E90AF9">
      <w:pPr>
        <w:pStyle w:val="contenido"/>
      </w:pPr>
      <w:r w:rsidRPr="00E90AF9">
        <w:t>Datos</w:t>
      </w:r>
      <w:r w:rsidR="00F35932" w:rsidRPr="00E90AF9">
        <w:t>:</w:t>
      </w:r>
    </w:p>
    <w:p w:rsidR="008175BB" w:rsidRPr="00173CC9" w:rsidRDefault="008175BB" w:rsidP="00173CC9">
      <w:pPr>
        <w:spacing w:line="360" w:lineRule="auto"/>
        <w:ind w:left="426"/>
        <w:rPr>
          <w:rFonts w:ascii="Arial" w:hAnsi="Arial" w:cs="Arial"/>
          <w:i/>
          <w:sz w:val="20"/>
        </w:rPr>
      </w:pPr>
      <w:r w:rsidRPr="00173CC9">
        <w:rPr>
          <w:rFonts w:ascii="Arial" w:hAnsi="Arial" w:cs="Arial"/>
          <w:i/>
          <w:sz w:val="20"/>
        </w:rPr>
        <w:t>&lt;http://example.org/book/book1&gt; &lt;http://purl.org/dc/elements/1.1/title&gt; "SPARQL Tutorial</w:t>
      </w:r>
      <w:proofErr w:type="gramStart"/>
      <w:r w:rsidRPr="00173CC9">
        <w:rPr>
          <w:rFonts w:ascii="Arial" w:hAnsi="Arial" w:cs="Arial"/>
          <w:i/>
          <w:sz w:val="20"/>
        </w:rPr>
        <w:t>" .</w:t>
      </w:r>
      <w:proofErr w:type="gramEnd"/>
    </w:p>
    <w:p w:rsidR="005A4EC4" w:rsidRPr="00E90AF9" w:rsidRDefault="005A4EC4" w:rsidP="00E90AF9">
      <w:pPr>
        <w:pStyle w:val="contenido"/>
        <w:rPr>
          <w:lang w:val="en-US"/>
        </w:rPr>
      </w:pPr>
      <w:r w:rsidRPr="00077CDF">
        <w:rPr>
          <w:lang w:val="en-US"/>
        </w:rPr>
        <w:t>Consulta</w:t>
      </w:r>
      <w:r w:rsidRPr="00E90AF9">
        <w:rPr>
          <w:lang w:val="en-US"/>
        </w:rPr>
        <w:t>:</w:t>
      </w:r>
    </w:p>
    <w:p w:rsidR="005A4EC4" w:rsidRPr="00173CC9" w:rsidRDefault="005A4EC4" w:rsidP="00173CC9">
      <w:pPr>
        <w:pStyle w:val="contenido"/>
        <w:spacing w:after="0"/>
        <w:ind w:left="426"/>
        <w:rPr>
          <w:i/>
          <w:sz w:val="20"/>
          <w:lang w:val="en-US"/>
        </w:rPr>
      </w:pPr>
      <w:proofErr w:type="gramStart"/>
      <w:r w:rsidRPr="00173CC9">
        <w:rPr>
          <w:i/>
          <w:sz w:val="20"/>
          <w:lang w:val="en-US"/>
        </w:rPr>
        <w:t>SELECT ?</w:t>
      </w:r>
      <w:proofErr w:type="gramEnd"/>
      <w:r w:rsidRPr="00173CC9">
        <w:rPr>
          <w:i/>
          <w:sz w:val="20"/>
          <w:lang w:val="en-US"/>
        </w:rPr>
        <w:t>title</w:t>
      </w:r>
    </w:p>
    <w:p w:rsidR="005A4EC4" w:rsidRPr="00173CC9" w:rsidRDefault="005A4EC4" w:rsidP="00173CC9">
      <w:pPr>
        <w:pStyle w:val="contenido"/>
        <w:spacing w:after="0"/>
        <w:ind w:left="426"/>
        <w:rPr>
          <w:i/>
          <w:sz w:val="20"/>
          <w:lang w:val="en-US"/>
        </w:rPr>
      </w:pPr>
      <w:r w:rsidRPr="00173CC9">
        <w:rPr>
          <w:i/>
          <w:sz w:val="20"/>
          <w:lang w:val="en-US"/>
        </w:rPr>
        <w:t>WHERE</w:t>
      </w:r>
    </w:p>
    <w:p w:rsidR="005A4EC4" w:rsidRPr="00173CC9" w:rsidRDefault="005A4EC4" w:rsidP="00173CC9">
      <w:pPr>
        <w:pStyle w:val="contenido"/>
        <w:spacing w:after="0"/>
        <w:ind w:left="426"/>
        <w:rPr>
          <w:i/>
          <w:sz w:val="20"/>
          <w:lang w:val="en-US"/>
        </w:rPr>
      </w:pPr>
      <w:r w:rsidRPr="00173CC9">
        <w:rPr>
          <w:i/>
          <w:sz w:val="20"/>
          <w:lang w:val="en-US"/>
        </w:rPr>
        <w:t>{</w:t>
      </w:r>
    </w:p>
    <w:p w:rsidR="005A4EC4" w:rsidRPr="00173CC9" w:rsidRDefault="005A4EC4" w:rsidP="00173CC9">
      <w:pPr>
        <w:pStyle w:val="contenido"/>
        <w:spacing w:after="0"/>
        <w:ind w:left="426"/>
        <w:rPr>
          <w:i/>
          <w:sz w:val="20"/>
          <w:lang w:val="en-US"/>
        </w:rPr>
      </w:pPr>
      <w:r w:rsidRPr="00173CC9">
        <w:rPr>
          <w:i/>
          <w:sz w:val="20"/>
          <w:lang w:val="en-US"/>
        </w:rPr>
        <w:t xml:space="preserve">  &lt;http://example.org/book/book1&gt; &lt;http://purl.or</w:t>
      </w:r>
      <w:r w:rsidR="00DA0EA5" w:rsidRPr="00173CC9">
        <w:rPr>
          <w:i/>
          <w:sz w:val="20"/>
          <w:lang w:val="en-US"/>
        </w:rPr>
        <w:t>g/dc/elements/1.1/title</w:t>
      </w:r>
      <w:proofErr w:type="gramStart"/>
      <w:r w:rsidR="00DA0EA5" w:rsidRPr="00173CC9">
        <w:rPr>
          <w:i/>
          <w:sz w:val="20"/>
          <w:lang w:val="en-US"/>
        </w:rPr>
        <w:t>&gt; ?</w:t>
      </w:r>
      <w:proofErr w:type="gramEnd"/>
      <w:r w:rsidR="00DA0EA5" w:rsidRPr="00173CC9">
        <w:rPr>
          <w:i/>
          <w:sz w:val="20"/>
          <w:lang w:val="en-US"/>
        </w:rPr>
        <w:t>title</w:t>
      </w:r>
      <w:r w:rsidRPr="00173CC9">
        <w:rPr>
          <w:i/>
          <w:sz w:val="20"/>
          <w:lang w:val="en-US"/>
        </w:rPr>
        <w:t>.</w:t>
      </w:r>
    </w:p>
    <w:p w:rsidR="005A4EC4" w:rsidRPr="00173CC9" w:rsidRDefault="005A4EC4" w:rsidP="00173CC9">
      <w:pPr>
        <w:pStyle w:val="contenido"/>
        <w:spacing w:after="0"/>
        <w:ind w:left="426"/>
        <w:rPr>
          <w:i/>
          <w:sz w:val="20"/>
        </w:rPr>
      </w:pPr>
      <w:r w:rsidRPr="00173CC9">
        <w:rPr>
          <w:i/>
          <w:sz w:val="20"/>
        </w:rPr>
        <w:t xml:space="preserve">}    </w:t>
      </w:r>
    </w:p>
    <w:p w:rsidR="00CC2727" w:rsidRPr="00E90AF9" w:rsidRDefault="00CC2727" w:rsidP="00E90AF9">
      <w:pPr>
        <w:pStyle w:val="contenido"/>
      </w:pPr>
    </w:p>
    <w:p w:rsidR="00F35932" w:rsidRPr="00E90AF9" w:rsidRDefault="00F35932" w:rsidP="00E90AF9">
      <w:pPr>
        <w:pStyle w:val="contenido"/>
      </w:pPr>
      <w:r w:rsidRPr="00E90AF9">
        <w:t>Resultado de la consulta:</w:t>
      </w:r>
    </w:p>
    <w:p w:rsidR="008175BB" w:rsidRPr="00173CC9" w:rsidRDefault="008175BB" w:rsidP="00A9024B">
      <w:pPr>
        <w:pStyle w:val="titulosTF"/>
        <w:spacing w:after="0" w:line="360" w:lineRule="auto"/>
        <w:ind w:left="2268"/>
        <w:rPr>
          <w:szCs w:val="22"/>
        </w:rPr>
      </w:pPr>
      <w:bookmarkStart w:id="28" w:name="_Toc414268740"/>
      <w:r w:rsidRPr="00173CC9">
        <w:rPr>
          <w:szCs w:val="22"/>
        </w:rPr>
        <w:t xml:space="preserve">Tabla </w:t>
      </w:r>
      <w:r w:rsidR="00F15244" w:rsidRPr="00173CC9">
        <w:rPr>
          <w:szCs w:val="22"/>
        </w:rPr>
        <w:fldChar w:fldCharType="begin"/>
      </w:r>
      <w:r w:rsidR="00F15244" w:rsidRPr="00173CC9">
        <w:rPr>
          <w:szCs w:val="22"/>
        </w:rPr>
        <w:instrText xml:space="preserve"> SEQ Tabla \* ARABIC </w:instrText>
      </w:r>
      <w:r w:rsidR="00F15244" w:rsidRPr="00173CC9">
        <w:rPr>
          <w:szCs w:val="22"/>
        </w:rPr>
        <w:fldChar w:fldCharType="separate"/>
      </w:r>
      <w:r w:rsidR="007B6AFC">
        <w:rPr>
          <w:noProof/>
          <w:szCs w:val="22"/>
        </w:rPr>
        <w:t>9</w:t>
      </w:r>
      <w:r w:rsidR="00F15244" w:rsidRPr="00173CC9">
        <w:rPr>
          <w:noProof/>
          <w:szCs w:val="22"/>
        </w:rPr>
        <w:fldChar w:fldCharType="end"/>
      </w:r>
      <w:r w:rsidRPr="00173CC9">
        <w:rPr>
          <w:szCs w:val="22"/>
        </w:rPr>
        <w:t>. Resultado consulta SPARQL</w:t>
      </w:r>
      <w:bookmarkEnd w:id="28"/>
    </w:p>
    <w:tbl>
      <w:tblPr>
        <w:tblW w:w="4228" w:type="dxa"/>
        <w:jc w:val="center"/>
        <w:tblBorders>
          <w:top w:val="single" w:sz="6" w:space="0" w:color="000000"/>
          <w:left w:val="single" w:sz="6" w:space="0" w:color="000000"/>
          <w:bottom w:val="single" w:sz="6" w:space="0" w:color="808080"/>
          <w:right w:val="single" w:sz="6" w:space="0" w:color="808080"/>
        </w:tblBorders>
        <w:tblCellMar>
          <w:top w:w="15" w:type="dxa"/>
          <w:left w:w="15" w:type="dxa"/>
          <w:bottom w:w="15" w:type="dxa"/>
          <w:right w:w="15" w:type="dxa"/>
        </w:tblCellMar>
        <w:tblLook w:val="04A0" w:firstRow="1" w:lastRow="0" w:firstColumn="1" w:lastColumn="0" w:noHBand="0" w:noVBand="1"/>
      </w:tblPr>
      <w:tblGrid>
        <w:gridCol w:w="4228"/>
      </w:tblGrid>
      <w:tr w:rsidR="00F35932" w:rsidRPr="00173CC9" w:rsidTr="008175BB">
        <w:trPr>
          <w:trHeight w:val="233"/>
          <w:jc w:val="center"/>
        </w:trPr>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rsidR="00F35932" w:rsidRPr="00173CC9" w:rsidRDefault="00F35932" w:rsidP="00E90AF9">
            <w:pPr>
              <w:spacing w:after="0" w:line="360" w:lineRule="auto"/>
              <w:jc w:val="center"/>
              <w:rPr>
                <w:rFonts w:ascii="Verdana" w:eastAsia="Times New Roman" w:hAnsi="Verdana" w:cs="Arial"/>
                <w:b/>
                <w:bCs/>
                <w:sz w:val="20"/>
              </w:rPr>
            </w:pPr>
            <w:r w:rsidRPr="00173CC9">
              <w:rPr>
                <w:rFonts w:ascii="Verdana" w:eastAsia="Times New Roman" w:hAnsi="Verdana" w:cs="Arial"/>
                <w:b/>
                <w:bCs/>
                <w:sz w:val="20"/>
              </w:rPr>
              <w:t>title</w:t>
            </w:r>
          </w:p>
        </w:tc>
      </w:tr>
      <w:tr w:rsidR="00F35932" w:rsidRPr="00173CC9" w:rsidTr="008175BB">
        <w:trPr>
          <w:trHeight w:val="251"/>
          <w:jc w:val="center"/>
        </w:trPr>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rsidR="00F35932" w:rsidRPr="00173CC9" w:rsidRDefault="00F35932" w:rsidP="00A9024B">
            <w:pPr>
              <w:spacing w:after="0" w:line="360" w:lineRule="auto"/>
              <w:jc w:val="center"/>
              <w:rPr>
                <w:rFonts w:ascii="Verdana" w:eastAsia="Times New Roman" w:hAnsi="Verdana" w:cs="Arial"/>
                <w:sz w:val="20"/>
              </w:rPr>
            </w:pPr>
            <w:r w:rsidRPr="00173CC9">
              <w:rPr>
                <w:rFonts w:ascii="Verdana" w:eastAsia="Times New Roman" w:hAnsi="Verdana" w:cs="Arial"/>
                <w:sz w:val="20"/>
              </w:rPr>
              <w:t>"SPARQL Tutorial"</w:t>
            </w:r>
          </w:p>
        </w:tc>
      </w:tr>
    </w:tbl>
    <w:p w:rsidR="00AE7703" w:rsidRPr="00173CC9" w:rsidRDefault="00AE7703" w:rsidP="00A9024B">
      <w:pPr>
        <w:pStyle w:val="contenido"/>
        <w:ind w:left="2268"/>
        <w:rPr>
          <w:sz w:val="18"/>
        </w:rPr>
      </w:pPr>
      <w:r w:rsidRPr="00173CC9">
        <w:rPr>
          <w:sz w:val="18"/>
        </w:rPr>
        <w:t xml:space="preserve">Fuente: </w:t>
      </w:r>
      <w:sdt>
        <w:sdtPr>
          <w:rPr>
            <w:sz w:val="18"/>
          </w:rPr>
          <w:id w:val="-856118716"/>
          <w:citation/>
        </w:sdtPr>
        <w:sdtEndPr/>
        <w:sdtContent>
          <w:r w:rsidRPr="00173CC9">
            <w:rPr>
              <w:sz w:val="18"/>
            </w:rPr>
            <w:fldChar w:fldCharType="begin"/>
          </w:r>
          <w:r w:rsidRPr="00173CC9">
            <w:rPr>
              <w:sz w:val="18"/>
            </w:rPr>
            <w:instrText xml:space="preserve"> CITATION Eri08 \l 12298 </w:instrText>
          </w:r>
          <w:r w:rsidRPr="00173CC9">
            <w:rPr>
              <w:sz w:val="18"/>
            </w:rPr>
            <w:fldChar w:fldCharType="separate"/>
          </w:r>
          <w:r w:rsidR="00F7382D" w:rsidRPr="00F7382D">
            <w:rPr>
              <w:noProof/>
              <w:sz w:val="18"/>
            </w:rPr>
            <w:t>(Prud'hommeaux &amp; Seaborne, 2008)</w:t>
          </w:r>
          <w:r w:rsidRPr="00173CC9">
            <w:rPr>
              <w:sz w:val="18"/>
            </w:rPr>
            <w:fldChar w:fldCharType="end"/>
          </w:r>
        </w:sdtContent>
      </w:sdt>
      <w:r w:rsidRPr="00173CC9">
        <w:rPr>
          <w:sz w:val="18"/>
        </w:rPr>
        <w:t xml:space="preserve">. </w:t>
      </w:r>
    </w:p>
    <w:p w:rsidR="005370D0" w:rsidRPr="00E90AF9" w:rsidRDefault="00FA3691" w:rsidP="00D90010">
      <w:pPr>
        <w:pStyle w:val="Nivel3"/>
      </w:pPr>
      <w:bookmarkStart w:id="29" w:name="_Toc414268614"/>
      <w:r w:rsidRPr="00E90AF9">
        <w:lastRenderedPageBreak/>
        <w:t xml:space="preserve">Acerca de </w:t>
      </w:r>
      <w:r w:rsidR="001F0915">
        <w:t>DBpedia</w:t>
      </w:r>
      <w:bookmarkEnd w:id="29"/>
    </w:p>
    <w:p w:rsidR="008741F4" w:rsidRPr="00E90AF9" w:rsidRDefault="001F0915" w:rsidP="00E90AF9">
      <w:pPr>
        <w:pStyle w:val="contenido"/>
      </w:pPr>
      <w:r>
        <w:t>DBpedia</w:t>
      </w:r>
      <w:r w:rsidR="000F0415" w:rsidRPr="00E90AF9">
        <w:rPr>
          <w:rStyle w:val="Refdenotaalpie"/>
        </w:rPr>
        <w:footnoteReference w:id="17"/>
      </w:r>
      <w:r w:rsidR="000F0415" w:rsidRPr="00E90AF9">
        <w:t xml:space="preserve"> </w:t>
      </w:r>
      <w:r w:rsidR="00822C23" w:rsidRPr="00E90AF9">
        <w:t xml:space="preserve"> da la siguiente definición sobre si misma: “</w:t>
      </w:r>
      <w:r w:rsidR="00FA3691" w:rsidRPr="00E90AF9">
        <w:t>Es un esfuerzo de la comunidad crowd-sourced</w:t>
      </w:r>
      <w:r w:rsidR="00822C23" w:rsidRPr="00E90AF9">
        <w:rPr>
          <w:rStyle w:val="Refdenotaalpie"/>
        </w:rPr>
        <w:footnoteReference w:id="18"/>
      </w:r>
      <w:r w:rsidR="00FA3691" w:rsidRPr="00E90AF9">
        <w:t xml:space="preserve"> para extraer información estructurada de Wikipedia</w:t>
      </w:r>
      <w:r w:rsidR="00E60AFA" w:rsidRPr="00E90AF9">
        <w:rPr>
          <w:rStyle w:val="Refdenotaalpie"/>
        </w:rPr>
        <w:footnoteReference w:id="19"/>
      </w:r>
      <w:r w:rsidR="00FA3691" w:rsidRPr="00E90AF9">
        <w:t xml:space="preserve"> y hacer est</w:t>
      </w:r>
      <w:r w:rsidR="0095333E" w:rsidRPr="00E90AF9">
        <w:t>a información disponible en la w</w:t>
      </w:r>
      <w:r w:rsidR="00FA3691" w:rsidRPr="00E90AF9">
        <w:t xml:space="preserve">eb. </w:t>
      </w:r>
      <w:r>
        <w:t>DBpedia</w:t>
      </w:r>
      <w:r w:rsidR="00FA3691" w:rsidRPr="00E90AF9">
        <w:t xml:space="preserve"> permite que hacer consulta</w:t>
      </w:r>
      <w:r w:rsidR="00822C23" w:rsidRPr="00E90AF9">
        <w:t>s sofisticadas contra Wikipedia.”</w:t>
      </w:r>
      <w:r w:rsidR="00E60AFA" w:rsidRPr="00E90AF9">
        <w:t xml:space="preserve"> </w:t>
      </w:r>
      <w:r w:rsidR="0042398A" w:rsidRPr="00E90AF9">
        <w:t xml:space="preserve">El conocimiento extraído de Wikipedia es publicado cumpliendo los estándares de la Web Semántica y las mejores prácticas de  Linkend Data. </w:t>
      </w:r>
    </w:p>
    <w:p w:rsidR="000F0415" w:rsidRPr="00E90AF9" w:rsidRDefault="000F0415" w:rsidP="00D90010">
      <w:pPr>
        <w:pStyle w:val="Nivel4"/>
      </w:pPr>
      <w:bookmarkStart w:id="30" w:name="_Toc414268615"/>
      <w:r w:rsidRPr="00E90AF9">
        <w:t>Framework extracción</w:t>
      </w:r>
      <w:bookmarkEnd w:id="30"/>
      <w:r w:rsidRPr="00E90AF9">
        <w:t xml:space="preserve"> </w:t>
      </w:r>
    </w:p>
    <w:p w:rsidR="006A1D8D" w:rsidRPr="00E90AF9" w:rsidRDefault="00F2556F" w:rsidP="00E90AF9">
      <w:pPr>
        <w:pStyle w:val="contenido"/>
      </w:pPr>
      <w:r w:rsidRPr="00E90AF9">
        <w:t>Los artículos de Wikipedia consisten sobre todo en texto libre, pero también comprenden diversos tipos de información estructurada en forma de wiki markup</w:t>
      </w:r>
      <w:r w:rsidRPr="00E90AF9">
        <w:rPr>
          <w:rStyle w:val="Refdenotaalpie"/>
        </w:rPr>
        <w:footnoteReference w:id="20"/>
      </w:r>
      <w:r w:rsidRPr="00E90AF9">
        <w:t xml:space="preserve">. Dicha información incluye plantillas infobox, información de categorización, imágenes geo-coordenadas, enlaces a páginas web externas, páginas de desambiguación, redirecciones entre páginas y vínculos a través de las diferentes ediciones lingüísticas de Wikipedia. El marco de la extracción </w:t>
      </w:r>
      <w:r w:rsidR="001F0915">
        <w:t>DBpedia</w:t>
      </w:r>
      <w:r w:rsidRPr="00E90AF9">
        <w:t xml:space="preserve"> extrae esta información estructurada de Wikipedia y lo convierte en una rica base de conocimientos</w:t>
      </w:r>
      <w:sdt>
        <w:sdtPr>
          <w:id w:val="-1575043946"/>
          <w:citation/>
        </w:sdtPr>
        <w:sdtEndPr/>
        <w:sdtContent>
          <w:r w:rsidRPr="00E90AF9">
            <w:fldChar w:fldCharType="begin"/>
          </w:r>
          <w:r w:rsidR="00375B12" w:rsidRPr="00E90AF9">
            <w:instrText xml:space="preserve">CITATION Jen12 \l 12298 </w:instrText>
          </w:r>
          <w:r w:rsidRPr="00E90AF9">
            <w:fldChar w:fldCharType="separate"/>
          </w:r>
          <w:r w:rsidR="00F7382D">
            <w:rPr>
              <w:noProof/>
            </w:rPr>
            <w:t xml:space="preserve"> (Lehmann, y otros, 2012)</w:t>
          </w:r>
          <w:r w:rsidRPr="00E90AF9">
            <w:fldChar w:fldCharType="end"/>
          </w:r>
        </w:sdtContent>
      </w:sdt>
    </w:p>
    <w:p w:rsidR="00D90010" w:rsidRDefault="00AF0B4A" w:rsidP="00D90010">
      <w:pPr>
        <w:pStyle w:val="contenido"/>
      </w:pPr>
      <w:r w:rsidRPr="00E90AF9">
        <w:t xml:space="preserve">En la figura </w:t>
      </w:r>
      <w:r w:rsidR="00D90010">
        <w:t>5</w:t>
      </w:r>
      <w:r w:rsidRPr="00E90AF9">
        <w:t xml:space="preserve"> se observa el marco de trabajo necesario </w:t>
      </w:r>
      <w:r w:rsidR="00E222EF" w:rsidRPr="00E90AF9">
        <w:t xml:space="preserve">para lograr que todo el proceso partiendo de la extracción de información </w:t>
      </w:r>
      <w:r w:rsidR="003F03CC" w:rsidRPr="00E90AF9">
        <w:t>desde Wikipedia hasta poder disponer de ella como datos enlazados</w:t>
      </w:r>
      <w:r w:rsidR="00CF7F84" w:rsidRPr="00E90AF9">
        <w:t>.</w:t>
      </w:r>
      <w:r w:rsidR="003F03CC" w:rsidRPr="00E90AF9">
        <w:t xml:space="preserve"> </w:t>
      </w:r>
    </w:p>
    <w:p w:rsidR="00D90010" w:rsidRDefault="00D90010" w:rsidP="00D90010">
      <w:pPr>
        <w:pStyle w:val="titulosTF"/>
        <w:spacing w:after="0" w:line="360" w:lineRule="auto"/>
        <w:jc w:val="center"/>
        <w:rPr>
          <w:szCs w:val="22"/>
        </w:rPr>
      </w:pPr>
      <w:r w:rsidRPr="00E90AF9">
        <w:rPr>
          <w:noProof/>
        </w:rPr>
        <w:lastRenderedPageBreak/>
        <w:drawing>
          <wp:inline distT="0" distB="0" distL="0" distR="0" wp14:anchorId="229F1C76" wp14:editId="4D139396">
            <wp:extent cx="4518837" cy="248157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1353" t="24797" r="19482" b="17413"/>
                    <a:stretch/>
                  </pic:blipFill>
                  <pic:spPr bwMode="auto">
                    <a:xfrm>
                      <a:off x="0" y="0"/>
                      <a:ext cx="4529070" cy="2487194"/>
                    </a:xfrm>
                    <a:prstGeom prst="rect">
                      <a:avLst/>
                    </a:prstGeom>
                    <a:ln>
                      <a:noFill/>
                    </a:ln>
                    <a:extLst>
                      <a:ext uri="{53640926-AAD7-44D8-BBD7-CCE9431645EC}">
                        <a14:shadowObscured xmlns:a14="http://schemas.microsoft.com/office/drawing/2010/main"/>
                      </a:ext>
                    </a:extLst>
                  </pic:spPr>
                </pic:pic>
              </a:graphicData>
            </a:graphic>
          </wp:inline>
        </w:drawing>
      </w:r>
    </w:p>
    <w:p w:rsidR="00D90010" w:rsidRDefault="00D90010" w:rsidP="00D90010">
      <w:pPr>
        <w:pStyle w:val="titulosTF"/>
        <w:spacing w:after="0" w:line="276" w:lineRule="auto"/>
        <w:ind w:left="851"/>
        <w:rPr>
          <w:szCs w:val="22"/>
        </w:rPr>
      </w:pPr>
      <w:bookmarkStart w:id="31" w:name="_Toc414268688"/>
      <w:r w:rsidRPr="00A9024B">
        <w:rPr>
          <w:szCs w:val="22"/>
        </w:rPr>
        <w:t xml:space="preserve">Figura </w:t>
      </w:r>
      <w:r w:rsidRPr="00A9024B">
        <w:rPr>
          <w:szCs w:val="22"/>
        </w:rPr>
        <w:fldChar w:fldCharType="begin"/>
      </w:r>
      <w:r w:rsidRPr="00A9024B">
        <w:rPr>
          <w:szCs w:val="22"/>
        </w:rPr>
        <w:instrText xml:space="preserve"> SEQ Figura \* ARABIC </w:instrText>
      </w:r>
      <w:r w:rsidRPr="00A9024B">
        <w:rPr>
          <w:szCs w:val="22"/>
        </w:rPr>
        <w:fldChar w:fldCharType="separate"/>
      </w:r>
      <w:r w:rsidR="007B6AFC">
        <w:rPr>
          <w:noProof/>
          <w:szCs w:val="22"/>
        </w:rPr>
        <w:t>5</w:t>
      </w:r>
      <w:r w:rsidRPr="00A9024B">
        <w:rPr>
          <w:noProof/>
          <w:szCs w:val="22"/>
        </w:rPr>
        <w:fldChar w:fldCharType="end"/>
      </w:r>
      <w:r w:rsidRPr="00A9024B">
        <w:rPr>
          <w:szCs w:val="22"/>
        </w:rPr>
        <w:t>: Representación gráfica RDF</w:t>
      </w:r>
      <w:bookmarkEnd w:id="31"/>
    </w:p>
    <w:p w:rsidR="00D90010" w:rsidRDefault="00D90010" w:rsidP="00D90010">
      <w:pPr>
        <w:pStyle w:val="titulosTF"/>
        <w:spacing w:line="276" w:lineRule="auto"/>
        <w:ind w:left="851"/>
        <w:rPr>
          <w:sz w:val="18"/>
          <w:szCs w:val="22"/>
        </w:rPr>
      </w:pPr>
      <w:r w:rsidRPr="00A9024B">
        <w:rPr>
          <w:sz w:val="18"/>
          <w:szCs w:val="22"/>
        </w:rPr>
        <w:t>Fuente:</w:t>
      </w:r>
      <w:sdt>
        <w:sdtPr>
          <w:rPr>
            <w:sz w:val="18"/>
            <w:szCs w:val="22"/>
          </w:rPr>
          <w:id w:val="2132203993"/>
          <w:citation/>
        </w:sdtPr>
        <w:sdtEndPr/>
        <w:sdtContent>
          <w:r w:rsidRPr="00A9024B">
            <w:rPr>
              <w:sz w:val="18"/>
              <w:szCs w:val="22"/>
            </w:rPr>
            <w:fldChar w:fldCharType="begin"/>
          </w:r>
          <w:r w:rsidRPr="00A9024B">
            <w:rPr>
              <w:sz w:val="18"/>
              <w:szCs w:val="22"/>
            </w:rPr>
            <w:instrText xml:space="preserve">CITATION Jen12 \t  \l 12298 </w:instrText>
          </w:r>
          <w:r w:rsidRPr="00A9024B">
            <w:rPr>
              <w:sz w:val="18"/>
              <w:szCs w:val="22"/>
            </w:rPr>
            <w:fldChar w:fldCharType="separate"/>
          </w:r>
          <w:r w:rsidR="00F7382D">
            <w:rPr>
              <w:noProof/>
              <w:sz w:val="18"/>
              <w:szCs w:val="22"/>
            </w:rPr>
            <w:t xml:space="preserve"> </w:t>
          </w:r>
          <w:r w:rsidR="00F7382D" w:rsidRPr="00F7382D">
            <w:rPr>
              <w:noProof/>
              <w:sz w:val="18"/>
              <w:szCs w:val="22"/>
            </w:rPr>
            <w:t>(Lehmann, y otros, 2012)</w:t>
          </w:r>
          <w:r w:rsidRPr="00A9024B">
            <w:rPr>
              <w:sz w:val="18"/>
              <w:szCs w:val="22"/>
            </w:rPr>
            <w:fldChar w:fldCharType="end"/>
          </w:r>
        </w:sdtContent>
      </w:sdt>
    </w:p>
    <w:p w:rsidR="00DC0D68" w:rsidRPr="00D90010" w:rsidRDefault="00DC0D68" w:rsidP="00DC0D68">
      <w:pPr>
        <w:pStyle w:val="contenido"/>
      </w:pPr>
    </w:p>
    <w:p w:rsidR="00C44084" w:rsidRPr="00E90AF9" w:rsidRDefault="001F0915" w:rsidP="00D90010">
      <w:pPr>
        <w:pStyle w:val="Nivel4"/>
      </w:pPr>
      <w:bookmarkStart w:id="32" w:name="_Toc414268616"/>
      <w:r>
        <w:t>DBpedia</w:t>
      </w:r>
      <w:r w:rsidR="008C55CA" w:rsidRPr="00E90AF9">
        <w:t xml:space="preserve"> </w:t>
      </w:r>
      <w:r>
        <w:t>Dataset</w:t>
      </w:r>
      <w:bookmarkEnd w:id="32"/>
    </w:p>
    <w:p w:rsidR="00C44084" w:rsidRPr="00E90AF9" w:rsidRDefault="001F0915" w:rsidP="00E90AF9">
      <w:pPr>
        <w:pStyle w:val="contenido"/>
      </w:pPr>
      <w:r>
        <w:t>DBpedia</w:t>
      </w:r>
      <w:r w:rsidR="00C44084" w:rsidRPr="00E90AF9">
        <w:t xml:space="preserve"> se trata de una base de conocimiento (en inglés knowledge base) que  se encuentra distribuida 119 idiomas que en total describen 12.6 millones de cosas únicas, 24.6 millones de enlaces a imágenes 27.6 millones enlaces a fuentes externas 45 millo es de enlaces a fuentes externas de datos RDF y 67 millones de enlaces a categorías Wikipedia 42.1 millones a categorías YAGO</w:t>
      </w:r>
      <w:r w:rsidR="008C55CA" w:rsidRPr="00E90AF9">
        <w:rPr>
          <w:rStyle w:val="Refdenotaalpie"/>
        </w:rPr>
        <w:footnoteReference w:id="21"/>
      </w:r>
      <w:r w:rsidR="00C44084" w:rsidRPr="00E90AF9">
        <w:t xml:space="preserve">. </w:t>
      </w:r>
    </w:p>
    <w:p w:rsidR="00C44084" w:rsidRPr="00E90AF9" w:rsidRDefault="00C44084" w:rsidP="00E90AF9">
      <w:pPr>
        <w:pStyle w:val="contenido"/>
      </w:pPr>
      <w:r w:rsidRPr="00E90AF9">
        <w:t xml:space="preserve">Lo cual la establece como una fuente muy basta de información sobre cualquier ámbito de conocimiento, esto gracias a al continuo crecimiento de la Wikipedia, su fuente de información. Pero no esto no quiere decir que única base de conocimiento disponible en la web, </w:t>
      </w:r>
      <w:r w:rsidR="00737E62" w:rsidRPr="00E90AF9">
        <w:t xml:space="preserve">se encuentran disponibles </w:t>
      </w:r>
      <w:r w:rsidRPr="00E90AF9">
        <w:t>otras como YAGO.</w:t>
      </w:r>
    </w:p>
    <w:p w:rsidR="00C44084" w:rsidRPr="00E90AF9" w:rsidRDefault="00C44084" w:rsidP="00D90010">
      <w:pPr>
        <w:pStyle w:val="Nivel4"/>
      </w:pPr>
      <w:bookmarkStart w:id="33" w:name="_Toc414268617"/>
      <w:r w:rsidRPr="00E90AF9">
        <w:t xml:space="preserve">Acceso a </w:t>
      </w:r>
      <w:r w:rsidR="001F0915">
        <w:t>DBpedia</w:t>
      </w:r>
      <w:r w:rsidR="008C55CA" w:rsidRPr="00E90AF9">
        <w:t xml:space="preserve"> </w:t>
      </w:r>
      <w:r w:rsidR="001F0915">
        <w:t>Dataset</w:t>
      </w:r>
      <w:bookmarkEnd w:id="33"/>
    </w:p>
    <w:p w:rsidR="000C3561" w:rsidRPr="00E90AF9" w:rsidRDefault="00E147EB" w:rsidP="00E90AF9">
      <w:pPr>
        <w:pStyle w:val="contenido"/>
      </w:pPr>
      <w:r w:rsidRPr="00E90AF9">
        <w:t xml:space="preserve">El </w:t>
      </w:r>
      <w:r w:rsidR="001F0915">
        <w:t>Dataset</w:t>
      </w:r>
      <w:r w:rsidR="00890CAF" w:rsidRPr="00E90AF9">
        <w:t xml:space="preserve"> de </w:t>
      </w:r>
      <w:r w:rsidR="001F0915">
        <w:t>DBpedia</w:t>
      </w:r>
      <w:r w:rsidRPr="00E90AF9">
        <w:t xml:space="preserve"> se almacena y publica mediante OpenLink Virtuoso. La infraestructura</w:t>
      </w:r>
      <w:r w:rsidR="00B5414F" w:rsidRPr="00E90AF9">
        <w:t xml:space="preserve"> de Virtuoso</w:t>
      </w:r>
      <w:r w:rsidR="00890CAF" w:rsidRPr="00E90AF9">
        <w:t xml:space="preserve"> permite el acceso a los datos RDF de </w:t>
      </w:r>
      <w:r w:rsidR="001F0915">
        <w:t>DBpedia</w:t>
      </w:r>
      <w:r w:rsidR="00890CAF" w:rsidRPr="00E90AF9">
        <w:t xml:space="preserve"> a través de SPARQL endpoint</w:t>
      </w:r>
      <w:r w:rsidR="009D01EB" w:rsidRPr="00E90AF9">
        <w:t xml:space="preserve">, junto al soporte HTTP para </w:t>
      </w:r>
      <w:r w:rsidR="00144B53" w:rsidRPr="00E90AF9">
        <w:t xml:space="preserve">cualquier GET estándar de cliente Web para HTML o representación RDF de un recurso </w:t>
      </w:r>
      <w:r w:rsidR="001F0915">
        <w:t>DBpedia</w:t>
      </w:r>
      <w:r w:rsidR="00144B53" w:rsidRPr="00E90AF9">
        <w:t>.</w:t>
      </w:r>
      <w:sdt>
        <w:sdtPr>
          <w:id w:val="1647623921"/>
          <w:citation/>
        </w:sdtPr>
        <w:sdtEndPr/>
        <w:sdtContent>
          <w:r w:rsidR="00E873EB" w:rsidRPr="00E90AF9">
            <w:fldChar w:fldCharType="begin"/>
          </w:r>
          <w:r w:rsidR="00E873EB" w:rsidRPr="00E90AF9">
            <w:instrText xml:space="preserve"> CITATION Chr09 \l 12298 </w:instrText>
          </w:r>
          <w:r w:rsidR="00E873EB" w:rsidRPr="00E90AF9">
            <w:fldChar w:fldCharType="separate"/>
          </w:r>
          <w:r w:rsidR="00F7382D">
            <w:rPr>
              <w:noProof/>
            </w:rPr>
            <w:t xml:space="preserve"> (Bizer, Dbpedia, 2009)</w:t>
          </w:r>
          <w:r w:rsidR="00E873EB" w:rsidRPr="00E90AF9">
            <w:fldChar w:fldCharType="end"/>
          </w:r>
        </w:sdtContent>
      </w:sdt>
      <w:r w:rsidR="00E873EB" w:rsidRPr="00E90AF9">
        <w:t>.</w:t>
      </w:r>
      <w:r w:rsidR="00144B53" w:rsidRPr="00E90AF9">
        <w:t xml:space="preserve"> </w:t>
      </w:r>
      <w:r w:rsidR="009D01EB" w:rsidRPr="00E90AF9">
        <w:tab/>
      </w:r>
    </w:p>
    <w:p w:rsidR="00144B53" w:rsidRPr="00E90AF9" w:rsidRDefault="000C3561" w:rsidP="00E90AF9">
      <w:pPr>
        <w:pStyle w:val="contenido"/>
        <w:keepNext/>
        <w:spacing w:after="0"/>
        <w:jc w:val="center"/>
      </w:pPr>
      <w:r w:rsidRPr="00E90AF9">
        <w:rPr>
          <w:noProof/>
          <w:lang w:eastAsia="es-EC"/>
        </w:rPr>
        <w:lastRenderedPageBreak/>
        <w:drawing>
          <wp:inline distT="0" distB="0" distL="0" distR="0" wp14:anchorId="0311CE98" wp14:editId="5D2F3C50">
            <wp:extent cx="3266575" cy="2814452"/>
            <wp:effectExtent l="0" t="0" r="0" b="0"/>
            <wp:docPr id="4" name="Imagen 4" descr="C:\Users\fabricio\Desktop\tesis\Imagenes\virtuoso_linked_data_deploy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ricio\Desktop\tesis\Imagenes\virtuoso_linked_data_deployment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0058" cy="2826069"/>
                    </a:xfrm>
                    <a:prstGeom prst="rect">
                      <a:avLst/>
                    </a:prstGeom>
                    <a:noFill/>
                    <a:ln>
                      <a:noFill/>
                    </a:ln>
                  </pic:spPr>
                </pic:pic>
              </a:graphicData>
            </a:graphic>
          </wp:inline>
        </w:drawing>
      </w:r>
    </w:p>
    <w:p w:rsidR="00375B12" w:rsidRPr="008E2576" w:rsidRDefault="00144B53" w:rsidP="00173CC9">
      <w:pPr>
        <w:pStyle w:val="titulosTF"/>
        <w:spacing w:after="0" w:line="360" w:lineRule="auto"/>
        <w:ind w:left="1843" w:firstLine="2"/>
        <w:rPr>
          <w:noProof/>
          <w:szCs w:val="22"/>
        </w:rPr>
      </w:pPr>
      <w:bookmarkStart w:id="34" w:name="_Toc414268689"/>
      <w:r w:rsidRPr="008E2576">
        <w:rPr>
          <w:szCs w:val="22"/>
        </w:rPr>
        <w:t xml:space="preserve">Figura </w:t>
      </w:r>
      <w:r w:rsidR="00F15244" w:rsidRPr="008E2576">
        <w:rPr>
          <w:szCs w:val="22"/>
        </w:rPr>
        <w:fldChar w:fldCharType="begin"/>
      </w:r>
      <w:r w:rsidR="00F15244" w:rsidRPr="008E2576">
        <w:rPr>
          <w:szCs w:val="22"/>
        </w:rPr>
        <w:instrText xml:space="preserve"> SEQ Figura \* ARABIC </w:instrText>
      </w:r>
      <w:r w:rsidR="00F15244" w:rsidRPr="008E2576">
        <w:rPr>
          <w:szCs w:val="22"/>
        </w:rPr>
        <w:fldChar w:fldCharType="separate"/>
      </w:r>
      <w:r w:rsidR="007B6AFC">
        <w:rPr>
          <w:noProof/>
          <w:szCs w:val="22"/>
        </w:rPr>
        <w:t>6</w:t>
      </w:r>
      <w:r w:rsidR="00F15244" w:rsidRPr="008E2576">
        <w:rPr>
          <w:noProof/>
          <w:szCs w:val="22"/>
        </w:rPr>
        <w:fldChar w:fldCharType="end"/>
      </w:r>
      <w:r w:rsidRPr="008E2576">
        <w:rPr>
          <w:szCs w:val="22"/>
        </w:rPr>
        <w:t>. Arquitectura</w:t>
      </w:r>
      <w:r w:rsidRPr="008E2576">
        <w:rPr>
          <w:noProof/>
          <w:szCs w:val="22"/>
        </w:rPr>
        <w:t xml:space="preserve"> de provisión de Datos de Dbpedai.</w:t>
      </w:r>
      <w:bookmarkEnd w:id="34"/>
      <w:r w:rsidRPr="008E2576">
        <w:rPr>
          <w:noProof/>
          <w:szCs w:val="22"/>
        </w:rPr>
        <w:t xml:space="preserve"> </w:t>
      </w:r>
    </w:p>
    <w:p w:rsidR="00FD29E3" w:rsidRPr="008E2576" w:rsidRDefault="00144B53" w:rsidP="00173CC9">
      <w:pPr>
        <w:pStyle w:val="titulosTF"/>
        <w:spacing w:line="360" w:lineRule="auto"/>
        <w:ind w:left="1843" w:firstLine="2"/>
        <w:rPr>
          <w:sz w:val="18"/>
          <w:szCs w:val="22"/>
        </w:rPr>
      </w:pPr>
      <w:r w:rsidRPr="008E2576">
        <w:rPr>
          <w:noProof/>
          <w:sz w:val="18"/>
          <w:szCs w:val="22"/>
        </w:rPr>
        <w:t>Fuente:</w:t>
      </w:r>
      <w:sdt>
        <w:sdtPr>
          <w:rPr>
            <w:noProof/>
            <w:sz w:val="18"/>
            <w:szCs w:val="22"/>
          </w:rPr>
          <w:id w:val="1273668844"/>
          <w:citation/>
        </w:sdtPr>
        <w:sdtEndPr/>
        <w:sdtContent>
          <w:r w:rsidR="00E873EB" w:rsidRPr="008E2576">
            <w:rPr>
              <w:noProof/>
              <w:sz w:val="18"/>
              <w:szCs w:val="22"/>
            </w:rPr>
            <w:fldChar w:fldCharType="begin"/>
          </w:r>
          <w:r w:rsidR="00E873EB" w:rsidRPr="008E2576">
            <w:rPr>
              <w:noProof/>
              <w:sz w:val="18"/>
              <w:szCs w:val="22"/>
            </w:rPr>
            <w:instrText xml:space="preserve"> CITATION Chr09 \l 12298 </w:instrText>
          </w:r>
          <w:r w:rsidR="00E873EB" w:rsidRPr="008E2576">
            <w:rPr>
              <w:noProof/>
              <w:sz w:val="18"/>
              <w:szCs w:val="22"/>
            </w:rPr>
            <w:fldChar w:fldCharType="separate"/>
          </w:r>
          <w:r w:rsidR="00F7382D">
            <w:rPr>
              <w:noProof/>
              <w:sz w:val="18"/>
              <w:szCs w:val="22"/>
            </w:rPr>
            <w:t xml:space="preserve"> </w:t>
          </w:r>
          <w:r w:rsidR="00F7382D" w:rsidRPr="00F7382D">
            <w:rPr>
              <w:noProof/>
              <w:sz w:val="18"/>
              <w:szCs w:val="22"/>
            </w:rPr>
            <w:t>(Bizer, Dbpedia, 2009)</w:t>
          </w:r>
          <w:r w:rsidR="00E873EB" w:rsidRPr="008E2576">
            <w:rPr>
              <w:noProof/>
              <w:sz w:val="18"/>
              <w:szCs w:val="22"/>
            </w:rPr>
            <w:fldChar w:fldCharType="end"/>
          </w:r>
        </w:sdtContent>
      </w:sdt>
    </w:p>
    <w:p w:rsidR="000C3561" w:rsidRPr="00E90AF9" w:rsidRDefault="002F4622" w:rsidP="00E90AF9">
      <w:pPr>
        <w:pStyle w:val="contenido"/>
      </w:pPr>
      <w:r w:rsidRPr="00E90AF9">
        <w:t xml:space="preserve">Se expones dos formas para acceder a la a la </w:t>
      </w:r>
      <w:r w:rsidR="001F0915">
        <w:t>Dataset</w:t>
      </w:r>
      <w:r w:rsidRPr="00E90AF9">
        <w:t xml:space="preserve"> de </w:t>
      </w:r>
      <w:r w:rsidR="001F0915">
        <w:t>DBpedia</w:t>
      </w:r>
      <w:r w:rsidRPr="00E90AF9">
        <w:t>:</w:t>
      </w:r>
    </w:p>
    <w:p w:rsidR="002F4622" w:rsidRPr="00E90AF9" w:rsidRDefault="002F4622" w:rsidP="00E90AF9">
      <w:pPr>
        <w:pStyle w:val="contenido"/>
        <w:numPr>
          <w:ilvl w:val="0"/>
          <w:numId w:val="4"/>
        </w:numPr>
      </w:pPr>
      <w:r w:rsidRPr="00E90AF9">
        <w:t xml:space="preserve">Querying </w:t>
      </w:r>
      <w:r w:rsidR="001F0915">
        <w:t>DBpedia</w:t>
      </w:r>
      <w:r w:rsidRPr="00E90AF9">
        <w:t>: se puede accederé a través del SPARQL endpoint público</w:t>
      </w:r>
      <w:r w:rsidR="00E412D6" w:rsidRPr="00E90AF9">
        <w:t xml:space="preserve"> </w:t>
      </w:r>
      <w:r w:rsidR="00E412D6" w:rsidRPr="00E90AF9">
        <w:rPr>
          <w:shd w:val="clear" w:color="auto" w:fill="FFFFFF"/>
        </w:rPr>
        <w:t>http://</w:t>
      </w:r>
      <w:r w:rsidR="001F0915">
        <w:rPr>
          <w:shd w:val="clear" w:color="auto" w:fill="FFFFFF"/>
        </w:rPr>
        <w:t>DBpedia</w:t>
      </w:r>
      <w:r w:rsidR="00E412D6" w:rsidRPr="00E90AF9">
        <w:rPr>
          <w:shd w:val="clear" w:color="auto" w:fill="FFFFFF"/>
        </w:rPr>
        <w:t>.org/sparql</w:t>
      </w:r>
      <w:r w:rsidR="00E412D6" w:rsidRPr="00E90AF9">
        <w:t xml:space="preserve"> proporcionado por OpenLink Virtuoso. Por este método </w:t>
      </w:r>
      <w:r w:rsidR="00737E62" w:rsidRPr="00E90AF9">
        <w:t>se puede</w:t>
      </w:r>
      <w:r w:rsidR="00E412D6" w:rsidRPr="00E90AF9">
        <w:t xml:space="preserve"> acceder </w:t>
      </w:r>
      <w:r w:rsidR="004071EF" w:rsidRPr="00E90AF9">
        <w:t xml:space="preserve">enviando query </w:t>
      </w:r>
      <w:r w:rsidR="008C25CF" w:rsidRPr="00E90AF9">
        <w:t xml:space="preserve">Sqparl para hacer consultar sobre </w:t>
      </w:r>
      <w:r w:rsidR="001F0915">
        <w:t>Dataset</w:t>
      </w:r>
      <w:r w:rsidR="008C25CF" w:rsidRPr="00E90AF9">
        <w:t>.</w:t>
      </w:r>
    </w:p>
    <w:p w:rsidR="00546047" w:rsidRPr="00E90AF9" w:rsidRDefault="002F4622" w:rsidP="00E90AF9">
      <w:pPr>
        <w:pStyle w:val="contenido"/>
        <w:numPr>
          <w:ilvl w:val="0"/>
          <w:numId w:val="4"/>
        </w:numPr>
      </w:pPr>
      <w:r w:rsidRPr="00E90AF9">
        <w:t>Linked Data</w:t>
      </w:r>
      <w:r w:rsidR="002051EC" w:rsidRPr="00E90AF9">
        <w:t xml:space="preserve">: </w:t>
      </w:r>
      <w:r w:rsidR="00F50154" w:rsidRPr="00E90AF9">
        <w:t>se refiere a la aplicación de los principios de dato</w:t>
      </w:r>
      <w:r w:rsidR="00546047" w:rsidRPr="00E90AF9">
        <w:t xml:space="preserve">s enlazados revisados en 1.1.2. para nombrar y referenciar los recursos dentro de </w:t>
      </w:r>
      <w:r w:rsidR="001F0915">
        <w:t>Dataset</w:t>
      </w:r>
      <w:r w:rsidR="00546047" w:rsidRPr="00E90AF9">
        <w:t xml:space="preserve"> de </w:t>
      </w:r>
      <w:r w:rsidR="001F0915">
        <w:t>DBpedia</w:t>
      </w:r>
      <w:r w:rsidR="00546047" w:rsidRPr="00E90AF9">
        <w:t xml:space="preserve"> como por ejemplo: http://</w:t>
      </w:r>
      <w:r w:rsidR="001F0915">
        <w:t>DBpedia</w:t>
      </w:r>
      <w:r w:rsidR="00546047" w:rsidRPr="00E90AF9">
        <w:t xml:space="preserve">.org/resource/The_Lord_of_the_Rings  </w:t>
      </w:r>
    </w:p>
    <w:p w:rsidR="00C44084" w:rsidRPr="00E90AF9" w:rsidRDefault="00E84652" w:rsidP="00E90AF9">
      <w:pPr>
        <w:pStyle w:val="contenido"/>
      </w:pPr>
      <w:r w:rsidRPr="00E90AF9">
        <w:t xml:space="preserve">Además de esta opciones </w:t>
      </w:r>
      <w:r w:rsidR="00737E62" w:rsidRPr="00E90AF9">
        <w:t>se puede</w:t>
      </w:r>
      <w:r w:rsidRPr="00E90AF9">
        <w:t xml:space="preserve"> descargar </w:t>
      </w:r>
      <w:r w:rsidR="00881555" w:rsidRPr="00E90AF9">
        <w:t xml:space="preserve">el </w:t>
      </w:r>
      <w:r w:rsidR="001F0915">
        <w:t>Dataset</w:t>
      </w:r>
      <w:r w:rsidR="00881555" w:rsidRPr="00E90AF9">
        <w:t xml:space="preserve"> de </w:t>
      </w:r>
      <w:r w:rsidR="001F0915">
        <w:t>DBpedia</w:t>
      </w:r>
      <w:r w:rsidR="00881555" w:rsidRPr="00E90AF9">
        <w:t xml:space="preserve"> </w:t>
      </w:r>
      <w:r w:rsidRPr="00E90AF9">
        <w:t xml:space="preserve">en </w:t>
      </w:r>
      <w:r w:rsidR="00C44084" w:rsidRPr="00E90AF9">
        <w:t xml:space="preserve">diferentes idiomas teniendo en cuenta de que el número de </w:t>
      </w:r>
      <w:r w:rsidR="00600F80" w:rsidRPr="00E90AF9">
        <w:t>recursos</w:t>
      </w:r>
      <w:r w:rsidR="00C44084" w:rsidRPr="00E90AF9">
        <w:t xml:space="preserve"> puede cambiar de idioma a idioma puesto que no se trata de una traducción sino de una recopilación de información de Wikipedia la cual se encuentra más extendida en ingles que otros lenguas, </w:t>
      </w:r>
    </w:p>
    <w:p w:rsidR="005370D0" w:rsidRPr="00E90AF9" w:rsidRDefault="00FA3691" w:rsidP="00A12447">
      <w:pPr>
        <w:pStyle w:val="Nivel2"/>
      </w:pPr>
      <w:bookmarkStart w:id="35" w:name="_Toc414268618"/>
      <w:r w:rsidRPr="00E90AF9">
        <w:t>Procesamiento de Lenguaje Natural (PLN)</w:t>
      </w:r>
      <w:bookmarkEnd w:id="35"/>
    </w:p>
    <w:p w:rsidR="005370D0" w:rsidRPr="00E90AF9" w:rsidRDefault="00FA3691" w:rsidP="00D90010">
      <w:pPr>
        <w:pStyle w:val="Nivel3"/>
      </w:pPr>
      <w:bookmarkStart w:id="36" w:name="_Toc414268619"/>
      <w:r w:rsidRPr="00E90AF9">
        <w:t>Introducción</w:t>
      </w:r>
      <w:bookmarkEnd w:id="36"/>
    </w:p>
    <w:p w:rsidR="005370D0" w:rsidRPr="00E90AF9" w:rsidRDefault="00FA3691" w:rsidP="00E90AF9">
      <w:pPr>
        <w:pStyle w:val="contenido"/>
      </w:pPr>
      <w:r w:rsidRPr="00E90AF9">
        <w:t xml:space="preserve">El procesamiento de lenguaje natural se preocupara por entender el lenguaje humano, </w:t>
      </w:r>
      <w:r w:rsidR="00897F6E" w:rsidRPr="00E90AF9">
        <w:t xml:space="preserve">la comunicación </w:t>
      </w:r>
      <w:r w:rsidRPr="00E90AF9">
        <w:t>una tarea que para las personas e inclusive animales es tan natural y cotidiana</w:t>
      </w:r>
      <w:r w:rsidR="00897F6E" w:rsidRPr="00E90AF9">
        <w:t>,</w:t>
      </w:r>
      <w:r w:rsidRPr="00E90AF9">
        <w:t xml:space="preserve"> se vuelve un reto al tratar de interpretarlo mediante procesos computacionales a fin de comprenderlo y poder replicarlo.</w:t>
      </w:r>
    </w:p>
    <w:p w:rsidR="005370D0" w:rsidRPr="00E90AF9" w:rsidRDefault="00FA3691" w:rsidP="00E90AF9">
      <w:pPr>
        <w:pStyle w:val="contenido"/>
      </w:pPr>
      <w:r w:rsidRPr="00E90AF9">
        <w:lastRenderedPageBreak/>
        <w:t xml:space="preserve">La dificultada de la construcción  de una aplicación de la ingeniería lingüística variara de acuerdo a objetivo que se persiga, esto explicado por  (García, 2005) en donde ejemplifica: “un sistema de generación de cartas personalizado no precisa ningún tratamiento de comprensión, o un sistema de identificación de la lengua (o un detector de errores ortográficos) no necesitan generar lenguaje humano. La mayoría de las aplicaciones incluyen, sin embargo, alguna forma más o menos precisa de comprensión. Así, un sistema de consulta en lenguaje humano a una base de datos precisa un nivel muy alto de comprensión de las expresiones del interlocutor humano para que la respuesta del sistema sea de utilidad. En cambio, en un sistema de traducción o de resumen automáticos se pueden lograr niveles de corrección muy notables con niveles de comprensión bajos. Es decir, no es preciso comprender totalmente una oración para ser capaz de traducirla correctamente.” </w:t>
      </w:r>
    </w:p>
    <w:p w:rsidR="005370D0" w:rsidRPr="00E90AF9" w:rsidRDefault="00FA3691" w:rsidP="00D90010">
      <w:pPr>
        <w:pStyle w:val="Nivel3"/>
      </w:pPr>
      <w:bookmarkStart w:id="37" w:name="_Toc414268620"/>
      <w:r w:rsidRPr="00E90AF9">
        <w:rPr>
          <w:lang w:val="en-US"/>
        </w:rPr>
        <w:t xml:space="preserve">Part of </w:t>
      </w:r>
      <w:r w:rsidRPr="00E90AF9">
        <w:t>Speech</w:t>
      </w:r>
      <w:r w:rsidRPr="00E90AF9">
        <w:rPr>
          <w:lang w:val="en-US"/>
        </w:rPr>
        <w:t xml:space="preserve"> Tagger</w:t>
      </w:r>
      <w:bookmarkEnd w:id="37"/>
    </w:p>
    <w:p w:rsidR="005370D0" w:rsidRPr="00E90AF9" w:rsidRDefault="00897F6E" w:rsidP="00E90AF9">
      <w:pPr>
        <w:pStyle w:val="contenido"/>
      </w:pPr>
      <w:r w:rsidRPr="00E90AF9">
        <w:t>P</w:t>
      </w:r>
      <w:r w:rsidR="00FA3691" w:rsidRPr="00E90AF9">
        <w:t xml:space="preserve">ermite distinguir la función de una palabra en </w:t>
      </w:r>
      <w:proofErr w:type="gramStart"/>
      <w:r w:rsidR="00FA3691" w:rsidRPr="00E90AF9">
        <w:t>un</w:t>
      </w:r>
      <w:proofErr w:type="gramEnd"/>
      <w:r w:rsidR="00FA3691" w:rsidRPr="00E90AF9">
        <w:t xml:space="preserve"> determinada contexto mediante la asignación de una etiqueta predefinida. “Una part of speech tagger es un sistema que usa el contexto para asignar part</w:t>
      </w:r>
      <w:r w:rsidR="00EE70D9" w:rsidRPr="00E90AF9">
        <w:t>e de un discurso a una palabra”, (Cutting, D., Kupiec, J., Pedersen, J., &amp; Sibun, P., 1992).</w:t>
      </w:r>
    </w:p>
    <w:p w:rsidR="005370D0" w:rsidRPr="00E90AF9" w:rsidRDefault="00FA3691" w:rsidP="00E90AF9">
      <w:pPr>
        <w:pStyle w:val="contenido"/>
      </w:pPr>
      <w:r w:rsidRPr="00E90AF9">
        <w:t xml:space="preserve">Es te etiquetado de palabra ya permite un primera </w:t>
      </w:r>
      <w:r w:rsidR="009B7C60" w:rsidRPr="00E90AF9">
        <w:t>desambiguación</w:t>
      </w:r>
      <w:r w:rsidRPr="00E90AF9">
        <w:t xml:space="preserve"> en cuanto a la función de la palabra en un sentencia o contexto. </w:t>
      </w:r>
      <w:r w:rsidR="008D01CD" w:rsidRPr="00E90AF9">
        <w:t>Así</w:t>
      </w:r>
      <w:r w:rsidRPr="00E90AF9">
        <w:t xml:space="preserve"> </w:t>
      </w:r>
      <w:r w:rsidR="00737E62" w:rsidRPr="00E90AF9">
        <w:t>se puede</w:t>
      </w:r>
      <w:r w:rsidRPr="00E90AF9">
        <w:t xml:space="preserve"> por ejemplo</w:t>
      </w:r>
      <w:r w:rsidR="00C14E78" w:rsidRPr="00E90AF9">
        <w:rPr>
          <w:rStyle w:val="Refdenotaalpie"/>
        </w:rPr>
        <w:footnoteReference w:id="22"/>
      </w:r>
      <w:r w:rsidRPr="00E90AF9">
        <w:t xml:space="preserve"> ver que la palabra </w:t>
      </w:r>
      <w:r w:rsidR="00C14E78" w:rsidRPr="00E90AF9">
        <w:t>“</w:t>
      </w:r>
      <w:r w:rsidRPr="00E90AF9">
        <w:rPr>
          <w:i/>
        </w:rPr>
        <w:t>dado</w:t>
      </w:r>
      <w:r w:rsidR="00C14E78" w:rsidRPr="00E90AF9">
        <w:rPr>
          <w:i/>
        </w:rPr>
        <w:t>”</w:t>
      </w:r>
      <w:r w:rsidRPr="00E90AF9">
        <w:t xml:space="preserve"> que si bien es nombre en singular</w:t>
      </w:r>
      <w:r w:rsidR="00C14E78" w:rsidRPr="00E90AF9">
        <w:t>,</w:t>
      </w:r>
      <w:r w:rsidRPr="00E90AF9">
        <w:t xml:space="preserve"> también puede ser una </w:t>
      </w:r>
      <w:r w:rsidR="008D01CD" w:rsidRPr="00E90AF9">
        <w:t>forma</w:t>
      </w:r>
      <w:r w:rsidRPr="00E90AF9">
        <w:t xml:space="preserve"> del verbo dar</w:t>
      </w:r>
      <w:r w:rsidR="00C14E78" w:rsidRPr="00E90AF9">
        <w:t>.</w:t>
      </w:r>
      <w:r w:rsidRPr="00E90AF9">
        <w:rPr>
          <w:vertAlign w:val="superscript"/>
        </w:rPr>
        <w:t xml:space="preserve"> </w:t>
      </w:r>
    </w:p>
    <w:p w:rsidR="005370D0" w:rsidRPr="00E90AF9" w:rsidRDefault="00FA3691" w:rsidP="00E90AF9">
      <w:pPr>
        <w:pStyle w:val="contenido"/>
      </w:pPr>
      <w:r w:rsidRPr="00E90AF9">
        <w:t xml:space="preserve">Pero antes de poder etiquetar una palabra por su función es </w:t>
      </w:r>
      <w:r w:rsidR="005931FD" w:rsidRPr="00E90AF9">
        <w:t>necesaria</w:t>
      </w:r>
      <w:r w:rsidRPr="00E90AF9">
        <w:t xml:space="preserve"> una </w:t>
      </w:r>
      <w:r w:rsidR="008D01CD" w:rsidRPr="00E90AF9">
        <w:t>Tokenización</w:t>
      </w:r>
      <w:r w:rsidRPr="00E90AF9">
        <w:t xml:space="preserve"> del texto que va </w:t>
      </w:r>
      <w:r w:rsidR="0012574B" w:rsidRPr="00E90AF9">
        <w:t>a</w:t>
      </w:r>
      <w:r w:rsidRPr="00E90AF9">
        <w:t xml:space="preserve"> analizar, que consiste en separarlo en palabras   individuales reconociendo un token para palabra o carácter extraído.</w:t>
      </w:r>
    </w:p>
    <w:p w:rsidR="005370D0" w:rsidRPr="00E90AF9" w:rsidRDefault="00FA3691" w:rsidP="00D90010">
      <w:pPr>
        <w:pStyle w:val="Nivel3"/>
      </w:pPr>
      <w:bookmarkStart w:id="38" w:name="_Toc414268621"/>
      <w:r w:rsidRPr="00E90AF9">
        <w:rPr>
          <w:lang w:val="en-US"/>
        </w:rPr>
        <w:t>Chunking</w:t>
      </w:r>
      <w:bookmarkEnd w:id="38"/>
    </w:p>
    <w:p w:rsidR="005370D0" w:rsidRPr="00E90AF9" w:rsidRDefault="00FA3691" w:rsidP="00E90AF9">
      <w:pPr>
        <w:pStyle w:val="contenido"/>
      </w:pPr>
      <w:r w:rsidRPr="00E90AF9">
        <w:rPr>
          <w:lang w:val="es-ES"/>
        </w:rPr>
        <w:t xml:space="preserve">Text Chunking consiste en dividir un texto en frases de tal manera que palabras sintácticamente relacionadas sean miembros de </w:t>
      </w:r>
      <w:r w:rsidR="00E506D8" w:rsidRPr="00E90AF9">
        <w:rPr>
          <w:lang w:val="es-ES"/>
        </w:rPr>
        <w:t>la misma clase</w:t>
      </w:r>
      <w:r w:rsidRPr="00E90AF9">
        <w:rPr>
          <w:lang w:val="es-ES"/>
        </w:rPr>
        <w:t xml:space="preserve">. Estas </w:t>
      </w:r>
      <w:r w:rsidR="009B7C60" w:rsidRPr="00E90AF9">
        <w:t>frases</w:t>
      </w:r>
      <w:r w:rsidRPr="00E90AF9">
        <w:rPr>
          <w:lang w:val="es-ES"/>
        </w:rPr>
        <w:t xml:space="preserve"> no se superponen es decir que una sola palabra </w:t>
      </w:r>
      <w:r w:rsidRPr="00E90AF9">
        <w:t xml:space="preserve">puede ser miembro </w:t>
      </w:r>
      <w:r w:rsidR="009B7C60" w:rsidRPr="00E90AF9">
        <w:t>d</w:t>
      </w:r>
      <w:r w:rsidRPr="00E90AF9">
        <w:t xml:space="preserve">e un chunk. </w:t>
      </w:r>
      <w:sdt>
        <w:sdtPr>
          <w:id w:val="-1841769188"/>
          <w:citation/>
        </w:sdtPr>
        <w:sdtEndPr/>
        <w:sdtContent>
          <w:r w:rsidR="009B7C60" w:rsidRPr="00E90AF9">
            <w:fldChar w:fldCharType="begin"/>
          </w:r>
          <w:r w:rsidR="009B7C60" w:rsidRPr="00E90AF9">
            <w:instrText xml:space="preserve">CITATION Tjo \l 12298 </w:instrText>
          </w:r>
          <w:r w:rsidR="009B7C60" w:rsidRPr="00E90AF9">
            <w:fldChar w:fldCharType="separate"/>
          </w:r>
          <w:r w:rsidR="00F7382D">
            <w:rPr>
              <w:noProof/>
            </w:rPr>
            <w:t>(Tjong Kim Sang, E. F., &amp; Buchholz, S., 2000)</w:t>
          </w:r>
          <w:r w:rsidR="009B7C60" w:rsidRPr="00E90AF9">
            <w:fldChar w:fldCharType="end"/>
          </w:r>
        </w:sdtContent>
      </w:sdt>
    </w:p>
    <w:p w:rsidR="005370D0" w:rsidRPr="00E90AF9" w:rsidRDefault="00FA3691" w:rsidP="00E90AF9">
      <w:pPr>
        <w:pStyle w:val="contenido"/>
        <w:rPr>
          <w:i/>
          <w:iCs/>
        </w:rPr>
      </w:pPr>
      <w:r w:rsidRPr="00E90AF9">
        <w:rPr>
          <w:lang w:val="es-ES"/>
        </w:rPr>
        <w:t xml:space="preserve">Este proceso es básico al momento de detectar entidades dentro de un texto, este proceso lo </w:t>
      </w:r>
      <w:r w:rsidR="00737E62" w:rsidRPr="00E90AF9">
        <w:rPr>
          <w:lang w:val="es-ES"/>
        </w:rPr>
        <w:t>se puede</w:t>
      </w:r>
      <w:r w:rsidRPr="00E90AF9">
        <w:rPr>
          <w:lang w:val="es-ES"/>
        </w:rPr>
        <w:t xml:space="preserve"> observar en la figura 1 en donde la sentencia, </w:t>
      </w:r>
      <w:r w:rsidRPr="00E90AF9">
        <w:rPr>
          <w:i/>
          <w:iCs/>
          <w:lang w:val="es-ES"/>
        </w:rPr>
        <w:t xml:space="preserve">We saw the yellow </w:t>
      </w:r>
      <w:r w:rsidRPr="00E90AF9">
        <w:rPr>
          <w:i/>
          <w:iCs/>
          <w:lang w:val="es-ES"/>
        </w:rPr>
        <w:lastRenderedPageBreak/>
        <w:t>dog</w:t>
      </w:r>
      <w:r w:rsidRPr="00E90AF9">
        <w:rPr>
          <w:lang w:val="es-ES"/>
        </w:rPr>
        <w:t xml:space="preserve">, </w:t>
      </w:r>
      <w:r w:rsidR="00053EF3" w:rsidRPr="00E90AF9">
        <w:rPr>
          <w:lang w:val="es-ES"/>
        </w:rPr>
        <w:t>está</w:t>
      </w:r>
      <w:r w:rsidRPr="00E90AF9">
        <w:rPr>
          <w:lang w:val="es-ES"/>
        </w:rPr>
        <w:t xml:space="preserve"> separada en cuadros en los </w:t>
      </w:r>
      <w:r w:rsidR="00053EF3" w:rsidRPr="00E90AF9">
        <w:rPr>
          <w:lang w:val="es-ES"/>
        </w:rPr>
        <w:t>más</w:t>
      </w:r>
      <w:r w:rsidRPr="00E90AF9">
        <w:rPr>
          <w:lang w:val="es-ES"/>
        </w:rPr>
        <w:t xml:space="preserve"> pequeños </w:t>
      </w:r>
      <w:r w:rsidR="00737E62" w:rsidRPr="00E90AF9">
        <w:rPr>
          <w:lang w:val="es-ES"/>
        </w:rPr>
        <w:t>se observa</w:t>
      </w:r>
      <w:r w:rsidRPr="00E90AF9">
        <w:rPr>
          <w:lang w:val="es-ES"/>
        </w:rPr>
        <w:t xml:space="preserve"> etiquetas de POS Tag y las </w:t>
      </w:r>
      <w:r w:rsidR="00053EF3" w:rsidRPr="00E90AF9">
        <w:rPr>
          <w:lang w:val="es-ES"/>
        </w:rPr>
        <w:t>más</w:t>
      </w:r>
      <w:r w:rsidRPr="00E90AF9">
        <w:rPr>
          <w:lang w:val="es-ES"/>
        </w:rPr>
        <w:t xml:space="preserve"> grades al nivel de chunking.</w:t>
      </w:r>
      <w:r w:rsidRPr="00E90AF9">
        <w:rPr>
          <w:i/>
          <w:iCs/>
        </w:rPr>
        <w:t xml:space="preserve"> </w:t>
      </w:r>
      <w:r w:rsidRPr="00E90AF9">
        <w:rPr>
          <w:iCs/>
        </w:rPr>
        <w:t xml:space="preserve">Una vez la frase </w:t>
      </w:r>
      <w:r w:rsidR="00053EF3" w:rsidRPr="00E90AF9">
        <w:rPr>
          <w:iCs/>
        </w:rPr>
        <w:t>ha</w:t>
      </w:r>
      <w:r w:rsidRPr="00E90AF9">
        <w:rPr>
          <w:iCs/>
        </w:rPr>
        <w:t xml:space="preserve"> pasado por el proceso de chunking </w:t>
      </w:r>
      <w:r w:rsidR="00737E62" w:rsidRPr="00E90AF9">
        <w:rPr>
          <w:iCs/>
        </w:rPr>
        <w:t>se puede</w:t>
      </w:r>
      <w:r w:rsidRPr="00E90AF9">
        <w:rPr>
          <w:iCs/>
        </w:rPr>
        <w:t xml:space="preserve"> rescatar dos entidades dentro de la sentencia como </w:t>
      </w:r>
      <w:r w:rsidRPr="00E90AF9">
        <w:rPr>
          <w:i/>
          <w:iCs/>
        </w:rPr>
        <w:t xml:space="preserve">We </w:t>
      </w:r>
      <w:r w:rsidRPr="00E90AF9">
        <w:t xml:space="preserve">y </w:t>
      </w:r>
      <w:r w:rsidRPr="00E90AF9">
        <w:rPr>
          <w:i/>
          <w:iCs/>
        </w:rPr>
        <w:t>the yellow dog.</w:t>
      </w:r>
    </w:p>
    <w:p w:rsidR="00ED7D3C" w:rsidRPr="00E90AF9" w:rsidRDefault="00ED7D3C" w:rsidP="00E90AF9">
      <w:pPr>
        <w:pStyle w:val="Prrafodelista"/>
        <w:tabs>
          <w:tab w:val="left" w:pos="2269"/>
        </w:tabs>
        <w:spacing w:line="360" w:lineRule="auto"/>
        <w:ind w:left="0"/>
        <w:jc w:val="both"/>
        <w:rPr>
          <w:rFonts w:ascii="Arial" w:hAnsi="Arial" w:cs="Arial"/>
        </w:rPr>
      </w:pPr>
    </w:p>
    <w:p w:rsidR="004B246A" w:rsidRPr="00E90AF9" w:rsidRDefault="00FA3691" w:rsidP="00674AB9">
      <w:pPr>
        <w:pStyle w:val="Prrafodelista"/>
        <w:keepNext/>
        <w:tabs>
          <w:tab w:val="left" w:pos="2269"/>
        </w:tabs>
        <w:spacing w:after="0" w:line="360" w:lineRule="auto"/>
        <w:ind w:left="0"/>
        <w:jc w:val="center"/>
        <w:rPr>
          <w:rFonts w:ascii="Arial" w:hAnsi="Arial" w:cs="Arial"/>
        </w:rPr>
      </w:pPr>
      <w:r w:rsidRPr="00E90AF9">
        <w:rPr>
          <w:rFonts w:ascii="Arial" w:hAnsi="Arial" w:cs="Arial"/>
          <w:noProof/>
          <w:lang w:eastAsia="es-EC"/>
        </w:rPr>
        <w:drawing>
          <wp:inline distT="0" distB="0" distL="0" distR="0" wp14:anchorId="03947059" wp14:editId="70A6B3D0">
            <wp:extent cx="4227366" cy="866899"/>
            <wp:effectExtent l="0" t="0" r="1905" b="9525"/>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60659" cy="873726"/>
                    </a:xfrm>
                    <a:prstGeom prst="rect">
                      <a:avLst/>
                    </a:prstGeom>
                    <a:noFill/>
                    <a:ln w="9525">
                      <a:noFill/>
                      <a:miter lim="800000"/>
                      <a:headEnd/>
                      <a:tailEnd/>
                    </a:ln>
                  </pic:spPr>
                </pic:pic>
              </a:graphicData>
            </a:graphic>
          </wp:inline>
        </w:drawing>
      </w:r>
    </w:p>
    <w:p w:rsidR="005370D0" w:rsidRPr="00D92EE9" w:rsidRDefault="00674AB9" w:rsidP="00674AB9">
      <w:pPr>
        <w:pStyle w:val="titulosTF"/>
        <w:spacing w:after="0" w:line="360" w:lineRule="auto"/>
        <w:rPr>
          <w:szCs w:val="22"/>
        </w:rPr>
      </w:pPr>
      <w:r w:rsidRPr="00D92EE9">
        <w:rPr>
          <w:szCs w:val="22"/>
        </w:rPr>
        <w:t xml:space="preserve"> </w:t>
      </w:r>
      <w:r w:rsidRPr="00D92EE9">
        <w:rPr>
          <w:szCs w:val="22"/>
        </w:rPr>
        <w:tab/>
        <w:t xml:space="preserve">      </w:t>
      </w:r>
      <w:bookmarkStart w:id="39" w:name="_Toc414268690"/>
      <w:r w:rsidR="004B246A" w:rsidRPr="00D92EE9">
        <w:rPr>
          <w:szCs w:val="22"/>
        </w:rPr>
        <w:t xml:space="preserve">Figura </w:t>
      </w:r>
      <w:r w:rsidR="00F15244" w:rsidRPr="00D92EE9">
        <w:rPr>
          <w:szCs w:val="22"/>
        </w:rPr>
        <w:fldChar w:fldCharType="begin"/>
      </w:r>
      <w:r w:rsidR="00F15244" w:rsidRPr="00D92EE9">
        <w:rPr>
          <w:szCs w:val="22"/>
        </w:rPr>
        <w:instrText xml:space="preserve"> SEQ Figura \* ARABIC </w:instrText>
      </w:r>
      <w:r w:rsidR="00F15244" w:rsidRPr="00D92EE9">
        <w:rPr>
          <w:szCs w:val="22"/>
        </w:rPr>
        <w:fldChar w:fldCharType="separate"/>
      </w:r>
      <w:r w:rsidR="007B6AFC">
        <w:rPr>
          <w:noProof/>
          <w:szCs w:val="22"/>
        </w:rPr>
        <w:t>7</w:t>
      </w:r>
      <w:r w:rsidR="00F15244" w:rsidRPr="00D92EE9">
        <w:rPr>
          <w:noProof/>
          <w:szCs w:val="22"/>
        </w:rPr>
        <w:fldChar w:fldCharType="end"/>
      </w:r>
      <w:r w:rsidR="004B246A" w:rsidRPr="00D92EE9">
        <w:rPr>
          <w:szCs w:val="22"/>
        </w:rPr>
        <w:t>: Ejemplo POS Tag y Chunking</w:t>
      </w:r>
      <w:bookmarkEnd w:id="39"/>
    </w:p>
    <w:p w:rsidR="004B246A" w:rsidRDefault="004B246A" w:rsidP="00674AB9">
      <w:pPr>
        <w:pStyle w:val="titulosTF"/>
        <w:spacing w:line="360" w:lineRule="auto"/>
        <w:ind w:left="363" w:firstLine="708"/>
        <w:rPr>
          <w:sz w:val="18"/>
          <w:szCs w:val="22"/>
        </w:rPr>
      </w:pPr>
      <w:r w:rsidRPr="00D92EE9">
        <w:rPr>
          <w:sz w:val="18"/>
          <w:szCs w:val="22"/>
        </w:rPr>
        <w:t xml:space="preserve">Fuente: http://www.nltk.org/book/ch07.html </w:t>
      </w:r>
    </w:p>
    <w:p w:rsidR="00571A26" w:rsidRPr="00D92EE9" w:rsidRDefault="00571A26" w:rsidP="00571A26">
      <w:pPr>
        <w:pStyle w:val="contenido"/>
      </w:pPr>
      <w:r>
        <w:t xml:space="preserve">Las etiquetas utilizadas </w:t>
      </w:r>
      <w:r w:rsidR="00FA1A73">
        <w:t>el idioma</w:t>
      </w:r>
      <w:r>
        <w:t xml:space="preserve"> inglés se encuentran descritas</w:t>
      </w:r>
      <w:r w:rsidR="00FA1A73">
        <w:t xml:space="preserve"> en el anexo 10.</w:t>
      </w:r>
    </w:p>
    <w:p w:rsidR="005370D0" w:rsidRPr="00E90AF9" w:rsidRDefault="00FB31C3" w:rsidP="00D90010">
      <w:pPr>
        <w:pStyle w:val="Nivel3"/>
      </w:pPr>
      <w:bookmarkStart w:id="40" w:name="_Toc384986238"/>
      <w:bookmarkStart w:id="41" w:name="_Toc414268622"/>
      <w:bookmarkEnd w:id="40"/>
      <w:r w:rsidRPr="00E90AF9">
        <w:t>Desambiguación</w:t>
      </w:r>
      <w:bookmarkEnd w:id="41"/>
    </w:p>
    <w:p w:rsidR="005370D0" w:rsidRDefault="00B70131" w:rsidP="00E90AF9">
      <w:pPr>
        <w:pStyle w:val="contenido"/>
      </w:pPr>
      <w:r>
        <w:t xml:space="preserve">La </w:t>
      </w:r>
      <w:r w:rsidRPr="00E90AF9">
        <w:t xml:space="preserve">polisemia </w:t>
      </w:r>
      <w:r w:rsidR="00FA3691" w:rsidRPr="00E90AF9">
        <w:t>es un fenómeno muy común</w:t>
      </w:r>
      <w:r>
        <w:t>,</w:t>
      </w:r>
      <w:r w:rsidR="00FA3691" w:rsidRPr="00E90AF9">
        <w:t xml:space="preserve"> que se refiere a cuando una palabra tiene varios significados</w:t>
      </w:r>
      <w:r>
        <w:t>,</w:t>
      </w:r>
      <w:r w:rsidR="00FA3691" w:rsidRPr="00E90AF9">
        <w:t xml:space="preserve"> la desambiguación busca descifrar que significado</w:t>
      </w:r>
      <w:r>
        <w:t xml:space="preserve"> una palabra</w:t>
      </w:r>
      <w:r w:rsidR="00FA3691" w:rsidRPr="00E90AF9">
        <w:t xml:space="preserve"> </w:t>
      </w:r>
      <w:r>
        <w:t>está siendo utilizado de acuerdo a un contexto en específico,</w:t>
      </w:r>
      <w:r w:rsidR="00FA3691" w:rsidRPr="00E90AF9">
        <w:t xml:space="preserve"> se denomina </w:t>
      </w:r>
      <w:r>
        <w:t>Desambguacion del sentido de la palabra (</w:t>
      </w:r>
      <w:r w:rsidR="00FA3691" w:rsidRPr="00E90AF9">
        <w:t>Word Sense Disambiguation (WSD)</w:t>
      </w:r>
      <w:r>
        <w:t>, en inglés)</w:t>
      </w:r>
      <w:r w:rsidR="00FA3691" w:rsidRPr="00E90AF9">
        <w:t xml:space="preserve">, este </w:t>
      </w:r>
      <w:r>
        <w:t xml:space="preserve">es un </w:t>
      </w:r>
      <w:r w:rsidR="00FA3691" w:rsidRPr="00E90AF9">
        <w:t>problema propio del procesamiento de lenguaje natural (PLN). El descifrar estos distintos significados para los seres humanos es muy común, lo resolvemos de forma cotidiana y pasa casi desapercibida.</w:t>
      </w:r>
    </w:p>
    <w:p w:rsidR="00B70131" w:rsidRPr="00BE4318" w:rsidRDefault="00B70131" w:rsidP="00BE4318">
      <w:pPr>
        <w:pStyle w:val="contenido"/>
      </w:pPr>
      <w:r>
        <w:t xml:space="preserve">La desambiguación de recursos en </w:t>
      </w:r>
      <w:r w:rsidR="00BE4318">
        <w:t xml:space="preserve">contexto con Linked Open Data </w:t>
      </w:r>
      <w:r>
        <w:t>segun</w:t>
      </w:r>
      <w:sdt>
        <w:sdtPr>
          <w:id w:val="1329788726"/>
          <w:citation/>
        </w:sdtPr>
        <w:sdtEndPr/>
        <w:sdtContent>
          <w:r w:rsidR="00BE4318">
            <w:fldChar w:fldCharType="begin"/>
          </w:r>
          <w:r w:rsidR="00BE4318">
            <w:instrText xml:space="preserve"> CITATION Pel12 \l 12298 </w:instrText>
          </w:r>
          <w:r w:rsidR="00BE4318">
            <w:fldChar w:fldCharType="separate"/>
          </w:r>
          <w:r w:rsidR="00F7382D">
            <w:rPr>
              <w:noProof/>
            </w:rPr>
            <w:t xml:space="preserve"> (Peláez, Morocho, &amp; Malla, 2012)</w:t>
          </w:r>
          <w:r w:rsidR="00BE4318">
            <w:fldChar w:fldCharType="end"/>
          </w:r>
        </w:sdtContent>
      </w:sdt>
      <w:r w:rsidR="00BE4318">
        <w:t xml:space="preserve"> </w:t>
      </w:r>
      <w:r w:rsidR="00BE4318" w:rsidRPr="00BE4318">
        <w:t>encontramos “Al realizar la desambiguación estamos consiguiendo un paso clave en la recuperación de la información ya que numerosas palabras cambian de sentido según el contexto en el que nos encontremos trabajando y es sumamente necesario aclarar con el usuario cuál es el sentido que le otorga al término que está utilizando.”</w:t>
      </w:r>
    </w:p>
    <w:p w:rsidR="005370D0" w:rsidRPr="00E90AF9" w:rsidRDefault="00FA3691" w:rsidP="00D90010">
      <w:pPr>
        <w:pStyle w:val="Nivel4"/>
      </w:pPr>
      <w:bookmarkStart w:id="42" w:name="__RefHeading__1209_328609198"/>
      <w:bookmarkStart w:id="43" w:name="_Toc384986239"/>
      <w:bookmarkStart w:id="44" w:name="__RefHeading__1211_328609198"/>
      <w:bookmarkStart w:id="45" w:name="_Toc384986240"/>
      <w:bookmarkStart w:id="46" w:name="_Toc414268623"/>
      <w:bookmarkEnd w:id="42"/>
      <w:bookmarkEnd w:id="43"/>
      <w:bookmarkEnd w:id="44"/>
      <w:bookmarkEnd w:id="45"/>
      <w:r w:rsidRPr="00E90AF9">
        <w:t>Métodos basados en el conociendo</w:t>
      </w:r>
      <w:r w:rsidR="00FB31C3" w:rsidRPr="00E90AF9">
        <w:t>.</w:t>
      </w:r>
      <w:bookmarkEnd w:id="46"/>
    </w:p>
    <w:p w:rsidR="00DD69E2" w:rsidRPr="00DD69E2" w:rsidRDefault="00DD69E2" w:rsidP="00DD69E2">
      <w:pPr>
        <w:pStyle w:val="contenido"/>
      </w:pPr>
      <w:r>
        <w:t xml:space="preserve">Utilizan fuentes de léxicas estructuras existentes para resolver el significado de las palabras, </w:t>
      </w:r>
      <w:sdt>
        <w:sdtPr>
          <w:id w:val="70017314"/>
          <w:citation/>
        </w:sdtPr>
        <w:sdtEndPr/>
        <w:sdtContent>
          <w:r>
            <w:fldChar w:fldCharType="begin"/>
          </w:r>
          <w:r>
            <w:instrText xml:space="preserve"> CITATION Tel09 \l 12298 </w:instrText>
          </w:r>
          <w:r>
            <w:fldChar w:fldCharType="separate"/>
          </w:r>
          <w:r w:rsidR="00F7382D">
            <w:rPr>
              <w:noProof/>
            </w:rPr>
            <w:t>(Tello Leal, 2009)</w:t>
          </w:r>
          <w:r>
            <w:fldChar w:fldCharType="end"/>
          </w:r>
        </w:sdtContent>
      </w:sdt>
      <w:r>
        <w:t xml:space="preserve"> lo define de la siguiente forma: “</w:t>
      </w:r>
      <w:r w:rsidR="00795B13" w:rsidRPr="00795B13">
        <w:t xml:space="preserve">Estos métodos utilizan un conocimiento lingüístico previamente adquirido. La idea básica consiste en utilizar recursos externos para desambiguar las palabras, tales como diccionarios, tesauros </w:t>
      </w:r>
      <w:r w:rsidR="00795B13" w:rsidRPr="00795B13">
        <w:lastRenderedPageBreak/>
        <w:t xml:space="preserve">(vocabularios controlados que representan las relaciones semánticas con otros palabras y sus significados), textos sin ningún tipo de etiquetado e </w:t>
      </w:r>
      <w:r w:rsidR="00795B13" w:rsidRPr="00DD69E2">
        <w:t>incluso recursos de la Web</w:t>
      </w:r>
      <w:r>
        <w:t>”</w:t>
      </w:r>
      <w:r w:rsidR="00795B13" w:rsidRPr="00DD69E2">
        <w:t xml:space="preserve"> </w:t>
      </w:r>
    </w:p>
    <w:p w:rsidR="00DD69E2" w:rsidRPr="00DD69E2" w:rsidRDefault="00DD69E2" w:rsidP="00DD69E2">
      <w:pPr>
        <w:pStyle w:val="contenido"/>
      </w:pPr>
      <w:r w:rsidRPr="00DD69E2">
        <w:t>A</w:t>
      </w:r>
      <w:r>
        <w:t xml:space="preserve">lgunos </w:t>
      </w:r>
      <w:r w:rsidR="009C1808">
        <w:t xml:space="preserve">recursos lingüísticos </w:t>
      </w:r>
      <w:r>
        <w:t xml:space="preserve"> que se utilizan para la desambiguación de sentido de la palabra en PNL se describen a continuación.</w:t>
      </w:r>
    </w:p>
    <w:p w:rsidR="005370D0" w:rsidRPr="00E90AF9" w:rsidRDefault="00FA3691" w:rsidP="00DC0D68">
      <w:pPr>
        <w:pStyle w:val="Nivel5"/>
      </w:pPr>
      <w:r w:rsidRPr="00E90AF9">
        <w:t xml:space="preserve">WordNet: </w:t>
      </w:r>
    </w:p>
    <w:p w:rsidR="005370D0" w:rsidRPr="00501064" w:rsidRDefault="00501064" w:rsidP="00501064">
      <w:pPr>
        <w:pStyle w:val="contenido"/>
      </w:pPr>
      <w:r>
        <w:t>“</w:t>
      </w:r>
      <w:r w:rsidRPr="00501064">
        <w:t>WordNet es una base de datos léxico-conceptual del inglés</w:t>
      </w:r>
      <w:r>
        <w:t xml:space="preserve"> </w:t>
      </w:r>
      <w:r w:rsidRPr="00501064">
        <w:t>estructurada en forma de red semántica y construida manualmente. Es el lexicón relacional en formato electrónico más completo y extenso existente, comparable sólo con el diccionario bilingüe para el</w:t>
      </w:r>
      <w:r>
        <w:t xml:space="preserve"> </w:t>
      </w:r>
      <w:r w:rsidRPr="00501064">
        <w:t>japonés y el in</w:t>
      </w:r>
      <w:r>
        <w:t>glés EDR Electronic Dictionary</w:t>
      </w:r>
      <w:r>
        <w:rPr>
          <w:rStyle w:val="Refdenotaalpie"/>
        </w:rPr>
        <w:footnoteReference w:id="23"/>
      </w:r>
      <w:r w:rsidRPr="00501064">
        <w:t>. La unidad básica en que se estructura WordNet es el</w:t>
      </w:r>
      <w:r>
        <w:t xml:space="preserve"> synset</w:t>
      </w:r>
      <w:r>
        <w:rPr>
          <w:rStyle w:val="Refdenotaalpie"/>
        </w:rPr>
        <w:footnoteReference w:id="24"/>
      </w:r>
      <w:r w:rsidRPr="00501064">
        <w:t>, un conjunto de sinónimos representando un concepto</w:t>
      </w:r>
      <w:r>
        <w:t>.”</w:t>
      </w:r>
      <w:r w:rsidR="00923F7A">
        <w:t xml:space="preserve"> </w:t>
      </w:r>
      <w:sdt>
        <w:sdtPr>
          <w:id w:val="976801393"/>
          <w:citation/>
        </w:sdtPr>
        <w:sdtEndPr/>
        <w:sdtContent>
          <w:r w:rsidR="00923F7A">
            <w:fldChar w:fldCharType="begin"/>
          </w:r>
          <w:r w:rsidR="00923F7A">
            <w:instrText xml:space="preserve"> CITATION Iul04 \l 12298 </w:instrText>
          </w:r>
          <w:r w:rsidR="00923F7A">
            <w:fldChar w:fldCharType="separate"/>
          </w:r>
          <w:r w:rsidR="00F7382D">
            <w:rPr>
              <w:noProof/>
            </w:rPr>
            <w:t>(Mihaela, 2004)</w:t>
          </w:r>
          <w:r w:rsidR="00923F7A">
            <w:fldChar w:fldCharType="end"/>
          </w:r>
        </w:sdtContent>
      </w:sdt>
    </w:p>
    <w:p w:rsidR="00501064" w:rsidRDefault="00501064" w:rsidP="00A80900">
      <w:pPr>
        <w:pStyle w:val="Nivel5"/>
        <w:ind w:left="2124" w:hanging="1698"/>
      </w:pPr>
      <w:r>
        <w:t xml:space="preserve">EuroWordNet </w:t>
      </w:r>
    </w:p>
    <w:p w:rsidR="00501064" w:rsidRDefault="00501064" w:rsidP="00501064">
      <w:pPr>
        <w:pStyle w:val="contenido"/>
      </w:pPr>
      <w:r>
        <w:t>“El propósito de EuroWordNet ha sido construir una base de datos léxica multilingüe para diferentes lenguas europeas, siguiendo la metodología de WordNet. EuroWordNet es una base de datos multilingüe, con wordnets para varias lenguas (holandés, italiano, español, inglés, alemán, francés, estoniano y checo), compatibles entre sí en cobertura e interpretación de las relaciones.”</w:t>
      </w:r>
      <w:r w:rsidR="0044761B">
        <w:t xml:space="preserve"> </w:t>
      </w:r>
      <w:sdt>
        <w:sdtPr>
          <w:id w:val="-575508870"/>
          <w:citation/>
        </w:sdtPr>
        <w:sdtEndPr/>
        <w:sdtContent>
          <w:r w:rsidR="0044761B">
            <w:fldChar w:fldCharType="begin"/>
          </w:r>
          <w:r w:rsidR="0044761B">
            <w:instrText xml:space="preserve"> CITATION Iul04 \l 12298 </w:instrText>
          </w:r>
          <w:r w:rsidR="0044761B">
            <w:fldChar w:fldCharType="separate"/>
          </w:r>
          <w:r w:rsidR="00F7382D">
            <w:rPr>
              <w:noProof/>
            </w:rPr>
            <w:t>(Mihaela, 2004)</w:t>
          </w:r>
          <w:r w:rsidR="0044761B">
            <w:fldChar w:fldCharType="end"/>
          </w:r>
        </w:sdtContent>
      </w:sdt>
    </w:p>
    <w:p w:rsidR="00923F7A" w:rsidRDefault="00923F7A" w:rsidP="00DC0D68">
      <w:pPr>
        <w:pStyle w:val="Nivel5"/>
      </w:pPr>
      <w:r w:rsidRPr="00923F7A">
        <w:t>Extended WordNet</w:t>
      </w:r>
    </w:p>
    <w:p w:rsidR="00501064" w:rsidRDefault="00501064" w:rsidP="00501064">
      <w:pPr>
        <w:pStyle w:val="contenido"/>
      </w:pPr>
      <w:r>
        <w:t>“Debido a que WordNet ha sido construida como una base de datos léxica, hay limitaciones en su uso para ciertas aplicaciones del procesamiento del conocimiento; por ejemplo, no es posible extraer palabras relacionadas temáticamente. El propósito del proyecto Extended WordNet es transformar WordNet en un formato que permita la derivación de relaciones semánticas y lógicas adicionales.”</w:t>
      </w:r>
      <w:r w:rsidR="0044761B">
        <w:t xml:space="preserve"> </w:t>
      </w:r>
      <w:sdt>
        <w:sdtPr>
          <w:id w:val="-1951697129"/>
          <w:citation/>
        </w:sdtPr>
        <w:sdtEndPr/>
        <w:sdtContent>
          <w:r w:rsidR="0044761B">
            <w:fldChar w:fldCharType="begin"/>
          </w:r>
          <w:r w:rsidR="0044761B">
            <w:instrText xml:space="preserve"> CITATION Iul04 \l 12298 </w:instrText>
          </w:r>
          <w:r w:rsidR="0044761B">
            <w:fldChar w:fldCharType="separate"/>
          </w:r>
          <w:r w:rsidR="00F7382D">
            <w:rPr>
              <w:noProof/>
            </w:rPr>
            <w:t>(Mihaela, 2004)</w:t>
          </w:r>
          <w:r w:rsidR="0044761B">
            <w:fldChar w:fldCharType="end"/>
          </w:r>
        </w:sdtContent>
      </w:sdt>
    </w:p>
    <w:p w:rsidR="00923F7A" w:rsidRDefault="00923F7A" w:rsidP="00DC0D68">
      <w:pPr>
        <w:pStyle w:val="Nivel5"/>
      </w:pPr>
      <w:r>
        <w:t>MindNet</w:t>
      </w:r>
    </w:p>
    <w:p w:rsidR="00501064" w:rsidRDefault="00923F7A" w:rsidP="00923F7A">
      <w:pPr>
        <w:pStyle w:val="contenido"/>
      </w:pPr>
      <w:r>
        <w:t>“MindNet. Una alternativa a WordNet y EuroWordNet es MindNet (Dolan et al., 2000). Aunque tiene un núcleo derivado a partir de diccionarios, la red se construye a base de oraciones nuevas de un corpus que, una vez analizadas, se incorporan a la red. En la visión de sus autores, la dinamicidad y la continua ampliación, permitirán a MindNet perfilarse como un sistema de amplia cobertura.”</w:t>
      </w:r>
      <w:r w:rsidR="0044761B">
        <w:t xml:space="preserve"> </w:t>
      </w:r>
      <w:sdt>
        <w:sdtPr>
          <w:id w:val="360248103"/>
          <w:citation/>
        </w:sdtPr>
        <w:sdtEndPr/>
        <w:sdtContent>
          <w:r w:rsidR="0044761B">
            <w:fldChar w:fldCharType="begin"/>
          </w:r>
          <w:r w:rsidR="0044761B">
            <w:instrText xml:space="preserve"> CITATION Iul04 \l 12298 </w:instrText>
          </w:r>
          <w:r w:rsidR="0044761B">
            <w:fldChar w:fldCharType="separate"/>
          </w:r>
          <w:r w:rsidR="00F7382D">
            <w:rPr>
              <w:noProof/>
            </w:rPr>
            <w:t>(Mihaela, 2004)</w:t>
          </w:r>
          <w:r w:rsidR="0044761B">
            <w:fldChar w:fldCharType="end"/>
          </w:r>
        </w:sdtContent>
      </w:sdt>
    </w:p>
    <w:p w:rsidR="00B83D46" w:rsidRDefault="00B83D46" w:rsidP="00986E28">
      <w:pPr>
        <w:pStyle w:val="Nivel5"/>
      </w:pPr>
      <w:r>
        <w:lastRenderedPageBreak/>
        <w:t>Algoritmo de Lesk</w:t>
      </w:r>
    </w:p>
    <w:p w:rsidR="00B83D46" w:rsidRDefault="00B83D46" w:rsidP="00DD69E2">
      <w:pPr>
        <w:pStyle w:val="contenido"/>
      </w:pPr>
      <w:r>
        <w:t xml:space="preserve">Este algoritmo </w:t>
      </w:r>
      <w:r w:rsidR="009567E5">
        <w:t>se</w:t>
      </w:r>
      <w:r>
        <w:t xml:space="preserve"> bas</w:t>
      </w:r>
      <w:r w:rsidR="009567E5">
        <w:t>a</w:t>
      </w:r>
      <w:r>
        <w:t xml:space="preserve"> en diccionarios</w:t>
      </w:r>
      <w:r w:rsidR="009567E5">
        <w:t xml:space="preserve"> </w:t>
      </w:r>
      <w:r>
        <w:t>para res</w:t>
      </w:r>
      <w:r w:rsidR="009567E5">
        <w:t xml:space="preserve">olver la ambigüedad, en </w:t>
      </w:r>
      <w:sdt>
        <w:sdtPr>
          <w:id w:val="1896467186"/>
          <w:citation/>
        </w:sdtPr>
        <w:sdtEndPr/>
        <w:sdtContent>
          <w:r w:rsidR="009567E5">
            <w:fldChar w:fldCharType="begin"/>
          </w:r>
          <w:r w:rsidR="009567E5">
            <w:instrText xml:space="preserve"> CITATION Son09 \l 12298 </w:instrText>
          </w:r>
          <w:r w:rsidR="009567E5">
            <w:fldChar w:fldCharType="separate"/>
          </w:r>
          <w:r w:rsidR="00F7382D">
            <w:rPr>
              <w:noProof/>
            </w:rPr>
            <w:t>(Pérez, 2009)</w:t>
          </w:r>
          <w:r w:rsidR="009567E5">
            <w:fldChar w:fldCharType="end"/>
          </w:r>
        </w:sdtContent>
      </w:sdt>
      <w:r w:rsidR="009567E5">
        <w:t xml:space="preserve"> u</w:t>
      </w:r>
      <w:r>
        <w:t>na descripción de la Algoritmo de Lesk 1986</w:t>
      </w:r>
      <w:r w:rsidR="009567E5">
        <w:t xml:space="preserve">, </w:t>
      </w:r>
      <w:r>
        <w:t>“es uno de los primeros algoritmo desarrollado para la desambiguación semántica de toda las palabras en cualquier texto. El único recurso requerido por el algoritmo es un conjunto de entradas en un diccionario, una por cada posible sentido y conocimiento sobre el contexto inmediato donde se desarrolla la desambiguación”</w:t>
      </w:r>
    </w:p>
    <w:p w:rsidR="00EF6546" w:rsidRPr="00E90AF9" w:rsidRDefault="00EF6546" w:rsidP="00D90010">
      <w:pPr>
        <w:pStyle w:val="Nivel3"/>
      </w:pPr>
      <w:bookmarkStart w:id="47" w:name="__RefHeading__1215_328609198"/>
      <w:bookmarkStart w:id="48" w:name="_Toc384986242"/>
      <w:bookmarkStart w:id="49" w:name="_Toc414268624"/>
      <w:bookmarkEnd w:id="47"/>
      <w:bookmarkEnd w:id="48"/>
      <w:r w:rsidRPr="00E90AF9">
        <w:t>Servicios Web</w:t>
      </w:r>
      <w:bookmarkEnd w:id="49"/>
    </w:p>
    <w:p w:rsidR="00EF6546" w:rsidRPr="00E90AF9" w:rsidRDefault="006303E4" w:rsidP="00D90010">
      <w:pPr>
        <w:pStyle w:val="Nivel4"/>
      </w:pPr>
      <w:bookmarkStart w:id="50" w:name="_Toc414268625"/>
      <w:r w:rsidRPr="00E90AF9">
        <w:t>Introducción</w:t>
      </w:r>
      <w:bookmarkEnd w:id="50"/>
      <w:r w:rsidRPr="00E90AF9">
        <w:t xml:space="preserve"> </w:t>
      </w:r>
    </w:p>
    <w:p w:rsidR="000D6F04" w:rsidRPr="00E90AF9" w:rsidRDefault="001854C1" w:rsidP="00E90AF9">
      <w:pPr>
        <w:pStyle w:val="contenido"/>
      </w:pPr>
      <w:r w:rsidRPr="00E90AF9">
        <w:t>La W3C</w:t>
      </w:r>
      <w:r w:rsidRPr="00E90AF9">
        <w:rPr>
          <w:rStyle w:val="Refdenotaalpie"/>
        </w:rPr>
        <w:footnoteReference w:id="25"/>
      </w:r>
      <w:r w:rsidRPr="00E90AF9">
        <w:t xml:space="preserve"> </w:t>
      </w:r>
      <w:r w:rsidR="00B17F43" w:rsidRPr="00E90AF9">
        <w:t>(</w:t>
      </w:r>
      <w:r w:rsidR="00B17F43" w:rsidRPr="00E90AF9">
        <w:rPr>
          <w:bCs/>
          <w:color w:val="222222"/>
        </w:rPr>
        <w:t>World Wide Web Consortium</w:t>
      </w:r>
      <w:r w:rsidR="00B17F43" w:rsidRPr="00E90AF9">
        <w:t xml:space="preserve">) encarda de estandarización de las tecnologías en la web </w:t>
      </w:r>
      <w:r w:rsidRPr="00E90AF9">
        <w:t xml:space="preserve">aborda este tema de la siguiente forma: “Los servicios web proporcionan un medio estándar de interoperabilidad entre las distintas aplicaciones de </w:t>
      </w:r>
      <w:r w:rsidR="00EE5559" w:rsidRPr="00E90AF9">
        <w:t xml:space="preserve"> </w:t>
      </w:r>
      <w:r w:rsidR="00EE5559" w:rsidRPr="00E90AF9">
        <w:tab/>
      </w:r>
      <w:r w:rsidRPr="00E90AF9">
        <w:t>software, que se ejecuta en una variedad de plataformas y/o marcos de trabajo. Los servicios Web se caracterizan por su gran int</w:t>
      </w:r>
      <w:r w:rsidR="00BA6332" w:rsidRPr="00E90AF9">
        <w:t>eroperabilidad y extensibilidad.</w:t>
      </w:r>
      <w:r w:rsidRPr="00E90AF9">
        <w:t xml:space="preserve"> </w:t>
      </w:r>
      <w:r w:rsidR="00BA6332" w:rsidRPr="00E90AF9">
        <w:t>S</w:t>
      </w:r>
      <w:r w:rsidRPr="00E90AF9">
        <w:t>e pueden combinar en una forma de acoplamiento flexible con el fin de lograr operaciones complejas. Programas que prestan servicios simples pueden interactuar entre sí con el fin de ofrecer servicios de valor añadido sofisticados.” Los servicios web permiten la colaboración entre aplicaciones independientemente de la plataforma en las que están desarrolladas, utiliza protocolos y normas estandarizadas en la web, además esto permite la reutilización de código</w:t>
      </w:r>
      <w:r w:rsidR="00BA6332" w:rsidRPr="00E90AF9">
        <w:t xml:space="preserve">, </w:t>
      </w:r>
      <w:r w:rsidR="00B17F43" w:rsidRPr="00E90AF9">
        <w:t>además de disminuir el coste de integración.</w:t>
      </w:r>
    </w:p>
    <w:p w:rsidR="009C0A32" w:rsidRPr="00E90AF9" w:rsidRDefault="009C0A32" w:rsidP="00D90010">
      <w:pPr>
        <w:pStyle w:val="Nivel4"/>
        <w:rPr>
          <w:color w:val="222222"/>
        </w:rPr>
      </w:pPr>
      <w:bookmarkStart w:id="51" w:name="_Toc414268626"/>
      <w:r w:rsidRPr="00E90AF9">
        <w:t xml:space="preserve">Tipos de </w:t>
      </w:r>
      <w:r w:rsidR="00177467">
        <w:t>servicios web</w:t>
      </w:r>
      <w:bookmarkEnd w:id="51"/>
    </w:p>
    <w:p w:rsidR="00811C49" w:rsidRPr="00E90AF9" w:rsidRDefault="00A225AB" w:rsidP="00E90AF9">
      <w:pPr>
        <w:pStyle w:val="contenido"/>
        <w:rPr>
          <w:rStyle w:val="contenidoCar"/>
        </w:rPr>
      </w:pPr>
      <w:r w:rsidRPr="00E90AF9">
        <w:rPr>
          <w:rStyle w:val="contenidoCar"/>
        </w:rPr>
        <w:t>D</w:t>
      </w:r>
      <w:r w:rsidR="006623B2" w:rsidRPr="00E90AF9">
        <w:rPr>
          <w:rStyle w:val="contenidoCar"/>
        </w:rPr>
        <w:t xml:space="preserve">os tipos de servicios web </w:t>
      </w:r>
      <w:r w:rsidRPr="00E90AF9">
        <w:rPr>
          <w:rStyle w:val="contenidoCar"/>
        </w:rPr>
        <w:t>se pueden encontrar de</w:t>
      </w:r>
      <w:r w:rsidR="006623B2" w:rsidRPr="00E90AF9">
        <w:rPr>
          <w:rStyle w:val="contenidoCar"/>
        </w:rPr>
        <w:t xml:space="preserve"> acuerdo con la forma en que se puede </w:t>
      </w:r>
      <w:r w:rsidR="002D49A2" w:rsidRPr="00E90AF9">
        <w:rPr>
          <w:rStyle w:val="contenidoCar"/>
        </w:rPr>
        <w:t xml:space="preserve">implementar </w:t>
      </w:r>
      <w:r w:rsidR="006623B2" w:rsidRPr="00E90AF9">
        <w:rPr>
          <w:rStyle w:val="contenidoCar"/>
        </w:rPr>
        <w:t>abarcado diferentes tecnologías</w:t>
      </w:r>
      <w:r w:rsidR="002D49A2" w:rsidRPr="00E90AF9">
        <w:rPr>
          <w:rStyle w:val="contenidoCar"/>
        </w:rPr>
        <w:t xml:space="preserve">: </w:t>
      </w:r>
      <w:r w:rsidR="002D49A2" w:rsidRPr="00E90AF9">
        <w:rPr>
          <w:rStyle w:val="contenidoCar"/>
          <w:i/>
        </w:rPr>
        <w:t xml:space="preserve">RESTful Web Services </w:t>
      </w:r>
      <w:r w:rsidR="002D49A2" w:rsidRPr="00E90AF9">
        <w:rPr>
          <w:rStyle w:val="contenidoCar"/>
        </w:rPr>
        <w:t>y</w:t>
      </w:r>
      <w:r w:rsidR="002D49A2" w:rsidRPr="00E90AF9">
        <w:rPr>
          <w:rStyle w:val="contenidoCar"/>
          <w:i/>
        </w:rPr>
        <w:t xml:space="preserve"> “Big”</w:t>
      </w:r>
      <w:r w:rsidR="001674CE" w:rsidRPr="00E90AF9">
        <w:rPr>
          <w:rStyle w:val="Refdenotaalpie"/>
          <w:i/>
        </w:rPr>
        <w:footnoteReference w:id="26"/>
      </w:r>
      <w:r w:rsidR="002D49A2" w:rsidRPr="00E90AF9">
        <w:rPr>
          <w:rStyle w:val="contenidoCar"/>
          <w:i/>
        </w:rPr>
        <w:t xml:space="preserve"> Web Services</w:t>
      </w:r>
      <w:r w:rsidR="005953F7" w:rsidRPr="00E90AF9">
        <w:rPr>
          <w:rStyle w:val="contenidoCar"/>
          <w:i/>
        </w:rPr>
        <w:t xml:space="preserve"> </w:t>
      </w:r>
      <w:r w:rsidR="005953F7" w:rsidRPr="00E90AF9">
        <w:rPr>
          <w:rStyle w:val="contenidoCar"/>
        </w:rPr>
        <w:t>(o también</w:t>
      </w:r>
      <w:r w:rsidR="009C0A32" w:rsidRPr="00E90AF9">
        <w:rPr>
          <w:rStyle w:val="contenidoCar"/>
        </w:rPr>
        <w:t>, The “Big”</w:t>
      </w:r>
      <w:r w:rsidR="005953F7" w:rsidRPr="00E90AF9">
        <w:rPr>
          <w:rStyle w:val="contenidoCar"/>
        </w:rPr>
        <w:t xml:space="preserve"> Web services technology stack, debido a la diversas tecnologías en las que se implementar como: SOAP, WSDL, WS-Addressing, WS-ReliableMessaging, WSSecurity, etc)</w:t>
      </w:r>
      <w:r w:rsidR="002D49A2" w:rsidRPr="00E90AF9">
        <w:rPr>
          <w:rStyle w:val="contenidoCar"/>
        </w:rPr>
        <w:t xml:space="preserve">, estos dos tipos son expuesto en </w:t>
      </w:r>
      <w:sdt>
        <w:sdtPr>
          <w:rPr>
            <w:rStyle w:val="contenidoCar"/>
          </w:rPr>
          <w:id w:val="981660106"/>
          <w:citation/>
        </w:sdtPr>
        <w:sdtEndPr>
          <w:rPr>
            <w:rStyle w:val="contenidoCar"/>
          </w:rPr>
        </w:sdtEndPr>
        <w:sdtContent>
          <w:r w:rsidR="002D49A2" w:rsidRPr="00E90AF9">
            <w:rPr>
              <w:rStyle w:val="contenidoCar"/>
            </w:rPr>
            <w:fldChar w:fldCharType="begin"/>
          </w:r>
          <w:r w:rsidR="002D49A2" w:rsidRPr="00E90AF9">
            <w:rPr>
              <w:rStyle w:val="contenidoCar"/>
            </w:rPr>
            <w:instrText xml:space="preserve">CITATION Ces08 \t  \l 12298 </w:instrText>
          </w:r>
          <w:r w:rsidR="002D49A2" w:rsidRPr="00E90AF9">
            <w:rPr>
              <w:rStyle w:val="contenidoCar"/>
            </w:rPr>
            <w:fldChar w:fldCharType="separate"/>
          </w:r>
          <w:r w:rsidR="00F7382D">
            <w:rPr>
              <w:noProof/>
            </w:rPr>
            <w:t>(Pautasso, Zimmermann, &amp; Leymann, 2008)</w:t>
          </w:r>
          <w:r w:rsidR="002D49A2" w:rsidRPr="00E90AF9">
            <w:rPr>
              <w:rStyle w:val="contenidoCar"/>
            </w:rPr>
            <w:fldChar w:fldCharType="end"/>
          </w:r>
        </w:sdtContent>
      </w:sdt>
      <w:r w:rsidR="00440B3C" w:rsidRPr="00E90AF9">
        <w:rPr>
          <w:rStyle w:val="contenidoCar"/>
        </w:rPr>
        <w:t xml:space="preserve"> </w:t>
      </w:r>
    </w:p>
    <w:p w:rsidR="00440B3C" w:rsidRPr="00384DB9" w:rsidRDefault="00440B3C" w:rsidP="0085171E">
      <w:pPr>
        <w:pStyle w:val="Nivel5"/>
        <w:rPr>
          <w:lang w:val="en-US"/>
        </w:rPr>
      </w:pPr>
      <w:r w:rsidRPr="00384DB9">
        <w:rPr>
          <w:lang w:val="en-US"/>
        </w:rPr>
        <w:lastRenderedPageBreak/>
        <w:t>SOAP AND THE WS-* STACK</w:t>
      </w:r>
    </w:p>
    <w:p w:rsidR="002665D6" w:rsidRPr="00E90AF9" w:rsidRDefault="002665D6" w:rsidP="00E90AF9">
      <w:pPr>
        <w:pStyle w:val="contenido"/>
        <w:rPr>
          <w:rStyle w:val="contenidoCar"/>
        </w:rPr>
      </w:pPr>
      <w:r w:rsidRPr="00E90AF9">
        <w:t>Proporcionar interoperabilidad sin fisuras entre los heterogéneos pilas de tecnología de middleware y el fomento de la articulación flexible de servicio al consumidor (solicitante, cliente) y proveedor de servicios son los principales objetivos de diseño de arquitectura orientada a servicios (SOA) conceptos y tecnologías de servicios Web.</w:t>
      </w:r>
      <w:r w:rsidRPr="00E90AF9">
        <w:rPr>
          <w:rStyle w:val="contenidoCar"/>
        </w:rPr>
        <w:t xml:space="preserve"> </w:t>
      </w:r>
      <w:sdt>
        <w:sdtPr>
          <w:rPr>
            <w:rStyle w:val="contenidoCar"/>
          </w:rPr>
          <w:id w:val="581578354"/>
          <w:citation/>
        </w:sdtPr>
        <w:sdtEndPr>
          <w:rPr>
            <w:rStyle w:val="contenidoCar"/>
          </w:rPr>
        </w:sdtEndPr>
        <w:sdtContent>
          <w:r w:rsidRPr="00E90AF9">
            <w:rPr>
              <w:rStyle w:val="contenidoCar"/>
            </w:rPr>
            <w:fldChar w:fldCharType="begin"/>
          </w:r>
          <w:r w:rsidRPr="00E90AF9">
            <w:rPr>
              <w:rStyle w:val="contenidoCar"/>
            </w:rPr>
            <w:instrText xml:space="preserve">CITATION Ces08 \t  \l 12298 </w:instrText>
          </w:r>
          <w:r w:rsidRPr="00E90AF9">
            <w:rPr>
              <w:rStyle w:val="contenidoCar"/>
            </w:rPr>
            <w:fldChar w:fldCharType="separate"/>
          </w:r>
          <w:r w:rsidR="00F7382D">
            <w:rPr>
              <w:noProof/>
            </w:rPr>
            <w:t>(Pautasso, Zimmermann, &amp; Leymann, 2008)</w:t>
          </w:r>
          <w:r w:rsidRPr="00E90AF9">
            <w:rPr>
              <w:rStyle w:val="contenidoCar"/>
            </w:rPr>
            <w:fldChar w:fldCharType="end"/>
          </w:r>
        </w:sdtContent>
      </w:sdt>
    </w:p>
    <w:p w:rsidR="00B1149A" w:rsidRPr="00E90AF9" w:rsidRDefault="00B1149A" w:rsidP="00E90AF9">
      <w:pPr>
        <w:pStyle w:val="contenido"/>
        <w:rPr>
          <w:rStyle w:val="contenidoCar"/>
        </w:rPr>
      </w:pPr>
      <w:r w:rsidRPr="00E90AF9">
        <w:t>En el plano conceptual, un servicio es un componente de software que se proporciona a través de un endpoint</w:t>
      </w:r>
      <w:r w:rsidRPr="00E90AF9">
        <w:rPr>
          <w:rStyle w:val="Refdenotaalpie"/>
        </w:rPr>
        <w:footnoteReference w:id="27"/>
      </w:r>
      <w:r w:rsidRPr="00E90AF9">
        <w:t xml:space="preserve"> accesible</w:t>
      </w:r>
      <w:r w:rsidR="007B4613" w:rsidRPr="00E90AF9">
        <w:t xml:space="preserve"> en la red</w:t>
      </w:r>
      <w:r w:rsidRPr="00E90AF9">
        <w:t xml:space="preserve">. </w:t>
      </w:r>
      <w:r w:rsidR="007B4613" w:rsidRPr="00E90AF9">
        <w:t>Consumidores de servicios y proveedores usan</w:t>
      </w:r>
      <w:r w:rsidRPr="00E90AF9">
        <w:t xml:space="preserve"> mensajes para intercambiar solicitud</w:t>
      </w:r>
      <w:r w:rsidR="00143032" w:rsidRPr="00E90AF9">
        <w:t>es</w:t>
      </w:r>
      <w:r w:rsidRPr="00E90AF9">
        <w:t xml:space="preserve"> </w:t>
      </w:r>
      <w:r w:rsidR="00143032" w:rsidRPr="00E90AF9">
        <w:t>e información de</w:t>
      </w:r>
      <w:r w:rsidRPr="00E90AF9">
        <w:t xml:space="preserve"> respuesta en forma de </w:t>
      </w:r>
      <w:r w:rsidRPr="00E90AF9">
        <w:rPr>
          <w:i/>
        </w:rPr>
        <w:t xml:space="preserve">documentos </w:t>
      </w:r>
      <w:r w:rsidR="00494C33" w:rsidRPr="00E90AF9">
        <w:rPr>
          <w:i/>
        </w:rPr>
        <w:t>self-containing</w:t>
      </w:r>
      <w:r w:rsidR="007359EE" w:rsidRPr="00E90AF9">
        <w:rPr>
          <w:rStyle w:val="Refdenotaalpie"/>
          <w:i/>
        </w:rPr>
        <w:footnoteReference w:id="28"/>
      </w:r>
      <w:r w:rsidRPr="00E90AF9">
        <w:t xml:space="preserve"> que hacen muy pocas suposiciones sobre las capacidades tecnológicas del receptor. En particular, no hay noción de una referencia de objeto remoto que requeriría un corredor de objeto para gestionar un espacio distribuido dirección de memoria. En el nivel de la tecnología, SOAP es un lenguaje XML que define una arquitectura de mensajes y formatos de mensaje, por lo tanto, proporcionar un protocolo de procesamiento rudimentario. El documento SOAP define un elemento XML de nivel superior llamada sobre, que contiene un encabezado y un cuerpo. El encabezado SOAP es un contenedor de información de infraestructura extensible de capa de mensajes que se puede utilizar para fines de enrutamiento (por ejemplo, hacer frente) y Calidad de Servicio (QoS) de configuración (por ejemplo, las transacciones, la seguridad, la fiabilidad). El cuerpo contiene la carga útil del mensaje. Esquema XML se usa para describir la estructura del mensaje SOAP, por lo que los motores de jabón en los dos puntos finales pueden Marshall y Resolver referencia el contenido del mensaje y la ruta a la aplicación apropiada. </w:t>
      </w:r>
      <w:sdt>
        <w:sdtPr>
          <w:rPr>
            <w:rStyle w:val="contenidoCar"/>
          </w:rPr>
          <w:id w:val="-1768994067"/>
          <w:citation/>
        </w:sdtPr>
        <w:sdtEndPr>
          <w:rPr>
            <w:rStyle w:val="contenidoCar"/>
          </w:rPr>
        </w:sdtEndPr>
        <w:sdtContent>
          <w:r w:rsidRPr="00E90AF9">
            <w:rPr>
              <w:rStyle w:val="contenidoCar"/>
            </w:rPr>
            <w:fldChar w:fldCharType="begin"/>
          </w:r>
          <w:r w:rsidRPr="00E90AF9">
            <w:rPr>
              <w:rStyle w:val="contenidoCar"/>
            </w:rPr>
            <w:instrText xml:space="preserve">CITATION Ces08 \t  \l 12298 </w:instrText>
          </w:r>
          <w:r w:rsidRPr="00E90AF9">
            <w:rPr>
              <w:rStyle w:val="contenidoCar"/>
            </w:rPr>
            <w:fldChar w:fldCharType="separate"/>
          </w:r>
          <w:r w:rsidR="00F7382D">
            <w:rPr>
              <w:noProof/>
            </w:rPr>
            <w:t>(Pautasso, Zimmermann, &amp; Leymann, 2008)</w:t>
          </w:r>
          <w:r w:rsidRPr="00E90AF9">
            <w:rPr>
              <w:rStyle w:val="contenidoCar"/>
            </w:rPr>
            <w:fldChar w:fldCharType="end"/>
          </w:r>
        </w:sdtContent>
      </w:sdt>
    </w:p>
    <w:p w:rsidR="00626810" w:rsidRPr="00E90AF9" w:rsidRDefault="001447C9" w:rsidP="0085171E">
      <w:pPr>
        <w:pStyle w:val="Nivel5"/>
        <w:rPr>
          <w:rStyle w:val="contenidoCar"/>
        </w:rPr>
      </w:pPr>
      <w:r w:rsidRPr="00E90AF9">
        <w:rPr>
          <w:rStyle w:val="contenidoCar"/>
        </w:rPr>
        <w:t>REST</w:t>
      </w:r>
    </w:p>
    <w:p w:rsidR="00626810" w:rsidRPr="00E90AF9" w:rsidRDefault="00626810" w:rsidP="00E90AF9">
      <w:pPr>
        <w:pStyle w:val="contenido"/>
        <w:rPr>
          <w:rStyle w:val="contenidoCar"/>
        </w:rPr>
      </w:pPr>
      <w:r w:rsidRPr="00E90AF9">
        <w:rPr>
          <w:rStyle w:val="contenidoCar"/>
        </w:rPr>
        <w:t xml:space="preserve">Transferencia de estado representacional (REST) ​​se introdujo originalmente como un estilo de arquitectura para la construcción de sistemas hipermedia distribuidos a gran escala. Este estilo arquitectónico es una entidad más abstracta, cuyos principios se han utilizado para explicar la excelente escalabilidad del protocolo HTTP 1.0 y también han limitado el diseño de su siguiente versión, HTTP 1.1. Por lo tanto, el término REST muy a menudo se utiliza junto con HTTP. </w:t>
      </w:r>
      <w:sdt>
        <w:sdtPr>
          <w:rPr>
            <w:rStyle w:val="contenidoCar"/>
          </w:rPr>
          <w:id w:val="410668287"/>
          <w:citation/>
        </w:sdtPr>
        <w:sdtEndPr>
          <w:rPr>
            <w:rStyle w:val="contenidoCar"/>
          </w:rPr>
        </w:sdtEndPr>
        <w:sdtContent>
          <w:r w:rsidRPr="00E90AF9">
            <w:rPr>
              <w:rStyle w:val="contenidoCar"/>
            </w:rPr>
            <w:fldChar w:fldCharType="begin"/>
          </w:r>
          <w:r w:rsidRPr="00E90AF9">
            <w:rPr>
              <w:rStyle w:val="contenidoCar"/>
            </w:rPr>
            <w:instrText xml:space="preserve">CITATION Ces08 \t  \l 12298 </w:instrText>
          </w:r>
          <w:r w:rsidRPr="00E90AF9">
            <w:rPr>
              <w:rStyle w:val="contenidoCar"/>
            </w:rPr>
            <w:fldChar w:fldCharType="separate"/>
          </w:r>
          <w:r w:rsidR="00F7382D">
            <w:rPr>
              <w:noProof/>
            </w:rPr>
            <w:t>(Pautasso, Zimmermann, &amp; Leymann, 2008)</w:t>
          </w:r>
          <w:r w:rsidRPr="00E90AF9">
            <w:rPr>
              <w:rStyle w:val="contenidoCar"/>
            </w:rPr>
            <w:fldChar w:fldCharType="end"/>
          </w:r>
        </w:sdtContent>
      </w:sdt>
    </w:p>
    <w:p w:rsidR="00DE4585" w:rsidRPr="00E90AF9" w:rsidRDefault="00DE4585" w:rsidP="00E90AF9">
      <w:pPr>
        <w:pStyle w:val="contenido"/>
        <w:rPr>
          <w:rStyle w:val="contenidoCar"/>
        </w:rPr>
      </w:pPr>
      <w:r w:rsidRPr="00E90AF9">
        <w:rPr>
          <w:rStyle w:val="contenidoCar"/>
        </w:rPr>
        <w:t>El estilo arquitectónico REST se basa en cuatro principios:</w:t>
      </w:r>
    </w:p>
    <w:p w:rsidR="00DE4585" w:rsidRPr="00E90AF9" w:rsidRDefault="00DE4585" w:rsidP="00E90AF9">
      <w:pPr>
        <w:pStyle w:val="contenido"/>
        <w:rPr>
          <w:rStyle w:val="contenidoCar"/>
        </w:rPr>
      </w:pPr>
      <w:r w:rsidRPr="00E90AF9">
        <w:rPr>
          <w:rStyle w:val="contenidoCar"/>
          <w:i/>
        </w:rPr>
        <w:lastRenderedPageBreak/>
        <w:t>Identificación de recursos a través de URI</w:t>
      </w:r>
      <w:r w:rsidRPr="00E90AF9">
        <w:rPr>
          <w:rStyle w:val="contenidoCar"/>
        </w:rPr>
        <w:t>. Un servicio web RESTful expone un conjunto de recursos que identifican los objetivos de la interacción con sus clientes. Los recurs</w:t>
      </w:r>
      <w:r w:rsidR="00FF2893" w:rsidRPr="00E90AF9">
        <w:rPr>
          <w:rStyle w:val="contenidoCar"/>
        </w:rPr>
        <w:t>os son identificados por URI</w:t>
      </w:r>
      <w:r w:rsidRPr="00E90AF9">
        <w:rPr>
          <w:rStyle w:val="contenidoCar"/>
        </w:rPr>
        <w:t>, que proporcionan un espacio de direccionamiento global de los recursos y de descubrimiento de servicios.</w:t>
      </w:r>
    </w:p>
    <w:p w:rsidR="00DE4585" w:rsidRPr="00E90AF9" w:rsidRDefault="00DE4585" w:rsidP="00E90AF9">
      <w:pPr>
        <w:pStyle w:val="contenido"/>
        <w:rPr>
          <w:rStyle w:val="contenidoCar"/>
        </w:rPr>
      </w:pPr>
      <w:r w:rsidRPr="00E90AF9">
        <w:rPr>
          <w:rStyle w:val="contenidoCar"/>
          <w:i/>
        </w:rPr>
        <w:t>Interfaz uniforme</w:t>
      </w:r>
      <w:r w:rsidRPr="00E90AF9">
        <w:rPr>
          <w:rStyle w:val="contenidoCar"/>
        </w:rPr>
        <w:t>. Los recursos son manipulados utilizando un conjunto fijo de cuatro crear, leer, actualizar, eliminar operaciones: PUT, GET, POST y DELETE. PUT crea un nuevo recurso, que puede ser luego borrar con DELETE. GET recupera el estado actual de un recurso en alguna representación. POSTE transfiere un nuevo estado sobre un recurso.</w:t>
      </w:r>
    </w:p>
    <w:p w:rsidR="00DE4585" w:rsidRPr="00E90AF9" w:rsidRDefault="00DE4585" w:rsidP="00E90AF9">
      <w:pPr>
        <w:pStyle w:val="contenido"/>
        <w:rPr>
          <w:rStyle w:val="contenidoCar"/>
        </w:rPr>
      </w:pPr>
      <w:r w:rsidRPr="00E90AF9">
        <w:rPr>
          <w:rStyle w:val="contenidoCar"/>
          <w:i/>
        </w:rPr>
        <w:t>Mensajes de auto-descriptivo</w:t>
      </w:r>
      <w:r w:rsidRPr="00E90AF9">
        <w:rPr>
          <w:rStyle w:val="contenidoCar"/>
        </w:rPr>
        <w:t xml:space="preserve">. Recursos están desconectados de su representación para que su contenido se </w:t>
      </w:r>
      <w:proofErr w:type="gramStart"/>
      <w:r w:rsidRPr="00E90AF9">
        <w:rPr>
          <w:rStyle w:val="contenidoCar"/>
        </w:rPr>
        <w:t>puede</w:t>
      </w:r>
      <w:proofErr w:type="gramEnd"/>
      <w:r w:rsidRPr="00E90AF9">
        <w:rPr>
          <w:rStyle w:val="contenidoCar"/>
        </w:rPr>
        <w:t xml:space="preserve"> acceder en una variedad de formatos (por ejemplo, HTML, XML, texto plano, PDF, JPEG, etc.) Metadatos sobre el recurso está disponible y se utiliza, por ejemplo, para controlar el almacenamiento en caché, detectar errores de transmisión, negociar el formato de representación adecuada, y llevar a cabo la autenticación o controlar el acceso. Interacciones con estado a través de hipervínculos. Cada interacción con un recurso no tiene estado, es decir, los mensajes de solicitud son autónomos.</w:t>
      </w:r>
    </w:p>
    <w:p w:rsidR="00626810" w:rsidRPr="00E90AF9" w:rsidRDefault="00DE4585" w:rsidP="00E90AF9">
      <w:pPr>
        <w:pStyle w:val="contenido"/>
        <w:rPr>
          <w:rStyle w:val="contenidoCar"/>
        </w:rPr>
      </w:pPr>
      <w:r w:rsidRPr="00E90AF9">
        <w:rPr>
          <w:rStyle w:val="contenidoCar"/>
        </w:rPr>
        <w:t>Interacciones con estado se basan en el concepto de transferencia de estado explícito. Existen varias técnicas para el intercambio de estado, por ejemplo, la reescritura de URI, cookies, y los campos de formulario ocultos. Estado puede ser embebido en los mensajes de respuesta para señalar válidos estados futuros de la interacción.</w:t>
      </w:r>
      <w:r w:rsidR="001447C9" w:rsidRPr="00E90AF9">
        <w:rPr>
          <w:rStyle w:val="contenidoCar"/>
        </w:rPr>
        <w:t xml:space="preserve"> </w:t>
      </w:r>
    </w:p>
    <w:p w:rsidR="005370D0" w:rsidRPr="00E90AF9" w:rsidRDefault="00FA3691" w:rsidP="00D90010">
      <w:pPr>
        <w:pStyle w:val="Nivel4"/>
      </w:pPr>
      <w:bookmarkStart w:id="52" w:name="__RefHeading__1199_328609198"/>
      <w:bookmarkStart w:id="53" w:name="_Toc384986229"/>
      <w:bookmarkStart w:id="54" w:name="__RefHeading__1201_328609198"/>
      <w:bookmarkStart w:id="55" w:name="_Toc384986230"/>
      <w:bookmarkStart w:id="56" w:name="_Toc414268627"/>
      <w:bookmarkEnd w:id="52"/>
      <w:bookmarkEnd w:id="53"/>
      <w:bookmarkEnd w:id="54"/>
      <w:bookmarkEnd w:id="55"/>
      <w:r w:rsidRPr="00E90AF9">
        <w:t>Recursos y  representaciones</w:t>
      </w:r>
      <w:bookmarkEnd w:id="56"/>
    </w:p>
    <w:p w:rsidR="005370D0" w:rsidRPr="00E90AF9" w:rsidRDefault="009C5032" w:rsidP="00E90AF9">
      <w:pPr>
        <w:pStyle w:val="contenido"/>
      </w:pPr>
      <w:sdt>
        <w:sdtPr>
          <w:id w:val="79804539"/>
          <w:citation/>
        </w:sdtPr>
        <w:sdtEndPr/>
        <w:sdtContent>
          <w:r w:rsidR="007B6C47">
            <w:fldChar w:fldCharType="begin"/>
          </w:r>
          <w:r w:rsidR="007B6C47">
            <w:instrText xml:space="preserve"> CITATION Leo131 \l 12298 </w:instrText>
          </w:r>
          <w:r w:rsidR="007B6C47">
            <w:fldChar w:fldCharType="separate"/>
          </w:r>
          <w:r w:rsidR="00F7382D">
            <w:rPr>
              <w:noProof/>
            </w:rPr>
            <w:t>(Richardson &amp; Amundsen, RESTful Web APIs, 2013)</w:t>
          </w:r>
          <w:r w:rsidR="007B6C47">
            <w:fldChar w:fldCharType="end"/>
          </w:r>
        </w:sdtContent>
      </w:sdt>
      <w:r w:rsidR="007B6C47">
        <w:t xml:space="preserve"> </w:t>
      </w:r>
      <w:r w:rsidR="000320EA" w:rsidRPr="00E90AF9">
        <w:t xml:space="preserve"> </w:t>
      </w:r>
      <w:r w:rsidR="00FA3691" w:rsidRPr="00E90AF9">
        <w:t>Rest denomina recursos a los datos estructurados que son objetos de las interacciones entre métodos de HTTP, y  se dice que cualquier cosa que pueda ser almacenado de un computador puede ser un recurso, como documento electrónico, una fila de una base de datos o el resultado de un algoritmo</w:t>
      </w:r>
    </w:p>
    <w:p w:rsidR="005370D0" w:rsidRPr="00E90AF9" w:rsidRDefault="00FA3691" w:rsidP="00E90AF9">
      <w:pPr>
        <w:pStyle w:val="contenido"/>
      </w:pPr>
      <w:r w:rsidRPr="00E90AF9">
        <w:t xml:space="preserve">No solo las cosas almacenadas en un computador pueden ser llamados recursos también  pueden ser recursos artículos tangibles como frutas por ejemplos, y es posible representarlo como recursos a través de la web como por ejemplo como un artículo en de venta o una imagen binaria depende de la aplicación así que por eso decimos sobre las </w:t>
      </w:r>
      <w:r w:rsidRPr="00E90AF9">
        <w:lastRenderedPageBreak/>
        <w:t>representaciones que  puede ser cualquier documento legible que contenga información acerca de un recurso.</w:t>
      </w:r>
    </w:p>
    <w:p w:rsidR="00FB31C3" w:rsidRPr="000E7AD6" w:rsidRDefault="00FB31C3" w:rsidP="00E90AF9">
      <w:pPr>
        <w:pStyle w:val="contenido"/>
      </w:pPr>
      <w:bookmarkStart w:id="57" w:name="__RefHeading__1203_328609198"/>
      <w:bookmarkStart w:id="58" w:name="_Toc384986231"/>
      <w:bookmarkEnd w:id="57"/>
      <w:bookmarkEnd w:id="58"/>
      <w:r w:rsidRPr="00E90AF9">
        <w:br w:type="page"/>
      </w:r>
    </w:p>
    <w:p w:rsidR="00FB31C3" w:rsidRPr="00E90AF9" w:rsidRDefault="00FB31C3" w:rsidP="00E90AF9">
      <w:pPr>
        <w:pStyle w:val="contenido"/>
      </w:pPr>
    </w:p>
    <w:p w:rsidR="00FB31C3" w:rsidRPr="00E90AF9" w:rsidRDefault="00FB31C3" w:rsidP="00E90AF9">
      <w:pPr>
        <w:pStyle w:val="contenido"/>
      </w:pPr>
    </w:p>
    <w:p w:rsidR="00FB31C3" w:rsidRPr="00E90AF9" w:rsidRDefault="00FB31C3" w:rsidP="00E90AF9">
      <w:pPr>
        <w:pStyle w:val="contenido"/>
      </w:pPr>
    </w:p>
    <w:p w:rsidR="00FB31C3" w:rsidRPr="00E90AF9" w:rsidRDefault="00FB31C3" w:rsidP="00E90AF9">
      <w:pPr>
        <w:pStyle w:val="contenido"/>
      </w:pPr>
    </w:p>
    <w:p w:rsidR="00FB31C3" w:rsidRPr="00E90AF9" w:rsidRDefault="00FB31C3" w:rsidP="00E90AF9">
      <w:pPr>
        <w:pStyle w:val="contenido"/>
      </w:pPr>
    </w:p>
    <w:p w:rsidR="00FB31C3" w:rsidRPr="00E90AF9" w:rsidRDefault="00FB31C3" w:rsidP="00E90AF9">
      <w:pPr>
        <w:pStyle w:val="contenido"/>
      </w:pPr>
    </w:p>
    <w:p w:rsidR="00FB31C3" w:rsidRPr="00E90AF9" w:rsidRDefault="00FB31C3" w:rsidP="00E90AF9">
      <w:pPr>
        <w:pStyle w:val="contenido"/>
      </w:pPr>
    </w:p>
    <w:p w:rsidR="00FB31C3" w:rsidRPr="00E90AF9" w:rsidRDefault="00FA3691" w:rsidP="00E90AF9">
      <w:pPr>
        <w:pStyle w:val="Ttulo1"/>
        <w:spacing w:line="360" w:lineRule="auto"/>
        <w:rPr>
          <w:rFonts w:cs="Arial"/>
          <w:szCs w:val="22"/>
        </w:rPr>
      </w:pPr>
      <w:bookmarkStart w:id="59" w:name="_Toc414268628"/>
      <w:r w:rsidRPr="00E90AF9">
        <w:rPr>
          <w:rFonts w:cs="Arial"/>
          <w:szCs w:val="22"/>
        </w:rPr>
        <w:t xml:space="preserve">CAPITULO 2: </w:t>
      </w:r>
      <w:r w:rsidR="00302C41" w:rsidRPr="00E90AF9">
        <w:rPr>
          <w:rFonts w:cs="Arial"/>
          <w:szCs w:val="22"/>
        </w:rPr>
        <w:t>PROBLEMÁTICA</w:t>
      </w:r>
      <w:bookmarkEnd w:id="59"/>
    </w:p>
    <w:p w:rsidR="00FB31C3" w:rsidRPr="00E90AF9" w:rsidRDefault="00FB31C3" w:rsidP="00E90AF9">
      <w:pPr>
        <w:spacing w:line="360" w:lineRule="auto"/>
        <w:jc w:val="both"/>
        <w:rPr>
          <w:rFonts w:ascii="Arial" w:eastAsiaTheme="majorEastAsia" w:hAnsi="Arial" w:cs="Arial"/>
          <w:b/>
          <w:caps/>
          <w:spacing w:val="5"/>
          <w:kern w:val="28"/>
        </w:rPr>
      </w:pPr>
      <w:r w:rsidRPr="00E90AF9">
        <w:rPr>
          <w:rFonts w:ascii="Arial" w:hAnsi="Arial" w:cs="Arial"/>
        </w:rPr>
        <w:br w:type="page"/>
      </w:r>
    </w:p>
    <w:p w:rsidR="005370D0" w:rsidRPr="00E90AF9" w:rsidRDefault="00FA3691" w:rsidP="00333126">
      <w:pPr>
        <w:pStyle w:val="Nivel2"/>
        <w:numPr>
          <w:ilvl w:val="0"/>
          <w:numId w:val="30"/>
        </w:numPr>
      </w:pPr>
      <w:bookmarkStart w:id="60" w:name="_Toc414268629"/>
      <w:r w:rsidRPr="00E90AF9">
        <w:lastRenderedPageBreak/>
        <w:t>Estado actual</w:t>
      </w:r>
      <w:bookmarkEnd w:id="60"/>
    </w:p>
    <w:p w:rsidR="00472444" w:rsidRDefault="00153473" w:rsidP="002C326C">
      <w:pPr>
        <w:pStyle w:val="contenido"/>
      </w:pPr>
      <w:r w:rsidRPr="00E90AF9">
        <w:t xml:space="preserve">La </w:t>
      </w:r>
      <w:r w:rsidR="00746A2E" w:rsidRPr="00E90AF9">
        <w:t xml:space="preserve">documentación dentro del desarrollo de trabajos educativos universitarios es indispensable </w:t>
      </w:r>
      <w:r w:rsidR="00A616DE" w:rsidRPr="00E90AF9">
        <w:t xml:space="preserve">para la </w:t>
      </w:r>
      <w:r w:rsidR="00495DA4" w:rsidRPr="00E90AF9">
        <w:t>difusión</w:t>
      </w:r>
      <w:r w:rsidR="00A616DE" w:rsidRPr="00E90AF9">
        <w:t xml:space="preserve"> de los avances </w:t>
      </w:r>
      <w:r w:rsidR="00C54599">
        <w:t xml:space="preserve">y resultados de investigaciones </w:t>
      </w:r>
      <w:r w:rsidR="00C54599" w:rsidRPr="00E90AF9">
        <w:t xml:space="preserve"> </w:t>
      </w:r>
      <w:r w:rsidR="00C54599">
        <w:t>y experimentos realizados en pro del desarrollo de las ciencias en sus distintas áreas</w:t>
      </w:r>
      <w:r w:rsidR="0089635A">
        <w:t xml:space="preserve">. </w:t>
      </w:r>
      <w:r w:rsidR="00472444">
        <w:t xml:space="preserve">El desarrollo de estos documentos es estructurado pero no deja de ser texto plano el cual se </w:t>
      </w:r>
      <w:r w:rsidR="00642E6C">
        <w:t>encuentra en algún formato digital.</w:t>
      </w:r>
    </w:p>
    <w:p w:rsidR="00610910" w:rsidRDefault="002C326C" w:rsidP="002C326C">
      <w:pPr>
        <w:pStyle w:val="contenido"/>
      </w:pPr>
      <w:r>
        <w:t>En la web l</w:t>
      </w:r>
      <w:r w:rsidR="0089635A">
        <w:t xml:space="preserve">as publicaciones </w:t>
      </w:r>
      <w:r w:rsidR="00D07977">
        <w:t xml:space="preserve"> </w:t>
      </w:r>
      <w:r w:rsidR="0089635A">
        <w:t xml:space="preserve">son </w:t>
      </w:r>
      <w:r w:rsidR="0089635A" w:rsidRPr="00E90AF9">
        <w:t>a</w:t>
      </w:r>
      <w:r w:rsidR="0089635A">
        <w:t xml:space="preserve">lmacenadas y </w:t>
      </w:r>
      <w:r w:rsidR="00963B0C">
        <w:t>presentadas</w:t>
      </w:r>
      <w:r w:rsidR="00767A85">
        <w:t xml:space="preserve"> </w:t>
      </w:r>
      <w:r w:rsidR="0089635A" w:rsidRPr="00E90AF9">
        <w:t xml:space="preserve">de tal forma que </w:t>
      </w:r>
      <w:r w:rsidR="00767A85">
        <w:t>son</w:t>
      </w:r>
      <w:r w:rsidR="0089635A" w:rsidRPr="00E90AF9">
        <w:t xml:space="preserve"> alcanzados por motores de búsquedas</w:t>
      </w:r>
      <w:r w:rsidR="00767A85">
        <w:t xml:space="preserve"> (si es lo que </w:t>
      </w:r>
      <w:r w:rsidR="00EA3F03">
        <w:t>se desea),</w:t>
      </w:r>
      <w:r w:rsidR="00AD743C">
        <w:t xml:space="preserve"> que si bien realizan un procesamiento del texto esto no permite identificar </w:t>
      </w:r>
      <w:r w:rsidR="00642E6C">
        <w:t xml:space="preserve">de forma </w:t>
      </w:r>
      <w:r w:rsidR="00621AB8">
        <w:t>clara</w:t>
      </w:r>
      <w:r w:rsidR="00642E6C">
        <w:t xml:space="preserve"> </w:t>
      </w:r>
      <w:r w:rsidR="00AD743C">
        <w:t>los principales elementos que intervi</w:t>
      </w:r>
      <w:r w:rsidR="00BF59F5">
        <w:t>enen</w:t>
      </w:r>
      <w:r w:rsidR="00621AB8">
        <w:t>.</w:t>
      </w:r>
    </w:p>
    <w:p w:rsidR="00C24BAF" w:rsidRDefault="00C24BAF" w:rsidP="007611DC">
      <w:pPr>
        <w:pStyle w:val="contenido"/>
      </w:pPr>
      <w:r>
        <w:t xml:space="preserve">En este estado el contenido de los documentos no </w:t>
      </w:r>
      <w:r w:rsidR="00472444">
        <w:t>es explotado apropiadamente puesto que en la web e</w:t>
      </w:r>
      <w:r w:rsidR="002106A7">
        <w:t>xisten recursos</w:t>
      </w:r>
      <w:r w:rsidR="007611DC">
        <w:t xml:space="preserve"> </w:t>
      </w:r>
      <w:r w:rsidR="002106A7">
        <w:t>que son representaciones de est</w:t>
      </w:r>
      <w:r w:rsidR="007611DC">
        <w:t>os</w:t>
      </w:r>
      <w:r w:rsidR="00F15116">
        <w:t xml:space="preserve"> elementos</w:t>
      </w:r>
      <w:r w:rsidR="007611DC">
        <w:t xml:space="preserve">, a los que se hace referencia en las publicaciones, </w:t>
      </w:r>
      <w:r w:rsidR="00642E6C">
        <w:t xml:space="preserve">lo cuales en primera instancia permiten ampliar la información sobre sí mismos y </w:t>
      </w:r>
      <w:r w:rsidR="007611DC">
        <w:t>abrir conexiones con otros recursos relacionados con el tema que se trata en la publicación, pero no son directamente referenci</w:t>
      </w:r>
      <w:r w:rsidR="00642E6C">
        <w:t>ados desde la misma.</w:t>
      </w:r>
    </w:p>
    <w:p w:rsidR="00621AB8" w:rsidRDefault="00621AB8" w:rsidP="007611DC">
      <w:pPr>
        <w:pStyle w:val="contenido"/>
      </w:pPr>
      <w:r>
        <w:t xml:space="preserve">El procesamiento de estos documentos es un aspecto natural para los seres humanos, que son capaces de identifican los elementos que intervienen, pero se debe tener en cuenta que en la actualidad no solo humanos navegan por la web haciendo necesario desarrollo de herramientas que permitan a las “maquinas” procesar estos contenidos. </w:t>
      </w:r>
    </w:p>
    <w:p w:rsidR="007073AE" w:rsidRPr="00E90AF9" w:rsidRDefault="007073AE" w:rsidP="00A12447">
      <w:pPr>
        <w:pStyle w:val="Nivel2"/>
      </w:pPr>
      <w:bookmarkStart w:id="61" w:name="_Toc414268630"/>
      <w:r w:rsidRPr="00E90AF9">
        <w:t>Justificación</w:t>
      </w:r>
      <w:bookmarkEnd w:id="61"/>
      <w:r w:rsidRPr="00E90AF9">
        <w:t xml:space="preserve"> </w:t>
      </w:r>
    </w:p>
    <w:p w:rsidR="00C74191" w:rsidRDefault="00C74191" w:rsidP="00E90AF9">
      <w:pPr>
        <w:pStyle w:val="contenido"/>
      </w:pPr>
      <w:r w:rsidRPr="00E90AF9">
        <w:t xml:space="preserve">Teniendo en cuanta la tendencia actual de web, la web semántica que se basa en los principios de datos enlazados, los datos toma un factor importante, por lo cual que estos se encuentren </w:t>
      </w:r>
      <w:r w:rsidR="00BD56EF" w:rsidRPr="00E90AF9">
        <w:t>“</w:t>
      </w:r>
      <w:r w:rsidRPr="00E90AF9">
        <w:t>ocultos</w:t>
      </w:r>
      <w:r w:rsidR="00BD56EF" w:rsidRPr="00E90AF9">
        <w:t>”</w:t>
      </w:r>
      <w:r w:rsidRPr="00E90AF9">
        <w:t xml:space="preserve"> dentro del texto no hace posible su enlace </w:t>
      </w:r>
      <w:r w:rsidR="00BD56EF" w:rsidRPr="00E90AF9">
        <w:t xml:space="preserve">e impide la </w:t>
      </w:r>
      <w:r w:rsidRPr="00E90AF9">
        <w:t>apertura hacia otras fuentes de información.</w:t>
      </w:r>
    </w:p>
    <w:p w:rsidR="00813F27" w:rsidRDefault="00813F27" w:rsidP="00E90AF9">
      <w:pPr>
        <w:pStyle w:val="contenido"/>
      </w:pPr>
      <w:r>
        <w:t xml:space="preserve">En el contexto educativo existen esfuerzos para la publicación de Datos Enlazados, uno de los problemas es las fuentes y sus estructura, como lo exponen </w:t>
      </w:r>
      <w:sdt>
        <w:sdtPr>
          <w:id w:val="-839083637"/>
          <w:citation/>
        </w:sdtPr>
        <w:sdtEndPr/>
        <w:sdtContent>
          <w:r>
            <w:fldChar w:fldCharType="begin"/>
          </w:r>
          <w:r>
            <w:instrText xml:space="preserve"> CITATION Mar12 \l 12298 </w:instrText>
          </w:r>
          <w:r>
            <w:fldChar w:fldCharType="separate"/>
          </w:r>
          <w:r w:rsidR="00F7382D">
            <w:rPr>
              <w:noProof/>
            </w:rPr>
            <w:t>(Valverde, Morocho, &amp; Piedra, 2012)</w:t>
          </w:r>
          <w:r>
            <w:fldChar w:fldCharType="end"/>
          </w:r>
        </w:sdtContent>
      </w:sdt>
      <w:r>
        <w:t xml:space="preserve">, “La información que se posee no se encuentra en un formato estructurado, y la encontramos en documentos de tipo pdf, hojas de excel, word, texto plano y medios digitales como DVD. Adicionalmente, se completó información faltante, a través de búsquedas manuales en páginas web de organismos de educación de cada país. Al contar con información en diversos formatos y no estructurada, se dificulta realizar una </w:t>
      </w:r>
      <w:r>
        <w:lastRenderedPageBreak/>
        <w:t>extracción automática de la información sobre el ámbito que nos interesa, la Legislación de Educación Superior.”</w:t>
      </w:r>
    </w:p>
    <w:p w:rsidR="00C74191" w:rsidRPr="00E90AF9" w:rsidRDefault="00C74191" w:rsidP="00E90AF9">
      <w:pPr>
        <w:pStyle w:val="contenido"/>
      </w:pPr>
      <w:r w:rsidRPr="00E90AF9">
        <w:t>Esto  hace necesario medios que permitan extraer y relacionar estos datos dentro de las publicaciones, de acuerdo a los principio de la web semántica que se encuentra en construcción y que iniciativas como esta ayudan a su expansión.</w:t>
      </w:r>
    </w:p>
    <w:p w:rsidR="009C2543" w:rsidRPr="00E90AF9" w:rsidRDefault="00B26BD2" w:rsidP="00E90AF9">
      <w:pPr>
        <w:pStyle w:val="contenido"/>
      </w:pPr>
      <w:r w:rsidRPr="00E90AF9">
        <w:t>La información escrita es de fácil compresión para las seres humanos, se puede entender palabras por palabra su significado, aun cuando este puede varias de acurdo al contexto en que se encuentre y a la vez modificando en significado de otras palabras.</w:t>
      </w:r>
    </w:p>
    <w:p w:rsidR="00AD69CB" w:rsidRPr="00E90AF9" w:rsidRDefault="00D2582F" w:rsidP="00E90AF9">
      <w:pPr>
        <w:pStyle w:val="contenido"/>
      </w:pPr>
      <w:r w:rsidRPr="00E90AF9">
        <w:t xml:space="preserve">Dentro de un texto existen palabras que son más representativas que otras al momento de dar sentido a toda una sentencia o frase, esto puede ocurrir debido a que </w:t>
      </w:r>
      <w:r w:rsidR="00920AC7" w:rsidRPr="00E90AF9">
        <w:t>una palabra o varias</w:t>
      </w:r>
      <w:r w:rsidRPr="00E90AF9">
        <w:t xml:space="preserve"> palabras</w:t>
      </w:r>
      <w:r w:rsidR="00920AC7" w:rsidRPr="00E90AF9">
        <w:t>,</w:t>
      </w:r>
      <w:r w:rsidRPr="00E90AF9">
        <w:t xml:space="preserve"> más </w:t>
      </w:r>
      <w:r w:rsidR="00384527" w:rsidRPr="00E90AF9">
        <w:t>allá</w:t>
      </w:r>
      <w:r w:rsidRPr="00E90AF9">
        <w:t xml:space="preserve"> de tener un sentido </w:t>
      </w:r>
      <w:r w:rsidR="00F33BF1" w:rsidRPr="00E90AF9">
        <w:t xml:space="preserve">pueden </w:t>
      </w:r>
      <w:r w:rsidRPr="00E90AF9">
        <w:t>ser representaciones que entidades existentes en mundo real, como: personas, lugares, eventos</w:t>
      </w:r>
      <w:r w:rsidR="00AD69CB" w:rsidRPr="00E90AF9">
        <w:t>,</w:t>
      </w:r>
      <w:r w:rsidR="007801E3" w:rsidRPr="00E90AF9">
        <w:t xml:space="preserve"> organizaciones</w:t>
      </w:r>
      <w:r w:rsidR="00AD69CB" w:rsidRPr="00E90AF9">
        <w:t xml:space="preserve"> etc.</w:t>
      </w:r>
      <w:r w:rsidR="007801E3" w:rsidRPr="00E90AF9">
        <w:t xml:space="preserve"> o representen entidades abstractas como la Web y diferentes tecnologías existentes</w:t>
      </w:r>
      <w:r w:rsidR="00AD69CB" w:rsidRPr="00E90AF9">
        <w:t xml:space="preserve">, en sí, un texto plano como tal pude estar relacionado con diferentes </w:t>
      </w:r>
      <w:r w:rsidR="00FD5A44" w:rsidRPr="00E90AF9">
        <w:t xml:space="preserve">representaciones de </w:t>
      </w:r>
      <w:r w:rsidR="00AD69CB" w:rsidRPr="00E90AF9">
        <w:t xml:space="preserve">entidades del mundo real </w:t>
      </w:r>
      <w:r w:rsidR="00FD5A44" w:rsidRPr="00E90AF9">
        <w:t xml:space="preserve">alojadas en la web </w:t>
      </w:r>
      <w:r w:rsidR="00AD69CB" w:rsidRPr="00E90AF9">
        <w:t>por pedio de las palabras.</w:t>
      </w:r>
    </w:p>
    <w:p w:rsidR="00F33BF1" w:rsidRDefault="00920AC7" w:rsidP="00E90AF9">
      <w:pPr>
        <w:pStyle w:val="contenido"/>
      </w:pPr>
      <w:r w:rsidRPr="00E90AF9">
        <w:t xml:space="preserve">Pero el sentido de una frase descansa </w:t>
      </w:r>
      <w:r w:rsidR="000320EA" w:rsidRPr="00E90AF9">
        <w:t xml:space="preserve">en </w:t>
      </w:r>
      <w:r w:rsidRPr="00E90AF9">
        <w:t xml:space="preserve">todas las palabras siendo unas </w:t>
      </w:r>
      <w:r w:rsidR="003C59BB" w:rsidRPr="00E90AF9">
        <w:t>más</w:t>
      </w:r>
      <w:r w:rsidRPr="00E90AF9">
        <w:t xml:space="preserve"> </w:t>
      </w:r>
      <w:r w:rsidR="003C59BB" w:rsidRPr="00E90AF9">
        <w:t>representativas</w:t>
      </w:r>
      <w:r w:rsidRPr="00E90AF9">
        <w:t xml:space="preserve"> que otras como ya </w:t>
      </w:r>
      <w:r w:rsidR="000320EA" w:rsidRPr="00E90AF9">
        <w:t>se ha</w:t>
      </w:r>
      <w:r w:rsidRPr="00E90AF9">
        <w:t xml:space="preserve"> visto</w:t>
      </w:r>
      <w:r w:rsidR="007801E3" w:rsidRPr="00E90AF9">
        <w:t>,</w:t>
      </w:r>
      <w:r w:rsidRPr="00E90AF9">
        <w:t xml:space="preserve"> aunque no nece</w:t>
      </w:r>
      <w:r w:rsidR="003C59BB" w:rsidRPr="00E90AF9">
        <w:t>sariamente es</w:t>
      </w:r>
      <w:r w:rsidR="00746A2E" w:rsidRPr="00E90AF9">
        <w:t>tas tengas representaciones</w:t>
      </w:r>
      <w:r w:rsidR="000320EA" w:rsidRPr="00E90AF9">
        <w:t xml:space="preserve"> en la web</w:t>
      </w:r>
      <w:r w:rsidR="00621AB8">
        <w:t>, su extracción es indispensable para la compresión del contenido</w:t>
      </w:r>
      <w:r w:rsidR="000320EA" w:rsidRPr="00E90AF9">
        <w:t>.</w:t>
      </w:r>
    </w:p>
    <w:p w:rsidR="00C24BAF" w:rsidRPr="00E90AF9" w:rsidRDefault="00C24BAF" w:rsidP="00E90AF9">
      <w:pPr>
        <w:pStyle w:val="contenido"/>
      </w:pPr>
      <w:r>
        <w:t xml:space="preserve">Las publicaciones pueden llegar a contener gran cantidad de texto, pero su estructura exige que posea un campo resumen (etiquetado como </w:t>
      </w:r>
      <w:r w:rsidRPr="006D452F">
        <w:rPr>
          <w:i/>
        </w:rPr>
        <w:t>abstract</w:t>
      </w:r>
      <w:r>
        <w:t xml:space="preserve"> por su escritura en inglés) del trabajo que abarca la publicación, si bien es cierto el mismo no alcanza para redactar todos los esfuerzos realizados en la publicación pero si da una visión general del tema de la misma y nombra los principales “elementos” que han intervenido en trabajo realizado y que se repiten a lo largo del texto de la publicación.</w:t>
      </w:r>
    </w:p>
    <w:p w:rsidR="00F87DF6" w:rsidRPr="00E90AF9" w:rsidRDefault="00F87DF6" w:rsidP="00A12447">
      <w:pPr>
        <w:pStyle w:val="Nivel2"/>
      </w:pPr>
      <w:bookmarkStart w:id="62" w:name="_Toc414268631"/>
      <w:r w:rsidRPr="00E90AF9">
        <w:t>Objetivo General.</w:t>
      </w:r>
      <w:bookmarkEnd w:id="62"/>
    </w:p>
    <w:p w:rsidR="00F87DF6" w:rsidRPr="00E90AF9" w:rsidRDefault="00F87DF6" w:rsidP="00E90AF9">
      <w:pPr>
        <w:pStyle w:val="contenido"/>
      </w:pPr>
      <w:r w:rsidRPr="00E90AF9">
        <w:t>Implementar servicios web para descubrimiento, enlace y enriquecimiento de Datos Enlazados, aplicado a publicaciones universitarias que permitan el enlace con nuevos datos vinculados a LOD Cloud.</w:t>
      </w:r>
    </w:p>
    <w:p w:rsidR="00F87DF6" w:rsidRPr="00E90AF9" w:rsidRDefault="00F87DF6" w:rsidP="00A12447">
      <w:pPr>
        <w:pStyle w:val="Nivel2"/>
      </w:pPr>
      <w:bookmarkStart w:id="63" w:name="_Toc414268632"/>
      <w:r w:rsidRPr="00E90AF9">
        <w:lastRenderedPageBreak/>
        <w:t>Objetivos Específicos</w:t>
      </w:r>
      <w:bookmarkEnd w:id="63"/>
      <w:r w:rsidRPr="00E90AF9">
        <w:t xml:space="preserve">  </w:t>
      </w:r>
    </w:p>
    <w:p w:rsidR="00F87DF6" w:rsidRPr="00E90AF9" w:rsidRDefault="00F9148E" w:rsidP="00E90AF9">
      <w:pPr>
        <w:pStyle w:val="contenido"/>
        <w:numPr>
          <w:ilvl w:val="0"/>
          <w:numId w:val="5"/>
        </w:numPr>
      </w:pPr>
      <w:r>
        <w:t>Implementar</w:t>
      </w:r>
      <w:r w:rsidR="00F87DF6" w:rsidRPr="00E90AF9">
        <w:t xml:space="preserve"> Base de Conocimiento que sirva como fuente de información para el descubrimiento de datos.</w:t>
      </w:r>
    </w:p>
    <w:p w:rsidR="00F87DF6" w:rsidRPr="00E90AF9" w:rsidRDefault="00F87DF6" w:rsidP="00E90AF9">
      <w:pPr>
        <w:pStyle w:val="contenido"/>
        <w:numPr>
          <w:ilvl w:val="0"/>
          <w:numId w:val="5"/>
        </w:numPr>
      </w:pPr>
      <w:r w:rsidRPr="00E90AF9">
        <w:t>Desarrollar Servicios Web para Desambiguación, Enlace, Descubrimiento y Enriquecimiento Datos LOD-Cloud</w:t>
      </w:r>
    </w:p>
    <w:p w:rsidR="00F87DF6" w:rsidRPr="00E90AF9" w:rsidRDefault="00F87DF6" w:rsidP="00E90AF9">
      <w:pPr>
        <w:pStyle w:val="contenido"/>
        <w:numPr>
          <w:ilvl w:val="0"/>
          <w:numId w:val="5"/>
        </w:numPr>
      </w:pPr>
      <w:r w:rsidRPr="00E90AF9">
        <w:t>Implementar Frontal Piloto para Integración de Servicios Web.</w:t>
      </w:r>
    </w:p>
    <w:p w:rsidR="00043514" w:rsidRDefault="00043514">
      <w:pPr>
        <w:rPr>
          <w:rFonts w:ascii="Arial" w:eastAsia="DejaVu Sans" w:hAnsi="Arial" w:cs="Arial"/>
          <w:b/>
          <w:lang w:eastAsia="en-US"/>
        </w:rPr>
      </w:pPr>
      <w:r>
        <w:rPr>
          <w:rFonts w:ascii="Arial" w:hAnsi="Arial" w:cs="Arial"/>
          <w:b/>
        </w:rPr>
        <w:br w:type="page"/>
      </w: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contenido"/>
      </w:pPr>
    </w:p>
    <w:p w:rsidR="00796B9F" w:rsidRPr="00E90AF9" w:rsidRDefault="00796B9F" w:rsidP="00E90AF9">
      <w:pPr>
        <w:pStyle w:val="contenido"/>
      </w:pPr>
    </w:p>
    <w:p w:rsidR="00796B9F" w:rsidRPr="00E90AF9" w:rsidRDefault="00796B9F" w:rsidP="00E90AF9">
      <w:pPr>
        <w:pStyle w:val="contenido"/>
      </w:pPr>
    </w:p>
    <w:p w:rsidR="005370D0" w:rsidRPr="00E90AF9" w:rsidRDefault="00FA3691" w:rsidP="001F0915">
      <w:pPr>
        <w:pStyle w:val="Ttulo"/>
      </w:pPr>
      <w:bookmarkStart w:id="64" w:name="_Toc414268633"/>
      <w:r w:rsidRPr="001F0915">
        <w:t>CAPITULO</w:t>
      </w:r>
      <w:r w:rsidRPr="00E90AF9">
        <w:t xml:space="preserve"> 3</w:t>
      </w:r>
      <w:r w:rsidR="00796B9F" w:rsidRPr="00E90AF9">
        <w:t xml:space="preserve">: </w:t>
      </w:r>
      <w:r w:rsidRPr="00E90AF9">
        <w:t>Solución</w:t>
      </w:r>
      <w:bookmarkEnd w:id="64"/>
    </w:p>
    <w:p w:rsidR="00796B9F" w:rsidRPr="00E90AF9" w:rsidRDefault="00796B9F" w:rsidP="00E90AF9">
      <w:pPr>
        <w:spacing w:line="360" w:lineRule="auto"/>
        <w:rPr>
          <w:rFonts w:ascii="Arial" w:eastAsia="DejaVu Sans" w:hAnsi="Arial" w:cs="Arial"/>
          <w:lang w:eastAsia="en-US"/>
        </w:rPr>
      </w:pPr>
      <w:r w:rsidRPr="00E90AF9">
        <w:rPr>
          <w:rFonts w:ascii="Arial" w:hAnsi="Arial" w:cs="Arial"/>
        </w:rPr>
        <w:br w:type="page"/>
      </w:r>
    </w:p>
    <w:p w:rsidR="001F0915" w:rsidRPr="001F0915" w:rsidRDefault="001F0915" w:rsidP="00333126">
      <w:pPr>
        <w:pStyle w:val="Prrafodelista"/>
        <w:keepNext/>
        <w:keepLines/>
        <w:numPr>
          <w:ilvl w:val="0"/>
          <w:numId w:val="13"/>
        </w:numPr>
        <w:suppressAutoHyphens w:val="0"/>
        <w:spacing w:before="240" w:after="240" w:line="360" w:lineRule="auto"/>
        <w:contextualSpacing w:val="0"/>
        <w:jc w:val="both"/>
        <w:outlineLvl w:val="0"/>
        <w:rPr>
          <w:rFonts w:ascii="Arial" w:eastAsiaTheme="majorEastAsia" w:hAnsi="Arial" w:cstheme="majorBidi"/>
          <w:b/>
          <w:bCs/>
          <w:vanish/>
          <w:szCs w:val="28"/>
          <w:lang w:eastAsia="es-EC"/>
        </w:rPr>
      </w:pPr>
      <w:bookmarkStart w:id="65" w:name="_Toc391288964"/>
      <w:bookmarkStart w:id="66" w:name="_Toc391399466"/>
      <w:bookmarkStart w:id="67" w:name="_Toc391677434"/>
      <w:bookmarkStart w:id="68" w:name="_Toc391685470"/>
      <w:bookmarkStart w:id="69" w:name="_Toc392493747"/>
      <w:bookmarkStart w:id="70" w:name="_Toc392493800"/>
      <w:bookmarkStart w:id="71" w:name="_Toc392581704"/>
      <w:bookmarkStart w:id="72" w:name="_Toc393116788"/>
      <w:bookmarkStart w:id="73" w:name="_Toc393116911"/>
      <w:bookmarkStart w:id="74" w:name="_Toc393116994"/>
      <w:bookmarkStart w:id="75" w:name="_Toc393117053"/>
      <w:bookmarkStart w:id="76" w:name="_Toc393117328"/>
      <w:bookmarkStart w:id="77" w:name="_Toc395165768"/>
      <w:bookmarkStart w:id="78" w:name="_Toc399864491"/>
      <w:bookmarkStart w:id="79" w:name="_Toc399864555"/>
      <w:bookmarkStart w:id="80" w:name="_Toc400125885"/>
      <w:bookmarkStart w:id="81" w:name="_Toc400125952"/>
      <w:bookmarkStart w:id="82" w:name="_Toc400366753"/>
      <w:bookmarkStart w:id="83" w:name="_Toc400366837"/>
      <w:bookmarkStart w:id="84" w:name="_Toc400372902"/>
      <w:bookmarkStart w:id="85" w:name="_Toc403042692"/>
      <w:bookmarkStart w:id="86" w:name="_Toc403114479"/>
      <w:bookmarkStart w:id="87" w:name="_Toc414268470"/>
      <w:bookmarkStart w:id="88" w:name="_Toc414268552"/>
      <w:bookmarkStart w:id="89" w:name="_Toc41426863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5370D0" w:rsidRPr="00E90AF9" w:rsidRDefault="00FA3691" w:rsidP="00333126">
      <w:pPr>
        <w:pStyle w:val="Nivel2"/>
        <w:numPr>
          <w:ilvl w:val="0"/>
          <w:numId w:val="31"/>
        </w:numPr>
      </w:pPr>
      <w:bookmarkStart w:id="90" w:name="_Toc414268635"/>
      <w:r w:rsidRPr="00F83B6C">
        <w:t>Propuesta</w:t>
      </w:r>
      <w:bookmarkEnd w:id="90"/>
    </w:p>
    <w:p w:rsidR="000320EA" w:rsidRPr="00E90AF9" w:rsidRDefault="00243E6C" w:rsidP="00E90AF9">
      <w:pPr>
        <w:pStyle w:val="contenido"/>
      </w:pPr>
      <w:r w:rsidRPr="00E90AF9">
        <w:t xml:space="preserve">Los datos que se encuentran dentro del texto tanto de las publicaciones como de fuentes en general, se encurtan relacionados con otros temas y fuentes de datos, </w:t>
      </w:r>
      <w:r w:rsidR="007F4076" w:rsidRPr="00E90AF9">
        <w:t>a lo</w:t>
      </w:r>
      <w:r w:rsidR="00143F59" w:rsidRPr="00E90AF9">
        <w:t>s</w:t>
      </w:r>
      <w:r w:rsidR="007F4076" w:rsidRPr="00E90AF9">
        <w:t xml:space="preserve"> que por medio este proyecto se tra</w:t>
      </w:r>
      <w:r w:rsidR="003A1082" w:rsidRPr="00E90AF9">
        <w:t>tara de acceder, extraer,</w:t>
      </w:r>
      <w:r w:rsidR="007F4076" w:rsidRPr="00E90AF9">
        <w:t xml:space="preserve"> relacionar</w:t>
      </w:r>
      <w:r w:rsidR="003A1082" w:rsidRPr="00E90AF9">
        <w:t xml:space="preserve"> y enlazar</w:t>
      </w:r>
      <w:r w:rsidR="007F4076" w:rsidRPr="00E90AF9">
        <w:t xml:space="preserve"> con fuentes de información abierta como</w:t>
      </w:r>
      <w:r w:rsidR="003A1082" w:rsidRPr="00E90AF9">
        <w:t xml:space="preserve"> </w:t>
      </w:r>
      <w:r w:rsidR="008E3B65" w:rsidRPr="00E90AF9">
        <w:t xml:space="preserve">lo </w:t>
      </w:r>
      <w:r w:rsidR="003A1082" w:rsidRPr="00E90AF9">
        <w:t xml:space="preserve">es </w:t>
      </w:r>
      <w:r w:rsidR="001F0915">
        <w:t>DBpedia</w:t>
      </w:r>
      <w:r w:rsidR="00A65A9F" w:rsidRPr="00E90AF9">
        <w:t xml:space="preserve"> (que se basa en los principios de los Datos Enlazados)</w:t>
      </w:r>
      <w:r w:rsidR="003A1082" w:rsidRPr="00E90AF9">
        <w:t xml:space="preserve">, esto permitirá el enriquecimiento </w:t>
      </w:r>
      <w:r w:rsidR="00A01E64" w:rsidRPr="00E90AF9">
        <w:t>del contenido</w:t>
      </w:r>
      <w:r w:rsidR="00143F59" w:rsidRPr="00E90AF9">
        <w:t>.</w:t>
      </w:r>
      <w:r w:rsidR="00A67313" w:rsidRPr="00E90AF9">
        <w:t xml:space="preserve"> </w:t>
      </w:r>
    </w:p>
    <w:p w:rsidR="00143F59" w:rsidRPr="00E90AF9" w:rsidRDefault="00A01E64" w:rsidP="00E90AF9">
      <w:pPr>
        <w:pStyle w:val="contenido"/>
      </w:pPr>
      <w:r w:rsidRPr="00E90AF9">
        <w:t xml:space="preserve">Esta propuesta </w:t>
      </w:r>
      <w:r w:rsidR="007C6BB8" w:rsidRPr="00E90AF9">
        <w:t xml:space="preserve">utiliza </w:t>
      </w:r>
      <w:r w:rsidR="00B17559" w:rsidRPr="00E90AF9">
        <w:t>Servicios W</w:t>
      </w:r>
      <w:r w:rsidRPr="00E90AF9">
        <w:t xml:space="preserve">eb Rest </w:t>
      </w:r>
      <w:r w:rsidR="00B17559" w:rsidRPr="00E90AF9">
        <w:t xml:space="preserve">lo </w:t>
      </w:r>
      <w:r w:rsidRPr="00E90AF9">
        <w:t xml:space="preserve">que </w:t>
      </w:r>
      <w:r w:rsidR="007C6BB8" w:rsidRPr="00E90AF9">
        <w:t>permite</w:t>
      </w:r>
      <w:r w:rsidRPr="00E90AF9">
        <w:t xml:space="preserve"> una independencia de </w:t>
      </w:r>
      <w:r w:rsidR="00B17559" w:rsidRPr="00E90AF9">
        <w:t>la fuente de origen de texto</w:t>
      </w:r>
      <w:r w:rsidR="00897231" w:rsidRPr="00E90AF9">
        <w:t xml:space="preserve"> a ser analizado</w:t>
      </w:r>
      <w:r w:rsidR="009745A6" w:rsidRPr="00E90AF9">
        <w:t>,</w:t>
      </w:r>
      <w:r w:rsidR="00897231" w:rsidRPr="00E90AF9">
        <w:t xml:space="preserve"> con la lógica de la aplicación propuesta</w:t>
      </w:r>
      <w:r w:rsidR="00807ED9" w:rsidRPr="00E90AF9">
        <w:t xml:space="preserve"> y esta </w:t>
      </w:r>
      <w:r w:rsidR="008E3B65" w:rsidRPr="00E90AF9">
        <w:t xml:space="preserve">a su vez </w:t>
      </w:r>
      <w:r w:rsidR="009745A6" w:rsidRPr="00E90AF9">
        <w:t>devuelve</w:t>
      </w:r>
      <w:r w:rsidR="007C6BB8" w:rsidRPr="00E90AF9">
        <w:t xml:space="preserve"> </w:t>
      </w:r>
      <w:r w:rsidR="00807ED9" w:rsidRPr="00E90AF9">
        <w:t xml:space="preserve">un resultado en </w:t>
      </w:r>
      <w:r w:rsidR="00DF4889" w:rsidRPr="00E90AF9">
        <w:t xml:space="preserve">que en este caso será </w:t>
      </w:r>
      <w:r w:rsidR="00807ED9" w:rsidRPr="00E90AF9">
        <w:t xml:space="preserve">formato </w:t>
      </w:r>
      <w:r w:rsidR="00A37F12" w:rsidRPr="00E90AF9">
        <w:t>JSON</w:t>
      </w:r>
      <w:r w:rsidR="00807ED9" w:rsidRPr="00E90AF9">
        <w:rPr>
          <w:rStyle w:val="Refdenotaalpie"/>
        </w:rPr>
        <w:footnoteReference w:id="29"/>
      </w:r>
      <w:r w:rsidR="00807ED9" w:rsidRPr="00E90AF9">
        <w:t xml:space="preserve"> (JavaScript Object Notation - Notación de Objetos de JavaScript) </w:t>
      </w:r>
      <w:r w:rsidR="007C6BB8" w:rsidRPr="00E90AF9">
        <w:t>que es ampliamente conocido y utiliza</w:t>
      </w:r>
      <w:r w:rsidR="009745A6" w:rsidRPr="00E90AF9">
        <w:t>do para el intercambio de datos, hacia el cliente que consume el servicio.</w:t>
      </w:r>
    </w:p>
    <w:p w:rsidR="003777D2" w:rsidRPr="00E90AF9" w:rsidRDefault="003777D2" w:rsidP="00E90AF9">
      <w:pPr>
        <w:pStyle w:val="contenido"/>
      </w:pPr>
      <w:r w:rsidRPr="00E90AF9">
        <w:t>La lógica que se pro</w:t>
      </w:r>
      <w:r w:rsidR="003131A5" w:rsidRPr="00E90AF9">
        <w:t xml:space="preserve">pone es explicada en la Figura </w:t>
      </w:r>
      <w:r w:rsidR="001B45B4">
        <w:t>10</w:t>
      </w:r>
      <w:r w:rsidRPr="00E90AF9">
        <w:t xml:space="preserve">, en donde las interacciones inician con el ingreso del texto a ser analizado, en el cual se aplican las diferentes tecnologías revisadas en </w:t>
      </w:r>
      <w:r w:rsidR="00E03A99" w:rsidRPr="00E90AF9">
        <w:t>c</w:t>
      </w:r>
      <w:r w:rsidRPr="00E90AF9">
        <w:t>apítulos 1 de este documento, para obtener como resultado entidades y keywords estructurados en formato JSON, que estarán desambiguadas y enlazadas, de existir un recurso al c</w:t>
      </w:r>
      <w:r w:rsidR="001F0915">
        <w:t>ual corresponda dentro del Dataset</w:t>
      </w:r>
      <w:r w:rsidRPr="00E90AF9">
        <w:t xml:space="preserve"> de </w:t>
      </w:r>
      <w:r w:rsidR="001F0915">
        <w:t>DBpedia</w:t>
      </w:r>
      <w:r w:rsidRPr="00E90AF9">
        <w:t xml:space="preserve">, es decir que no todos las entidades que </w:t>
      </w:r>
      <w:r w:rsidR="000320EA" w:rsidRPr="00E90AF9">
        <w:t>se encuentren</w:t>
      </w:r>
      <w:r w:rsidRPr="00E90AF9">
        <w:t xml:space="preserve"> dentro del texto de una p</w:t>
      </w:r>
      <w:r w:rsidR="00EF0D79" w:rsidRPr="00E90AF9">
        <w:t>ublicación es referenciado en</w:t>
      </w:r>
      <w:r w:rsidRPr="00E90AF9">
        <w:t xml:space="preserve"> </w:t>
      </w:r>
      <w:r w:rsidR="001F0915">
        <w:t>DBpedia</w:t>
      </w:r>
      <w:r w:rsidRPr="00E90AF9">
        <w:t xml:space="preserve">. </w:t>
      </w:r>
    </w:p>
    <w:p w:rsidR="003777D2" w:rsidRPr="00E90AF9" w:rsidRDefault="003777D2" w:rsidP="00E90AF9">
      <w:pPr>
        <w:pStyle w:val="contenido"/>
      </w:pPr>
      <w:r w:rsidRPr="00E90AF9">
        <w:t xml:space="preserve">Puesto que </w:t>
      </w:r>
      <w:r w:rsidR="000320EA" w:rsidRPr="00E90AF9">
        <w:t>los esfuerzos se concentraran</w:t>
      </w:r>
      <w:r w:rsidRPr="00E90AF9">
        <w:t xml:space="preserve"> en los </w:t>
      </w:r>
      <w:r w:rsidRPr="00E90AF9">
        <w:rPr>
          <w:i/>
        </w:rPr>
        <w:t>abstracts</w:t>
      </w:r>
      <w:r w:rsidRPr="00E90AF9">
        <w:t xml:space="preserve"> de las publicaciones y que esto se redactados en idioma ingles a pesar de que se trate de una publicación en español, se limitara el desarrollo de la soluciona este idioma.</w:t>
      </w:r>
    </w:p>
    <w:p w:rsidR="003777D2" w:rsidRDefault="003777D2" w:rsidP="00E90AF9">
      <w:pPr>
        <w:pStyle w:val="contenido"/>
      </w:pPr>
      <w:r w:rsidRPr="00E90AF9">
        <w:t xml:space="preserve">Esta propuesta se surge como solución para el descubrimiento de datos en el texto de los </w:t>
      </w:r>
      <w:r w:rsidRPr="00E90AF9">
        <w:rPr>
          <w:i/>
        </w:rPr>
        <w:t>abstracts</w:t>
      </w:r>
      <w:r w:rsidRPr="00E90AF9">
        <w:t xml:space="preserve"> de las publicaciones universitarias, pero debido a la gran cantidad de recursos de diversos temas que se encuentran actualmente disponibles en </w:t>
      </w:r>
      <w:r w:rsidR="001F0915">
        <w:t>DBpedia</w:t>
      </w:r>
      <w:r w:rsidRPr="00E90AF9">
        <w:t>, se puede aplicar a cualquier texto (en idioma ingles) para esto se implementa un interfaz gráfica web donde el usuario puede insertar su texto y ver el resultado.</w:t>
      </w:r>
    </w:p>
    <w:p w:rsidR="00585F5A" w:rsidRPr="00E90AF9" w:rsidRDefault="00671592" w:rsidP="00585F5A">
      <w:pPr>
        <w:pStyle w:val="contenido"/>
        <w:keepNext/>
        <w:spacing w:after="0" w:line="240" w:lineRule="auto"/>
        <w:jc w:val="center"/>
      </w:pPr>
      <w:r w:rsidRPr="00E90AF9">
        <w:object w:dxaOrig="13676" w:dyaOrig="3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0.35pt;height:127.25pt" o:ole="">
            <v:imagedata r:id="rId21" o:title=""/>
          </v:shape>
          <o:OLEObject Type="Embed" ProgID="Visio.Drawing.11" ShapeID="_x0000_i1025" DrawAspect="Content" ObjectID="_1492593346" r:id="rId22"/>
        </w:object>
      </w:r>
    </w:p>
    <w:p w:rsidR="00585F5A" w:rsidRPr="002B3123" w:rsidRDefault="00585F5A" w:rsidP="00585F5A">
      <w:pPr>
        <w:pStyle w:val="titulosTF"/>
        <w:spacing w:after="0"/>
      </w:pPr>
      <w:bookmarkStart w:id="91" w:name="_Toc414268691"/>
      <w:r w:rsidRPr="002B3123">
        <w:t xml:space="preserve">Figura </w:t>
      </w:r>
      <w:r w:rsidR="009C5032">
        <w:fldChar w:fldCharType="begin"/>
      </w:r>
      <w:r w:rsidR="009C5032">
        <w:instrText xml:space="preserve"> SEQ Figura \* ARABIC </w:instrText>
      </w:r>
      <w:r w:rsidR="009C5032">
        <w:fldChar w:fldCharType="separate"/>
      </w:r>
      <w:r w:rsidR="007B6AFC">
        <w:rPr>
          <w:noProof/>
        </w:rPr>
        <w:t>8</w:t>
      </w:r>
      <w:r w:rsidR="009C5032">
        <w:rPr>
          <w:noProof/>
        </w:rPr>
        <w:fldChar w:fldCharType="end"/>
      </w:r>
      <w:r w:rsidRPr="002B3123">
        <w:t>. Lógica propuesta para la Aplicación</w:t>
      </w:r>
      <w:bookmarkEnd w:id="91"/>
    </w:p>
    <w:p w:rsidR="00585F5A" w:rsidRPr="002B3123" w:rsidRDefault="00585F5A" w:rsidP="00585F5A">
      <w:pPr>
        <w:pStyle w:val="titulosTF"/>
      </w:pPr>
      <w:r w:rsidRPr="002B3123">
        <w:t>Fuente: (Propio)</w:t>
      </w:r>
    </w:p>
    <w:p w:rsidR="00585F5A" w:rsidRPr="00E90AF9" w:rsidRDefault="00585F5A" w:rsidP="00E90AF9">
      <w:pPr>
        <w:pStyle w:val="contenido"/>
      </w:pPr>
    </w:p>
    <w:p w:rsidR="005370D0" w:rsidRPr="00E90AF9" w:rsidRDefault="00FA3691" w:rsidP="00A12447">
      <w:pPr>
        <w:pStyle w:val="Nivel2"/>
      </w:pPr>
      <w:bookmarkStart w:id="92" w:name="_Toc414268636"/>
      <w:r w:rsidRPr="00E90AF9">
        <w:t>Metodología</w:t>
      </w:r>
      <w:bookmarkEnd w:id="92"/>
    </w:p>
    <w:p w:rsidR="00177AB7" w:rsidRPr="00E90AF9" w:rsidRDefault="007963A6" w:rsidP="00E90AF9">
      <w:pPr>
        <w:pStyle w:val="contenido"/>
      </w:pPr>
      <w:r w:rsidRPr="00E90AF9">
        <w:t xml:space="preserve">Para el desarrollo del </w:t>
      </w:r>
      <w:r w:rsidR="00177AB7" w:rsidRPr="00E90AF9">
        <w:t>proyecto de software se propone</w:t>
      </w:r>
      <w:r w:rsidRPr="00E90AF9">
        <w:t xml:space="preserve"> una metodología de desarrollo en prototipos, </w:t>
      </w:r>
      <w:r w:rsidR="00F77067" w:rsidRPr="00E90AF9">
        <w:t xml:space="preserve">con el fin </w:t>
      </w:r>
      <w:r w:rsidR="00177AB7" w:rsidRPr="00E90AF9">
        <w:t xml:space="preserve">que en el desarrollo del producto de software </w:t>
      </w:r>
      <w:r w:rsidR="00F77067" w:rsidRPr="00E90AF9">
        <w:t xml:space="preserve">adicionar </w:t>
      </w:r>
      <w:r w:rsidR="00177AB7" w:rsidRPr="00E90AF9">
        <w:t xml:space="preserve"> funcionalidades</w:t>
      </w:r>
      <w:r w:rsidR="00F77067" w:rsidRPr="00E90AF9">
        <w:t xml:space="preserve"> al sistema de forma incremental</w:t>
      </w:r>
      <w:r w:rsidR="00FC2253" w:rsidRPr="00E90AF9">
        <w:t>, los cuales se dispondrán en forma de Servicios Web de acuerdo con los objetivos del proyecto.</w:t>
      </w:r>
    </w:p>
    <w:p w:rsidR="002C5406" w:rsidRPr="00E90AF9" w:rsidRDefault="000320EA" w:rsidP="00E90AF9">
      <w:pPr>
        <w:pStyle w:val="contenido"/>
      </w:pPr>
      <w:r w:rsidRPr="00E90AF9">
        <w:t>Por lo cual se decide por el</w:t>
      </w:r>
      <w:r w:rsidR="00FE53E0" w:rsidRPr="00E90AF9">
        <w:t xml:space="preserve"> “proceso” de desarrollo </w:t>
      </w:r>
      <w:r w:rsidR="00AF7AE4" w:rsidRPr="00E90AF9">
        <w:t>ICONIX</w:t>
      </w:r>
      <w:r w:rsidR="002C5406" w:rsidRPr="00E90AF9">
        <w:t>,</w:t>
      </w:r>
      <w:r w:rsidR="00AF7AE4" w:rsidRPr="00E90AF9">
        <w:t xml:space="preserve"> </w:t>
      </w:r>
      <w:r w:rsidRPr="00E90AF9">
        <w:t xml:space="preserve">que </w:t>
      </w:r>
      <w:r w:rsidR="002C5406" w:rsidRPr="00E90AF9">
        <w:t xml:space="preserve">está entre la complejidad de RUP (Rational Unified Processes) y la simplicidad y pragmatismo de XP (Extreme programming), sin eliminar las tareas de análisis y de diseño que XP no completa. </w:t>
      </w:r>
      <w:sdt>
        <w:sdtPr>
          <w:id w:val="-330528681"/>
          <w:citation/>
        </w:sdtPr>
        <w:sdtEndPr/>
        <w:sdtContent>
          <w:r w:rsidR="002C5406" w:rsidRPr="00E90AF9">
            <w:fldChar w:fldCharType="begin"/>
          </w:r>
          <w:r w:rsidR="002C5406" w:rsidRPr="00E90AF9">
            <w:instrText xml:space="preserve">CITATION Car14 \l 12298 </w:instrText>
          </w:r>
          <w:r w:rsidR="002C5406" w:rsidRPr="00E90AF9">
            <w:fldChar w:fldCharType="separate"/>
          </w:r>
          <w:r w:rsidR="00F7382D">
            <w:rPr>
              <w:noProof/>
            </w:rPr>
            <w:t>(San Martin Oliva)</w:t>
          </w:r>
          <w:r w:rsidR="002C5406" w:rsidRPr="00E90AF9">
            <w:fldChar w:fldCharType="end"/>
          </w:r>
        </w:sdtContent>
      </w:sdt>
    </w:p>
    <w:p w:rsidR="00F8629E" w:rsidRPr="00E90AF9" w:rsidRDefault="00A251FA" w:rsidP="00D90010">
      <w:pPr>
        <w:pStyle w:val="Nivel3"/>
      </w:pPr>
      <w:r w:rsidRPr="00E90AF9">
        <w:t xml:space="preserve"> </w:t>
      </w:r>
      <w:bookmarkStart w:id="93" w:name="_Toc414268637"/>
      <w:r w:rsidR="00AF7AE4" w:rsidRPr="00E90AF9">
        <w:t>Fases de desarrollo</w:t>
      </w:r>
      <w:bookmarkEnd w:id="93"/>
      <w:r w:rsidR="00AF7AE4" w:rsidRPr="00E90AF9">
        <w:tab/>
      </w:r>
    </w:p>
    <w:p w:rsidR="00111BD4" w:rsidRPr="00E90AF9" w:rsidRDefault="00873861" w:rsidP="00E90AF9">
      <w:pPr>
        <w:pStyle w:val="contenido"/>
      </w:pPr>
      <w:r w:rsidRPr="00E90AF9">
        <w:t>Se establece las siguientes f</w:t>
      </w:r>
      <w:r w:rsidR="00A251FA" w:rsidRPr="00E90AF9">
        <w:t xml:space="preserve">ases de </w:t>
      </w:r>
      <w:r w:rsidR="00111BD4" w:rsidRPr="00E90AF9">
        <w:t>desarrollo</w:t>
      </w:r>
      <w:r w:rsidR="00FE53E0" w:rsidRPr="00E90AF9">
        <w:t xml:space="preserve"> </w:t>
      </w:r>
      <w:r w:rsidR="00111BD4" w:rsidRPr="00E90AF9">
        <w:t xml:space="preserve">de  acuerdo con </w:t>
      </w:r>
      <w:r w:rsidR="008563F6" w:rsidRPr="00E90AF9">
        <w:t xml:space="preserve">metodología </w:t>
      </w:r>
      <w:r w:rsidR="00111BD4" w:rsidRPr="00E90AF9">
        <w:t>ICONIX</w:t>
      </w:r>
      <w:r w:rsidR="008563F6" w:rsidRPr="00E90AF9">
        <w:t>, con las respectivas tareas y resultados esperados de las iteraciones de estas fases</w:t>
      </w:r>
      <w:r w:rsidR="00111BD4" w:rsidRPr="00E90AF9">
        <w:t>.</w:t>
      </w:r>
    </w:p>
    <w:p w:rsidR="00674AB9" w:rsidRDefault="00674AB9" w:rsidP="00674AB9">
      <w:pPr>
        <w:pStyle w:val="contenido"/>
        <w:spacing w:after="0"/>
        <w:ind w:firstLine="708"/>
      </w:pPr>
      <w:bookmarkStart w:id="94" w:name="_Toc414268741"/>
      <w:r>
        <w:t xml:space="preserve">Tabla </w:t>
      </w:r>
      <w:r w:rsidR="009C5032">
        <w:fldChar w:fldCharType="begin"/>
      </w:r>
      <w:r w:rsidR="009C5032">
        <w:instrText xml:space="preserve"> SEQ Tabla \* ARABIC </w:instrText>
      </w:r>
      <w:r w:rsidR="009C5032">
        <w:fldChar w:fldCharType="separate"/>
      </w:r>
      <w:r w:rsidR="007B6AFC">
        <w:rPr>
          <w:noProof/>
        </w:rPr>
        <w:t>10</w:t>
      </w:r>
      <w:r w:rsidR="009C5032">
        <w:rPr>
          <w:noProof/>
        </w:rPr>
        <w:fldChar w:fldCharType="end"/>
      </w:r>
      <w:r>
        <w:t>: Fases de desarrollo del proyecto</w:t>
      </w:r>
      <w:bookmarkEnd w:id="94"/>
    </w:p>
    <w:tbl>
      <w:tblPr>
        <w:tblStyle w:val="Sombreadomedio1"/>
        <w:tblW w:w="0" w:type="auto"/>
        <w:jc w:val="center"/>
        <w:tblLook w:val="04A0" w:firstRow="1" w:lastRow="0" w:firstColumn="1" w:lastColumn="0" w:noHBand="0" w:noVBand="1"/>
      </w:tblPr>
      <w:tblGrid>
        <w:gridCol w:w="1891"/>
        <w:gridCol w:w="3498"/>
        <w:gridCol w:w="2837"/>
      </w:tblGrid>
      <w:tr w:rsidR="004271FA" w:rsidRPr="00E90AF9" w:rsidTr="00585F5A">
        <w:trPr>
          <w:cnfStyle w:val="100000000000" w:firstRow="1" w:lastRow="0" w:firstColumn="0" w:lastColumn="0" w:oddVBand="0" w:evenVBand="0" w:oddHBand="0"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1891" w:type="dxa"/>
            <w:vAlign w:val="center"/>
          </w:tcPr>
          <w:p w:rsidR="004271FA" w:rsidRPr="00E90AF9" w:rsidRDefault="004271FA" w:rsidP="00585F5A">
            <w:pPr>
              <w:pStyle w:val="contenido"/>
              <w:spacing w:line="276" w:lineRule="auto"/>
              <w:jc w:val="center"/>
            </w:pPr>
            <w:r w:rsidRPr="00E90AF9">
              <w:t>Fase</w:t>
            </w:r>
          </w:p>
        </w:tc>
        <w:tc>
          <w:tcPr>
            <w:tcW w:w="3498" w:type="dxa"/>
            <w:vAlign w:val="center"/>
          </w:tcPr>
          <w:p w:rsidR="004271FA" w:rsidRPr="00E90AF9" w:rsidRDefault="004271FA" w:rsidP="00585F5A">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Tarea</w:t>
            </w:r>
          </w:p>
        </w:tc>
        <w:tc>
          <w:tcPr>
            <w:tcW w:w="2837" w:type="dxa"/>
            <w:vAlign w:val="center"/>
          </w:tcPr>
          <w:p w:rsidR="004271FA" w:rsidRPr="00E90AF9" w:rsidRDefault="004271FA" w:rsidP="00585F5A">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Resultado</w:t>
            </w:r>
          </w:p>
        </w:tc>
      </w:tr>
      <w:tr w:rsidR="004271FA" w:rsidRPr="00E90AF9" w:rsidTr="00585F5A">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891" w:type="dxa"/>
            <w:vAlign w:val="center"/>
          </w:tcPr>
          <w:p w:rsidR="004271FA" w:rsidRPr="00E90AF9" w:rsidRDefault="00506E2F" w:rsidP="00585F5A">
            <w:pPr>
              <w:pStyle w:val="contenido"/>
              <w:spacing w:line="276" w:lineRule="auto"/>
              <w:jc w:val="left"/>
            </w:pPr>
            <w:r w:rsidRPr="00E90AF9">
              <w:t>Análisis</w:t>
            </w:r>
            <w:r w:rsidR="004271FA" w:rsidRPr="00E90AF9">
              <w:t xml:space="preserve"> de requerimientos</w:t>
            </w:r>
          </w:p>
        </w:tc>
        <w:tc>
          <w:tcPr>
            <w:tcW w:w="3498" w:type="dxa"/>
            <w:vAlign w:val="center"/>
          </w:tcPr>
          <w:p w:rsidR="004271FA" w:rsidRPr="00E90AF9" w:rsidRDefault="00506E2F" w:rsidP="00333126">
            <w:pPr>
              <w:pStyle w:val="contenido"/>
              <w:numPr>
                <w:ilvl w:val="0"/>
                <w:numId w:val="6"/>
              </w:numPr>
              <w:spacing w:line="276" w:lineRule="auto"/>
              <w:jc w:val="left"/>
              <w:cnfStyle w:val="000000100000" w:firstRow="0" w:lastRow="0" w:firstColumn="0" w:lastColumn="0" w:oddVBand="0" w:evenVBand="0" w:oddHBand="1" w:evenHBand="0" w:firstRowFirstColumn="0" w:firstRowLastColumn="0" w:lastRowFirstColumn="0" w:lastRowLastColumn="0"/>
            </w:pPr>
            <w:r w:rsidRPr="00E90AF9">
              <w:t>Identificar objetos del mundo real que interviene en el proceso</w:t>
            </w:r>
          </w:p>
          <w:p w:rsidR="00506E2F" w:rsidRPr="00E90AF9" w:rsidRDefault="00506E2F" w:rsidP="00333126">
            <w:pPr>
              <w:pStyle w:val="contenido"/>
              <w:numPr>
                <w:ilvl w:val="0"/>
                <w:numId w:val="6"/>
              </w:numPr>
              <w:spacing w:line="276" w:lineRule="auto"/>
              <w:jc w:val="left"/>
              <w:cnfStyle w:val="000000100000" w:firstRow="0" w:lastRow="0" w:firstColumn="0" w:lastColumn="0" w:oddVBand="0" w:evenVBand="0" w:oddHBand="1" w:evenHBand="0" w:firstRowFirstColumn="0" w:firstRowLastColumn="0" w:lastRowFirstColumn="0" w:lastRowLastColumn="0"/>
            </w:pPr>
            <w:r w:rsidRPr="00E90AF9">
              <w:t>Identificar actores involucrados</w:t>
            </w:r>
          </w:p>
          <w:p w:rsidR="00506E2F" w:rsidRPr="00E90AF9" w:rsidRDefault="00506E2F" w:rsidP="00333126">
            <w:pPr>
              <w:pStyle w:val="contenido"/>
              <w:numPr>
                <w:ilvl w:val="0"/>
                <w:numId w:val="6"/>
              </w:numPr>
              <w:spacing w:line="276" w:lineRule="auto"/>
              <w:jc w:val="left"/>
              <w:cnfStyle w:val="000000100000" w:firstRow="0" w:lastRow="0" w:firstColumn="0" w:lastColumn="0" w:oddVBand="0" w:evenVBand="0" w:oddHBand="1" w:evenHBand="0" w:firstRowFirstColumn="0" w:firstRowLastColumn="0" w:lastRowFirstColumn="0" w:lastRowLastColumn="0"/>
            </w:pPr>
            <w:r w:rsidRPr="00E90AF9">
              <w:t>Identificar casos de uso del sistema en interacciones con actores identificados</w:t>
            </w:r>
          </w:p>
        </w:tc>
        <w:tc>
          <w:tcPr>
            <w:tcW w:w="2837" w:type="dxa"/>
            <w:vAlign w:val="center"/>
          </w:tcPr>
          <w:p w:rsidR="00952A2E" w:rsidRPr="00E90AF9" w:rsidRDefault="00952A2E" w:rsidP="00333126">
            <w:pPr>
              <w:pStyle w:val="contenido"/>
              <w:numPr>
                <w:ilvl w:val="0"/>
                <w:numId w:val="6"/>
              </w:numPr>
              <w:spacing w:line="276" w:lineRule="auto"/>
              <w:jc w:val="left"/>
              <w:cnfStyle w:val="000000100000" w:firstRow="0" w:lastRow="0" w:firstColumn="0" w:lastColumn="0" w:oddVBand="0" w:evenVBand="0" w:oddHBand="1" w:evenHBand="0" w:firstRowFirstColumn="0" w:firstRowLastColumn="0" w:lastRowFirstColumn="0" w:lastRowLastColumn="0"/>
            </w:pPr>
            <w:r w:rsidRPr="00E90AF9">
              <w:t>Requerimientos</w:t>
            </w:r>
          </w:p>
          <w:p w:rsidR="004271FA" w:rsidRPr="00E90AF9" w:rsidRDefault="00506E2F" w:rsidP="00333126">
            <w:pPr>
              <w:pStyle w:val="contenido"/>
              <w:numPr>
                <w:ilvl w:val="0"/>
                <w:numId w:val="6"/>
              </w:numPr>
              <w:spacing w:line="276" w:lineRule="auto"/>
              <w:jc w:val="left"/>
              <w:cnfStyle w:val="000000100000" w:firstRow="0" w:lastRow="0" w:firstColumn="0" w:lastColumn="0" w:oddVBand="0" w:evenVBand="0" w:oddHBand="1" w:evenHBand="0" w:firstRowFirstColumn="0" w:firstRowLastColumn="0" w:lastRowFirstColumn="0" w:lastRowLastColumn="0"/>
            </w:pPr>
            <w:r w:rsidRPr="00E90AF9">
              <w:t>Modelo de dominio</w:t>
            </w:r>
          </w:p>
          <w:p w:rsidR="00506E2F" w:rsidRPr="00E90AF9" w:rsidRDefault="00506E2F" w:rsidP="00333126">
            <w:pPr>
              <w:pStyle w:val="contenido"/>
              <w:numPr>
                <w:ilvl w:val="0"/>
                <w:numId w:val="6"/>
              </w:numPr>
              <w:spacing w:line="276" w:lineRule="auto"/>
              <w:jc w:val="left"/>
              <w:cnfStyle w:val="000000100000" w:firstRow="0" w:lastRow="0" w:firstColumn="0" w:lastColumn="0" w:oddVBand="0" w:evenVBand="0" w:oddHBand="1" w:evenHBand="0" w:firstRowFirstColumn="0" w:firstRowLastColumn="0" w:lastRowFirstColumn="0" w:lastRowLastColumn="0"/>
            </w:pPr>
            <w:r w:rsidRPr="00E90AF9">
              <w:t>Modelo de caso de uso</w:t>
            </w:r>
          </w:p>
        </w:tc>
      </w:tr>
      <w:tr w:rsidR="004271FA" w:rsidRPr="00E90AF9" w:rsidTr="00585F5A">
        <w:trPr>
          <w:cnfStyle w:val="000000010000" w:firstRow="0" w:lastRow="0" w:firstColumn="0" w:lastColumn="0" w:oddVBand="0" w:evenVBand="0" w:oddHBand="0" w:evenHBand="1" w:firstRowFirstColumn="0" w:firstRowLastColumn="0" w:lastRowFirstColumn="0" w:lastRowLastColumn="0"/>
          <w:trHeight w:val="967"/>
          <w:jc w:val="center"/>
        </w:trPr>
        <w:tc>
          <w:tcPr>
            <w:cnfStyle w:val="001000000000" w:firstRow="0" w:lastRow="0" w:firstColumn="1" w:lastColumn="0" w:oddVBand="0" w:evenVBand="0" w:oddHBand="0" w:evenHBand="0" w:firstRowFirstColumn="0" w:firstRowLastColumn="0" w:lastRowFirstColumn="0" w:lastRowLastColumn="0"/>
            <w:tcW w:w="1891" w:type="dxa"/>
            <w:vAlign w:val="center"/>
          </w:tcPr>
          <w:p w:rsidR="004271FA" w:rsidRPr="00E90AF9" w:rsidRDefault="004271FA" w:rsidP="00585F5A">
            <w:pPr>
              <w:pStyle w:val="contenido"/>
              <w:spacing w:line="276" w:lineRule="auto"/>
              <w:jc w:val="left"/>
            </w:pPr>
            <w:r w:rsidRPr="00E90AF9">
              <w:lastRenderedPageBreak/>
              <w:t>Diseño pre</w:t>
            </w:r>
            <w:r w:rsidR="00506E2F" w:rsidRPr="00E90AF9">
              <w:t>limi</w:t>
            </w:r>
            <w:r w:rsidRPr="00E90AF9">
              <w:t>nar</w:t>
            </w:r>
          </w:p>
        </w:tc>
        <w:tc>
          <w:tcPr>
            <w:tcW w:w="3498" w:type="dxa"/>
            <w:vAlign w:val="center"/>
          </w:tcPr>
          <w:p w:rsidR="004271FA" w:rsidRPr="00E90AF9" w:rsidRDefault="00E7106A" w:rsidP="00333126">
            <w:pPr>
              <w:pStyle w:val="contenido"/>
              <w:numPr>
                <w:ilvl w:val="0"/>
                <w:numId w:val="6"/>
              </w:numPr>
              <w:spacing w:line="276" w:lineRule="auto"/>
              <w:jc w:val="left"/>
              <w:cnfStyle w:val="000000010000" w:firstRow="0" w:lastRow="0" w:firstColumn="0" w:lastColumn="0" w:oddVBand="0" w:evenVBand="0" w:oddHBand="0" w:evenHBand="1" w:firstRowFirstColumn="0" w:firstRowLastColumn="0" w:lastRowFirstColumn="0" w:lastRowLastColumn="0"/>
            </w:pPr>
            <w:r w:rsidRPr="00E90AF9">
              <w:t>Describir los casos de uso como un flujo de acciones</w:t>
            </w:r>
          </w:p>
          <w:p w:rsidR="00E7106A" w:rsidRPr="00E90AF9" w:rsidRDefault="00E7106A" w:rsidP="00333126">
            <w:pPr>
              <w:pStyle w:val="contenido"/>
              <w:numPr>
                <w:ilvl w:val="0"/>
                <w:numId w:val="6"/>
              </w:numPr>
              <w:spacing w:line="276" w:lineRule="auto"/>
              <w:jc w:val="left"/>
              <w:cnfStyle w:val="000000010000" w:firstRow="0" w:lastRow="0" w:firstColumn="0" w:lastColumn="0" w:oddVBand="0" w:evenVBand="0" w:oddHBand="0" w:evenHBand="1" w:firstRowFirstColumn="0" w:firstRowLastColumn="0" w:lastRowFirstColumn="0" w:lastRowLastColumn="0"/>
            </w:pPr>
            <w:r w:rsidRPr="00E90AF9">
              <w:t>Verificar el diseño</w:t>
            </w:r>
          </w:p>
        </w:tc>
        <w:tc>
          <w:tcPr>
            <w:tcW w:w="2837" w:type="dxa"/>
            <w:vAlign w:val="center"/>
          </w:tcPr>
          <w:p w:rsidR="004271FA" w:rsidRPr="00E90AF9" w:rsidRDefault="00B92069" w:rsidP="00333126">
            <w:pPr>
              <w:pStyle w:val="contenido"/>
              <w:numPr>
                <w:ilvl w:val="0"/>
                <w:numId w:val="6"/>
              </w:numPr>
              <w:spacing w:line="276" w:lineRule="auto"/>
              <w:jc w:val="left"/>
              <w:cnfStyle w:val="000000010000" w:firstRow="0" w:lastRow="0" w:firstColumn="0" w:lastColumn="0" w:oddVBand="0" w:evenVBand="0" w:oddHBand="0" w:evenHBand="1" w:firstRowFirstColumn="0" w:firstRowLastColumn="0" w:lastRowFirstColumn="0" w:lastRowLastColumn="0"/>
            </w:pPr>
            <w:r w:rsidRPr="00E90AF9">
              <w:t>Especificación de casos de uso</w:t>
            </w:r>
          </w:p>
        </w:tc>
      </w:tr>
      <w:tr w:rsidR="004271FA" w:rsidRPr="00E90AF9" w:rsidTr="00585F5A">
        <w:trPr>
          <w:cnfStyle w:val="000000100000" w:firstRow="0" w:lastRow="0" w:firstColumn="0" w:lastColumn="0" w:oddVBand="0" w:evenVBand="0" w:oddHBand="1" w:evenHBand="0" w:firstRowFirstColumn="0" w:firstRowLastColumn="0" w:lastRowFirstColumn="0" w:lastRowLastColumn="0"/>
          <w:trHeight w:val="1264"/>
          <w:jc w:val="center"/>
        </w:trPr>
        <w:tc>
          <w:tcPr>
            <w:cnfStyle w:val="001000000000" w:firstRow="0" w:lastRow="0" w:firstColumn="1" w:lastColumn="0" w:oddVBand="0" w:evenVBand="0" w:oddHBand="0" w:evenHBand="0" w:firstRowFirstColumn="0" w:firstRowLastColumn="0" w:lastRowFirstColumn="0" w:lastRowLastColumn="0"/>
            <w:tcW w:w="1891" w:type="dxa"/>
            <w:vAlign w:val="center"/>
          </w:tcPr>
          <w:p w:rsidR="004271FA" w:rsidRPr="00E90AF9" w:rsidRDefault="00506E2F" w:rsidP="00585F5A">
            <w:pPr>
              <w:pStyle w:val="contenido"/>
              <w:spacing w:line="276" w:lineRule="auto"/>
              <w:jc w:val="left"/>
            </w:pPr>
            <w:r w:rsidRPr="00E90AF9">
              <w:t>Diseño</w:t>
            </w:r>
          </w:p>
        </w:tc>
        <w:tc>
          <w:tcPr>
            <w:tcW w:w="3498" w:type="dxa"/>
            <w:vAlign w:val="center"/>
          </w:tcPr>
          <w:p w:rsidR="004271FA" w:rsidRPr="00E90AF9" w:rsidRDefault="00E7106A" w:rsidP="00333126">
            <w:pPr>
              <w:pStyle w:val="contenido"/>
              <w:numPr>
                <w:ilvl w:val="0"/>
                <w:numId w:val="6"/>
              </w:numPr>
              <w:spacing w:line="276" w:lineRule="auto"/>
              <w:jc w:val="left"/>
              <w:cnfStyle w:val="000000100000" w:firstRow="0" w:lastRow="0" w:firstColumn="0" w:lastColumn="0" w:oddVBand="0" w:evenVBand="0" w:oddHBand="1" w:evenHBand="0" w:firstRowFirstColumn="0" w:firstRowLastColumn="0" w:lastRowFirstColumn="0" w:lastRowLastColumn="0"/>
            </w:pPr>
            <w:r w:rsidRPr="00E90AF9">
              <w:t>Especificar comportamiento a través de diagrama de secuencias</w:t>
            </w:r>
          </w:p>
          <w:p w:rsidR="00E7106A" w:rsidRPr="00E90AF9" w:rsidRDefault="00E7106A" w:rsidP="00333126">
            <w:pPr>
              <w:pStyle w:val="contenido"/>
              <w:numPr>
                <w:ilvl w:val="0"/>
                <w:numId w:val="6"/>
              </w:numPr>
              <w:spacing w:line="276" w:lineRule="auto"/>
              <w:jc w:val="left"/>
              <w:cnfStyle w:val="000000100000" w:firstRow="0" w:lastRow="0" w:firstColumn="0" w:lastColumn="0" w:oddVBand="0" w:evenVBand="0" w:oddHBand="1" w:evenHBand="0" w:firstRowFirstColumn="0" w:firstRowLastColumn="0" w:lastRowFirstColumn="0" w:lastRowLastColumn="0"/>
            </w:pPr>
            <w:r w:rsidRPr="00E90AF9">
              <w:t>Verificar el diseño</w:t>
            </w:r>
          </w:p>
        </w:tc>
        <w:tc>
          <w:tcPr>
            <w:tcW w:w="2837" w:type="dxa"/>
            <w:vAlign w:val="center"/>
          </w:tcPr>
          <w:p w:rsidR="004271FA" w:rsidRPr="00E90AF9" w:rsidRDefault="00B92069" w:rsidP="00333126">
            <w:pPr>
              <w:pStyle w:val="contenido"/>
              <w:numPr>
                <w:ilvl w:val="0"/>
                <w:numId w:val="6"/>
              </w:numPr>
              <w:spacing w:line="276" w:lineRule="auto"/>
              <w:jc w:val="left"/>
              <w:cnfStyle w:val="000000100000" w:firstRow="0" w:lastRow="0" w:firstColumn="0" w:lastColumn="0" w:oddVBand="0" w:evenVBand="0" w:oddHBand="1" w:evenHBand="0" w:firstRowFirstColumn="0" w:firstRowLastColumn="0" w:lastRowFirstColumn="0" w:lastRowLastColumn="0"/>
            </w:pPr>
            <w:r w:rsidRPr="00E90AF9">
              <w:t>Diagrama de secuencias</w:t>
            </w:r>
          </w:p>
        </w:tc>
      </w:tr>
      <w:tr w:rsidR="004271FA" w:rsidRPr="00E90AF9" w:rsidTr="00585F5A">
        <w:trPr>
          <w:cnfStyle w:val="000000010000" w:firstRow="0" w:lastRow="0" w:firstColumn="0" w:lastColumn="0" w:oddVBand="0" w:evenVBand="0" w:oddHBand="0" w:evenHBand="1" w:firstRowFirstColumn="0" w:firstRowLastColumn="0" w:lastRowFirstColumn="0" w:lastRowLastColumn="0"/>
          <w:trHeight w:val="749"/>
          <w:jc w:val="center"/>
        </w:trPr>
        <w:tc>
          <w:tcPr>
            <w:cnfStyle w:val="001000000000" w:firstRow="0" w:lastRow="0" w:firstColumn="1" w:lastColumn="0" w:oddVBand="0" w:evenVBand="0" w:oddHBand="0" w:evenHBand="0" w:firstRowFirstColumn="0" w:firstRowLastColumn="0" w:lastRowFirstColumn="0" w:lastRowLastColumn="0"/>
            <w:tcW w:w="1891" w:type="dxa"/>
            <w:vAlign w:val="center"/>
          </w:tcPr>
          <w:p w:rsidR="004271FA" w:rsidRPr="00E90AF9" w:rsidRDefault="004271FA" w:rsidP="00585F5A">
            <w:pPr>
              <w:pStyle w:val="contenido"/>
              <w:spacing w:line="276" w:lineRule="auto"/>
              <w:jc w:val="left"/>
            </w:pPr>
            <w:r w:rsidRPr="00E90AF9">
              <w:t>Implementación</w:t>
            </w:r>
          </w:p>
        </w:tc>
        <w:tc>
          <w:tcPr>
            <w:tcW w:w="3498" w:type="dxa"/>
            <w:vAlign w:val="center"/>
          </w:tcPr>
          <w:p w:rsidR="004271FA" w:rsidRPr="00E90AF9" w:rsidRDefault="00B92069" w:rsidP="00333126">
            <w:pPr>
              <w:pStyle w:val="contenido"/>
              <w:numPr>
                <w:ilvl w:val="0"/>
                <w:numId w:val="6"/>
              </w:numPr>
              <w:spacing w:line="276" w:lineRule="auto"/>
              <w:jc w:val="left"/>
              <w:cnfStyle w:val="000000010000" w:firstRow="0" w:lastRow="0" w:firstColumn="0" w:lastColumn="0" w:oddVBand="0" w:evenVBand="0" w:oddHBand="0" w:evenHBand="1" w:firstRowFirstColumn="0" w:firstRowLastColumn="0" w:lastRowFirstColumn="0" w:lastRowLastColumn="0"/>
            </w:pPr>
            <w:r w:rsidRPr="00E90AF9">
              <w:t>Escribir código</w:t>
            </w:r>
          </w:p>
          <w:p w:rsidR="00B92069" w:rsidRPr="00E90AF9" w:rsidRDefault="00B92069" w:rsidP="00333126">
            <w:pPr>
              <w:pStyle w:val="contenido"/>
              <w:numPr>
                <w:ilvl w:val="0"/>
                <w:numId w:val="6"/>
              </w:numPr>
              <w:spacing w:line="276" w:lineRule="auto"/>
              <w:jc w:val="left"/>
              <w:cnfStyle w:val="000000010000" w:firstRow="0" w:lastRow="0" w:firstColumn="0" w:lastColumn="0" w:oddVBand="0" w:evenVBand="0" w:oddHBand="0" w:evenHBand="1" w:firstRowFirstColumn="0" w:firstRowLastColumn="0" w:lastRowFirstColumn="0" w:lastRowLastColumn="0"/>
            </w:pPr>
            <w:r w:rsidRPr="00E90AF9">
              <w:t>Realizar pruebas</w:t>
            </w:r>
          </w:p>
        </w:tc>
        <w:tc>
          <w:tcPr>
            <w:tcW w:w="2837" w:type="dxa"/>
            <w:vAlign w:val="center"/>
          </w:tcPr>
          <w:p w:rsidR="004271FA" w:rsidRPr="00E90AF9" w:rsidRDefault="00B92069" w:rsidP="00333126">
            <w:pPr>
              <w:pStyle w:val="contenido"/>
              <w:numPr>
                <w:ilvl w:val="0"/>
                <w:numId w:val="6"/>
              </w:numPr>
              <w:spacing w:line="276" w:lineRule="auto"/>
              <w:jc w:val="left"/>
              <w:cnfStyle w:val="000000010000" w:firstRow="0" w:lastRow="0" w:firstColumn="0" w:lastColumn="0" w:oddVBand="0" w:evenVBand="0" w:oddHBand="0" w:evenHBand="1" w:firstRowFirstColumn="0" w:firstRowLastColumn="0" w:lastRowFirstColumn="0" w:lastRowLastColumn="0"/>
            </w:pPr>
            <w:r w:rsidRPr="00E90AF9">
              <w:t>Código</w:t>
            </w:r>
          </w:p>
          <w:p w:rsidR="00B92069" w:rsidRPr="00E90AF9" w:rsidRDefault="00B92069" w:rsidP="00333126">
            <w:pPr>
              <w:pStyle w:val="contenido"/>
              <w:numPr>
                <w:ilvl w:val="0"/>
                <w:numId w:val="6"/>
              </w:numPr>
              <w:spacing w:line="276" w:lineRule="auto"/>
              <w:jc w:val="left"/>
              <w:cnfStyle w:val="000000010000" w:firstRow="0" w:lastRow="0" w:firstColumn="0" w:lastColumn="0" w:oddVBand="0" w:evenVBand="0" w:oddHBand="0" w:evenHBand="1" w:firstRowFirstColumn="0" w:firstRowLastColumn="0" w:lastRowFirstColumn="0" w:lastRowLastColumn="0"/>
            </w:pPr>
            <w:r w:rsidRPr="00E90AF9">
              <w:t>P</w:t>
            </w:r>
            <w:r w:rsidR="00111BD4" w:rsidRPr="00E90AF9">
              <w:t>ruebas</w:t>
            </w:r>
          </w:p>
        </w:tc>
      </w:tr>
    </w:tbl>
    <w:p w:rsidR="00674AB9" w:rsidRDefault="00674AB9" w:rsidP="00674AB9">
      <w:pPr>
        <w:pStyle w:val="contenido"/>
        <w:ind w:firstLine="360"/>
      </w:pPr>
      <w:r>
        <w:t>Fuente (propio)</w:t>
      </w:r>
    </w:p>
    <w:p w:rsidR="004271FA" w:rsidRPr="00E90AF9" w:rsidRDefault="004271FA" w:rsidP="00A12447">
      <w:pPr>
        <w:pStyle w:val="Nivel2"/>
      </w:pPr>
      <w:bookmarkStart w:id="95" w:name="_Toc414268638"/>
      <w:r w:rsidRPr="00E90AF9">
        <w:t>Desarrollo</w:t>
      </w:r>
      <w:bookmarkEnd w:id="95"/>
    </w:p>
    <w:p w:rsidR="004271FA" w:rsidRPr="00F83B6C" w:rsidRDefault="002D703A" w:rsidP="00D90010">
      <w:pPr>
        <w:pStyle w:val="Nivel3"/>
      </w:pPr>
      <w:bookmarkStart w:id="96" w:name="_Toc414268639"/>
      <w:r w:rsidRPr="00F83B6C">
        <w:t>Análisis de requerimientos</w:t>
      </w:r>
      <w:bookmarkEnd w:id="96"/>
    </w:p>
    <w:p w:rsidR="000F4511" w:rsidRPr="00E90AF9" w:rsidRDefault="008563F6" w:rsidP="00F83B6C">
      <w:pPr>
        <w:pStyle w:val="contenido"/>
        <w:spacing w:after="0"/>
      </w:pPr>
      <w:r w:rsidRPr="00E90AF9">
        <w:t xml:space="preserve">A partir de las primeras reuniones se determina los requerimientos funcionales con los debe contar la propuesta de software a desarrollar y se inicia con </w:t>
      </w:r>
      <w:r w:rsidR="000F4511" w:rsidRPr="00E90AF9">
        <w:t xml:space="preserve">la </w:t>
      </w:r>
      <w:r w:rsidRPr="00E90AF9">
        <w:t xml:space="preserve">formalización de estos requerimientos </w:t>
      </w:r>
      <w:r w:rsidR="000F4511" w:rsidRPr="00E90AF9">
        <w:t>y luego con su necesario análisis.</w:t>
      </w:r>
    </w:p>
    <w:p w:rsidR="002D703A" w:rsidRPr="00E90AF9" w:rsidRDefault="002D703A" w:rsidP="00D90010">
      <w:pPr>
        <w:pStyle w:val="Nivel4"/>
      </w:pPr>
      <w:bookmarkStart w:id="97" w:name="_Toc414268640"/>
      <w:r w:rsidRPr="00E90AF9">
        <w:t>Requerimientos</w:t>
      </w:r>
      <w:bookmarkEnd w:id="97"/>
      <w:r w:rsidRPr="00E90AF9">
        <w:t xml:space="preserve"> </w:t>
      </w:r>
    </w:p>
    <w:p w:rsidR="002D703A" w:rsidRPr="00E90AF9" w:rsidRDefault="002D703A" w:rsidP="00E90AF9">
      <w:pPr>
        <w:pStyle w:val="contenido"/>
      </w:pPr>
      <w:r w:rsidRPr="00E90AF9">
        <w:t>Los requerimientos descritos a continuación definen el comportamiento del sistema</w:t>
      </w:r>
      <w:r w:rsidR="003074BC" w:rsidRPr="00E90AF9">
        <w:t xml:space="preserve"> para obtener los resultados esperados.</w:t>
      </w:r>
      <w:r w:rsidR="00D80E09" w:rsidRPr="00E90AF9">
        <w:rPr>
          <w:rStyle w:val="Refdenotaalpie"/>
        </w:rPr>
        <w:footnoteReference w:id="30"/>
      </w:r>
      <w:r w:rsidR="000F4511" w:rsidRPr="00E90AF9">
        <w:t xml:space="preserve"> Estos requerimientos forman la base del desarrollo y se complementa con requerimientos no funcionales que los cuales serán implementados con la finalidad de agregar calidad al producto frente al usuario que lo va a utilizar.</w:t>
      </w:r>
    </w:p>
    <w:p w:rsidR="00674AB9" w:rsidRPr="00674AB9" w:rsidRDefault="00674AB9" w:rsidP="00674AB9">
      <w:pPr>
        <w:pStyle w:val="contenido"/>
        <w:spacing w:after="0"/>
        <w:rPr>
          <w:sz w:val="20"/>
        </w:rPr>
      </w:pPr>
      <w:bookmarkStart w:id="98" w:name="_Toc414268742"/>
      <w:r w:rsidRPr="00674AB9">
        <w:rPr>
          <w:sz w:val="20"/>
        </w:rPr>
        <w:t xml:space="preserve">Tabla </w:t>
      </w:r>
      <w:r w:rsidRPr="00674AB9">
        <w:rPr>
          <w:sz w:val="20"/>
        </w:rPr>
        <w:fldChar w:fldCharType="begin"/>
      </w:r>
      <w:r w:rsidRPr="00674AB9">
        <w:rPr>
          <w:sz w:val="20"/>
        </w:rPr>
        <w:instrText xml:space="preserve"> SEQ Tabla \* ARABIC </w:instrText>
      </w:r>
      <w:r w:rsidRPr="00674AB9">
        <w:rPr>
          <w:sz w:val="20"/>
        </w:rPr>
        <w:fldChar w:fldCharType="separate"/>
      </w:r>
      <w:r w:rsidR="007B6AFC">
        <w:rPr>
          <w:noProof/>
          <w:sz w:val="20"/>
        </w:rPr>
        <w:t>11</w:t>
      </w:r>
      <w:r w:rsidRPr="00674AB9">
        <w:rPr>
          <w:sz w:val="20"/>
        </w:rPr>
        <w:fldChar w:fldCharType="end"/>
      </w:r>
      <w:r w:rsidRPr="00674AB9">
        <w:rPr>
          <w:sz w:val="20"/>
        </w:rPr>
        <w:t>: Resumen de requerimientos funcionales</w:t>
      </w:r>
      <w:bookmarkEnd w:id="98"/>
    </w:p>
    <w:tbl>
      <w:tblPr>
        <w:tblStyle w:val="Listaclara"/>
        <w:tblW w:w="0" w:type="auto"/>
        <w:tblLook w:val="04A0" w:firstRow="1" w:lastRow="0" w:firstColumn="1" w:lastColumn="0" w:noHBand="0" w:noVBand="1"/>
      </w:tblPr>
      <w:tblGrid>
        <w:gridCol w:w="1472"/>
        <w:gridCol w:w="3008"/>
        <w:gridCol w:w="4182"/>
      </w:tblGrid>
      <w:tr w:rsidR="00893E13" w:rsidRPr="00E90AF9" w:rsidTr="00585F5A">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1472" w:type="dxa"/>
            <w:vAlign w:val="center"/>
          </w:tcPr>
          <w:p w:rsidR="00893E13" w:rsidRPr="00E90AF9" w:rsidRDefault="00893E13" w:rsidP="00585F5A">
            <w:pPr>
              <w:pStyle w:val="contenido"/>
              <w:spacing w:line="276" w:lineRule="auto"/>
              <w:jc w:val="center"/>
            </w:pPr>
            <w:r w:rsidRPr="00E90AF9">
              <w:t>Código</w:t>
            </w:r>
          </w:p>
        </w:tc>
        <w:tc>
          <w:tcPr>
            <w:tcW w:w="3008" w:type="dxa"/>
            <w:vAlign w:val="center"/>
          </w:tcPr>
          <w:p w:rsidR="00893E13" w:rsidRPr="00E90AF9" w:rsidRDefault="00F933F1" w:rsidP="00585F5A">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Requerimiento</w:t>
            </w:r>
          </w:p>
        </w:tc>
        <w:tc>
          <w:tcPr>
            <w:tcW w:w="4182" w:type="dxa"/>
            <w:vAlign w:val="center"/>
          </w:tcPr>
          <w:p w:rsidR="00F933F1" w:rsidRPr="00E90AF9" w:rsidRDefault="00F933F1" w:rsidP="00585F5A">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Descripción</w:t>
            </w:r>
          </w:p>
        </w:tc>
      </w:tr>
      <w:tr w:rsidR="00893E13" w:rsidRPr="00E90AF9" w:rsidTr="00585F5A">
        <w:trPr>
          <w:cnfStyle w:val="000000100000" w:firstRow="0" w:lastRow="0" w:firstColumn="0" w:lastColumn="0" w:oddVBand="0" w:evenVBand="0" w:oddHBand="1" w:evenHBand="0" w:firstRowFirstColumn="0" w:firstRowLastColumn="0" w:lastRowFirstColumn="0" w:lastRowLastColumn="0"/>
          <w:trHeight w:val="1144"/>
        </w:trPr>
        <w:tc>
          <w:tcPr>
            <w:cnfStyle w:val="001000000000" w:firstRow="0" w:lastRow="0" w:firstColumn="1" w:lastColumn="0" w:oddVBand="0" w:evenVBand="0" w:oddHBand="0" w:evenHBand="0" w:firstRowFirstColumn="0" w:firstRowLastColumn="0" w:lastRowFirstColumn="0" w:lastRowLastColumn="0"/>
            <w:tcW w:w="1472" w:type="dxa"/>
            <w:vAlign w:val="center"/>
          </w:tcPr>
          <w:p w:rsidR="00893E13" w:rsidRPr="00E90AF9" w:rsidRDefault="00AC18A1" w:rsidP="00585F5A">
            <w:pPr>
              <w:pStyle w:val="contenido"/>
              <w:spacing w:line="276" w:lineRule="auto"/>
              <w:jc w:val="left"/>
            </w:pPr>
            <w:r w:rsidRPr="00E90AF9">
              <w:t>REQ001</w:t>
            </w:r>
          </w:p>
        </w:tc>
        <w:tc>
          <w:tcPr>
            <w:tcW w:w="3008" w:type="dxa"/>
            <w:vAlign w:val="center"/>
          </w:tcPr>
          <w:p w:rsidR="00893E13" w:rsidRPr="00E90AF9" w:rsidRDefault="002E35AF" w:rsidP="00585F5A">
            <w:pPr>
              <w:pStyle w:val="contenido"/>
              <w:spacing w:line="276" w:lineRule="auto"/>
              <w:jc w:val="left"/>
              <w:cnfStyle w:val="000000100000" w:firstRow="0" w:lastRow="0" w:firstColumn="0" w:lastColumn="0" w:oddVBand="0" w:evenVBand="0" w:oddHBand="1" w:evenHBand="0" w:firstRowFirstColumn="0" w:firstRowLastColumn="0" w:lastRowFirstColumn="0" w:lastRowLastColumn="0"/>
            </w:pPr>
            <w:r w:rsidRPr="00E90AF9">
              <w:t>Extraer entidades y palabra relevantes</w:t>
            </w:r>
          </w:p>
        </w:tc>
        <w:tc>
          <w:tcPr>
            <w:tcW w:w="4182" w:type="dxa"/>
            <w:vAlign w:val="center"/>
          </w:tcPr>
          <w:p w:rsidR="00893E13" w:rsidRPr="00E90AF9" w:rsidRDefault="00BB469D" w:rsidP="00585F5A">
            <w:pPr>
              <w:pStyle w:val="contenido"/>
              <w:spacing w:line="276" w:lineRule="auto"/>
              <w:jc w:val="left"/>
              <w:cnfStyle w:val="000000100000" w:firstRow="0" w:lastRow="0" w:firstColumn="0" w:lastColumn="0" w:oddVBand="0" w:evenVBand="0" w:oddHBand="1" w:evenHBand="0" w:firstRowFirstColumn="0" w:firstRowLastColumn="0" w:lastRowFirstColumn="0" w:lastRowLastColumn="0"/>
            </w:pPr>
            <w:r w:rsidRPr="00E90AF9">
              <w:t>Descubrir datos relevantes en el texto, a quien se describe y las palabra relevantes que lo acompañan</w:t>
            </w:r>
          </w:p>
        </w:tc>
      </w:tr>
      <w:tr w:rsidR="002E35AF" w:rsidRPr="00E90AF9" w:rsidTr="00585F5A">
        <w:trPr>
          <w:trHeight w:val="1129"/>
        </w:trPr>
        <w:tc>
          <w:tcPr>
            <w:cnfStyle w:val="001000000000" w:firstRow="0" w:lastRow="0" w:firstColumn="1" w:lastColumn="0" w:oddVBand="0" w:evenVBand="0" w:oddHBand="0" w:evenHBand="0" w:firstRowFirstColumn="0" w:firstRowLastColumn="0" w:lastRowFirstColumn="0" w:lastRowLastColumn="0"/>
            <w:tcW w:w="1472" w:type="dxa"/>
            <w:vAlign w:val="center"/>
          </w:tcPr>
          <w:p w:rsidR="002E35AF" w:rsidRPr="00E90AF9" w:rsidRDefault="00AC18A1" w:rsidP="00585F5A">
            <w:pPr>
              <w:pStyle w:val="contenido"/>
              <w:spacing w:line="276" w:lineRule="auto"/>
              <w:jc w:val="left"/>
            </w:pPr>
            <w:r w:rsidRPr="00E90AF9">
              <w:t>REQ002</w:t>
            </w:r>
          </w:p>
        </w:tc>
        <w:tc>
          <w:tcPr>
            <w:tcW w:w="3008" w:type="dxa"/>
            <w:vAlign w:val="center"/>
          </w:tcPr>
          <w:p w:rsidR="002E35AF" w:rsidRPr="00E90AF9" w:rsidRDefault="002E35AF" w:rsidP="00585F5A">
            <w:pPr>
              <w:pStyle w:val="contenido"/>
              <w:spacing w:line="276" w:lineRule="auto"/>
              <w:jc w:val="left"/>
              <w:cnfStyle w:val="000000000000" w:firstRow="0" w:lastRow="0" w:firstColumn="0" w:lastColumn="0" w:oddVBand="0" w:evenVBand="0" w:oddHBand="0" w:evenHBand="0" w:firstRowFirstColumn="0" w:firstRowLastColumn="0" w:lastRowFirstColumn="0" w:lastRowLastColumn="0"/>
            </w:pPr>
            <w:r w:rsidRPr="00E90AF9">
              <w:t>Enlazar entidades y palabra relevantes</w:t>
            </w:r>
            <w:r w:rsidR="00BB469D" w:rsidRPr="00E90AF9">
              <w:t xml:space="preserve"> con LOD Cloud</w:t>
            </w:r>
          </w:p>
        </w:tc>
        <w:tc>
          <w:tcPr>
            <w:tcW w:w="4182" w:type="dxa"/>
            <w:vAlign w:val="center"/>
          </w:tcPr>
          <w:p w:rsidR="002E35AF" w:rsidRPr="00E90AF9" w:rsidRDefault="00BB469D" w:rsidP="00585F5A">
            <w:pPr>
              <w:pStyle w:val="contenido"/>
              <w:spacing w:line="276" w:lineRule="auto"/>
              <w:jc w:val="left"/>
              <w:cnfStyle w:val="000000000000" w:firstRow="0" w:lastRow="0" w:firstColumn="0" w:lastColumn="0" w:oddVBand="0" w:evenVBand="0" w:oddHBand="0" w:evenHBand="0" w:firstRowFirstColumn="0" w:firstRowLastColumn="0" w:lastRowFirstColumn="0" w:lastRowLastColumn="0"/>
            </w:pPr>
            <w:r w:rsidRPr="00E90AF9">
              <w:t>Se enlazara los términos encontrados en caso de que sea posible con la LOD Cloud</w:t>
            </w:r>
          </w:p>
        </w:tc>
      </w:tr>
      <w:tr w:rsidR="00AC18A1" w:rsidRPr="00E90AF9" w:rsidTr="00585F5A">
        <w:trPr>
          <w:cnfStyle w:val="000000100000" w:firstRow="0" w:lastRow="0" w:firstColumn="0" w:lastColumn="0" w:oddVBand="0" w:evenVBand="0" w:oddHBand="1" w:evenHBand="0" w:firstRowFirstColumn="0" w:firstRowLastColumn="0" w:lastRowFirstColumn="0" w:lastRowLastColumn="0"/>
          <w:trHeight w:val="1144"/>
        </w:trPr>
        <w:tc>
          <w:tcPr>
            <w:cnfStyle w:val="001000000000" w:firstRow="0" w:lastRow="0" w:firstColumn="1" w:lastColumn="0" w:oddVBand="0" w:evenVBand="0" w:oddHBand="0" w:evenHBand="0" w:firstRowFirstColumn="0" w:firstRowLastColumn="0" w:lastRowFirstColumn="0" w:lastRowLastColumn="0"/>
            <w:tcW w:w="1472" w:type="dxa"/>
            <w:vAlign w:val="center"/>
          </w:tcPr>
          <w:p w:rsidR="00AC18A1" w:rsidRPr="00E90AF9" w:rsidRDefault="00AC18A1" w:rsidP="00585F5A">
            <w:pPr>
              <w:pStyle w:val="contenido"/>
              <w:spacing w:line="276" w:lineRule="auto"/>
              <w:jc w:val="left"/>
            </w:pPr>
            <w:r w:rsidRPr="00E90AF9">
              <w:lastRenderedPageBreak/>
              <w:t>REQ003</w:t>
            </w:r>
          </w:p>
        </w:tc>
        <w:tc>
          <w:tcPr>
            <w:tcW w:w="3008" w:type="dxa"/>
            <w:vAlign w:val="center"/>
          </w:tcPr>
          <w:p w:rsidR="00AC18A1" w:rsidRPr="00E90AF9" w:rsidRDefault="00AC18A1" w:rsidP="00585F5A">
            <w:pPr>
              <w:pStyle w:val="contenido"/>
              <w:spacing w:line="276" w:lineRule="auto"/>
              <w:jc w:val="left"/>
              <w:cnfStyle w:val="000000100000" w:firstRow="0" w:lastRow="0" w:firstColumn="0" w:lastColumn="0" w:oddVBand="0" w:evenVBand="0" w:oddHBand="1" w:evenHBand="0" w:firstRowFirstColumn="0" w:firstRowLastColumn="0" w:lastRowFirstColumn="0" w:lastRowLastColumn="0"/>
            </w:pPr>
            <w:r w:rsidRPr="00E90AF9">
              <w:t xml:space="preserve">Desambiguar entidades y palabra relevantes </w:t>
            </w:r>
          </w:p>
        </w:tc>
        <w:tc>
          <w:tcPr>
            <w:tcW w:w="4182" w:type="dxa"/>
            <w:vAlign w:val="center"/>
          </w:tcPr>
          <w:p w:rsidR="00AC18A1" w:rsidRPr="00E90AF9" w:rsidRDefault="00AC18A1" w:rsidP="00585F5A">
            <w:pPr>
              <w:pStyle w:val="contenido"/>
              <w:spacing w:line="276" w:lineRule="auto"/>
              <w:jc w:val="left"/>
              <w:cnfStyle w:val="000000100000" w:firstRow="0" w:lastRow="0" w:firstColumn="0" w:lastColumn="0" w:oddVBand="0" w:evenVBand="0" w:oddHBand="1" w:evenHBand="0" w:firstRowFirstColumn="0" w:firstRowLastColumn="0" w:lastRowFirstColumn="0" w:lastRowLastColumn="0"/>
            </w:pPr>
            <w:r w:rsidRPr="00E90AF9">
              <w:t xml:space="preserve">Se determinara el sentido con que las palabras estas siendo usadas en caso de que estas sean ambiguas. </w:t>
            </w:r>
          </w:p>
        </w:tc>
      </w:tr>
      <w:tr w:rsidR="002E35AF" w:rsidRPr="00E90AF9" w:rsidTr="00585F5A">
        <w:trPr>
          <w:trHeight w:val="1144"/>
        </w:trPr>
        <w:tc>
          <w:tcPr>
            <w:cnfStyle w:val="001000000000" w:firstRow="0" w:lastRow="0" w:firstColumn="1" w:lastColumn="0" w:oddVBand="0" w:evenVBand="0" w:oddHBand="0" w:evenHBand="0" w:firstRowFirstColumn="0" w:firstRowLastColumn="0" w:lastRowFirstColumn="0" w:lastRowLastColumn="0"/>
            <w:tcW w:w="1472" w:type="dxa"/>
            <w:vAlign w:val="center"/>
          </w:tcPr>
          <w:p w:rsidR="002E35AF" w:rsidRPr="00E90AF9" w:rsidRDefault="00AC18A1" w:rsidP="00585F5A">
            <w:pPr>
              <w:pStyle w:val="contenido"/>
              <w:spacing w:line="276" w:lineRule="auto"/>
              <w:jc w:val="left"/>
            </w:pPr>
            <w:r w:rsidRPr="00E90AF9">
              <w:t>REQ004</w:t>
            </w:r>
          </w:p>
        </w:tc>
        <w:tc>
          <w:tcPr>
            <w:tcW w:w="3008" w:type="dxa"/>
            <w:vAlign w:val="center"/>
          </w:tcPr>
          <w:p w:rsidR="002E35AF" w:rsidRPr="00E90AF9" w:rsidRDefault="002E35AF" w:rsidP="00585F5A">
            <w:pPr>
              <w:pStyle w:val="contenido"/>
              <w:spacing w:line="276" w:lineRule="auto"/>
              <w:jc w:val="left"/>
              <w:cnfStyle w:val="000000000000" w:firstRow="0" w:lastRow="0" w:firstColumn="0" w:lastColumn="0" w:oddVBand="0" w:evenVBand="0" w:oddHBand="0" w:evenHBand="0" w:firstRowFirstColumn="0" w:firstRowLastColumn="0" w:lastRowFirstColumn="0" w:lastRowLastColumn="0"/>
            </w:pPr>
            <w:r w:rsidRPr="00E90AF9">
              <w:t xml:space="preserve">Levantar servicios REST separados para los procesos relevantes. </w:t>
            </w:r>
          </w:p>
        </w:tc>
        <w:tc>
          <w:tcPr>
            <w:tcW w:w="4182" w:type="dxa"/>
            <w:vAlign w:val="center"/>
          </w:tcPr>
          <w:p w:rsidR="002E35AF" w:rsidRPr="00E90AF9" w:rsidRDefault="00AC18A1" w:rsidP="00585F5A">
            <w:pPr>
              <w:pStyle w:val="contenido"/>
              <w:spacing w:line="276" w:lineRule="auto"/>
              <w:jc w:val="left"/>
              <w:cnfStyle w:val="000000000000" w:firstRow="0" w:lastRow="0" w:firstColumn="0" w:lastColumn="0" w:oddVBand="0" w:evenVBand="0" w:oddHBand="0" w:evenHBand="0" w:firstRowFirstColumn="0" w:firstRowLastColumn="0" w:lastRowFirstColumn="0" w:lastRowLastColumn="0"/>
            </w:pPr>
            <w:r w:rsidRPr="00E90AF9">
              <w:t>P</w:t>
            </w:r>
            <w:r w:rsidR="00BB469D" w:rsidRPr="00E90AF9">
              <w:t xml:space="preserve">ara que los procesos relevantes dentro del sistema pueda ser </w:t>
            </w:r>
            <w:r w:rsidR="00F11C70" w:rsidRPr="00E90AF9">
              <w:t xml:space="preserve">consumidos de forma individual y así </w:t>
            </w:r>
            <w:r w:rsidR="00BB469D" w:rsidRPr="00E90AF9">
              <w:t xml:space="preserve">reutilizados se levantaran servicios </w:t>
            </w:r>
            <w:r w:rsidR="00F11C70" w:rsidRPr="00E90AF9">
              <w:t>separados</w:t>
            </w:r>
            <w:r w:rsidR="00BB469D" w:rsidRPr="00E90AF9">
              <w:t xml:space="preserve"> </w:t>
            </w:r>
          </w:p>
        </w:tc>
      </w:tr>
      <w:tr w:rsidR="00BB469D" w:rsidRPr="00E90AF9" w:rsidTr="00585F5A">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1472" w:type="dxa"/>
            <w:vAlign w:val="center"/>
          </w:tcPr>
          <w:p w:rsidR="00BB469D" w:rsidRPr="00E90AF9" w:rsidRDefault="00AC18A1" w:rsidP="00585F5A">
            <w:pPr>
              <w:pStyle w:val="contenido"/>
              <w:spacing w:line="276" w:lineRule="auto"/>
              <w:jc w:val="left"/>
            </w:pPr>
            <w:r w:rsidRPr="00E90AF9">
              <w:t>REQ005</w:t>
            </w:r>
          </w:p>
        </w:tc>
        <w:tc>
          <w:tcPr>
            <w:tcW w:w="3008" w:type="dxa"/>
            <w:vAlign w:val="center"/>
          </w:tcPr>
          <w:p w:rsidR="00BB469D" w:rsidRPr="00E90AF9" w:rsidRDefault="00BB469D" w:rsidP="00585F5A">
            <w:pPr>
              <w:pStyle w:val="contenido"/>
              <w:spacing w:line="276" w:lineRule="auto"/>
              <w:jc w:val="left"/>
              <w:cnfStyle w:val="000000100000" w:firstRow="0" w:lastRow="0" w:firstColumn="0" w:lastColumn="0" w:oddVBand="0" w:evenVBand="0" w:oddHBand="1" w:evenHBand="0" w:firstRowFirstColumn="0" w:firstRowLastColumn="0" w:lastRowFirstColumn="0" w:lastRowLastColumn="0"/>
            </w:pPr>
            <w:r w:rsidRPr="00E90AF9">
              <w:t>Frontal UI Web</w:t>
            </w:r>
          </w:p>
        </w:tc>
        <w:tc>
          <w:tcPr>
            <w:tcW w:w="4182" w:type="dxa"/>
            <w:vAlign w:val="center"/>
          </w:tcPr>
          <w:p w:rsidR="00BB469D" w:rsidRPr="00E90AF9" w:rsidRDefault="00BB469D" w:rsidP="00585F5A">
            <w:pPr>
              <w:pStyle w:val="contenido"/>
              <w:tabs>
                <w:tab w:val="left" w:pos="1155"/>
              </w:tabs>
              <w:spacing w:line="276" w:lineRule="auto"/>
              <w:jc w:val="left"/>
              <w:cnfStyle w:val="000000100000" w:firstRow="0" w:lastRow="0" w:firstColumn="0" w:lastColumn="0" w:oddVBand="0" w:evenVBand="0" w:oddHBand="1" w:evenHBand="0" w:firstRowFirstColumn="0" w:firstRowLastColumn="0" w:lastRowFirstColumn="0" w:lastRowLastColumn="0"/>
            </w:pPr>
            <w:r w:rsidRPr="00E90AF9">
              <w:t xml:space="preserve">Construir una interfaz web </w:t>
            </w:r>
            <w:r w:rsidR="00DF2379" w:rsidRPr="00E90AF9">
              <w:t>que permita visualizar el comportamiento del sistema, es decir, la integración de los servicios y su funcionamiento individual</w:t>
            </w:r>
          </w:p>
        </w:tc>
      </w:tr>
    </w:tbl>
    <w:p w:rsidR="00D6247E" w:rsidRPr="00674AB9" w:rsidRDefault="00674AB9" w:rsidP="00674AB9">
      <w:pPr>
        <w:pStyle w:val="titulosTF"/>
        <w:rPr>
          <w:sz w:val="18"/>
        </w:rPr>
      </w:pPr>
      <w:r w:rsidRPr="00674AB9">
        <w:rPr>
          <w:sz w:val="18"/>
        </w:rPr>
        <w:t>Fuente: (propio)</w:t>
      </w:r>
    </w:p>
    <w:p w:rsidR="000F4511" w:rsidRPr="00E90AF9" w:rsidRDefault="00D6247E" w:rsidP="00E90AF9">
      <w:pPr>
        <w:pStyle w:val="contenido"/>
      </w:pPr>
      <w:r w:rsidRPr="00E90AF9">
        <w:t>Los requerimientos redactados establecen las tecnologías necesarias para el desarrollo del producto de software así como las áreas de conocimiento con las que esta ligados siendo el procesamiento de lenguaje natural (PLN) uno de los puntos más fuertes a resolver junto el levantamiento de servicios web y la construcción de un cliente web.</w:t>
      </w:r>
    </w:p>
    <w:p w:rsidR="00D80E09" w:rsidRPr="00E90AF9" w:rsidRDefault="00D80E09" w:rsidP="00D90010">
      <w:pPr>
        <w:pStyle w:val="Nivel4"/>
      </w:pPr>
      <w:bookmarkStart w:id="99" w:name="_Toc414268641"/>
      <w:r w:rsidRPr="00E90AF9">
        <w:t>Modelo de Dominio</w:t>
      </w:r>
      <w:bookmarkEnd w:id="99"/>
    </w:p>
    <w:p w:rsidR="00F11C70" w:rsidRPr="00E90AF9" w:rsidRDefault="00F0330A" w:rsidP="00E90AF9">
      <w:pPr>
        <w:pStyle w:val="contenido"/>
      </w:pPr>
      <w:r w:rsidRPr="00E90AF9">
        <w:t xml:space="preserve">Uno de los ámbitos más importantes a resolver para el desarrollo de este sistema es el </w:t>
      </w:r>
      <w:r w:rsidR="008F6DEF" w:rsidRPr="00E90AF9">
        <w:t>tratamiento</w:t>
      </w:r>
      <w:r w:rsidRPr="00E90AF9">
        <w:t xml:space="preserve"> de texto </w:t>
      </w:r>
      <w:r w:rsidR="00F11C70" w:rsidRPr="00E90AF9">
        <w:t xml:space="preserve">que es enviado por un usuario a través de un cliente, </w:t>
      </w:r>
      <w:r w:rsidRPr="00E90AF9">
        <w:t xml:space="preserve">que será la entrada </w:t>
      </w:r>
      <w:r w:rsidR="00D6247E" w:rsidRPr="00E90AF9">
        <w:t xml:space="preserve">y </w:t>
      </w:r>
      <w:r w:rsidRPr="00E90AF9">
        <w:t xml:space="preserve">base </w:t>
      </w:r>
      <w:r w:rsidR="00D6247E" w:rsidRPr="00E90AF9">
        <w:t>del</w:t>
      </w:r>
      <w:r w:rsidRPr="00E90AF9">
        <w:t xml:space="preserve"> procesamiento para descubrir datos relevantes dentro de este. </w:t>
      </w:r>
    </w:p>
    <w:p w:rsidR="002E43F8" w:rsidRPr="00E90AF9" w:rsidRDefault="00F11C70" w:rsidP="00E90AF9">
      <w:pPr>
        <w:pStyle w:val="contenido"/>
      </w:pPr>
      <w:r w:rsidRPr="00E90AF9">
        <w:t>Se ha procedido a separar en servicios web distintos los procesos de relevancia del producto de software, e</w:t>
      </w:r>
      <w:r w:rsidR="00F0330A" w:rsidRPr="00E90AF9">
        <w:t>n vista de que</w:t>
      </w:r>
      <w:r w:rsidRPr="00E90AF9">
        <w:t xml:space="preserve"> este</w:t>
      </w:r>
      <w:r w:rsidR="00F0330A" w:rsidRPr="00E90AF9">
        <w:t xml:space="preserve"> uno de los requerimientos </w:t>
      </w:r>
      <w:r w:rsidR="008F6DEF" w:rsidRPr="00E90AF9">
        <w:t>(REQ004)</w:t>
      </w:r>
      <w:r w:rsidRPr="00E90AF9">
        <w:t>,</w:t>
      </w:r>
      <w:r w:rsidR="008F6DEF" w:rsidRPr="00E90AF9">
        <w:t xml:space="preserve"> </w:t>
      </w:r>
      <w:r w:rsidR="00D54241" w:rsidRPr="00E90AF9">
        <w:t>los servicios web que serán levantados perteneces a</w:t>
      </w:r>
      <w:r w:rsidR="008F6DEF" w:rsidRPr="00E90AF9">
        <w:t xml:space="preserve"> fases importantes dentro de las técnicas de procesamiento de lenguaje natural </w:t>
      </w:r>
      <w:r w:rsidR="00D54241" w:rsidRPr="00E90AF9">
        <w:t xml:space="preserve">(PLN) </w:t>
      </w:r>
      <w:r w:rsidR="008F6DEF" w:rsidRPr="00E90AF9">
        <w:t xml:space="preserve">aplicadas al texto, así como funciones dadas por los requerimientos, lo cual se observa en la figura </w:t>
      </w:r>
      <w:r w:rsidR="009856D6">
        <w:t>8</w:t>
      </w:r>
      <w:r w:rsidR="008F6DEF" w:rsidRPr="00E90AF9">
        <w:t xml:space="preserve">. </w:t>
      </w:r>
    </w:p>
    <w:p w:rsidR="00674AB9" w:rsidRDefault="00671592" w:rsidP="00674AB9">
      <w:pPr>
        <w:pStyle w:val="contenido"/>
        <w:keepNext/>
        <w:spacing w:after="0"/>
        <w:jc w:val="center"/>
      </w:pPr>
      <w:r w:rsidRPr="00E90AF9">
        <w:object w:dxaOrig="11031" w:dyaOrig="7288">
          <v:shape id="_x0000_i1026" type="#_x0000_t75" style="width:459.65pt;height:302.25pt" o:ole="">
            <v:imagedata r:id="rId23" o:title=""/>
          </v:shape>
          <o:OLEObject Type="Embed" ProgID="Visio.Drawing.11" ShapeID="_x0000_i1026" DrawAspect="Content" ObjectID="_1492593347" r:id="rId24"/>
        </w:object>
      </w:r>
    </w:p>
    <w:p w:rsidR="00CE61B3" w:rsidRDefault="00674AB9" w:rsidP="00AC4808">
      <w:pPr>
        <w:pStyle w:val="titulosTF"/>
        <w:spacing w:after="0"/>
      </w:pPr>
      <w:bookmarkStart w:id="100" w:name="_Toc414268692"/>
      <w:r>
        <w:t xml:space="preserve">Figura </w:t>
      </w:r>
      <w:r w:rsidR="009C5032">
        <w:fldChar w:fldCharType="begin"/>
      </w:r>
      <w:r w:rsidR="009C5032">
        <w:instrText xml:space="preserve"> SEQ Figura \* ARABIC </w:instrText>
      </w:r>
      <w:r w:rsidR="009C5032">
        <w:fldChar w:fldCharType="separate"/>
      </w:r>
      <w:r w:rsidR="007B6AFC">
        <w:rPr>
          <w:noProof/>
        </w:rPr>
        <w:t>9</w:t>
      </w:r>
      <w:r w:rsidR="009C5032">
        <w:rPr>
          <w:noProof/>
        </w:rPr>
        <w:fldChar w:fldCharType="end"/>
      </w:r>
      <w:r>
        <w:t>: Modelo de dominio</w:t>
      </w:r>
      <w:bookmarkEnd w:id="100"/>
    </w:p>
    <w:p w:rsidR="00674AB9" w:rsidRPr="00AC4808" w:rsidRDefault="00AC4808" w:rsidP="00674AB9">
      <w:pPr>
        <w:pStyle w:val="titulosTF"/>
        <w:rPr>
          <w:sz w:val="18"/>
        </w:rPr>
      </w:pPr>
      <w:r w:rsidRPr="00AC4808">
        <w:rPr>
          <w:sz w:val="18"/>
        </w:rPr>
        <w:t>Fuente: (propio)</w:t>
      </w:r>
    </w:p>
    <w:p w:rsidR="00115933" w:rsidRDefault="00115933" w:rsidP="00115933">
      <w:pPr>
        <w:pStyle w:val="contenido"/>
      </w:pPr>
    </w:p>
    <w:p w:rsidR="00D80E09" w:rsidRPr="00E90AF9" w:rsidRDefault="00D80E09" w:rsidP="00D90010">
      <w:pPr>
        <w:pStyle w:val="Nivel4"/>
      </w:pPr>
      <w:bookmarkStart w:id="101" w:name="_Toc414268642"/>
      <w:r w:rsidRPr="00E90AF9">
        <w:t>Modelo de caso de Uso</w:t>
      </w:r>
      <w:bookmarkEnd w:id="101"/>
    </w:p>
    <w:p w:rsidR="00D54241" w:rsidRPr="00E90AF9" w:rsidRDefault="00D70B4F" w:rsidP="00E90AF9">
      <w:pPr>
        <w:pStyle w:val="contenido"/>
      </w:pPr>
      <w:r w:rsidRPr="00E90AF9">
        <w:t>El comportamiento de los objetos del mundo</w:t>
      </w:r>
      <w:r w:rsidR="00220026" w:rsidRPr="00E90AF9">
        <w:t xml:space="preserve"> real,</w:t>
      </w:r>
      <w:r w:rsidRPr="00E90AF9">
        <w:t xml:space="preserve"> los componentes del sistema a desarrollar</w:t>
      </w:r>
      <w:r w:rsidR="00220026" w:rsidRPr="00E90AF9">
        <w:t xml:space="preserve"> y las inte</w:t>
      </w:r>
      <w:r w:rsidRPr="00E90AF9">
        <w:t>raccion</w:t>
      </w:r>
      <w:r w:rsidR="00220026" w:rsidRPr="00E90AF9">
        <w:t>es</w:t>
      </w:r>
      <w:r w:rsidRPr="00E90AF9">
        <w:t xml:space="preserve"> </w:t>
      </w:r>
      <w:r w:rsidR="00220026" w:rsidRPr="00E90AF9">
        <w:t>que entre estos se puedes realizar</w:t>
      </w:r>
      <w:r w:rsidR="00D54241" w:rsidRPr="00E90AF9">
        <w:t xml:space="preserve"> son dados por los casos de uso aplicables al sistema dadas las funciones que incorporara basados en el análisis de los requisitos, estas interacciones son visualizados en figura </w:t>
      </w:r>
      <w:r w:rsidR="009856D6">
        <w:t>9.</w:t>
      </w:r>
      <w:r w:rsidR="00D54241" w:rsidRPr="00E90AF9">
        <w:t xml:space="preserve"> </w:t>
      </w:r>
    </w:p>
    <w:p w:rsidR="00AC4808" w:rsidRDefault="00671592" w:rsidP="00006BE8">
      <w:pPr>
        <w:pStyle w:val="contenido"/>
        <w:keepNext/>
        <w:spacing w:after="0"/>
        <w:ind w:left="708" w:hanging="708"/>
        <w:jc w:val="center"/>
      </w:pPr>
      <w:r w:rsidRPr="00E90AF9">
        <w:object w:dxaOrig="9787" w:dyaOrig="9478">
          <v:shape id="_x0000_i1027" type="#_x0000_t75" style="width:380.95pt;height:367.55pt" o:ole="">
            <v:imagedata r:id="rId25" o:title=""/>
          </v:shape>
          <o:OLEObject Type="Embed" ProgID="Visio.Drawing.11" ShapeID="_x0000_i1027" DrawAspect="Content" ObjectID="_1492593348" r:id="rId26"/>
        </w:object>
      </w:r>
    </w:p>
    <w:p w:rsidR="00CE61B3" w:rsidRDefault="00AC4808" w:rsidP="00037983">
      <w:pPr>
        <w:pStyle w:val="titulosTF"/>
        <w:spacing w:after="0"/>
        <w:ind w:firstLine="363"/>
      </w:pPr>
      <w:r>
        <w:t xml:space="preserve">             </w:t>
      </w:r>
      <w:bookmarkStart w:id="102" w:name="_Toc414268693"/>
      <w:r>
        <w:t xml:space="preserve">Figura </w:t>
      </w:r>
      <w:r w:rsidR="009C5032">
        <w:fldChar w:fldCharType="begin"/>
      </w:r>
      <w:r w:rsidR="009C5032">
        <w:instrText xml:space="preserve"> SEQ Figura \* ARABIC </w:instrText>
      </w:r>
      <w:r w:rsidR="009C5032">
        <w:fldChar w:fldCharType="separate"/>
      </w:r>
      <w:r w:rsidR="007B6AFC">
        <w:rPr>
          <w:noProof/>
        </w:rPr>
        <w:t>10</w:t>
      </w:r>
      <w:r w:rsidR="009C5032">
        <w:rPr>
          <w:noProof/>
        </w:rPr>
        <w:fldChar w:fldCharType="end"/>
      </w:r>
      <w:r>
        <w:t>: Modelo de casos de uso</w:t>
      </w:r>
      <w:bookmarkEnd w:id="102"/>
    </w:p>
    <w:p w:rsidR="00AC4808" w:rsidRDefault="00AC4808" w:rsidP="00AC4808">
      <w:pPr>
        <w:pStyle w:val="titulosTF"/>
        <w:ind w:left="363" w:firstLine="708"/>
      </w:pPr>
      <w:r>
        <w:t>Fuente: (propio)</w:t>
      </w:r>
    </w:p>
    <w:p w:rsidR="00671592" w:rsidRPr="00AC4808" w:rsidRDefault="00671592" w:rsidP="00AC4808">
      <w:pPr>
        <w:pStyle w:val="titulosTF"/>
        <w:ind w:left="363" w:firstLine="708"/>
      </w:pPr>
    </w:p>
    <w:p w:rsidR="00D80E09" w:rsidRPr="00E90AF9" w:rsidRDefault="0023171D" w:rsidP="00D90010">
      <w:pPr>
        <w:pStyle w:val="Nivel3"/>
      </w:pPr>
      <w:bookmarkStart w:id="103" w:name="_Toc414268643"/>
      <w:r w:rsidRPr="00E90AF9">
        <w:t>Análisis y diseño preliminar</w:t>
      </w:r>
      <w:bookmarkEnd w:id="103"/>
    </w:p>
    <w:p w:rsidR="00DF2379" w:rsidRPr="00E90AF9" w:rsidRDefault="005B18D4" w:rsidP="00D90010">
      <w:pPr>
        <w:pStyle w:val="Nivel4"/>
      </w:pPr>
      <w:bookmarkStart w:id="104" w:name="_Toc414268644"/>
      <w:r w:rsidRPr="00E90AF9">
        <w:t>Especificación</w:t>
      </w:r>
      <w:r w:rsidR="00641D22" w:rsidRPr="00E90AF9">
        <w:t xml:space="preserve"> de casos de uso</w:t>
      </w:r>
      <w:bookmarkEnd w:id="104"/>
    </w:p>
    <w:p w:rsidR="005B18D4" w:rsidRDefault="005B18D4" w:rsidP="00E90AF9">
      <w:pPr>
        <w:pStyle w:val="contenido"/>
      </w:pPr>
      <w:r w:rsidRPr="00E90AF9">
        <w:t>Una vez determinadas los casos de uso que resolverá el software se presenta a continuación es especificaciones de cada uno</w:t>
      </w:r>
      <w:r w:rsidR="00F7382D">
        <w:t>, describiendo el comportamiento esperado al realizar una función el software final</w:t>
      </w:r>
      <w:r w:rsidRPr="00E90AF9">
        <w:t>.</w:t>
      </w:r>
    </w:p>
    <w:p w:rsidR="00671592" w:rsidRDefault="00671592" w:rsidP="00E90AF9">
      <w:pPr>
        <w:pStyle w:val="contenido"/>
      </w:pPr>
    </w:p>
    <w:p w:rsidR="00671592" w:rsidRDefault="00671592" w:rsidP="00E90AF9">
      <w:pPr>
        <w:pStyle w:val="contenido"/>
      </w:pPr>
    </w:p>
    <w:p w:rsidR="00671592" w:rsidRDefault="00671592" w:rsidP="00E90AF9">
      <w:pPr>
        <w:pStyle w:val="contenido"/>
      </w:pPr>
    </w:p>
    <w:p w:rsidR="00671592" w:rsidRPr="00E90AF9" w:rsidRDefault="00671592" w:rsidP="00E90AF9">
      <w:pPr>
        <w:pStyle w:val="contenido"/>
      </w:pPr>
    </w:p>
    <w:p w:rsidR="00641D22" w:rsidRPr="00E90AF9" w:rsidRDefault="00641D22" w:rsidP="0085171E">
      <w:pPr>
        <w:pStyle w:val="Nivel5"/>
      </w:pPr>
      <w:r w:rsidRPr="00E90AF9">
        <w:lastRenderedPageBreak/>
        <w:t>Tokenización en Sentencias</w:t>
      </w:r>
    </w:p>
    <w:p w:rsidR="00037983" w:rsidRDefault="00037983" w:rsidP="00037983">
      <w:pPr>
        <w:pStyle w:val="titulosTF"/>
      </w:pPr>
      <w:bookmarkStart w:id="105" w:name="_Toc414268743"/>
      <w:r>
        <w:t xml:space="preserve">Tabla </w:t>
      </w:r>
      <w:r w:rsidR="009C5032">
        <w:fldChar w:fldCharType="begin"/>
      </w:r>
      <w:r w:rsidR="009C5032">
        <w:instrText xml:space="preserve"> SEQ Tabla \* ARABIC </w:instrText>
      </w:r>
      <w:r w:rsidR="009C5032">
        <w:fldChar w:fldCharType="separate"/>
      </w:r>
      <w:r w:rsidR="007B6AFC">
        <w:rPr>
          <w:noProof/>
        </w:rPr>
        <w:t>12</w:t>
      </w:r>
      <w:r w:rsidR="009C5032">
        <w:rPr>
          <w:noProof/>
        </w:rPr>
        <w:fldChar w:fldCharType="end"/>
      </w:r>
      <w:r>
        <w:t>: Requerimiento de tokenización de sentencias</w:t>
      </w:r>
      <w:bookmarkEnd w:id="105"/>
    </w:p>
    <w:tbl>
      <w:tblP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81"/>
        <w:gridCol w:w="789"/>
        <w:gridCol w:w="4974"/>
      </w:tblGrid>
      <w:tr w:rsidR="00641D22" w:rsidRPr="00E90AF9" w:rsidTr="00486ECA">
        <w:trPr>
          <w:cantSplit/>
        </w:trPr>
        <w:tc>
          <w:tcPr>
            <w:tcW w:w="2881" w:type="dxa"/>
            <w:tcBorders>
              <w:top w:val="single" w:sz="12"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lang w:eastAsia="en-US"/>
              </w:rPr>
            </w:pPr>
            <w:r w:rsidRPr="00E90AF9">
              <w:rPr>
                <w:rFonts w:ascii="Arial" w:hAnsi="Arial" w:cs="Arial"/>
                <w:b/>
              </w:rPr>
              <w:t>Número</w:t>
            </w:r>
          </w:p>
        </w:tc>
        <w:tc>
          <w:tcPr>
            <w:tcW w:w="5763" w:type="dxa"/>
            <w:gridSpan w:val="2"/>
            <w:tcBorders>
              <w:top w:val="single" w:sz="12" w:space="0" w:color="auto"/>
              <w:left w:val="single" w:sz="4" w:space="0" w:color="auto"/>
              <w:bottom w:val="single" w:sz="4" w:space="0" w:color="auto"/>
              <w:right w:val="single" w:sz="12" w:space="0" w:color="auto"/>
            </w:tcBorders>
            <w:vAlign w:val="center"/>
            <w:hideMark/>
          </w:tcPr>
          <w:p w:rsidR="00641D22" w:rsidRPr="00E90AF9" w:rsidRDefault="00D72B9A" w:rsidP="00486ECA">
            <w:pPr>
              <w:spacing w:after="0" w:line="360" w:lineRule="auto"/>
              <w:rPr>
                <w:rFonts w:ascii="Arial" w:hAnsi="Arial" w:cs="Arial"/>
                <w:b/>
                <w:lang w:eastAsia="en-US"/>
              </w:rPr>
            </w:pPr>
            <w:r w:rsidRPr="00E90AF9">
              <w:rPr>
                <w:rFonts w:ascii="Arial" w:hAnsi="Arial" w:cs="Arial"/>
                <w:b/>
              </w:rPr>
              <w:t>ECS-</w:t>
            </w:r>
            <w:r w:rsidR="00641D22" w:rsidRPr="00E90AF9">
              <w:rPr>
                <w:rFonts w:ascii="Arial" w:hAnsi="Arial" w:cs="Arial"/>
                <w:b/>
              </w:rPr>
              <w:t>01</w:t>
            </w:r>
          </w:p>
        </w:tc>
      </w:tr>
      <w:tr w:rsidR="00641D22"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lang w:eastAsia="en-US"/>
              </w:rPr>
            </w:pPr>
            <w:r w:rsidRPr="00E90AF9">
              <w:rPr>
                <w:rFonts w:ascii="Arial" w:hAnsi="Arial" w:cs="Arial"/>
                <w:b/>
              </w:rPr>
              <w:t>Nombre</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Tokenización en Sentencias</w:t>
            </w:r>
          </w:p>
        </w:tc>
      </w:tr>
      <w:tr w:rsidR="00641D22"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lang w:eastAsia="en-US"/>
              </w:rPr>
            </w:pPr>
            <w:r w:rsidRPr="00E90AF9">
              <w:rPr>
                <w:rFonts w:ascii="Arial" w:hAnsi="Arial" w:cs="Arial"/>
                <w:b/>
              </w:rPr>
              <w:t>Actores</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Usuario, Cliente</w:t>
            </w:r>
          </w:p>
        </w:tc>
      </w:tr>
      <w:tr w:rsidR="00641D22"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bCs/>
                <w:lang w:eastAsia="en-US"/>
              </w:rPr>
            </w:pPr>
            <w:r w:rsidRPr="00E90AF9">
              <w:rPr>
                <w:rFonts w:ascii="Arial" w:hAnsi="Arial" w:cs="Arial"/>
                <w:b/>
                <w:bCs/>
              </w:rPr>
              <w:t>Descripción</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Divide el texto de entrada en sentencias cortas separadas por un punto y parte, la salida es una lista de estas sentencias.</w:t>
            </w:r>
          </w:p>
        </w:tc>
      </w:tr>
      <w:tr w:rsidR="00641D22"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bCs/>
                <w:lang w:eastAsia="en-US"/>
              </w:rPr>
            </w:pPr>
            <w:r w:rsidRPr="00E90AF9">
              <w:rPr>
                <w:rFonts w:ascii="Arial" w:hAnsi="Arial" w:cs="Arial"/>
                <w:b/>
                <w:bCs/>
              </w:rPr>
              <w:t>Precondición</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333126">
            <w:pPr>
              <w:pStyle w:val="Prrafodelista"/>
              <w:numPr>
                <w:ilvl w:val="0"/>
                <w:numId w:val="7"/>
              </w:numPr>
              <w:suppressAutoHyphens w:val="0"/>
              <w:spacing w:after="0" w:line="360" w:lineRule="auto"/>
              <w:rPr>
                <w:rFonts w:ascii="Arial" w:hAnsi="Arial" w:cs="Arial"/>
              </w:rPr>
            </w:pPr>
            <w:r w:rsidRPr="00E90AF9">
              <w:rPr>
                <w:rFonts w:ascii="Arial" w:hAnsi="Arial" w:cs="Arial"/>
              </w:rPr>
              <w:t>Ingreso texto como parámetro de la aplicación</w:t>
            </w:r>
          </w:p>
          <w:p w:rsidR="00641D22" w:rsidRPr="00E90AF9" w:rsidRDefault="00641D22" w:rsidP="00333126">
            <w:pPr>
              <w:pStyle w:val="Prrafodelista"/>
              <w:numPr>
                <w:ilvl w:val="0"/>
                <w:numId w:val="7"/>
              </w:numPr>
              <w:suppressAutoHyphens w:val="0"/>
              <w:spacing w:after="0" w:line="360" w:lineRule="auto"/>
              <w:rPr>
                <w:rFonts w:ascii="Arial" w:hAnsi="Arial" w:cs="Arial"/>
              </w:rPr>
            </w:pPr>
            <w:r w:rsidRPr="00E90AF9">
              <w:rPr>
                <w:rFonts w:ascii="Arial" w:hAnsi="Arial" w:cs="Arial"/>
              </w:rPr>
              <w:t>Texto ha sido validado y procesado</w:t>
            </w:r>
          </w:p>
          <w:p w:rsidR="00641D22" w:rsidRPr="00E90AF9" w:rsidRDefault="00641D22" w:rsidP="00333126">
            <w:pPr>
              <w:pStyle w:val="Prrafodelista"/>
              <w:numPr>
                <w:ilvl w:val="0"/>
                <w:numId w:val="7"/>
              </w:numPr>
              <w:suppressAutoHyphens w:val="0"/>
              <w:spacing w:after="0" w:line="360" w:lineRule="auto"/>
              <w:rPr>
                <w:rFonts w:ascii="Arial" w:hAnsi="Arial" w:cs="Arial"/>
              </w:rPr>
            </w:pPr>
            <w:r w:rsidRPr="00E90AF9">
              <w:rPr>
                <w:rFonts w:ascii="Arial" w:hAnsi="Arial" w:cs="Arial"/>
              </w:rPr>
              <w:t>Texto segmentado en sentencias</w:t>
            </w:r>
          </w:p>
        </w:tc>
      </w:tr>
      <w:tr w:rsidR="00641D22" w:rsidRPr="00E90AF9" w:rsidTr="00486ECA">
        <w:trPr>
          <w:cantSplit/>
        </w:trPr>
        <w:tc>
          <w:tcPr>
            <w:tcW w:w="2881" w:type="dxa"/>
            <w:vMerge w:val="restart"/>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bCs/>
              </w:rPr>
            </w:pPr>
            <w:r w:rsidRPr="00E90AF9">
              <w:rPr>
                <w:rFonts w:ascii="Arial" w:hAnsi="Arial" w:cs="Arial"/>
                <w:b/>
                <w:bCs/>
              </w:rPr>
              <w:t>Secuencia</w:t>
            </w:r>
          </w:p>
          <w:p w:rsidR="00641D22" w:rsidRPr="00E90AF9" w:rsidRDefault="00641D22" w:rsidP="00486ECA">
            <w:pPr>
              <w:spacing w:after="0" w:line="360" w:lineRule="auto"/>
              <w:rPr>
                <w:rFonts w:ascii="Arial" w:hAnsi="Arial" w:cs="Arial"/>
                <w:b/>
                <w:bCs/>
                <w:lang w:eastAsia="en-US"/>
              </w:rPr>
            </w:pPr>
            <w:r w:rsidRPr="00E90AF9">
              <w:rPr>
                <w:rFonts w:ascii="Arial" w:hAnsi="Arial" w:cs="Arial"/>
                <w:b/>
                <w:bCs/>
              </w:rPr>
              <w:t>Normal</w:t>
            </w:r>
          </w:p>
        </w:tc>
        <w:tc>
          <w:tcPr>
            <w:tcW w:w="789" w:type="dxa"/>
            <w:tcBorders>
              <w:top w:val="single" w:sz="4" w:space="0" w:color="auto"/>
              <w:left w:val="single" w:sz="4"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Cs/>
                <w:lang w:eastAsia="en-US"/>
              </w:rPr>
            </w:pPr>
            <w:r w:rsidRPr="00E90AF9">
              <w:rPr>
                <w:rFonts w:ascii="Arial" w:hAnsi="Arial" w:cs="Arial"/>
                <w:bCs/>
              </w:rPr>
              <w:t>Paso</w:t>
            </w:r>
          </w:p>
        </w:tc>
        <w:tc>
          <w:tcPr>
            <w:tcW w:w="4974" w:type="dxa"/>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486ECA">
            <w:pPr>
              <w:spacing w:after="0" w:line="360" w:lineRule="auto"/>
              <w:rPr>
                <w:rFonts w:ascii="Arial" w:hAnsi="Arial" w:cs="Arial"/>
                <w:bCs/>
                <w:lang w:eastAsia="en-US"/>
              </w:rPr>
            </w:pPr>
            <w:r w:rsidRPr="00E90AF9">
              <w:rPr>
                <w:rFonts w:ascii="Arial" w:hAnsi="Arial" w:cs="Arial"/>
                <w:bCs/>
              </w:rPr>
              <w:t>Acción</w:t>
            </w:r>
          </w:p>
        </w:tc>
      </w:tr>
      <w:tr w:rsidR="00641D22"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1</w:t>
            </w:r>
          </w:p>
        </w:tc>
        <w:tc>
          <w:tcPr>
            <w:tcW w:w="4974" w:type="dxa"/>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 xml:space="preserve">Entrada del texto validado, como parámetro para el servicio web. </w:t>
            </w:r>
            <w:r w:rsidRPr="00E90AF9">
              <w:rPr>
                <w:rFonts w:ascii="Arial" w:hAnsi="Arial" w:cs="Arial"/>
                <w:b/>
              </w:rPr>
              <w:t>SA1</w:t>
            </w:r>
          </w:p>
        </w:tc>
      </w:tr>
      <w:tr w:rsidR="00641D22"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2</w:t>
            </w:r>
          </w:p>
        </w:tc>
        <w:tc>
          <w:tcPr>
            <w:tcW w:w="4974" w:type="dxa"/>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Verifica el número de sentencias que comenten al texto, que estén separadas por un punto seguido (.)</w:t>
            </w:r>
          </w:p>
        </w:tc>
      </w:tr>
      <w:tr w:rsidR="00641D22"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3</w:t>
            </w:r>
          </w:p>
        </w:tc>
        <w:tc>
          <w:tcPr>
            <w:tcW w:w="4974" w:type="dxa"/>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Divide cada una teniendo en cuenta la terminación con punto (.) estructura las sentencias dentro de una lista.</w:t>
            </w:r>
            <w:r w:rsidRPr="00E90AF9">
              <w:rPr>
                <w:rFonts w:ascii="Arial" w:hAnsi="Arial" w:cs="Arial"/>
                <w:b/>
              </w:rPr>
              <w:t xml:space="preserve"> SA1</w:t>
            </w:r>
          </w:p>
        </w:tc>
      </w:tr>
      <w:tr w:rsidR="00641D22"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4</w:t>
            </w:r>
          </w:p>
        </w:tc>
        <w:tc>
          <w:tcPr>
            <w:tcW w:w="4974" w:type="dxa"/>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Estructura la lista de elementos formato JSON.</w:t>
            </w:r>
          </w:p>
        </w:tc>
      </w:tr>
      <w:tr w:rsidR="00641D22"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5</w:t>
            </w:r>
          </w:p>
        </w:tc>
        <w:tc>
          <w:tcPr>
            <w:tcW w:w="4974" w:type="dxa"/>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Devuelve el JSON resultante.</w:t>
            </w:r>
          </w:p>
        </w:tc>
      </w:tr>
      <w:tr w:rsidR="00641D22"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bCs/>
                <w:lang w:eastAsia="en-US"/>
              </w:rPr>
            </w:pPr>
            <w:r w:rsidRPr="00E90AF9">
              <w:rPr>
                <w:rFonts w:ascii="Arial" w:hAnsi="Arial" w:cs="Arial"/>
                <w:b/>
                <w:bCs/>
              </w:rPr>
              <w:t>Poscondición</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333126">
            <w:pPr>
              <w:pStyle w:val="Prrafodelista"/>
              <w:numPr>
                <w:ilvl w:val="0"/>
                <w:numId w:val="8"/>
              </w:numPr>
              <w:suppressAutoHyphens w:val="0"/>
              <w:spacing w:after="0" w:line="360" w:lineRule="auto"/>
              <w:rPr>
                <w:rFonts w:ascii="Arial" w:hAnsi="Arial" w:cs="Arial"/>
              </w:rPr>
            </w:pPr>
            <w:r w:rsidRPr="00E90AF9">
              <w:rPr>
                <w:rFonts w:ascii="Arial" w:hAnsi="Arial" w:cs="Arial"/>
              </w:rPr>
              <w:t>El texto dividido en sentencias.</w:t>
            </w:r>
          </w:p>
        </w:tc>
      </w:tr>
      <w:tr w:rsidR="00641D22" w:rsidRPr="00E90AF9" w:rsidTr="00486ECA">
        <w:trPr>
          <w:cantSplit/>
          <w:trHeight w:val="1330"/>
        </w:trPr>
        <w:tc>
          <w:tcPr>
            <w:tcW w:w="2881" w:type="dxa"/>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lang w:eastAsia="en-US"/>
              </w:rPr>
            </w:pPr>
            <w:r w:rsidRPr="00E90AF9">
              <w:rPr>
                <w:rFonts w:ascii="Arial" w:hAnsi="Arial" w:cs="Arial"/>
                <w:b/>
              </w:rPr>
              <w:t>Secuencia alternativo</w:t>
            </w:r>
          </w:p>
        </w:tc>
        <w:tc>
          <w:tcPr>
            <w:tcW w:w="5763" w:type="dxa"/>
            <w:gridSpan w:val="2"/>
            <w:tcBorders>
              <w:top w:val="single" w:sz="4" w:space="0" w:color="auto"/>
              <w:left w:val="single" w:sz="4" w:space="0" w:color="auto"/>
              <w:bottom w:val="single" w:sz="4" w:space="0" w:color="auto"/>
              <w:right w:val="single" w:sz="12" w:space="0" w:color="auto"/>
            </w:tcBorders>
            <w:vAlign w:val="center"/>
          </w:tcPr>
          <w:p w:rsidR="00641D22" w:rsidRPr="00E90AF9" w:rsidRDefault="00641D22" w:rsidP="00486ECA">
            <w:pPr>
              <w:spacing w:after="0" w:line="360" w:lineRule="auto"/>
              <w:rPr>
                <w:rFonts w:ascii="Arial" w:hAnsi="Arial" w:cs="Arial"/>
                <w:b/>
              </w:rPr>
            </w:pPr>
            <w:r w:rsidRPr="00E90AF9">
              <w:rPr>
                <w:rFonts w:ascii="Arial" w:hAnsi="Arial" w:cs="Arial"/>
                <w:b/>
              </w:rPr>
              <w:t>SA1 el número de sentencias es 1</w:t>
            </w:r>
          </w:p>
          <w:p w:rsidR="00641D22" w:rsidRPr="00E90AF9" w:rsidRDefault="00641D22" w:rsidP="00486ECA">
            <w:pPr>
              <w:tabs>
                <w:tab w:val="left" w:pos="1680"/>
              </w:tabs>
              <w:spacing w:after="0"/>
              <w:rPr>
                <w:rFonts w:ascii="Arial" w:hAnsi="Arial" w:cs="Arial"/>
              </w:rPr>
            </w:pPr>
            <w:r w:rsidRPr="00E90AF9">
              <w:rPr>
                <w:rFonts w:ascii="Arial" w:hAnsi="Arial" w:cs="Arial"/>
              </w:rPr>
              <w:t>Se estructura una lista de un solo elemento con la sentencia.</w:t>
            </w:r>
          </w:p>
          <w:p w:rsidR="00641D22" w:rsidRPr="00E90AF9" w:rsidRDefault="00641D22" w:rsidP="00486ECA">
            <w:pPr>
              <w:spacing w:after="0" w:line="360" w:lineRule="auto"/>
              <w:rPr>
                <w:rFonts w:ascii="Arial" w:hAnsi="Arial" w:cs="Arial"/>
                <w:lang w:eastAsia="en-US"/>
              </w:rPr>
            </w:pPr>
          </w:p>
        </w:tc>
      </w:tr>
      <w:tr w:rsidR="00641D22"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lang w:eastAsia="en-US"/>
              </w:rPr>
            </w:pPr>
            <w:r w:rsidRPr="00E90AF9">
              <w:rPr>
                <w:rFonts w:ascii="Arial" w:hAnsi="Arial" w:cs="Arial"/>
                <w:b/>
              </w:rPr>
              <w:t>Prioridad</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Media</w:t>
            </w:r>
          </w:p>
        </w:tc>
      </w:tr>
      <w:tr w:rsidR="00641D22"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lang w:eastAsia="en-US"/>
              </w:rPr>
            </w:pPr>
            <w:r w:rsidRPr="00E90AF9">
              <w:rPr>
                <w:rFonts w:ascii="Arial" w:hAnsi="Arial" w:cs="Arial"/>
                <w:b/>
              </w:rPr>
              <w:t>Requerimientos Especiales</w:t>
            </w:r>
          </w:p>
        </w:tc>
        <w:tc>
          <w:tcPr>
            <w:tcW w:w="5763" w:type="dxa"/>
            <w:gridSpan w:val="2"/>
            <w:tcBorders>
              <w:top w:val="single" w:sz="4" w:space="0" w:color="auto"/>
              <w:left w:val="single" w:sz="4" w:space="0" w:color="auto"/>
              <w:bottom w:val="single" w:sz="4" w:space="0" w:color="auto"/>
              <w:right w:val="single" w:sz="12" w:space="0" w:color="auto"/>
            </w:tcBorders>
            <w:vAlign w:val="center"/>
          </w:tcPr>
          <w:p w:rsidR="00641D22" w:rsidRPr="00E90AF9" w:rsidRDefault="00641D22" w:rsidP="00486ECA">
            <w:pPr>
              <w:spacing w:after="0" w:line="360" w:lineRule="auto"/>
              <w:rPr>
                <w:rFonts w:ascii="Arial" w:hAnsi="Arial" w:cs="Arial"/>
                <w:lang w:eastAsia="en-US"/>
              </w:rPr>
            </w:pPr>
            <w:r w:rsidRPr="00E90AF9">
              <w:rPr>
                <w:rFonts w:ascii="Arial" w:hAnsi="Arial" w:cs="Arial"/>
                <w:lang w:eastAsia="en-US"/>
              </w:rPr>
              <w:t>Idioma de texto ingles</w:t>
            </w:r>
          </w:p>
        </w:tc>
      </w:tr>
      <w:tr w:rsidR="00641D22"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rPr>
            </w:pPr>
            <w:r w:rsidRPr="00E90AF9">
              <w:rPr>
                <w:rFonts w:ascii="Arial" w:hAnsi="Arial" w:cs="Arial"/>
                <w:b/>
              </w:rPr>
              <w:t>Asunciones y</w:t>
            </w:r>
          </w:p>
          <w:p w:rsidR="00641D22" w:rsidRPr="00E90AF9" w:rsidRDefault="00641D22" w:rsidP="00486ECA">
            <w:pPr>
              <w:spacing w:after="0" w:line="360" w:lineRule="auto"/>
              <w:rPr>
                <w:rFonts w:ascii="Arial" w:hAnsi="Arial" w:cs="Arial"/>
                <w:b/>
                <w:lang w:eastAsia="en-US"/>
              </w:rPr>
            </w:pPr>
            <w:r w:rsidRPr="00E90AF9">
              <w:rPr>
                <w:rFonts w:ascii="Arial" w:hAnsi="Arial" w:cs="Arial"/>
                <w:b/>
              </w:rPr>
              <w:t>Dependencias</w:t>
            </w:r>
          </w:p>
        </w:tc>
        <w:tc>
          <w:tcPr>
            <w:tcW w:w="5763" w:type="dxa"/>
            <w:gridSpan w:val="2"/>
            <w:tcBorders>
              <w:top w:val="single" w:sz="4" w:space="0" w:color="auto"/>
              <w:left w:val="single" w:sz="4" w:space="0" w:color="auto"/>
              <w:bottom w:val="single" w:sz="4" w:space="0" w:color="auto"/>
              <w:right w:val="single" w:sz="12" w:space="0" w:color="auto"/>
            </w:tcBorders>
            <w:vAlign w:val="center"/>
          </w:tcPr>
          <w:p w:rsidR="00641D22" w:rsidRPr="00E90AF9" w:rsidRDefault="00641D22" w:rsidP="00486ECA">
            <w:pPr>
              <w:spacing w:after="0" w:line="360" w:lineRule="auto"/>
              <w:rPr>
                <w:rFonts w:ascii="Arial" w:hAnsi="Arial" w:cs="Arial"/>
                <w:lang w:eastAsia="en-US"/>
              </w:rPr>
            </w:pPr>
          </w:p>
        </w:tc>
      </w:tr>
      <w:tr w:rsidR="00641D22" w:rsidRPr="00E90AF9" w:rsidTr="00486ECA">
        <w:trPr>
          <w:cantSplit/>
        </w:trPr>
        <w:tc>
          <w:tcPr>
            <w:tcW w:w="2881" w:type="dxa"/>
            <w:tcBorders>
              <w:top w:val="single" w:sz="4" w:space="0" w:color="auto"/>
              <w:left w:val="single" w:sz="12" w:space="0" w:color="auto"/>
              <w:bottom w:val="single" w:sz="12" w:space="0" w:color="auto"/>
              <w:right w:val="single" w:sz="4" w:space="0" w:color="auto"/>
            </w:tcBorders>
            <w:vAlign w:val="center"/>
            <w:hideMark/>
          </w:tcPr>
          <w:p w:rsidR="00641D22" w:rsidRPr="00E90AF9" w:rsidRDefault="00641D22" w:rsidP="00486ECA">
            <w:pPr>
              <w:spacing w:after="0" w:line="360" w:lineRule="auto"/>
              <w:rPr>
                <w:rFonts w:ascii="Arial" w:hAnsi="Arial" w:cs="Arial"/>
                <w:b/>
                <w:lang w:eastAsia="en-US"/>
              </w:rPr>
            </w:pPr>
            <w:r w:rsidRPr="00E90AF9">
              <w:rPr>
                <w:rFonts w:ascii="Arial" w:hAnsi="Arial" w:cs="Arial"/>
                <w:b/>
              </w:rPr>
              <w:t>Notas adicionales</w:t>
            </w:r>
          </w:p>
        </w:tc>
        <w:tc>
          <w:tcPr>
            <w:tcW w:w="5763" w:type="dxa"/>
            <w:gridSpan w:val="2"/>
            <w:tcBorders>
              <w:top w:val="single" w:sz="4" w:space="0" w:color="auto"/>
              <w:left w:val="single" w:sz="4" w:space="0" w:color="auto"/>
              <w:bottom w:val="single" w:sz="12" w:space="0" w:color="auto"/>
              <w:right w:val="single" w:sz="12" w:space="0" w:color="auto"/>
            </w:tcBorders>
            <w:vAlign w:val="center"/>
          </w:tcPr>
          <w:p w:rsidR="00641D22" w:rsidRPr="00E90AF9" w:rsidRDefault="00641D22" w:rsidP="00486ECA">
            <w:pPr>
              <w:spacing w:after="0" w:line="360" w:lineRule="auto"/>
              <w:rPr>
                <w:rFonts w:ascii="Arial" w:hAnsi="Arial" w:cs="Arial"/>
                <w:lang w:eastAsia="en-US"/>
              </w:rPr>
            </w:pPr>
          </w:p>
        </w:tc>
      </w:tr>
    </w:tbl>
    <w:p w:rsidR="00641D22" w:rsidRPr="00037983" w:rsidRDefault="00037983" w:rsidP="00037983">
      <w:pPr>
        <w:pStyle w:val="titulosTF"/>
        <w:rPr>
          <w:sz w:val="18"/>
        </w:rPr>
      </w:pPr>
      <w:r w:rsidRPr="00037983">
        <w:rPr>
          <w:sz w:val="18"/>
        </w:rPr>
        <w:t>Fuente: (propio)</w:t>
      </w:r>
    </w:p>
    <w:p w:rsidR="00115933" w:rsidRDefault="00115933" w:rsidP="00115933">
      <w:pPr>
        <w:pStyle w:val="contenido"/>
      </w:pPr>
    </w:p>
    <w:p w:rsidR="00641D22" w:rsidRPr="00E90AF9" w:rsidRDefault="00D72B9A" w:rsidP="0085171E">
      <w:pPr>
        <w:pStyle w:val="Nivel5"/>
      </w:pPr>
      <w:r w:rsidRPr="00E90AF9">
        <w:lastRenderedPageBreak/>
        <w:t>Tokenización en palabras</w:t>
      </w:r>
    </w:p>
    <w:p w:rsidR="00037983" w:rsidRDefault="00037983" w:rsidP="00037983">
      <w:pPr>
        <w:pStyle w:val="titulosTF"/>
      </w:pPr>
      <w:bookmarkStart w:id="106" w:name="_Toc414268744"/>
      <w:r>
        <w:t xml:space="preserve">Tabla </w:t>
      </w:r>
      <w:r w:rsidR="009C5032">
        <w:fldChar w:fldCharType="begin"/>
      </w:r>
      <w:r w:rsidR="009C5032">
        <w:instrText xml:space="preserve"> SEQ Tabla \* ARABIC </w:instrText>
      </w:r>
      <w:r w:rsidR="009C5032">
        <w:fldChar w:fldCharType="separate"/>
      </w:r>
      <w:r w:rsidR="007B6AFC">
        <w:rPr>
          <w:noProof/>
        </w:rPr>
        <w:t>13</w:t>
      </w:r>
      <w:r w:rsidR="009C5032">
        <w:rPr>
          <w:noProof/>
        </w:rPr>
        <w:fldChar w:fldCharType="end"/>
      </w:r>
      <w:r>
        <w:t>. Requerimiento de tokenización en palabras</w:t>
      </w:r>
      <w:bookmarkEnd w:id="106"/>
    </w:p>
    <w:tbl>
      <w:tblP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641D22" w:rsidRPr="00E90AF9" w:rsidTr="00BF5CD5">
        <w:trPr>
          <w:cantSplit/>
        </w:trPr>
        <w:tc>
          <w:tcPr>
            <w:tcW w:w="2881" w:type="dxa"/>
            <w:tcBorders>
              <w:top w:val="single" w:sz="12" w:space="0" w:color="auto"/>
              <w:left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Número</w:t>
            </w:r>
          </w:p>
        </w:tc>
        <w:tc>
          <w:tcPr>
            <w:tcW w:w="5763" w:type="dxa"/>
            <w:gridSpan w:val="2"/>
            <w:tcBorders>
              <w:top w:val="single" w:sz="12" w:space="0" w:color="auto"/>
              <w:right w:val="single" w:sz="12" w:space="0" w:color="auto"/>
            </w:tcBorders>
          </w:tcPr>
          <w:p w:rsidR="00641D22" w:rsidRPr="00E90AF9" w:rsidRDefault="00D72B9A" w:rsidP="00E90AF9">
            <w:pPr>
              <w:spacing w:after="0" w:line="360" w:lineRule="auto"/>
              <w:jc w:val="both"/>
              <w:rPr>
                <w:rFonts w:ascii="Arial" w:hAnsi="Arial" w:cs="Arial"/>
                <w:b/>
              </w:rPr>
            </w:pPr>
            <w:r w:rsidRPr="00E90AF9">
              <w:rPr>
                <w:rFonts w:ascii="Arial" w:hAnsi="Arial" w:cs="Arial"/>
                <w:b/>
              </w:rPr>
              <w:t>ECS-</w:t>
            </w:r>
            <w:r w:rsidR="00641D22" w:rsidRPr="00E90AF9">
              <w:rPr>
                <w:rFonts w:ascii="Arial" w:hAnsi="Arial" w:cs="Arial"/>
                <w:b/>
              </w:rPr>
              <w:t>02</w:t>
            </w: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Nombre</w:t>
            </w:r>
          </w:p>
        </w:tc>
        <w:tc>
          <w:tcPr>
            <w:tcW w:w="5763" w:type="dxa"/>
            <w:gridSpan w:val="2"/>
            <w:tcBorders>
              <w:right w:val="single" w:sz="12" w:space="0" w:color="auto"/>
            </w:tcBorders>
          </w:tcPr>
          <w:p w:rsidR="00641D22" w:rsidRPr="00E90AF9" w:rsidRDefault="00641D22" w:rsidP="00E90AF9">
            <w:pPr>
              <w:spacing w:after="0" w:line="360" w:lineRule="auto"/>
              <w:jc w:val="both"/>
              <w:rPr>
                <w:rFonts w:ascii="Arial" w:hAnsi="Arial" w:cs="Arial"/>
              </w:rPr>
            </w:pPr>
            <w:r w:rsidRPr="00E90AF9">
              <w:rPr>
                <w:rFonts w:ascii="Arial" w:hAnsi="Arial" w:cs="Arial"/>
              </w:rPr>
              <w:t>Tokenización en palabras</w:t>
            </w: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Actores</w:t>
            </w:r>
          </w:p>
        </w:tc>
        <w:tc>
          <w:tcPr>
            <w:tcW w:w="5763" w:type="dxa"/>
            <w:gridSpan w:val="2"/>
            <w:tcBorders>
              <w:right w:val="single" w:sz="12" w:space="0" w:color="auto"/>
            </w:tcBorders>
          </w:tcPr>
          <w:p w:rsidR="00641D22" w:rsidRPr="00E90AF9" w:rsidRDefault="00641D22" w:rsidP="00E90AF9">
            <w:pPr>
              <w:spacing w:after="0" w:line="360" w:lineRule="auto"/>
              <w:jc w:val="both"/>
              <w:rPr>
                <w:rFonts w:ascii="Arial" w:hAnsi="Arial" w:cs="Arial"/>
              </w:rPr>
            </w:pPr>
            <w:r w:rsidRPr="00E90AF9">
              <w:rPr>
                <w:rFonts w:ascii="Arial" w:hAnsi="Arial" w:cs="Arial"/>
              </w:rPr>
              <w:t>Cliente, Servicio Web</w:t>
            </w: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bCs/>
              </w:rPr>
            </w:pPr>
            <w:r w:rsidRPr="00E90AF9">
              <w:rPr>
                <w:rFonts w:ascii="Arial" w:hAnsi="Arial" w:cs="Arial"/>
                <w:b/>
                <w:bCs/>
              </w:rPr>
              <w:t>Descripción</w:t>
            </w:r>
          </w:p>
        </w:tc>
        <w:tc>
          <w:tcPr>
            <w:tcW w:w="5763" w:type="dxa"/>
            <w:gridSpan w:val="2"/>
            <w:tcBorders>
              <w:right w:val="single" w:sz="12" w:space="0" w:color="auto"/>
            </w:tcBorders>
          </w:tcPr>
          <w:p w:rsidR="00641D22" w:rsidRPr="00E90AF9" w:rsidRDefault="00641D22" w:rsidP="00E90AF9">
            <w:pPr>
              <w:spacing w:after="0" w:line="360" w:lineRule="auto"/>
              <w:jc w:val="both"/>
              <w:rPr>
                <w:rFonts w:ascii="Arial" w:hAnsi="Arial" w:cs="Arial"/>
              </w:rPr>
            </w:pPr>
            <w:r w:rsidRPr="00E90AF9">
              <w:rPr>
                <w:rFonts w:ascii="Arial" w:hAnsi="Arial" w:cs="Arial"/>
              </w:rPr>
              <w:t>Divide cada sentencia en palabras validas, tokens.</w:t>
            </w: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bCs/>
              </w:rPr>
            </w:pPr>
            <w:r w:rsidRPr="00E90AF9">
              <w:rPr>
                <w:rFonts w:ascii="Arial" w:hAnsi="Arial" w:cs="Arial"/>
                <w:b/>
                <w:bCs/>
              </w:rPr>
              <w:t>Precondición</w:t>
            </w:r>
          </w:p>
        </w:tc>
        <w:tc>
          <w:tcPr>
            <w:tcW w:w="5763" w:type="dxa"/>
            <w:gridSpan w:val="2"/>
            <w:tcBorders>
              <w:right w:val="single" w:sz="12" w:space="0" w:color="auto"/>
            </w:tcBorders>
          </w:tcPr>
          <w:p w:rsidR="00641D22" w:rsidRPr="00E90AF9" w:rsidRDefault="00641D22" w:rsidP="00333126">
            <w:pPr>
              <w:pStyle w:val="Prrafodelista"/>
              <w:numPr>
                <w:ilvl w:val="0"/>
                <w:numId w:val="9"/>
              </w:numPr>
              <w:suppressAutoHyphens w:val="0"/>
              <w:spacing w:after="0" w:line="360" w:lineRule="auto"/>
              <w:jc w:val="both"/>
              <w:rPr>
                <w:rFonts w:ascii="Arial" w:hAnsi="Arial" w:cs="Arial"/>
              </w:rPr>
            </w:pPr>
            <w:r w:rsidRPr="00E90AF9">
              <w:rPr>
                <w:rFonts w:ascii="Arial" w:hAnsi="Arial" w:cs="Arial"/>
              </w:rPr>
              <w:t>Ingreso texto como parámetro de la aplicación</w:t>
            </w:r>
          </w:p>
          <w:p w:rsidR="00641D22" w:rsidRPr="00E90AF9" w:rsidRDefault="00641D22" w:rsidP="00333126">
            <w:pPr>
              <w:pStyle w:val="Prrafodelista"/>
              <w:numPr>
                <w:ilvl w:val="0"/>
                <w:numId w:val="9"/>
              </w:numPr>
              <w:suppressAutoHyphens w:val="0"/>
              <w:spacing w:after="0" w:line="360" w:lineRule="auto"/>
              <w:jc w:val="both"/>
              <w:rPr>
                <w:rFonts w:ascii="Arial" w:hAnsi="Arial" w:cs="Arial"/>
              </w:rPr>
            </w:pPr>
            <w:r w:rsidRPr="00E90AF9">
              <w:rPr>
                <w:rFonts w:ascii="Arial" w:hAnsi="Arial" w:cs="Arial"/>
              </w:rPr>
              <w:t>Texto ha sido validado y procesado</w:t>
            </w:r>
          </w:p>
        </w:tc>
      </w:tr>
      <w:tr w:rsidR="00641D22" w:rsidRPr="00E90AF9" w:rsidTr="00BF5CD5">
        <w:trPr>
          <w:cantSplit/>
        </w:trPr>
        <w:tc>
          <w:tcPr>
            <w:tcW w:w="2881" w:type="dxa"/>
            <w:vMerge w:val="restart"/>
            <w:tcBorders>
              <w:left w:val="single" w:sz="12" w:space="0" w:color="auto"/>
            </w:tcBorders>
          </w:tcPr>
          <w:p w:rsidR="00641D22" w:rsidRPr="00E90AF9" w:rsidRDefault="00641D22" w:rsidP="00E90AF9">
            <w:pPr>
              <w:spacing w:after="0" w:line="360" w:lineRule="auto"/>
              <w:jc w:val="both"/>
              <w:rPr>
                <w:rFonts w:ascii="Arial" w:hAnsi="Arial" w:cs="Arial"/>
                <w:b/>
                <w:bCs/>
              </w:rPr>
            </w:pPr>
            <w:r w:rsidRPr="00E90AF9">
              <w:rPr>
                <w:rFonts w:ascii="Arial" w:hAnsi="Arial" w:cs="Arial"/>
                <w:b/>
                <w:bCs/>
              </w:rPr>
              <w:t>Secuencia Normal</w:t>
            </w:r>
          </w:p>
        </w:tc>
        <w:tc>
          <w:tcPr>
            <w:tcW w:w="789" w:type="dxa"/>
            <w:tcBorders>
              <w:bottom w:val="single" w:sz="2" w:space="0" w:color="auto"/>
            </w:tcBorders>
          </w:tcPr>
          <w:p w:rsidR="00641D22" w:rsidRPr="00E90AF9" w:rsidRDefault="00641D22" w:rsidP="00E90AF9">
            <w:pPr>
              <w:spacing w:after="0" w:line="360" w:lineRule="auto"/>
              <w:jc w:val="both"/>
              <w:rPr>
                <w:rFonts w:ascii="Arial" w:hAnsi="Arial" w:cs="Arial"/>
                <w:bCs/>
              </w:rPr>
            </w:pPr>
            <w:r w:rsidRPr="00E90AF9">
              <w:rPr>
                <w:rFonts w:ascii="Arial" w:hAnsi="Arial" w:cs="Arial"/>
                <w:bCs/>
              </w:rPr>
              <w:t>Paso</w:t>
            </w:r>
          </w:p>
        </w:tc>
        <w:tc>
          <w:tcPr>
            <w:tcW w:w="4974" w:type="dxa"/>
            <w:tcBorders>
              <w:bottom w:val="single" w:sz="2" w:space="0" w:color="auto"/>
              <w:right w:val="single" w:sz="12" w:space="0" w:color="auto"/>
            </w:tcBorders>
          </w:tcPr>
          <w:p w:rsidR="00641D22" w:rsidRPr="00E90AF9" w:rsidRDefault="00641D22" w:rsidP="00E90AF9">
            <w:pPr>
              <w:spacing w:after="0" w:line="360" w:lineRule="auto"/>
              <w:jc w:val="both"/>
              <w:rPr>
                <w:rFonts w:ascii="Arial" w:hAnsi="Arial" w:cs="Arial"/>
                <w:bCs/>
              </w:rPr>
            </w:pPr>
            <w:r w:rsidRPr="00E90AF9">
              <w:rPr>
                <w:rFonts w:ascii="Arial" w:hAnsi="Arial" w:cs="Arial"/>
                <w:bCs/>
              </w:rPr>
              <w:t>Acción</w:t>
            </w:r>
          </w:p>
        </w:tc>
      </w:tr>
      <w:tr w:rsidR="00641D22" w:rsidRPr="00E90AF9" w:rsidTr="00BF5CD5">
        <w:trPr>
          <w:cantSplit/>
        </w:trPr>
        <w:tc>
          <w:tcPr>
            <w:tcW w:w="2881" w:type="dxa"/>
            <w:vMerge/>
            <w:tcBorders>
              <w:left w:val="single" w:sz="12" w:space="0" w:color="auto"/>
              <w:right w:val="single" w:sz="2" w:space="0" w:color="auto"/>
            </w:tcBorders>
          </w:tcPr>
          <w:p w:rsidR="00641D22" w:rsidRPr="00E90AF9" w:rsidRDefault="00641D22" w:rsidP="00E90AF9">
            <w:pPr>
              <w:spacing w:line="360" w:lineRule="auto"/>
              <w:jc w:val="both"/>
              <w:rPr>
                <w:rFonts w:ascii="Arial" w:hAnsi="Arial" w:cs="Arial"/>
                <w:b/>
                <w:bCs/>
              </w:rPr>
            </w:pPr>
          </w:p>
        </w:tc>
        <w:tc>
          <w:tcPr>
            <w:tcW w:w="789" w:type="dxa"/>
            <w:tcBorders>
              <w:top w:val="single" w:sz="2" w:space="0" w:color="auto"/>
              <w:left w:val="single" w:sz="2" w:space="0" w:color="auto"/>
              <w:bottom w:val="nil"/>
              <w:right w:val="single" w:sz="2" w:space="0" w:color="auto"/>
            </w:tcBorders>
          </w:tcPr>
          <w:p w:rsidR="00641D22" w:rsidRPr="00E90AF9" w:rsidRDefault="00641D22" w:rsidP="00E90AF9">
            <w:pPr>
              <w:spacing w:line="360" w:lineRule="auto"/>
              <w:jc w:val="center"/>
              <w:rPr>
                <w:rFonts w:ascii="Arial" w:hAnsi="Arial" w:cs="Arial"/>
              </w:rPr>
            </w:pPr>
            <w:r w:rsidRPr="00E90AF9">
              <w:rPr>
                <w:rFonts w:ascii="Arial" w:hAnsi="Arial" w:cs="Arial"/>
              </w:rPr>
              <w:t>1</w:t>
            </w:r>
          </w:p>
        </w:tc>
        <w:tc>
          <w:tcPr>
            <w:tcW w:w="4974" w:type="dxa"/>
            <w:tcBorders>
              <w:top w:val="single" w:sz="2" w:space="0" w:color="auto"/>
              <w:left w:val="single" w:sz="2" w:space="0" w:color="auto"/>
              <w:bottom w:val="nil"/>
              <w:right w:val="single" w:sz="12" w:space="0" w:color="auto"/>
            </w:tcBorders>
          </w:tcPr>
          <w:p w:rsidR="00641D22" w:rsidRPr="00E90AF9" w:rsidRDefault="00641D22" w:rsidP="00E90AF9">
            <w:pPr>
              <w:spacing w:line="360" w:lineRule="auto"/>
              <w:jc w:val="both"/>
              <w:rPr>
                <w:rFonts w:ascii="Arial" w:hAnsi="Arial" w:cs="Arial"/>
              </w:rPr>
            </w:pPr>
            <w:r w:rsidRPr="00E90AF9">
              <w:rPr>
                <w:rFonts w:ascii="Arial" w:hAnsi="Arial" w:cs="Arial"/>
              </w:rPr>
              <w:t xml:space="preserve">Entrada del texto validado, como parámetro para el servicio web. </w:t>
            </w:r>
          </w:p>
        </w:tc>
      </w:tr>
      <w:tr w:rsidR="00641D22" w:rsidRPr="00E90AF9" w:rsidTr="00BF5CD5">
        <w:trPr>
          <w:cantSplit/>
        </w:trPr>
        <w:tc>
          <w:tcPr>
            <w:tcW w:w="2881" w:type="dxa"/>
            <w:vMerge/>
            <w:tcBorders>
              <w:left w:val="single" w:sz="12" w:space="0" w:color="auto"/>
              <w:right w:val="single" w:sz="2" w:space="0" w:color="auto"/>
            </w:tcBorders>
          </w:tcPr>
          <w:p w:rsidR="00641D22" w:rsidRPr="00E90AF9" w:rsidRDefault="00641D22"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641D22" w:rsidRPr="00E90AF9" w:rsidRDefault="00641D22" w:rsidP="00E90AF9">
            <w:pPr>
              <w:spacing w:line="360" w:lineRule="auto"/>
              <w:jc w:val="center"/>
              <w:rPr>
                <w:rFonts w:ascii="Arial" w:hAnsi="Arial" w:cs="Arial"/>
              </w:rPr>
            </w:pPr>
            <w:r w:rsidRPr="00E90AF9">
              <w:rPr>
                <w:rFonts w:ascii="Arial" w:hAnsi="Arial" w:cs="Arial"/>
              </w:rPr>
              <w:t>2</w:t>
            </w:r>
          </w:p>
        </w:tc>
        <w:tc>
          <w:tcPr>
            <w:tcW w:w="4974" w:type="dxa"/>
            <w:tcBorders>
              <w:top w:val="nil"/>
              <w:left w:val="single" w:sz="2" w:space="0" w:color="auto"/>
              <w:bottom w:val="nil"/>
              <w:right w:val="single" w:sz="12" w:space="0" w:color="auto"/>
            </w:tcBorders>
          </w:tcPr>
          <w:p w:rsidR="00641D22" w:rsidRPr="00E90AF9" w:rsidRDefault="00641D22" w:rsidP="00E90AF9">
            <w:pPr>
              <w:spacing w:line="360" w:lineRule="auto"/>
              <w:jc w:val="both"/>
              <w:rPr>
                <w:rFonts w:ascii="Arial" w:hAnsi="Arial" w:cs="Arial"/>
              </w:rPr>
            </w:pPr>
            <w:r w:rsidRPr="00E90AF9">
              <w:rPr>
                <w:rFonts w:ascii="Arial" w:hAnsi="Arial" w:cs="Arial"/>
              </w:rPr>
              <w:t xml:space="preserve">Segmentación del texto en sentencias. </w:t>
            </w:r>
            <w:r w:rsidRPr="00E90AF9">
              <w:rPr>
                <w:rFonts w:ascii="Arial" w:hAnsi="Arial" w:cs="Arial"/>
                <w:b/>
              </w:rPr>
              <w:t>ECS-01</w:t>
            </w:r>
          </w:p>
        </w:tc>
      </w:tr>
      <w:tr w:rsidR="00641D22" w:rsidRPr="00E90AF9" w:rsidTr="00BF5CD5">
        <w:trPr>
          <w:cantSplit/>
        </w:trPr>
        <w:tc>
          <w:tcPr>
            <w:tcW w:w="2881" w:type="dxa"/>
            <w:vMerge/>
            <w:tcBorders>
              <w:left w:val="single" w:sz="12" w:space="0" w:color="auto"/>
              <w:right w:val="single" w:sz="2" w:space="0" w:color="auto"/>
            </w:tcBorders>
          </w:tcPr>
          <w:p w:rsidR="00641D22" w:rsidRPr="00E90AF9" w:rsidRDefault="00641D22"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641D22" w:rsidRPr="00E90AF9" w:rsidRDefault="00641D22" w:rsidP="00E90AF9">
            <w:pPr>
              <w:spacing w:line="360" w:lineRule="auto"/>
              <w:jc w:val="center"/>
              <w:rPr>
                <w:rFonts w:ascii="Arial" w:hAnsi="Arial" w:cs="Arial"/>
              </w:rPr>
            </w:pPr>
            <w:r w:rsidRPr="00E90AF9">
              <w:rPr>
                <w:rFonts w:ascii="Arial" w:hAnsi="Arial" w:cs="Arial"/>
              </w:rPr>
              <w:t>3</w:t>
            </w:r>
          </w:p>
        </w:tc>
        <w:tc>
          <w:tcPr>
            <w:tcW w:w="4974" w:type="dxa"/>
            <w:tcBorders>
              <w:top w:val="nil"/>
              <w:left w:val="single" w:sz="2" w:space="0" w:color="auto"/>
              <w:bottom w:val="nil"/>
              <w:right w:val="single" w:sz="12" w:space="0" w:color="auto"/>
            </w:tcBorders>
          </w:tcPr>
          <w:p w:rsidR="00641D22" w:rsidRPr="00E90AF9" w:rsidRDefault="00641D22" w:rsidP="00E90AF9">
            <w:pPr>
              <w:spacing w:line="360" w:lineRule="auto"/>
              <w:jc w:val="both"/>
              <w:rPr>
                <w:rFonts w:ascii="Arial" w:hAnsi="Arial" w:cs="Arial"/>
              </w:rPr>
            </w:pPr>
            <w:r w:rsidRPr="00E90AF9">
              <w:rPr>
                <w:rFonts w:ascii="Arial" w:hAnsi="Arial" w:cs="Arial"/>
              </w:rPr>
              <w:t>Se recorre la lista de sentencias segmentadas.</w:t>
            </w:r>
          </w:p>
        </w:tc>
      </w:tr>
      <w:tr w:rsidR="00641D22" w:rsidRPr="00E90AF9" w:rsidTr="00BF5CD5">
        <w:trPr>
          <w:cantSplit/>
        </w:trPr>
        <w:tc>
          <w:tcPr>
            <w:tcW w:w="2881" w:type="dxa"/>
            <w:vMerge/>
            <w:tcBorders>
              <w:left w:val="single" w:sz="12" w:space="0" w:color="auto"/>
              <w:right w:val="single" w:sz="2" w:space="0" w:color="auto"/>
            </w:tcBorders>
          </w:tcPr>
          <w:p w:rsidR="00641D22" w:rsidRPr="00E90AF9" w:rsidRDefault="00641D22"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641D22" w:rsidRPr="00E90AF9" w:rsidRDefault="00641D22" w:rsidP="00E90AF9">
            <w:pPr>
              <w:spacing w:line="360" w:lineRule="auto"/>
              <w:jc w:val="center"/>
              <w:rPr>
                <w:rFonts w:ascii="Arial" w:hAnsi="Arial" w:cs="Arial"/>
              </w:rPr>
            </w:pPr>
            <w:r w:rsidRPr="00E90AF9">
              <w:rPr>
                <w:rFonts w:ascii="Arial" w:hAnsi="Arial" w:cs="Arial"/>
              </w:rPr>
              <w:t>4</w:t>
            </w:r>
          </w:p>
        </w:tc>
        <w:tc>
          <w:tcPr>
            <w:tcW w:w="4974" w:type="dxa"/>
            <w:tcBorders>
              <w:top w:val="nil"/>
              <w:left w:val="single" w:sz="2" w:space="0" w:color="auto"/>
              <w:bottom w:val="nil"/>
              <w:right w:val="single" w:sz="12" w:space="0" w:color="auto"/>
            </w:tcBorders>
          </w:tcPr>
          <w:p w:rsidR="00641D22" w:rsidRPr="00E90AF9" w:rsidRDefault="00641D22" w:rsidP="00E90AF9">
            <w:pPr>
              <w:spacing w:line="360" w:lineRule="auto"/>
              <w:jc w:val="both"/>
              <w:rPr>
                <w:rFonts w:ascii="Arial" w:hAnsi="Arial" w:cs="Arial"/>
              </w:rPr>
            </w:pPr>
            <w:r w:rsidRPr="00E90AF9">
              <w:rPr>
                <w:rFonts w:ascii="Arial" w:hAnsi="Arial" w:cs="Arial"/>
              </w:rPr>
              <w:t>Se divide palabra por palabra de la sentencia en una lista, se obtiene una lista de listas.</w:t>
            </w:r>
          </w:p>
        </w:tc>
      </w:tr>
      <w:tr w:rsidR="00641D22" w:rsidRPr="00E90AF9" w:rsidTr="00BF5CD5">
        <w:trPr>
          <w:cantSplit/>
        </w:trPr>
        <w:tc>
          <w:tcPr>
            <w:tcW w:w="2881" w:type="dxa"/>
            <w:vMerge/>
            <w:tcBorders>
              <w:left w:val="single" w:sz="12" w:space="0" w:color="auto"/>
              <w:right w:val="single" w:sz="2" w:space="0" w:color="auto"/>
            </w:tcBorders>
          </w:tcPr>
          <w:p w:rsidR="00641D22" w:rsidRPr="00E90AF9" w:rsidRDefault="00641D22"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641D22" w:rsidRPr="00E90AF9" w:rsidRDefault="00641D22" w:rsidP="00E90AF9">
            <w:pPr>
              <w:spacing w:line="360" w:lineRule="auto"/>
              <w:jc w:val="center"/>
              <w:rPr>
                <w:rFonts w:ascii="Arial" w:hAnsi="Arial" w:cs="Arial"/>
              </w:rPr>
            </w:pPr>
            <w:r w:rsidRPr="00E90AF9">
              <w:rPr>
                <w:rFonts w:ascii="Arial" w:hAnsi="Arial" w:cs="Arial"/>
              </w:rPr>
              <w:t>5</w:t>
            </w:r>
          </w:p>
        </w:tc>
        <w:tc>
          <w:tcPr>
            <w:tcW w:w="4974" w:type="dxa"/>
            <w:tcBorders>
              <w:top w:val="nil"/>
              <w:left w:val="single" w:sz="2" w:space="0" w:color="auto"/>
              <w:bottom w:val="nil"/>
              <w:right w:val="single" w:sz="12" w:space="0" w:color="auto"/>
            </w:tcBorders>
          </w:tcPr>
          <w:p w:rsidR="00641D22" w:rsidRPr="00E90AF9" w:rsidRDefault="00641D22" w:rsidP="00E90AF9">
            <w:pPr>
              <w:spacing w:line="360" w:lineRule="auto"/>
              <w:jc w:val="both"/>
              <w:rPr>
                <w:rFonts w:ascii="Arial" w:hAnsi="Arial" w:cs="Arial"/>
              </w:rPr>
            </w:pPr>
            <w:r w:rsidRPr="00E90AF9">
              <w:rPr>
                <w:rFonts w:ascii="Arial" w:hAnsi="Arial" w:cs="Arial"/>
              </w:rPr>
              <w:t>Se estructura en formato JSON</w:t>
            </w:r>
          </w:p>
        </w:tc>
      </w:tr>
      <w:tr w:rsidR="00641D22" w:rsidRPr="00E90AF9" w:rsidTr="00BF5CD5">
        <w:trPr>
          <w:cantSplit/>
        </w:trPr>
        <w:tc>
          <w:tcPr>
            <w:tcW w:w="2881" w:type="dxa"/>
            <w:vMerge/>
            <w:tcBorders>
              <w:left w:val="single" w:sz="12" w:space="0" w:color="auto"/>
              <w:right w:val="single" w:sz="2" w:space="0" w:color="auto"/>
            </w:tcBorders>
          </w:tcPr>
          <w:p w:rsidR="00641D22" w:rsidRPr="00E90AF9" w:rsidRDefault="00641D22" w:rsidP="00E90AF9">
            <w:pPr>
              <w:spacing w:line="360" w:lineRule="auto"/>
              <w:jc w:val="both"/>
              <w:rPr>
                <w:rFonts w:ascii="Arial" w:hAnsi="Arial" w:cs="Arial"/>
                <w:b/>
                <w:bCs/>
              </w:rPr>
            </w:pPr>
          </w:p>
        </w:tc>
        <w:tc>
          <w:tcPr>
            <w:tcW w:w="789" w:type="dxa"/>
            <w:tcBorders>
              <w:top w:val="nil"/>
              <w:left w:val="single" w:sz="2" w:space="0" w:color="auto"/>
              <w:bottom w:val="single" w:sz="2" w:space="0" w:color="auto"/>
              <w:right w:val="single" w:sz="2" w:space="0" w:color="auto"/>
            </w:tcBorders>
          </w:tcPr>
          <w:p w:rsidR="00641D22" w:rsidRPr="00E90AF9" w:rsidRDefault="00641D22" w:rsidP="00E90AF9">
            <w:pPr>
              <w:spacing w:line="360" w:lineRule="auto"/>
              <w:jc w:val="center"/>
              <w:rPr>
                <w:rFonts w:ascii="Arial" w:hAnsi="Arial" w:cs="Arial"/>
              </w:rPr>
            </w:pPr>
            <w:r w:rsidRPr="00E90AF9">
              <w:rPr>
                <w:rFonts w:ascii="Arial" w:hAnsi="Arial" w:cs="Arial"/>
              </w:rPr>
              <w:t>6</w:t>
            </w:r>
          </w:p>
        </w:tc>
        <w:tc>
          <w:tcPr>
            <w:tcW w:w="4974" w:type="dxa"/>
            <w:tcBorders>
              <w:top w:val="nil"/>
              <w:left w:val="single" w:sz="2" w:space="0" w:color="auto"/>
              <w:bottom w:val="single" w:sz="2" w:space="0" w:color="auto"/>
              <w:right w:val="single" w:sz="12" w:space="0" w:color="auto"/>
            </w:tcBorders>
          </w:tcPr>
          <w:p w:rsidR="00641D22" w:rsidRPr="00E90AF9" w:rsidRDefault="00641D22" w:rsidP="00E90AF9">
            <w:pPr>
              <w:spacing w:line="360" w:lineRule="auto"/>
              <w:jc w:val="both"/>
              <w:rPr>
                <w:rFonts w:ascii="Arial" w:hAnsi="Arial" w:cs="Arial"/>
              </w:rPr>
            </w:pPr>
            <w:r w:rsidRPr="00E90AF9">
              <w:rPr>
                <w:rFonts w:ascii="Arial" w:hAnsi="Arial" w:cs="Arial"/>
              </w:rPr>
              <w:t>Retorna el JSON con las sentencias divididas en “tokens”</w:t>
            </w:r>
          </w:p>
        </w:tc>
      </w:tr>
      <w:tr w:rsidR="00641D22" w:rsidRPr="00E90AF9" w:rsidTr="00BF5CD5">
        <w:trPr>
          <w:cantSplit/>
        </w:trPr>
        <w:tc>
          <w:tcPr>
            <w:tcW w:w="2881" w:type="dxa"/>
            <w:tcBorders>
              <w:left w:val="single" w:sz="12" w:space="0" w:color="auto"/>
            </w:tcBorders>
          </w:tcPr>
          <w:p w:rsidR="00641D22" w:rsidRPr="00E90AF9" w:rsidRDefault="00641D22" w:rsidP="001F0915">
            <w:pPr>
              <w:spacing w:after="0" w:line="360" w:lineRule="auto"/>
              <w:jc w:val="both"/>
              <w:rPr>
                <w:rFonts w:ascii="Arial" w:hAnsi="Arial" w:cs="Arial"/>
                <w:b/>
                <w:bCs/>
              </w:rPr>
            </w:pPr>
            <w:r w:rsidRPr="00E90AF9">
              <w:rPr>
                <w:rFonts w:ascii="Arial" w:hAnsi="Arial" w:cs="Arial"/>
                <w:b/>
                <w:bCs/>
              </w:rPr>
              <w:t>Poscondición</w:t>
            </w:r>
          </w:p>
        </w:tc>
        <w:tc>
          <w:tcPr>
            <w:tcW w:w="5763" w:type="dxa"/>
            <w:gridSpan w:val="2"/>
            <w:tcBorders>
              <w:right w:val="single" w:sz="12" w:space="0" w:color="auto"/>
            </w:tcBorders>
          </w:tcPr>
          <w:p w:rsidR="00641D22" w:rsidRPr="00E90AF9" w:rsidRDefault="00641D22" w:rsidP="00333126">
            <w:pPr>
              <w:pStyle w:val="Prrafodelista"/>
              <w:numPr>
                <w:ilvl w:val="0"/>
                <w:numId w:val="10"/>
              </w:numPr>
              <w:suppressAutoHyphens w:val="0"/>
              <w:spacing w:after="0" w:line="360" w:lineRule="auto"/>
              <w:jc w:val="both"/>
              <w:rPr>
                <w:rFonts w:ascii="Arial" w:hAnsi="Arial" w:cs="Arial"/>
              </w:rPr>
            </w:pPr>
            <w:r w:rsidRPr="00E90AF9">
              <w:rPr>
                <w:rFonts w:ascii="Arial" w:hAnsi="Arial" w:cs="Arial"/>
              </w:rPr>
              <w:t>Texto tokenizado por sentencias y estos a la vez tokenizados en palabras</w:t>
            </w: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Secuencia alternativo</w:t>
            </w:r>
          </w:p>
        </w:tc>
        <w:tc>
          <w:tcPr>
            <w:tcW w:w="5763" w:type="dxa"/>
            <w:gridSpan w:val="2"/>
            <w:tcBorders>
              <w:right w:val="single" w:sz="12" w:space="0" w:color="auto"/>
            </w:tcBorders>
          </w:tcPr>
          <w:p w:rsidR="00641D22" w:rsidRPr="00E90AF9" w:rsidRDefault="00641D22" w:rsidP="00E90AF9">
            <w:pPr>
              <w:spacing w:after="0" w:line="360" w:lineRule="auto"/>
              <w:jc w:val="both"/>
              <w:rPr>
                <w:rFonts w:ascii="Arial" w:hAnsi="Arial" w:cs="Arial"/>
              </w:rPr>
            </w:pP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Prioridad</w:t>
            </w:r>
          </w:p>
        </w:tc>
        <w:tc>
          <w:tcPr>
            <w:tcW w:w="5763" w:type="dxa"/>
            <w:gridSpan w:val="2"/>
            <w:tcBorders>
              <w:right w:val="single" w:sz="12" w:space="0" w:color="auto"/>
            </w:tcBorders>
          </w:tcPr>
          <w:p w:rsidR="00641D22" w:rsidRPr="00E90AF9" w:rsidRDefault="00641D22" w:rsidP="00E90AF9">
            <w:pPr>
              <w:spacing w:after="0" w:line="360" w:lineRule="auto"/>
              <w:jc w:val="both"/>
              <w:rPr>
                <w:rFonts w:ascii="Arial" w:hAnsi="Arial" w:cs="Arial"/>
              </w:rPr>
            </w:pPr>
            <w:r w:rsidRPr="00E90AF9">
              <w:rPr>
                <w:rFonts w:ascii="Arial" w:hAnsi="Arial" w:cs="Arial"/>
              </w:rPr>
              <w:t>Baja</w:t>
            </w: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Requerimientos Especiales</w:t>
            </w:r>
          </w:p>
        </w:tc>
        <w:tc>
          <w:tcPr>
            <w:tcW w:w="5763" w:type="dxa"/>
            <w:gridSpan w:val="2"/>
            <w:tcBorders>
              <w:right w:val="single" w:sz="12" w:space="0" w:color="auto"/>
            </w:tcBorders>
          </w:tcPr>
          <w:p w:rsidR="00641D22" w:rsidRPr="00E90AF9" w:rsidRDefault="00641D22" w:rsidP="00E90AF9">
            <w:pPr>
              <w:spacing w:line="360" w:lineRule="auto"/>
              <w:jc w:val="both"/>
              <w:rPr>
                <w:rFonts w:ascii="Arial" w:hAnsi="Arial" w:cs="Arial"/>
              </w:rPr>
            </w:pPr>
            <w:r w:rsidRPr="00E90AF9">
              <w:rPr>
                <w:rFonts w:ascii="Arial" w:hAnsi="Arial" w:cs="Arial"/>
              </w:rPr>
              <w:t>Del funcionamiento del Servicio web de Tokenización en Sentencias</w:t>
            </w: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Asunciones y</w:t>
            </w:r>
          </w:p>
          <w:p w:rsidR="00641D22" w:rsidRPr="00E90AF9" w:rsidRDefault="00641D22" w:rsidP="00E90AF9">
            <w:pPr>
              <w:spacing w:after="0" w:line="360" w:lineRule="auto"/>
              <w:jc w:val="both"/>
              <w:rPr>
                <w:rFonts w:ascii="Arial" w:hAnsi="Arial" w:cs="Arial"/>
                <w:b/>
              </w:rPr>
            </w:pPr>
            <w:r w:rsidRPr="00E90AF9">
              <w:rPr>
                <w:rFonts w:ascii="Arial" w:hAnsi="Arial" w:cs="Arial"/>
                <w:b/>
              </w:rPr>
              <w:t>Dependencias</w:t>
            </w:r>
          </w:p>
        </w:tc>
        <w:tc>
          <w:tcPr>
            <w:tcW w:w="5763" w:type="dxa"/>
            <w:gridSpan w:val="2"/>
            <w:tcBorders>
              <w:right w:val="single" w:sz="12" w:space="0" w:color="auto"/>
            </w:tcBorders>
          </w:tcPr>
          <w:p w:rsidR="00641D22" w:rsidRPr="00E90AF9" w:rsidRDefault="00641D22" w:rsidP="00E90AF9">
            <w:pPr>
              <w:spacing w:after="0" w:line="360" w:lineRule="auto"/>
              <w:jc w:val="both"/>
              <w:rPr>
                <w:rFonts w:ascii="Arial" w:hAnsi="Arial" w:cs="Arial"/>
              </w:rPr>
            </w:pPr>
          </w:p>
        </w:tc>
      </w:tr>
      <w:tr w:rsidR="00641D22" w:rsidRPr="00E90AF9" w:rsidTr="00BF5CD5">
        <w:trPr>
          <w:cantSplit/>
        </w:trPr>
        <w:tc>
          <w:tcPr>
            <w:tcW w:w="2881" w:type="dxa"/>
            <w:tcBorders>
              <w:left w:val="single" w:sz="12" w:space="0" w:color="auto"/>
              <w:bottom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Notas adicionales</w:t>
            </w:r>
          </w:p>
        </w:tc>
        <w:tc>
          <w:tcPr>
            <w:tcW w:w="5763" w:type="dxa"/>
            <w:gridSpan w:val="2"/>
            <w:tcBorders>
              <w:bottom w:val="single" w:sz="12" w:space="0" w:color="auto"/>
              <w:right w:val="single" w:sz="12" w:space="0" w:color="auto"/>
            </w:tcBorders>
          </w:tcPr>
          <w:p w:rsidR="00641D22" w:rsidRPr="00E90AF9" w:rsidRDefault="00641D22" w:rsidP="00E90AF9">
            <w:pPr>
              <w:spacing w:after="0" w:line="360" w:lineRule="auto"/>
              <w:jc w:val="both"/>
              <w:rPr>
                <w:rFonts w:ascii="Arial" w:hAnsi="Arial" w:cs="Arial"/>
              </w:rPr>
            </w:pPr>
          </w:p>
        </w:tc>
      </w:tr>
    </w:tbl>
    <w:p w:rsidR="00641D22" w:rsidRPr="00115933" w:rsidRDefault="00037983" w:rsidP="00E90AF9">
      <w:pPr>
        <w:pStyle w:val="contenido"/>
        <w:rPr>
          <w:sz w:val="18"/>
        </w:rPr>
      </w:pPr>
      <w:r w:rsidRPr="00115933">
        <w:rPr>
          <w:sz w:val="18"/>
        </w:rPr>
        <w:t>Fuente: (propio)</w:t>
      </w:r>
    </w:p>
    <w:p w:rsidR="00115933" w:rsidRDefault="00115933" w:rsidP="00115933">
      <w:pPr>
        <w:pStyle w:val="contenido"/>
      </w:pPr>
    </w:p>
    <w:p w:rsidR="00D72B9A" w:rsidRPr="00E90AF9" w:rsidRDefault="002C0454" w:rsidP="0085171E">
      <w:pPr>
        <w:pStyle w:val="Nivel5"/>
      </w:pPr>
      <w:r w:rsidRPr="00E90AF9">
        <w:lastRenderedPageBreak/>
        <w:t>Etiquetado</w:t>
      </w:r>
      <w:r w:rsidR="00037983">
        <w:t xml:space="preserve"> de palabra</w:t>
      </w:r>
    </w:p>
    <w:p w:rsidR="00037983" w:rsidRDefault="00037983" w:rsidP="00037983">
      <w:pPr>
        <w:pStyle w:val="titulosTF"/>
      </w:pPr>
      <w:bookmarkStart w:id="107" w:name="_Toc414268745"/>
      <w:r>
        <w:t xml:space="preserve">Tabla </w:t>
      </w:r>
      <w:r w:rsidR="009C5032">
        <w:fldChar w:fldCharType="begin"/>
      </w:r>
      <w:r w:rsidR="009C5032">
        <w:instrText xml:space="preserve"> SEQ Tabla \* ARABIC </w:instrText>
      </w:r>
      <w:r w:rsidR="009C5032">
        <w:fldChar w:fldCharType="separate"/>
      </w:r>
      <w:r w:rsidR="007B6AFC">
        <w:rPr>
          <w:noProof/>
        </w:rPr>
        <w:t>14</w:t>
      </w:r>
      <w:r w:rsidR="009C5032">
        <w:rPr>
          <w:noProof/>
        </w:rPr>
        <w:fldChar w:fldCharType="end"/>
      </w:r>
      <w:r>
        <w:t>: Requerimiento de etiquetado</w:t>
      </w:r>
      <w:bookmarkEnd w:id="107"/>
    </w:p>
    <w:tbl>
      <w:tblPr>
        <w:tblpPr w:leftFromText="141" w:rightFromText="141" w:bottomFromText="200" w:vertAnchor="text" w:tblpY="1"/>
        <w:tblOverlap w:val="neve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81"/>
        <w:gridCol w:w="789"/>
        <w:gridCol w:w="4974"/>
      </w:tblGrid>
      <w:tr w:rsidR="00D72B9A" w:rsidRPr="00E90AF9" w:rsidTr="00D72B9A">
        <w:trPr>
          <w:cantSplit/>
        </w:trPr>
        <w:tc>
          <w:tcPr>
            <w:tcW w:w="2881" w:type="dxa"/>
            <w:tcBorders>
              <w:top w:val="single" w:sz="12"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Número</w:t>
            </w:r>
          </w:p>
        </w:tc>
        <w:tc>
          <w:tcPr>
            <w:tcW w:w="5763" w:type="dxa"/>
            <w:gridSpan w:val="2"/>
            <w:tcBorders>
              <w:top w:val="single" w:sz="12" w:space="0" w:color="auto"/>
              <w:left w:val="single" w:sz="4" w:space="0" w:color="auto"/>
              <w:bottom w:val="single" w:sz="4" w:space="0" w:color="auto"/>
              <w:right w:val="single" w:sz="12"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ECS-03</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Nombre</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E90AF9">
            <w:pPr>
              <w:spacing w:after="0" w:line="360" w:lineRule="auto"/>
              <w:jc w:val="both"/>
              <w:rPr>
                <w:rFonts w:ascii="Arial" w:hAnsi="Arial" w:cs="Arial"/>
                <w:lang w:eastAsia="en-US"/>
              </w:rPr>
            </w:pPr>
            <w:r w:rsidRPr="00E90AF9">
              <w:rPr>
                <w:rFonts w:ascii="Arial" w:hAnsi="Arial" w:cs="Arial"/>
              </w:rPr>
              <w:t>Etiquetado</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Actores</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E90AF9">
            <w:pPr>
              <w:spacing w:after="0" w:line="360" w:lineRule="auto"/>
              <w:jc w:val="both"/>
              <w:rPr>
                <w:rFonts w:ascii="Arial" w:hAnsi="Arial" w:cs="Arial"/>
                <w:lang w:eastAsia="en-US"/>
              </w:rPr>
            </w:pPr>
            <w:r w:rsidRPr="00E90AF9">
              <w:rPr>
                <w:rFonts w:ascii="Arial" w:hAnsi="Arial" w:cs="Arial"/>
              </w:rPr>
              <w:t>Cliente, Servicio Web</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bCs/>
                <w:lang w:eastAsia="en-US"/>
              </w:rPr>
            </w:pPr>
            <w:r w:rsidRPr="00E90AF9">
              <w:rPr>
                <w:rFonts w:ascii="Arial" w:hAnsi="Arial" w:cs="Arial"/>
                <w:b/>
                <w:bCs/>
              </w:rPr>
              <w:t>Descripción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E90AF9">
            <w:pPr>
              <w:spacing w:after="0" w:line="360" w:lineRule="auto"/>
              <w:jc w:val="both"/>
              <w:rPr>
                <w:rFonts w:ascii="Arial" w:hAnsi="Arial" w:cs="Arial"/>
                <w:lang w:eastAsia="en-US"/>
              </w:rPr>
            </w:pPr>
            <w:r w:rsidRPr="00E90AF9">
              <w:rPr>
                <w:rFonts w:ascii="Arial" w:hAnsi="Arial" w:cs="Arial"/>
              </w:rPr>
              <w:t>Este servicio permite la tokenización de cada palabra y etiquetación de las mismas de acuerdo a la función que cumplen en el contexto que se encuentra, para hacerlo se apoya en el servicio web de tokenización en sentencias</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bCs/>
                <w:lang w:eastAsia="en-US"/>
              </w:rPr>
            </w:pPr>
            <w:r w:rsidRPr="00E90AF9">
              <w:rPr>
                <w:rFonts w:ascii="Arial" w:hAnsi="Arial" w:cs="Arial"/>
                <w:b/>
                <w:bCs/>
              </w:rPr>
              <w:t>Precondición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333126">
            <w:pPr>
              <w:pStyle w:val="Prrafodelista"/>
              <w:numPr>
                <w:ilvl w:val="0"/>
                <w:numId w:val="7"/>
              </w:numPr>
              <w:suppressAutoHyphens w:val="0"/>
              <w:spacing w:after="0" w:line="360" w:lineRule="auto"/>
              <w:jc w:val="both"/>
              <w:rPr>
                <w:rFonts w:ascii="Arial" w:hAnsi="Arial" w:cs="Arial"/>
              </w:rPr>
            </w:pPr>
            <w:r w:rsidRPr="00E90AF9">
              <w:rPr>
                <w:rFonts w:ascii="Arial" w:hAnsi="Arial" w:cs="Arial"/>
              </w:rPr>
              <w:t>Ingreso texto como parámetro de la aplicación</w:t>
            </w:r>
          </w:p>
          <w:p w:rsidR="00D72B9A" w:rsidRPr="00E90AF9" w:rsidRDefault="00D72B9A" w:rsidP="00333126">
            <w:pPr>
              <w:pStyle w:val="Prrafodelista"/>
              <w:numPr>
                <w:ilvl w:val="0"/>
                <w:numId w:val="7"/>
              </w:numPr>
              <w:suppressAutoHyphens w:val="0"/>
              <w:spacing w:after="0" w:line="360" w:lineRule="auto"/>
              <w:jc w:val="both"/>
              <w:rPr>
                <w:rFonts w:ascii="Arial" w:hAnsi="Arial" w:cs="Arial"/>
              </w:rPr>
            </w:pPr>
            <w:r w:rsidRPr="00E90AF9">
              <w:rPr>
                <w:rFonts w:ascii="Arial" w:hAnsi="Arial" w:cs="Arial"/>
              </w:rPr>
              <w:t>Texto ha sido validado y procesado</w:t>
            </w:r>
          </w:p>
        </w:tc>
      </w:tr>
      <w:tr w:rsidR="00D72B9A" w:rsidRPr="00E90AF9" w:rsidTr="00D72B9A">
        <w:trPr>
          <w:cantSplit/>
        </w:trPr>
        <w:tc>
          <w:tcPr>
            <w:tcW w:w="2881" w:type="dxa"/>
            <w:vMerge w:val="restart"/>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bCs/>
                <w:lang w:eastAsia="en-US"/>
              </w:rPr>
            </w:pPr>
            <w:r w:rsidRPr="00E90AF9">
              <w:rPr>
                <w:rFonts w:ascii="Arial" w:hAnsi="Arial" w:cs="Arial"/>
                <w:b/>
                <w:bCs/>
              </w:rPr>
              <w:t>Secuencia Normal</w:t>
            </w:r>
          </w:p>
        </w:tc>
        <w:tc>
          <w:tcPr>
            <w:tcW w:w="789" w:type="dxa"/>
            <w:tcBorders>
              <w:top w:val="single" w:sz="4" w:space="0" w:color="auto"/>
              <w:left w:val="single" w:sz="4" w:space="0" w:color="auto"/>
              <w:bottom w:val="single" w:sz="2" w:space="0" w:color="auto"/>
              <w:right w:val="single" w:sz="4" w:space="0" w:color="auto"/>
            </w:tcBorders>
            <w:hideMark/>
          </w:tcPr>
          <w:p w:rsidR="00D72B9A" w:rsidRPr="00E90AF9" w:rsidRDefault="00D72B9A" w:rsidP="00E90AF9">
            <w:pPr>
              <w:spacing w:after="0" w:line="360" w:lineRule="auto"/>
              <w:jc w:val="both"/>
              <w:rPr>
                <w:rFonts w:ascii="Arial" w:hAnsi="Arial" w:cs="Arial"/>
                <w:bCs/>
                <w:lang w:eastAsia="en-US"/>
              </w:rPr>
            </w:pPr>
            <w:r w:rsidRPr="00E90AF9">
              <w:rPr>
                <w:rFonts w:ascii="Arial" w:hAnsi="Arial" w:cs="Arial"/>
                <w:bCs/>
              </w:rPr>
              <w:t>Paso</w:t>
            </w:r>
          </w:p>
        </w:tc>
        <w:tc>
          <w:tcPr>
            <w:tcW w:w="4974" w:type="dxa"/>
            <w:tcBorders>
              <w:top w:val="single" w:sz="4" w:space="0" w:color="auto"/>
              <w:left w:val="single" w:sz="4" w:space="0" w:color="auto"/>
              <w:bottom w:val="single" w:sz="2" w:space="0" w:color="auto"/>
              <w:right w:val="single" w:sz="12" w:space="0" w:color="auto"/>
            </w:tcBorders>
            <w:hideMark/>
          </w:tcPr>
          <w:p w:rsidR="00D72B9A" w:rsidRPr="00E90AF9" w:rsidRDefault="00D72B9A" w:rsidP="00E90AF9">
            <w:pPr>
              <w:spacing w:after="0" w:line="360" w:lineRule="auto"/>
              <w:jc w:val="both"/>
              <w:rPr>
                <w:rFonts w:ascii="Arial" w:hAnsi="Arial" w:cs="Arial"/>
                <w:bCs/>
                <w:lang w:eastAsia="en-US"/>
              </w:rPr>
            </w:pPr>
            <w:r w:rsidRPr="00E90AF9">
              <w:rPr>
                <w:rFonts w:ascii="Arial" w:hAnsi="Arial" w:cs="Arial"/>
                <w:bCs/>
              </w:rPr>
              <w:t>Acción</w:t>
            </w:r>
          </w:p>
        </w:tc>
      </w:tr>
      <w:tr w:rsidR="00D72B9A" w:rsidRPr="00E90AF9"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E90AF9">
            <w:pPr>
              <w:spacing w:after="0" w:line="360" w:lineRule="auto"/>
              <w:rPr>
                <w:rFonts w:ascii="Arial" w:hAnsi="Arial" w:cs="Arial"/>
                <w:b/>
                <w:bCs/>
                <w:lang w:eastAsia="en-US"/>
              </w:rPr>
            </w:pPr>
          </w:p>
        </w:tc>
        <w:tc>
          <w:tcPr>
            <w:tcW w:w="789" w:type="dxa"/>
            <w:tcBorders>
              <w:top w:val="single" w:sz="2" w:space="0" w:color="auto"/>
              <w:left w:val="single" w:sz="2" w:space="0" w:color="auto"/>
              <w:bottom w:val="nil"/>
              <w:right w:val="single" w:sz="2" w:space="0" w:color="auto"/>
            </w:tcBorders>
            <w:hideMark/>
          </w:tcPr>
          <w:p w:rsidR="00D72B9A" w:rsidRPr="00E90AF9" w:rsidRDefault="00D72B9A" w:rsidP="00E90AF9">
            <w:pPr>
              <w:spacing w:line="360" w:lineRule="auto"/>
              <w:jc w:val="center"/>
              <w:rPr>
                <w:rFonts w:ascii="Arial" w:hAnsi="Arial" w:cs="Arial"/>
                <w:lang w:eastAsia="en-US"/>
              </w:rPr>
            </w:pPr>
            <w:r w:rsidRPr="00E90AF9">
              <w:rPr>
                <w:rFonts w:ascii="Arial" w:hAnsi="Arial" w:cs="Arial"/>
              </w:rPr>
              <w:t>1</w:t>
            </w:r>
          </w:p>
        </w:tc>
        <w:tc>
          <w:tcPr>
            <w:tcW w:w="4974" w:type="dxa"/>
            <w:tcBorders>
              <w:top w:val="single" w:sz="2" w:space="0" w:color="auto"/>
              <w:left w:val="single" w:sz="2" w:space="0" w:color="auto"/>
              <w:bottom w:val="nil"/>
              <w:right w:val="single" w:sz="12" w:space="0" w:color="auto"/>
            </w:tcBorders>
            <w:hideMark/>
          </w:tcPr>
          <w:p w:rsidR="00D72B9A" w:rsidRPr="00E90AF9" w:rsidRDefault="00D72B9A" w:rsidP="00E90AF9">
            <w:pPr>
              <w:spacing w:line="360" w:lineRule="auto"/>
              <w:jc w:val="both"/>
              <w:rPr>
                <w:rFonts w:ascii="Arial" w:hAnsi="Arial" w:cs="Arial"/>
                <w:lang w:eastAsia="en-US"/>
              </w:rPr>
            </w:pPr>
            <w:r w:rsidRPr="00E90AF9">
              <w:rPr>
                <w:rFonts w:ascii="Arial" w:hAnsi="Arial" w:cs="Arial"/>
              </w:rPr>
              <w:t xml:space="preserve">Entrada del texto validado, como parámetro para el servicio web. </w:t>
            </w:r>
          </w:p>
        </w:tc>
      </w:tr>
      <w:tr w:rsidR="00D72B9A" w:rsidRPr="00E90AF9"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E90AF9">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hideMark/>
          </w:tcPr>
          <w:p w:rsidR="00D72B9A" w:rsidRPr="00E90AF9" w:rsidRDefault="00D72B9A" w:rsidP="00E90AF9">
            <w:pPr>
              <w:spacing w:line="360" w:lineRule="auto"/>
              <w:jc w:val="center"/>
              <w:rPr>
                <w:rFonts w:ascii="Arial" w:hAnsi="Arial" w:cs="Arial"/>
                <w:lang w:eastAsia="en-US"/>
              </w:rPr>
            </w:pPr>
            <w:r w:rsidRPr="00E90AF9">
              <w:rPr>
                <w:rFonts w:ascii="Arial" w:hAnsi="Arial" w:cs="Arial"/>
              </w:rPr>
              <w:t>2</w:t>
            </w:r>
          </w:p>
        </w:tc>
        <w:tc>
          <w:tcPr>
            <w:tcW w:w="4974" w:type="dxa"/>
            <w:tcBorders>
              <w:top w:val="nil"/>
              <w:left w:val="single" w:sz="2" w:space="0" w:color="auto"/>
              <w:bottom w:val="nil"/>
              <w:right w:val="single" w:sz="12" w:space="0" w:color="auto"/>
            </w:tcBorders>
            <w:hideMark/>
          </w:tcPr>
          <w:p w:rsidR="00D72B9A" w:rsidRPr="00E90AF9" w:rsidRDefault="00D72B9A" w:rsidP="00E90AF9">
            <w:pPr>
              <w:spacing w:line="360" w:lineRule="auto"/>
              <w:jc w:val="both"/>
              <w:rPr>
                <w:rFonts w:ascii="Arial" w:hAnsi="Arial" w:cs="Arial"/>
                <w:lang w:eastAsia="en-US"/>
              </w:rPr>
            </w:pPr>
            <w:r w:rsidRPr="00E90AF9">
              <w:rPr>
                <w:rFonts w:ascii="Arial" w:hAnsi="Arial" w:cs="Arial"/>
              </w:rPr>
              <w:t xml:space="preserve">Tokenización del texto en sentencias. </w:t>
            </w:r>
            <w:r w:rsidRPr="00E90AF9">
              <w:rPr>
                <w:rFonts w:ascii="Arial" w:hAnsi="Arial" w:cs="Arial"/>
                <w:b/>
              </w:rPr>
              <w:t>ECS-01</w:t>
            </w:r>
          </w:p>
        </w:tc>
      </w:tr>
      <w:tr w:rsidR="00D72B9A" w:rsidRPr="00E90AF9"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E90AF9">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hideMark/>
          </w:tcPr>
          <w:p w:rsidR="00D72B9A" w:rsidRPr="00E90AF9" w:rsidRDefault="00D72B9A" w:rsidP="00E90AF9">
            <w:pPr>
              <w:spacing w:line="360" w:lineRule="auto"/>
              <w:jc w:val="center"/>
              <w:rPr>
                <w:rFonts w:ascii="Arial" w:hAnsi="Arial" w:cs="Arial"/>
                <w:lang w:eastAsia="en-US"/>
              </w:rPr>
            </w:pPr>
            <w:r w:rsidRPr="00E90AF9">
              <w:rPr>
                <w:rFonts w:ascii="Arial" w:hAnsi="Arial" w:cs="Arial"/>
              </w:rPr>
              <w:t>3</w:t>
            </w:r>
          </w:p>
        </w:tc>
        <w:tc>
          <w:tcPr>
            <w:tcW w:w="4974" w:type="dxa"/>
            <w:tcBorders>
              <w:top w:val="nil"/>
              <w:left w:val="single" w:sz="2" w:space="0" w:color="auto"/>
              <w:bottom w:val="nil"/>
              <w:right w:val="single" w:sz="12" w:space="0" w:color="auto"/>
            </w:tcBorders>
            <w:hideMark/>
          </w:tcPr>
          <w:p w:rsidR="00D72B9A" w:rsidRPr="00E90AF9" w:rsidRDefault="00D72B9A" w:rsidP="00E90AF9">
            <w:pPr>
              <w:spacing w:line="360" w:lineRule="auto"/>
              <w:jc w:val="both"/>
              <w:rPr>
                <w:rFonts w:ascii="Arial" w:hAnsi="Arial" w:cs="Arial"/>
                <w:lang w:eastAsia="en-US"/>
              </w:rPr>
            </w:pPr>
            <w:r w:rsidRPr="00E90AF9">
              <w:rPr>
                <w:rFonts w:ascii="Arial" w:hAnsi="Arial" w:cs="Arial"/>
              </w:rPr>
              <w:t>Recorrido de la lista de sentencias</w:t>
            </w:r>
          </w:p>
        </w:tc>
      </w:tr>
      <w:tr w:rsidR="00D72B9A" w:rsidRPr="00E90AF9"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E90AF9">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hideMark/>
          </w:tcPr>
          <w:p w:rsidR="00D72B9A" w:rsidRPr="00E90AF9" w:rsidRDefault="00D72B9A" w:rsidP="00E90AF9">
            <w:pPr>
              <w:spacing w:line="360" w:lineRule="auto"/>
              <w:jc w:val="center"/>
              <w:rPr>
                <w:rFonts w:ascii="Arial" w:hAnsi="Arial" w:cs="Arial"/>
                <w:lang w:eastAsia="en-US"/>
              </w:rPr>
            </w:pPr>
            <w:r w:rsidRPr="00E90AF9">
              <w:rPr>
                <w:rFonts w:ascii="Arial" w:hAnsi="Arial" w:cs="Arial"/>
              </w:rPr>
              <w:t>4</w:t>
            </w:r>
          </w:p>
        </w:tc>
        <w:tc>
          <w:tcPr>
            <w:tcW w:w="4974" w:type="dxa"/>
            <w:tcBorders>
              <w:top w:val="nil"/>
              <w:left w:val="single" w:sz="2" w:space="0" w:color="auto"/>
              <w:bottom w:val="nil"/>
              <w:right w:val="single" w:sz="12" w:space="0" w:color="auto"/>
            </w:tcBorders>
            <w:hideMark/>
          </w:tcPr>
          <w:p w:rsidR="00D72B9A" w:rsidRPr="00E90AF9" w:rsidRDefault="00D72B9A" w:rsidP="00E90AF9">
            <w:pPr>
              <w:spacing w:line="360" w:lineRule="auto"/>
              <w:jc w:val="both"/>
              <w:rPr>
                <w:rFonts w:ascii="Arial" w:hAnsi="Arial" w:cs="Arial"/>
                <w:lang w:eastAsia="en-US"/>
              </w:rPr>
            </w:pPr>
            <w:r w:rsidRPr="00E90AF9">
              <w:rPr>
                <w:rFonts w:ascii="Arial" w:hAnsi="Arial" w:cs="Arial"/>
              </w:rPr>
              <w:t>Etiquetado de las palabras que conforman cada sentencia</w:t>
            </w:r>
          </w:p>
        </w:tc>
      </w:tr>
      <w:tr w:rsidR="00D72B9A" w:rsidRPr="00E90AF9"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E90AF9">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hideMark/>
          </w:tcPr>
          <w:p w:rsidR="00D72B9A" w:rsidRPr="00E90AF9" w:rsidRDefault="00D72B9A" w:rsidP="00E90AF9">
            <w:pPr>
              <w:spacing w:line="360" w:lineRule="auto"/>
              <w:jc w:val="center"/>
              <w:rPr>
                <w:rFonts w:ascii="Arial" w:hAnsi="Arial" w:cs="Arial"/>
                <w:lang w:eastAsia="en-US"/>
              </w:rPr>
            </w:pPr>
            <w:r w:rsidRPr="00E90AF9">
              <w:rPr>
                <w:rFonts w:ascii="Arial" w:hAnsi="Arial" w:cs="Arial"/>
              </w:rPr>
              <w:t>5</w:t>
            </w:r>
          </w:p>
        </w:tc>
        <w:tc>
          <w:tcPr>
            <w:tcW w:w="4974" w:type="dxa"/>
            <w:tcBorders>
              <w:top w:val="nil"/>
              <w:left w:val="single" w:sz="2" w:space="0" w:color="auto"/>
              <w:bottom w:val="nil"/>
              <w:right w:val="single" w:sz="12" w:space="0" w:color="auto"/>
            </w:tcBorders>
            <w:hideMark/>
          </w:tcPr>
          <w:p w:rsidR="00D72B9A" w:rsidRPr="00E90AF9" w:rsidRDefault="00D72B9A" w:rsidP="00E90AF9">
            <w:pPr>
              <w:spacing w:line="360" w:lineRule="auto"/>
              <w:jc w:val="both"/>
              <w:rPr>
                <w:rFonts w:ascii="Arial" w:hAnsi="Arial" w:cs="Arial"/>
                <w:lang w:eastAsia="en-US"/>
              </w:rPr>
            </w:pPr>
            <w:r w:rsidRPr="00E90AF9">
              <w:rPr>
                <w:rFonts w:ascii="Arial" w:hAnsi="Arial" w:cs="Arial"/>
              </w:rPr>
              <w:t>Estructura y retorna data en JSON</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bCs/>
                <w:lang w:eastAsia="en-US"/>
              </w:rPr>
            </w:pPr>
            <w:r w:rsidRPr="00E90AF9">
              <w:rPr>
                <w:rFonts w:ascii="Arial" w:hAnsi="Arial" w:cs="Arial"/>
                <w:b/>
                <w:bCs/>
              </w:rPr>
              <w:t>Poscondición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333126">
            <w:pPr>
              <w:pStyle w:val="Prrafodelista"/>
              <w:numPr>
                <w:ilvl w:val="0"/>
                <w:numId w:val="8"/>
              </w:numPr>
              <w:suppressAutoHyphens w:val="0"/>
              <w:spacing w:after="0"/>
              <w:jc w:val="both"/>
              <w:rPr>
                <w:rFonts w:ascii="Arial" w:hAnsi="Arial" w:cs="Arial"/>
              </w:rPr>
            </w:pPr>
            <w:r w:rsidRPr="00E90AF9">
              <w:rPr>
                <w:rFonts w:ascii="Arial" w:hAnsi="Arial" w:cs="Arial"/>
              </w:rPr>
              <w:t>Texto tokenizado a nivel de palabras y etiquetado.</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Secuencia alternativo</w:t>
            </w:r>
          </w:p>
        </w:tc>
        <w:tc>
          <w:tcPr>
            <w:tcW w:w="5763" w:type="dxa"/>
            <w:gridSpan w:val="2"/>
            <w:tcBorders>
              <w:top w:val="single" w:sz="4" w:space="0" w:color="auto"/>
              <w:left w:val="single" w:sz="4" w:space="0" w:color="auto"/>
              <w:bottom w:val="single" w:sz="4" w:space="0" w:color="auto"/>
              <w:right w:val="single" w:sz="12" w:space="0" w:color="auto"/>
            </w:tcBorders>
          </w:tcPr>
          <w:p w:rsidR="00D72B9A" w:rsidRPr="00E90AF9" w:rsidRDefault="00D72B9A" w:rsidP="00E90AF9">
            <w:pPr>
              <w:spacing w:after="0" w:line="360" w:lineRule="auto"/>
              <w:jc w:val="both"/>
              <w:rPr>
                <w:rFonts w:ascii="Arial" w:hAnsi="Arial" w:cs="Arial"/>
                <w:lang w:eastAsia="en-US"/>
              </w:rPr>
            </w:pP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Prioridad</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E90AF9">
            <w:pPr>
              <w:spacing w:after="0" w:line="360" w:lineRule="auto"/>
              <w:jc w:val="both"/>
              <w:rPr>
                <w:rFonts w:ascii="Arial" w:hAnsi="Arial" w:cs="Arial"/>
                <w:lang w:eastAsia="en-US"/>
              </w:rPr>
            </w:pPr>
            <w:r w:rsidRPr="00E90AF9">
              <w:rPr>
                <w:rFonts w:ascii="Arial" w:hAnsi="Arial" w:cs="Arial"/>
              </w:rPr>
              <w:t>Alta</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Requerimientos Especiales</w:t>
            </w:r>
          </w:p>
        </w:tc>
        <w:tc>
          <w:tcPr>
            <w:tcW w:w="5763" w:type="dxa"/>
            <w:gridSpan w:val="2"/>
            <w:tcBorders>
              <w:top w:val="single" w:sz="4" w:space="0" w:color="auto"/>
              <w:left w:val="single" w:sz="4" w:space="0" w:color="auto"/>
              <w:bottom w:val="single" w:sz="4" w:space="0" w:color="auto"/>
              <w:right w:val="single" w:sz="12" w:space="0" w:color="auto"/>
            </w:tcBorders>
          </w:tcPr>
          <w:p w:rsidR="00D72B9A" w:rsidRPr="00E90AF9" w:rsidRDefault="00D72B9A" w:rsidP="00E90AF9">
            <w:pPr>
              <w:spacing w:after="0" w:line="360" w:lineRule="auto"/>
              <w:jc w:val="both"/>
              <w:rPr>
                <w:rFonts w:ascii="Arial" w:hAnsi="Arial" w:cs="Arial"/>
                <w:lang w:eastAsia="en-US"/>
              </w:rPr>
            </w:pP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rPr>
            </w:pPr>
            <w:r w:rsidRPr="00E90AF9">
              <w:rPr>
                <w:rFonts w:ascii="Arial" w:hAnsi="Arial" w:cs="Arial"/>
                <w:b/>
              </w:rPr>
              <w:t>Asunciones y</w:t>
            </w:r>
          </w:p>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Dependencias</w:t>
            </w:r>
          </w:p>
        </w:tc>
        <w:tc>
          <w:tcPr>
            <w:tcW w:w="5763" w:type="dxa"/>
            <w:gridSpan w:val="2"/>
            <w:tcBorders>
              <w:top w:val="single" w:sz="4" w:space="0" w:color="auto"/>
              <w:left w:val="single" w:sz="4" w:space="0" w:color="auto"/>
              <w:bottom w:val="single" w:sz="4" w:space="0" w:color="auto"/>
              <w:right w:val="single" w:sz="12" w:space="0" w:color="auto"/>
            </w:tcBorders>
          </w:tcPr>
          <w:p w:rsidR="00D72B9A" w:rsidRPr="00E90AF9" w:rsidRDefault="00D72B9A" w:rsidP="00E90AF9">
            <w:pPr>
              <w:spacing w:after="0" w:line="360" w:lineRule="auto"/>
              <w:jc w:val="both"/>
              <w:rPr>
                <w:rFonts w:ascii="Arial" w:hAnsi="Arial" w:cs="Arial"/>
                <w:lang w:eastAsia="en-US"/>
              </w:rPr>
            </w:pPr>
          </w:p>
        </w:tc>
      </w:tr>
      <w:tr w:rsidR="00D72B9A" w:rsidRPr="00E90AF9" w:rsidTr="00D72B9A">
        <w:trPr>
          <w:cantSplit/>
        </w:trPr>
        <w:tc>
          <w:tcPr>
            <w:tcW w:w="2881" w:type="dxa"/>
            <w:tcBorders>
              <w:top w:val="single" w:sz="4" w:space="0" w:color="auto"/>
              <w:left w:val="single" w:sz="12" w:space="0" w:color="auto"/>
              <w:bottom w:val="single" w:sz="12"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Notas adicionales</w:t>
            </w:r>
          </w:p>
        </w:tc>
        <w:tc>
          <w:tcPr>
            <w:tcW w:w="5763" w:type="dxa"/>
            <w:gridSpan w:val="2"/>
            <w:tcBorders>
              <w:top w:val="single" w:sz="4" w:space="0" w:color="auto"/>
              <w:left w:val="single" w:sz="4" w:space="0" w:color="auto"/>
              <w:bottom w:val="single" w:sz="12" w:space="0" w:color="auto"/>
              <w:right w:val="single" w:sz="12" w:space="0" w:color="auto"/>
            </w:tcBorders>
            <w:hideMark/>
          </w:tcPr>
          <w:p w:rsidR="00D72B9A" w:rsidRPr="00E90AF9" w:rsidRDefault="00D72B9A" w:rsidP="00486ECA">
            <w:pPr>
              <w:spacing w:after="0"/>
              <w:jc w:val="both"/>
              <w:rPr>
                <w:rFonts w:ascii="Arial" w:hAnsi="Arial" w:cs="Arial"/>
                <w:lang w:eastAsia="en-US"/>
              </w:rPr>
            </w:pPr>
            <w:r w:rsidRPr="00E90AF9">
              <w:rPr>
                <w:rFonts w:ascii="Arial" w:hAnsi="Arial" w:cs="Arial"/>
              </w:rPr>
              <w:t>Depende del funcionamiento del servicio web de Etiquetado en Sentencias (ECS-01)</w:t>
            </w:r>
          </w:p>
        </w:tc>
      </w:tr>
    </w:tbl>
    <w:p w:rsidR="00D72B9A" w:rsidRPr="00037983" w:rsidRDefault="00D72B9A" w:rsidP="00037983">
      <w:pPr>
        <w:pStyle w:val="titulosTF"/>
        <w:rPr>
          <w:sz w:val="18"/>
        </w:rPr>
      </w:pPr>
      <w:r w:rsidRPr="00037983">
        <w:rPr>
          <w:sz w:val="18"/>
        </w:rPr>
        <w:t xml:space="preserve"> </w:t>
      </w:r>
      <w:r w:rsidR="00037983" w:rsidRPr="00037983">
        <w:rPr>
          <w:sz w:val="18"/>
        </w:rPr>
        <w:t>Fuente:(propio)</w:t>
      </w:r>
    </w:p>
    <w:p w:rsidR="00037983" w:rsidRDefault="00037983" w:rsidP="00037983">
      <w:pPr>
        <w:pStyle w:val="contenido"/>
      </w:pPr>
    </w:p>
    <w:p w:rsidR="00D72B9A" w:rsidRPr="00E90AF9" w:rsidRDefault="00D72B9A" w:rsidP="0085171E">
      <w:pPr>
        <w:pStyle w:val="Nivel5"/>
      </w:pPr>
      <w:r w:rsidRPr="00E90AF9">
        <w:lastRenderedPageBreak/>
        <w:t>Extracción de Entidades</w:t>
      </w:r>
    </w:p>
    <w:p w:rsidR="00037983" w:rsidRDefault="00037983" w:rsidP="00037983">
      <w:pPr>
        <w:pStyle w:val="contenido"/>
      </w:pPr>
      <w:bookmarkStart w:id="108" w:name="_Toc414268746"/>
      <w:r>
        <w:t xml:space="preserve">Tabla </w:t>
      </w:r>
      <w:r w:rsidR="009C5032">
        <w:fldChar w:fldCharType="begin"/>
      </w:r>
      <w:r w:rsidR="009C5032">
        <w:instrText xml:space="preserve"> SEQ Tabla \* ARABIC </w:instrText>
      </w:r>
      <w:r w:rsidR="009C5032">
        <w:fldChar w:fldCharType="separate"/>
      </w:r>
      <w:r w:rsidR="007B6AFC">
        <w:rPr>
          <w:noProof/>
        </w:rPr>
        <w:t>15</w:t>
      </w:r>
      <w:r w:rsidR="009C5032">
        <w:rPr>
          <w:noProof/>
        </w:rPr>
        <w:fldChar w:fldCharType="end"/>
      </w:r>
      <w:r>
        <w:t>. Requerimiento de extracción de entidades.</w:t>
      </w:r>
      <w:bookmarkEnd w:id="108"/>
    </w:p>
    <w:tbl>
      <w:tblPr>
        <w:tblpPr w:leftFromText="141" w:rightFromText="141" w:bottomFromText="200" w:vertAnchor="text" w:tblpY="1"/>
        <w:tblOverlap w:val="neve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81"/>
        <w:gridCol w:w="789"/>
        <w:gridCol w:w="4974"/>
      </w:tblGrid>
      <w:tr w:rsidR="00D72B9A" w:rsidRPr="00E90AF9" w:rsidTr="00486ECA">
        <w:trPr>
          <w:cantSplit/>
        </w:trPr>
        <w:tc>
          <w:tcPr>
            <w:tcW w:w="2881" w:type="dxa"/>
            <w:tcBorders>
              <w:top w:val="single" w:sz="12"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lang w:eastAsia="en-US"/>
              </w:rPr>
            </w:pPr>
            <w:r w:rsidRPr="00E90AF9">
              <w:rPr>
                <w:rFonts w:ascii="Arial" w:hAnsi="Arial" w:cs="Arial"/>
                <w:b/>
              </w:rPr>
              <w:t>Número</w:t>
            </w:r>
          </w:p>
        </w:tc>
        <w:tc>
          <w:tcPr>
            <w:tcW w:w="5763" w:type="dxa"/>
            <w:gridSpan w:val="2"/>
            <w:tcBorders>
              <w:top w:val="single" w:sz="12" w:space="0" w:color="auto"/>
              <w:left w:val="single" w:sz="4" w:space="0" w:color="auto"/>
              <w:bottom w:val="single" w:sz="4" w:space="0" w:color="auto"/>
              <w:right w:val="single" w:sz="12" w:space="0" w:color="auto"/>
            </w:tcBorders>
            <w:vAlign w:val="center"/>
            <w:hideMark/>
          </w:tcPr>
          <w:p w:rsidR="00D72B9A" w:rsidRPr="00E90AF9" w:rsidRDefault="00D72B9A" w:rsidP="00486ECA">
            <w:pPr>
              <w:spacing w:after="0" w:line="360" w:lineRule="auto"/>
              <w:rPr>
                <w:rFonts w:ascii="Arial" w:hAnsi="Arial" w:cs="Arial"/>
                <w:b/>
                <w:lang w:eastAsia="en-US"/>
              </w:rPr>
            </w:pPr>
            <w:r w:rsidRPr="00E90AF9">
              <w:rPr>
                <w:rFonts w:ascii="Arial" w:hAnsi="Arial" w:cs="Arial"/>
                <w:b/>
              </w:rPr>
              <w:t>ECS-04</w:t>
            </w:r>
          </w:p>
        </w:tc>
      </w:tr>
      <w:tr w:rsidR="00D72B9A"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lang w:eastAsia="en-US"/>
              </w:rPr>
            </w:pPr>
            <w:r w:rsidRPr="00E90AF9">
              <w:rPr>
                <w:rFonts w:ascii="Arial" w:hAnsi="Arial" w:cs="Arial"/>
                <w:b/>
              </w:rPr>
              <w:t>Nombre</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D72B9A" w:rsidRPr="00E90AF9" w:rsidRDefault="00D72B9A" w:rsidP="00486ECA">
            <w:pPr>
              <w:spacing w:after="0" w:line="360" w:lineRule="auto"/>
              <w:rPr>
                <w:rFonts w:ascii="Arial" w:hAnsi="Arial" w:cs="Arial"/>
                <w:lang w:eastAsia="en-US"/>
              </w:rPr>
            </w:pPr>
            <w:r w:rsidRPr="00E90AF9">
              <w:rPr>
                <w:rFonts w:ascii="Arial" w:hAnsi="Arial" w:cs="Arial"/>
              </w:rPr>
              <w:t>Extracción de Entidades</w:t>
            </w:r>
          </w:p>
        </w:tc>
      </w:tr>
      <w:tr w:rsidR="00D72B9A"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lang w:eastAsia="en-US"/>
              </w:rPr>
            </w:pPr>
            <w:r w:rsidRPr="00E90AF9">
              <w:rPr>
                <w:rFonts w:ascii="Arial" w:hAnsi="Arial" w:cs="Arial"/>
                <w:b/>
              </w:rPr>
              <w:t>Actores</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D72B9A" w:rsidRPr="00E90AF9" w:rsidRDefault="00D72B9A" w:rsidP="00486ECA">
            <w:pPr>
              <w:spacing w:after="0" w:line="360" w:lineRule="auto"/>
              <w:rPr>
                <w:rFonts w:ascii="Arial" w:hAnsi="Arial" w:cs="Arial"/>
                <w:lang w:eastAsia="en-US"/>
              </w:rPr>
            </w:pPr>
            <w:r w:rsidRPr="00E90AF9">
              <w:rPr>
                <w:rFonts w:ascii="Arial" w:hAnsi="Arial" w:cs="Arial"/>
              </w:rPr>
              <w:t>Cliente, Servicio Web</w:t>
            </w:r>
          </w:p>
        </w:tc>
      </w:tr>
      <w:tr w:rsidR="00D72B9A"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bCs/>
                <w:lang w:eastAsia="en-US"/>
              </w:rPr>
            </w:pPr>
            <w:r w:rsidRPr="00E90AF9">
              <w:rPr>
                <w:rFonts w:ascii="Arial" w:hAnsi="Arial" w:cs="Arial"/>
                <w:b/>
                <w:bCs/>
              </w:rPr>
              <w:t>Descripción</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D72B9A" w:rsidRPr="00E90AF9" w:rsidRDefault="00D72B9A" w:rsidP="00486ECA">
            <w:pPr>
              <w:spacing w:after="0" w:line="360" w:lineRule="auto"/>
              <w:rPr>
                <w:rFonts w:ascii="Arial" w:hAnsi="Arial" w:cs="Arial"/>
                <w:lang w:eastAsia="en-US"/>
              </w:rPr>
            </w:pPr>
            <w:r w:rsidRPr="00E90AF9">
              <w:rPr>
                <w:rFonts w:ascii="Arial" w:hAnsi="Arial" w:cs="Arial"/>
              </w:rPr>
              <w:t>Permite reconocer y extraer, las entidades y palabras</w:t>
            </w:r>
            <w:r w:rsidR="00CD1F1D" w:rsidRPr="00E90AF9">
              <w:rPr>
                <w:rFonts w:ascii="Arial" w:hAnsi="Arial" w:cs="Arial"/>
              </w:rPr>
              <w:t xml:space="preserve">  relevantes o </w:t>
            </w:r>
            <w:r w:rsidRPr="00E90AF9">
              <w:rPr>
                <w:rFonts w:ascii="Arial" w:hAnsi="Arial" w:cs="Arial"/>
              </w:rPr>
              <w:t xml:space="preserve"> claves (keywords) que se encuentran dentro del texto, para lograr se apoya en el servicio web de Etiquetado (y en los que este a su vez </w:t>
            </w:r>
            <w:r w:rsidR="00A02A32" w:rsidRPr="00E90AF9">
              <w:rPr>
                <w:rFonts w:ascii="Arial" w:hAnsi="Arial" w:cs="Arial"/>
              </w:rPr>
              <w:t>, servicio web de tokenización en</w:t>
            </w:r>
            <w:r w:rsidRPr="00E90AF9">
              <w:rPr>
                <w:rFonts w:ascii="Arial" w:hAnsi="Arial" w:cs="Arial"/>
              </w:rPr>
              <w:t xml:space="preserve"> sentencias)</w:t>
            </w:r>
          </w:p>
        </w:tc>
      </w:tr>
      <w:tr w:rsidR="00D72B9A"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bCs/>
                <w:lang w:eastAsia="en-US"/>
              </w:rPr>
            </w:pPr>
            <w:r w:rsidRPr="00E90AF9">
              <w:rPr>
                <w:rFonts w:ascii="Arial" w:hAnsi="Arial" w:cs="Arial"/>
                <w:b/>
                <w:bCs/>
              </w:rPr>
              <w:t>Precondición</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D72B9A" w:rsidRPr="00E90AF9" w:rsidRDefault="00D72B9A" w:rsidP="00333126">
            <w:pPr>
              <w:pStyle w:val="Prrafodelista"/>
              <w:numPr>
                <w:ilvl w:val="0"/>
                <w:numId w:val="7"/>
              </w:numPr>
              <w:suppressAutoHyphens w:val="0"/>
              <w:spacing w:after="0" w:line="360" w:lineRule="auto"/>
              <w:rPr>
                <w:rFonts w:ascii="Arial" w:hAnsi="Arial" w:cs="Arial"/>
              </w:rPr>
            </w:pPr>
            <w:r w:rsidRPr="00E90AF9">
              <w:rPr>
                <w:rFonts w:ascii="Arial" w:hAnsi="Arial" w:cs="Arial"/>
              </w:rPr>
              <w:t>Ingreso texto como parámetro de la aplicación</w:t>
            </w:r>
          </w:p>
          <w:p w:rsidR="00D72B9A" w:rsidRPr="00E90AF9" w:rsidRDefault="00D72B9A" w:rsidP="00333126">
            <w:pPr>
              <w:pStyle w:val="Prrafodelista"/>
              <w:numPr>
                <w:ilvl w:val="0"/>
                <w:numId w:val="7"/>
              </w:numPr>
              <w:suppressAutoHyphens w:val="0"/>
              <w:spacing w:after="0" w:line="360" w:lineRule="auto"/>
              <w:rPr>
                <w:rFonts w:ascii="Arial" w:hAnsi="Arial" w:cs="Arial"/>
              </w:rPr>
            </w:pPr>
            <w:r w:rsidRPr="00E90AF9">
              <w:rPr>
                <w:rFonts w:ascii="Arial" w:hAnsi="Arial" w:cs="Arial"/>
              </w:rPr>
              <w:t>Texto ha sido validado y procesado</w:t>
            </w:r>
          </w:p>
        </w:tc>
      </w:tr>
      <w:tr w:rsidR="00D72B9A" w:rsidRPr="00E90AF9" w:rsidTr="00486ECA">
        <w:trPr>
          <w:cantSplit/>
        </w:trPr>
        <w:tc>
          <w:tcPr>
            <w:tcW w:w="2881" w:type="dxa"/>
            <w:vMerge w:val="restart"/>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bCs/>
                <w:lang w:eastAsia="en-US"/>
              </w:rPr>
            </w:pPr>
            <w:r w:rsidRPr="00E90AF9">
              <w:rPr>
                <w:rFonts w:ascii="Arial" w:hAnsi="Arial" w:cs="Arial"/>
                <w:b/>
                <w:bCs/>
              </w:rPr>
              <w:t>Secuencia Normal</w:t>
            </w:r>
          </w:p>
        </w:tc>
        <w:tc>
          <w:tcPr>
            <w:tcW w:w="789" w:type="dxa"/>
            <w:tcBorders>
              <w:top w:val="single" w:sz="4" w:space="0" w:color="auto"/>
              <w:left w:val="single" w:sz="4" w:space="0" w:color="auto"/>
              <w:bottom w:val="single" w:sz="2" w:space="0" w:color="auto"/>
              <w:right w:val="single" w:sz="4" w:space="0" w:color="auto"/>
            </w:tcBorders>
            <w:vAlign w:val="center"/>
            <w:hideMark/>
          </w:tcPr>
          <w:p w:rsidR="00D72B9A" w:rsidRPr="00E90AF9" w:rsidRDefault="00D72B9A" w:rsidP="00486ECA">
            <w:pPr>
              <w:spacing w:after="0" w:line="360" w:lineRule="auto"/>
              <w:rPr>
                <w:rFonts w:ascii="Arial" w:hAnsi="Arial" w:cs="Arial"/>
                <w:bCs/>
                <w:lang w:eastAsia="en-US"/>
              </w:rPr>
            </w:pPr>
            <w:r w:rsidRPr="00E90AF9">
              <w:rPr>
                <w:rFonts w:ascii="Arial" w:hAnsi="Arial" w:cs="Arial"/>
                <w:bCs/>
              </w:rPr>
              <w:t>Paso</w:t>
            </w:r>
          </w:p>
        </w:tc>
        <w:tc>
          <w:tcPr>
            <w:tcW w:w="4974" w:type="dxa"/>
            <w:tcBorders>
              <w:top w:val="single" w:sz="4" w:space="0" w:color="auto"/>
              <w:left w:val="single" w:sz="4" w:space="0" w:color="auto"/>
              <w:bottom w:val="single" w:sz="2" w:space="0" w:color="auto"/>
              <w:right w:val="single" w:sz="12" w:space="0" w:color="auto"/>
            </w:tcBorders>
            <w:vAlign w:val="center"/>
            <w:hideMark/>
          </w:tcPr>
          <w:p w:rsidR="00D72B9A" w:rsidRPr="00E90AF9" w:rsidRDefault="00D72B9A" w:rsidP="00486ECA">
            <w:pPr>
              <w:spacing w:after="0" w:line="360" w:lineRule="auto"/>
              <w:rPr>
                <w:rFonts w:ascii="Arial" w:hAnsi="Arial" w:cs="Arial"/>
                <w:bCs/>
                <w:lang w:eastAsia="en-US"/>
              </w:rPr>
            </w:pPr>
            <w:r w:rsidRPr="00E90AF9">
              <w:rPr>
                <w:rFonts w:ascii="Arial" w:hAnsi="Arial" w:cs="Arial"/>
                <w:bCs/>
              </w:rPr>
              <w:t>Acción</w:t>
            </w:r>
          </w:p>
        </w:tc>
      </w:tr>
      <w:tr w:rsidR="00D72B9A"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bCs/>
                <w:lang w:eastAsia="en-US"/>
              </w:rPr>
            </w:pPr>
          </w:p>
        </w:tc>
        <w:tc>
          <w:tcPr>
            <w:tcW w:w="789" w:type="dxa"/>
            <w:tcBorders>
              <w:top w:val="single" w:sz="2" w:space="0" w:color="auto"/>
              <w:left w:val="single" w:sz="2" w:space="0" w:color="auto"/>
              <w:bottom w:val="nil"/>
              <w:right w:val="single" w:sz="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1</w:t>
            </w:r>
          </w:p>
        </w:tc>
        <w:tc>
          <w:tcPr>
            <w:tcW w:w="4974" w:type="dxa"/>
            <w:tcBorders>
              <w:top w:val="single" w:sz="2" w:space="0" w:color="auto"/>
              <w:left w:val="single" w:sz="2" w:space="0" w:color="auto"/>
              <w:bottom w:val="nil"/>
              <w:right w:val="single" w:sz="1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 xml:space="preserve">Entrada del texto validado, como parámetro para el servicio web. </w:t>
            </w:r>
          </w:p>
        </w:tc>
      </w:tr>
      <w:tr w:rsidR="00D72B9A"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2</w:t>
            </w:r>
          </w:p>
        </w:tc>
        <w:tc>
          <w:tcPr>
            <w:tcW w:w="4974" w:type="dxa"/>
            <w:tcBorders>
              <w:top w:val="nil"/>
              <w:left w:val="single" w:sz="2" w:space="0" w:color="auto"/>
              <w:bottom w:val="nil"/>
              <w:right w:val="single" w:sz="1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 xml:space="preserve">Tokenización del texto en sentencias. </w:t>
            </w:r>
            <w:r w:rsidRPr="00E90AF9">
              <w:rPr>
                <w:rFonts w:ascii="Arial" w:hAnsi="Arial" w:cs="Arial"/>
                <w:b/>
              </w:rPr>
              <w:t>ECS-01</w:t>
            </w:r>
          </w:p>
        </w:tc>
      </w:tr>
      <w:tr w:rsidR="00D72B9A"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3</w:t>
            </w:r>
          </w:p>
        </w:tc>
        <w:tc>
          <w:tcPr>
            <w:tcW w:w="4974" w:type="dxa"/>
            <w:tcBorders>
              <w:top w:val="nil"/>
              <w:left w:val="single" w:sz="2" w:space="0" w:color="auto"/>
              <w:bottom w:val="nil"/>
              <w:right w:val="single" w:sz="1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 xml:space="preserve">Tokenización y Etiquetado de palabra </w:t>
            </w:r>
            <w:r w:rsidRPr="00E90AF9">
              <w:rPr>
                <w:rFonts w:ascii="Arial" w:hAnsi="Arial" w:cs="Arial"/>
                <w:b/>
              </w:rPr>
              <w:t>ECS-03</w:t>
            </w:r>
          </w:p>
        </w:tc>
      </w:tr>
      <w:tr w:rsidR="00D72B9A"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4</w:t>
            </w:r>
          </w:p>
        </w:tc>
        <w:tc>
          <w:tcPr>
            <w:tcW w:w="4974" w:type="dxa"/>
            <w:tcBorders>
              <w:top w:val="nil"/>
              <w:left w:val="single" w:sz="2" w:space="0" w:color="auto"/>
              <w:bottom w:val="nil"/>
              <w:right w:val="single" w:sz="1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Reconocimiento de estructuras de Entidades y Keywords</w:t>
            </w:r>
          </w:p>
        </w:tc>
      </w:tr>
      <w:tr w:rsidR="00D72B9A"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5</w:t>
            </w:r>
          </w:p>
        </w:tc>
        <w:tc>
          <w:tcPr>
            <w:tcW w:w="4974" w:type="dxa"/>
            <w:tcBorders>
              <w:top w:val="nil"/>
              <w:left w:val="single" w:sz="2" w:space="0" w:color="auto"/>
              <w:bottom w:val="nil"/>
              <w:right w:val="single" w:sz="1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Extracción de Entidades y Keywords</w:t>
            </w:r>
          </w:p>
        </w:tc>
      </w:tr>
      <w:tr w:rsidR="00D72B9A"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bCs/>
                <w:lang w:eastAsia="en-US"/>
              </w:rPr>
            </w:pPr>
          </w:p>
        </w:tc>
        <w:tc>
          <w:tcPr>
            <w:tcW w:w="789" w:type="dxa"/>
            <w:tcBorders>
              <w:top w:val="nil"/>
              <w:left w:val="single" w:sz="2" w:space="0" w:color="auto"/>
              <w:bottom w:val="single" w:sz="2" w:space="0" w:color="auto"/>
              <w:right w:val="single" w:sz="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6</w:t>
            </w:r>
          </w:p>
        </w:tc>
        <w:tc>
          <w:tcPr>
            <w:tcW w:w="4974" w:type="dxa"/>
            <w:tcBorders>
              <w:top w:val="nil"/>
              <w:left w:val="single" w:sz="2" w:space="0" w:color="auto"/>
              <w:bottom w:val="single" w:sz="2" w:space="0" w:color="auto"/>
              <w:right w:val="single" w:sz="1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Estructuración de retorno de resultado en formato JSON</w:t>
            </w:r>
          </w:p>
        </w:tc>
      </w:tr>
      <w:tr w:rsidR="00D72B9A"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bCs/>
                <w:lang w:eastAsia="en-US"/>
              </w:rPr>
            </w:pPr>
            <w:r w:rsidRPr="00E90AF9">
              <w:rPr>
                <w:rFonts w:ascii="Arial" w:hAnsi="Arial" w:cs="Arial"/>
                <w:b/>
                <w:bCs/>
              </w:rPr>
              <w:t>Poscondición</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D72B9A" w:rsidRPr="00E90AF9" w:rsidRDefault="00D72B9A" w:rsidP="00333126">
            <w:pPr>
              <w:pStyle w:val="Prrafodelista"/>
              <w:numPr>
                <w:ilvl w:val="0"/>
                <w:numId w:val="8"/>
              </w:numPr>
              <w:suppressAutoHyphens w:val="0"/>
              <w:spacing w:after="0" w:line="360" w:lineRule="auto"/>
              <w:rPr>
                <w:rFonts w:ascii="Arial" w:hAnsi="Arial" w:cs="Arial"/>
              </w:rPr>
            </w:pPr>
            <w:r w:rsidRPr="00E90AF9">
              <w:rPr>
                <w:rFonts w:ascii="Arial" w:hAnsi="Arial" w:cs="Arial"/>
              </w:rPr>
              <w:t>Entidades y palabra importantes que las acompañan reconocidos y extraídos</w:t>
            </w:r>
          </w:p>
        </w:tc>
      </w:tr>
      <w:tr w:rsidR="00D72B9A"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lang w:eastAsia="en-US"/>
              </w:rPr>
            </w:pPr>
            <w:r w:rsidRPr="00E90AF9">
              <w:rPr>
                <w:rFonts w:ascii="Arial" w:hAnsi="Arial" w:cs="Arial"/>
                <w:b/>
              </w:rPr>
              <w:t>Secuencia alternativo</w:t>
            </w:r>
          </w:p>
        </w:tc>
        <w:tc>
          <w:tcPr>
            <w:tcW w:w="5763" w:type="dxa"/>
            <w:gridSpan w:val="2"/>
            <w:tcBorders>
              <w:top w:val="single" w:sz="4" w:space="0" w:color="auto"/>
              <w:left w:val="single" w:sz="4" w:space="0" w:color="auto"/>
              <w:bottom w:val="single" w:sz="4" w:space="0" w:color="auto"/>
              <w:right w:val="single" w:sz="12" w:space="0" w:color="auto"/>
            </w:tcBorders>
            <w:vAlign w:val="center"/>
          </w:tcPr>
          <w:p w:rsidR="00D72B9A" w:rsidRPr="00E90AF9" w:rsidRDefault="00D72B9A" w:rsidP="00486ECA">
            <w:pPr>
              <w:spacing w:after="0" w:line="360" w:lineRule="auto"/>
              <w:rPr>
                <w:rFonts w:ascii="Arial" w:hAnsi="Arial" w:cs="Arial"/>
                <w:lang w:eastAsia="en-US"/>
              </w:rPr>
            </w:pPr>
          </w:p>
        </w:tc>
      </w:tr>
      <w:tr w:rsidR="00D72B9A"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lang w:eastAsia="en-US"/>
              </w:rPr>
            </w:pPr>
            <w:r w:rsidRPr="00E90AF9">
              <w:rPr>
                <w:rFonts w:ascii="Arial" w:hAnsi="Arial" w:cs="Arial"/>
                <w:b/>
              </w:rPr>
              <w:t>Prioridad</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D72B9A" w:rsidRPr="00E90AF9" w:rsidRDefault="00D72B9A" w:rsidP="00486ECA">
            <w:pPr>
              <w:spacing w:after="0" w:line="360" w:lineRule="auto"/>
              <w:rPr>
                <w:rFonts w:ascii="Arial" w:hAnsi="Arial" w:cs="Arial"/>
                <w:lang w:eastAsia="en-US"/>
              </w:rPr>
            </w:pPr>
            <w:r w:rsidRPr="00E90AF9">
              <w:rPr>
                <w:rFonts w:ascii="Arial" w:hAnsi="Arial" w:cs="Arial"/>
              </w:rPr>
              <w:t>Alta</w:t>
            </w:r>
          </w:p>
        </w:tc>
      </w:tr>
      <w:tr w:rsidR="00D72B9A"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lang w:eastAsia="en-US"/>
              </w:rPr>
            </w:pPr>
            <w:r w:rsidRPr="00E90AF9">
              <w:rPr>
                <w:rFonts w:ascii="Arial" w:hAnsi="Arial" w:cs="Arial"/>
                <w:b/>
              </w:rPr>
              <w:t>Requerimientos Especiales</w:t>
            </w:r>
          </w:p>
        </w:tc>
        <w:tc>
          <w:tcPr>
            <w:tcW w:w="5763" w:type="dxa"/>
            <w:gridSpan w:val="2"/>
            <w:tcBorders>
              <w:top w:val="single" w:sz="4" w:space="0" w:color="auto"/>
              <w:left w:val="single" w:sz="4" w:space="0" w:color="auto"/>
              <w:bottom w:val="single" w:sz="4" w:space="0" w:color="auto"/>
              <w:right w:val="single" w:sz="12" w:space="0" w:color="auto"/>
            </w:tcBorders>
            <w:vAlign w:val="center"/>
          </w:tcPr>
          <w:p w:rsidR="00D72B9A" w:rsidRPr="00E90AF9" w:rsidRDefault="00D72B9A" w:rsidP="00486ECA">
            <w:pPr>
              <w:spacing w:after="0" w:line="360" w:lineRule="auto"/>
              <w:rPr>
                <w:rFonts w:ascii="Arial" w:hAnsi="Arial" w:cs="Arial"/>
                <w:lang w:eastAsia="en-US"/>
              </w:rPr>
            </w:pPr>
          </w:p>
        </w:tc>
      </w:tr>
      <w:tr w:rsidR="00D72B9A"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rPr>
            </w:pPr>
            <w:r w:rsidRPr="00E90AF9">
              <w:rPr>
                <w:rFonts w:ascii="Arial" w:hAnsi="Arial" w:cs="Arial"/>
                <w:b/>
              </w:rPr>
              <w:t>Asunciones y</w:t>
            </w:r>
          </w:p>
          <w:p w:rsidR="00D72B9A" w:rsidRPr="00E90AF9" w:rsidRDefault="00D72B9A" w:rsidP="00486ECA">
            <w:pPr>
              <w:spacing w:after="0" w:line="360" w:lineRule="auto"/>
              <w:rPr>
                <w:rFonts w:ascii="Arial" w:hAnsi="Arial" w:cs="Arial"/>
                <w:b/>
                <w:lang w:eastAsia="en-US"/>
              </w:rPr>
            </w:pPr>
            <w:r w:rsidRPr="00E90AF9">
              <w:rPr>
                <w:rFonts w:ascii="Arial" w:hAnsi="Arial" w:cs="Arial"/>
                <w:b/>
              </w:rPr>
              <w:t>Dependencias</w:t>
            </w:r>
          </w:p>
        </w:tc>
        <w:tc>
          <w:tcPr>
            <w:tcW w:w="5763" w:type="dxa"/>
            <w:gridSpan w:val="2"/>
            <w:tcBorders>
              <w:top w:val="single" w:sz="4" w:space="0" w:color="auto"/>
              <w:left w:val="single" w:sz="4" w:space="0" w:color="auto"/>
              <w:bottom w:val="single" w:sz="4" w:space="0" w:color="auto"/>
              <w:right w:val="single" w:sz="12" w:space="0" w:color="auto"/>
            </w:tcBorders>
            <w:vAlign w:val="center"/>
          </w:tcPr>
          <w:p w:rsidR="00D72B9A" w:rsidRPr="00E90AF9" w:rsidRDefault="00D72B9A" w:rsidP="00486ECA">
            <w:pPr>
              <w:spacing w:after="0" w:line="360" w:lineRule="auto"/>
              <w:rPr>
                <w:rFonts w:ascii="Arial" w:hAnsi="Arial" w:cs="Arial"/>
                <w:lang w:eastAsia="en-US"/>
              </w:rPr>
            </w:pPr>
          </w:p>
        </w:tc>
      </w:tr>
      <w:tr w:rsidR="00D72B9A" w:rsidRPr="00E90AF9" w:rsidTr="00486ECA">
        <w:trPr>
          <w:cantSplit/>
        </w:trPr>
        <w:tc>
          <w:tcPr>
            <w:tcW w:w="2881" w:type="dxa"/>
            <w:tcBorders>
              <w:top w:val="single" w:sz="4" w:space="0" w:color="auto"/>
              <w:left w:val="single" w:sz="12" w:space="0" w:color="auto"/>
              <w:bottom w:val="single" w:sz="12" w:space="0" w:color="auto"/>
              <w:right w:val="single" w:sz="4" w:space="0" w:color="auto"/>
            </w:tcBorders>
            <w:vAlign w:val="center"/>
            <w:hideMark/>
          </w:tcPr>
          <w:p w:rsidR="00D72B9A" w:rsidRPr="00E90AF9" w:rsidRDefault="00D72B9A" w:rsidP="00486ECA">
            <w:pPr>
              <w:spacing w:after="0" w:line="360" w:lineRule="auto"/>
              <w:rPr>
                <w:rFonts w:ascii="Arial" w:hAnsi="Arial" w:cs="Arial"/>
                <w:b/>
                <w:lang w:eastAsia="en-US"/>
              </w:rPr>
            </w:pPr>
            <w:r w:rsidRPr="00E90AF9">
              <w:rPr>
                <w:rFonts w:ascii="Arial" w:hAnsi="Arial" w:cs="Arial"/>
                <w:b/>
              </w:rPr>
              <w:lastRenderedPageBreak/>
              <w:t>Notas adicionales</w:t>
            </w:r>
          </w:p>
        </w:tc>
        <w:tc>
          <w:tcPr>
            <w:tcW w:w="5763" w:type="dxa"/>
            <w:gridSpan w:val="2"/>
            <w:tcBorders>
              <w:top w:val="single" w:sz="4" w:space="0" w:color="auto"/>
              <w:left w:val="single" w:sz="4" w:space="0" w:color="auto"/>
              <w:bottom w:val="single" w:sz="12" w:space="0" w:color="auto"/>
              <w:right w:val="single" w:sz="12" w:space="0" w:color="auto"/>
            </w:tcBorders>
            <w:vAlign w:val="center"/>
            <w:hideMark/>
          </w:tcPr>
          <w:p w:rsidR="00D72B9A" w:rsidRPr="00E90AF9" w:rsidRDefault="00D72B9A" w:rsidP="00486ECA">
            <w:pPr>
              <w:spacing w:after="0" w:line="360" w:lineRule="auto"/>
              <w:rPr>
                <w:rFonts w:ascii="Arial" w:hAnsi="Arial" w:cs="Arial"/>
                <w:lang w:eastAsia="en-US"/>
              </w:rPr>
            </w:pPr>
            <w:r w:rsidRPr="00E90AF9">
              <w:rPr>
                <w:rFonts w:ascii="Arial" w:hAnsi="Arial" w:cs="Arial"/>
              </w:rPr>
              <w:t>Este servicio depende del funcionamiento del servicio web de Tokenización en Entidades (ECS-01) y Servicio web de Etiquetado (ECS-03)</w:t>
            </w:r>
          </w:p>
        </w:tc>
      </w:tr>
    </w:tbl>
    <w:p w:rsidR="000E7AD6" w:rsidRDefault="002B3123" w:rsidP="00486ECA">
      <w:pPr>
        <w:pStyle w:val="titulosTF"/>
        <w:rPr>
          <w:sz w:val="18"/>
        </w:rPr>
      </w:pPr>
      <w:r w:rsidRPr="002B3123">
        <w:rPr>
          <w:sz w:val="18"/>
        </w:rPr>
        <w:t>Fuente: (propio)</w:t>
      </w:r>
    </w:p>
    <w:p w:rsidR="002B3123" w:rsidRPr="002B3123" w:rsidRDefault="002B3123" w:rsidP="002B3123">
      <w:pPr>
        <w:pStyle w:val="contenido"/>
      </w:pPr>
    </w:p>
    <w:p w:rsidR="00D72B9A" w:rsidRPr="00E90AF9" w:rsidRDefault="00D72B9A" w:rsidP="0085171E">
      <w:pPr>
        <w:pStyle w:val="Nivel5"/>
      </w:pPr>
      <w:r w:rsidRPr="00E90AF9">
        <w:t>Desambiguación y Enlace</w:t>
      </w:r>
    </w:p>
    <w:p w:rsidR="002B3123" w:rsidRDefault="002B3123" w:rsidP="002B3123">
      <w:pPr>
        <w:pStyle w:val="titulosTF"/>
      </w:pPr>
      <w:bookmarkStart w:id="109" w:name="_Toc414268747"/>
      <w:r>
        <w:t xml:space="preserve">Tabla </w:t>
      </w:r>
      <w:r w:rsidR="009C5032">
        <w:fldChar w:fldCharType="begin"/>
      </w:r>
      <w:r w:rsidR="009C5032">
        <w:instrText xml:space="preserve"> SEQ Tabla \* ARABIC </w:instrText>
      </w:r>
      <w:r w:rsidR="009C5032">
        <w:fldChar w:fldCharType="separate"/>
      </w:r>
      <w:r w:rsidR="007B6AFC">
        <w:rPr>
          <w:noProof/>
        </w:rPr>
        <w:t>16</w:t>
      </w:r>
      <w:r w:rsidR="009C5032">
        <w:rPr>
          <w:noProof/>
        </w:rPr>
        <w:fldChar w:fldCharType="end"/>
      </w:r>
      <w:r>
        <w:t>. Especificación del requerimiento de desambiguación y enlace</w:t>
      </w:r>
      <w:bookmarkEnd w:id="109"/>
    </w:p>
    <w:tbl>
      <w:tblPr>
        <w:tblpPr w:leftFromText="141" w:rightFromText="141" w:vertAnchor="text" w:tblpY="1"/>
        <w:tblOverlap w:val="neve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D72B9A" w:rsidRPr="00E90AF9" w:rsidTr="00BF5CD5">
        <w:trPr>
          <w:cantSplit/>
          <w:trHeight w:val="337"/>
        </w:trPr>
        <w:tc>
          <w:tcPr>
            <w:tcW w:w="2881" w:type="dxa"/>
            <w:tcBorders>
              <w:top w:val="single" w:sz="12" w:space="0" w:color="auto"/>
              <w:lef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Número</w:t>
            </w:r>
          </w:p>
        </w:tc>
        <w:tc>
          <w:tcPr>
            <w:tcW w:w="5763" w:type="dxa"/>
            <w:gridSpan w:val="2"/>
            <w:tcBorders>
              <w:top w:val="single" w:sz="12" w:space="0" w:color="auto"/>
              <w:righ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ECS-05</w:t>
            </w:r>
          </w:p>
        </w:tc>
      </w:tr>
      <w:tr w:rsidR="00D72B9A" w:rsidRPr="00E90AF9" w:rsidTr="00BF5CD5">
        <w:trPr>
          <w:cantSplit/>
          <w:trHeight w:val="324"/>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Nombre</w:t>
            </w:r>
          </w:p>
        </w:tc>
        <w:tc>
          <w:tcPr>
            <w:tcW w:w="5763" w:type="dxa"/>
            <w:gridSpan w:val="2"/>
            <w:tcBorders>
              <w:right w:val="single" w:sz="12" w:space="0" w:color="auto"/>
            </w:tcBorders>
          </w:tcPr>
          <w:p w:rsidR="00D72B9A" w:rsidRPr="00E90AF9" w:rsidRDefault="00D72B9A" w:rsidP="00E90AF9">
            <w:pPr>
              <w:spacing w:after="0" w:line="360" w:lineRule="auto"/>
              <w:jc w:val="both"/>
              <w:rPr>
                <w:rFonts w:ascii="Arial" w:hAnsi="Arial" w:cs="Arial"/>
              </w:rPr>
            </w:pPr>
            <w:r w:rsidRPr="00E90AF9">
              <w:rPr>
                <w:rFonts w:ascii="Arial" w:hAnsi="Arial" w:cs="Arial"/>
              </w:rPr>
              <w:t>Desambiguación y Enlace</w:t>
            </w:r>
          </w:p>
        </w:tc>
      </w:tr>
      <w:tr w:rsidR="00D72B9A" w:rsidRPr="00E90AF9" w:rsidTr="00BF5CD5">
        <w:trPr>
          <w:cantSplit/>
          <w:trHeight w:val="324"/>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Actores</w:t>
            </w:r>
          </w:p>
        </w:tc>
        <w:tc>
          <w:tcPr>
            <w:tcW w:w="5763" w:type="dxa"/>
            <w:gridSpan w:val="2"/>
            <w:tcBorders>
              <w:right w:val="single" w:sz="12" w:space="0" w:color="auto"/>
            </w:tcBorders>
          </w:tcPr>
          <w:p w:rsidR="00D72B9A" w:rsidRPr="00E90AF9" w:rsidRDefault="00D72B9A" w:rsidP="00E90AF9">
            <w:pPr>
              <w:spacing w:after="0" w:line="360" w:lineRule="auto"/>
              <w:jc w:val="both"/>
              <w:rPr>
                <w:rFonts w:ascii="Arial" w:hAnsi="Arial" w:cs="Arial"/>
              </w:rPr>
            </w:pPr>
            <w:r w:rsidRPr="00E90AF9">
              <w:rPr>
                <w:rFonts w:ascii="Arial" w:hAnsi="Arial" w:cs="Arial"/>
              </w:rPr>
              <w:t>Cliente, Servicio Web</w:t>
            </w:r>
          </w:p>
        </w:tc>
      </w:tr>
      <w:tr w:rsidR="00D72B9A" w:rsidRPr="00E90AF9" w:rsidTr="00BF5CD5">
        <w:trPr>
          <w:cantSplit/>
          <w:trHeight w:val="1646"/>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bCs/>
              </w:rPr>
            </w:pPr>
            <w:r w:rsidRPr="00E90AF9">
              <w:rPr>
                <w:rFonts w:ascii="Arial" w:hAnsi="Arial" w:cs="Arial"/>
                <w:b/>
                <w:bCs/>
              </w:rPr>
              <w:t>Descripción</w:t>
            </w:r>
          </w:p>
        </w:tc>
        <w:tc>
          <w:tcPr>
            <w:tcW w:w="5763" w:type="dxa"/>
            <w:gridSpan w:val="2"/>
            <w:tcBorders>
              <w:right w:val="single" w:sz="12" w:space="0" w:color="auto"/>
            </w:tcBorders>
          </w:tcPr>
          <w:p w:rsidR="00D72B9A" w:rsidRPr="00E90AF9" w:rsidRDefault="00D72B9A" w:rsidP="00E90AF9">
            <w:pPr>
              <w:spacing w:after="0" w:line="360" w:lineRule="auto"/>
              <w:jc w:val="both"/>
              <w:rPr>
                <w:rFonts w:ascii="Arial" w:hAnsi="Arial" w:cs="Arial"/>
              </w:rPr>
            </w:pPr>
            <w:r w:rsidRPr="00E90AF9">
              <w:rPr>
                <w:rFonts w:ascii="Arial" w:hAnsi="Arial" w:cs="Arial"/>
              </w:rPr>
              <w:t xml:space="preserve">Enlaza las entidades y palabras relevantes (keywords) hacia LOD Cloud, más específicamente  </w:t>
            </w:r>
            <w:r w:rsidR="001F0915">
              <w:rPr>
                <w:rFonts w:ascii="Arial" w:hAnsi="Arial" w:cs="Arial"/>
              </w:rPr>
              <w:t>DBpedia</w:t>
            </w:r>
            <w:r w:rsidRPr="00E90AF9">
              <w:rPr>
                <w:rFonts w:ascii="Arial" w:hAnsi="Arial" w:cs="Arial"/>
              </w:rPr>
              <w:t>, esto de existir un recurso al cual vincular, en caso de que una entidad o keyword tuviese más de uno posible recurso al cual enlazar, se realizara un proceso de desambiguación y luego de enlace.</w:t>
            </w:r>
          </w:p>
        </w:tc>
      </w:tr>
      <w:tr w:rsidR="00D72B9A" w:rsidRPr="00E90AF9" w:rsidTr="00BF5CD5">
        <w:trPr>
          <w:cantSplit/>
          <w:trHeight w:val="648"/>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bCs/>
              </w:rPr>
            </w:pPr>
            <w:r w:rsidRPr="00E90AF9">
              <w:rPr>
                <w:rFonts w:ascii="Arial" w:hAnsi="Arial" w:cs="Arial"/>
                <w:b/>
                <w:bCs/>
              </w:rPr>
              <w:t>Precondición</w:t>
            </w:r>
          </w:p>
        </w:tc>
        <w:tc>
          <w:tcPr>
            <w:tcW w:w="5763" w:type="dxa"/>
            <w:gridSpan w:val="2"/>
            <w:tcBorders>
              <w:right w:val="single" w:sz="12" w:space="0" w:color="auto"/>
            </w:tcBorders>
          </w:tcPr>
          <w:p w:rsidR="00D72B9A" w:rsidRPr="00E90AF9" w:rsidRDefault="00D72B9A" w:rsidP="00333126">
            <w:pPr>
              <w:pStyle w:val="Prrafodelista"/>
              <w:numPr>
                <w:ilvl w:val="0"/>
                <w:numId w:val="9"/>
              </w:numPr>
              <w:suppressAutoHyphens w:val="0"/>
              <w:spacing w:after="0" w:line="360" w:lineRule="auto"/>
              <w:jc w:val="both"/>
              <w:rPr>
                <w:rFonts w:ascii="Arial" w:hAnsi="Arial" w:cs="Arial"/>
              </w:rPr>
            </w:pPr>
            <w:r w:rsidRPr="00E90AF9">
              <w:rPr>
                <w:rFonts w:ascii="Arial" w:hAnsi="Arial" w:cs="Arial"/>
              </w:rPr>
              <w:t>Ingreso texto como parámetro de la aplicación</w:t>
            </w:r>
          </w:p>
          <w:p w:rsidR="00D72B9A" w:rsidRPr="00E90AF9" w:rsidRDefault="00D72B9A" w:rsidP="00333126">
            <w:pPr>
              <w:pStyle w:val="Prrafodelista"/>
              <w:numPr>
                <w:ilvl w:val="0"/>
                <w:numId w:val="9"/>
              </w:numPr>
              <w:suppressAutoHyphens w:val="0"/>
              <w:spacing w:after="0" w:line="360" w:lineRule="auto"/>
              <w:jc w:val="both"/>
              <w:rPr>
                <w:rFonts w:ascii="Arial" w:hAnsi="Arial" w:cs="Arial"/>
              </w:rPr>
            </w:pPr>
            <w:r w:rsidRPr="00E90AF9">
              <w:rPr>
                <w:rFonts w:ascii="Arial" w:hAnsi="Arial" w:cs="Arial"/>
              </w:rPr>
              <w:t>Texto ha sido validado y procesado</w:t>
            </w:r>
          </w:p>
        </w:tc>
      </w:tr>
      <w:tr w:rsidR="00D72B9A" w:rsidRPr="00E90AF9" w:rsidTr="00BF5CD5">
        <w:trPr>
          <w:cantSplit/>
          <w:trHeight w:val="337"/>
        </w:trPr>
        <w:tc>
          <w:tcPr>
            <w:tcW w:w="2881" w:type="dxa"/>
            <w:vMerge w:val="restart"/>
            <w:tcBorders>
              <w:left w:val="single" w:sz="12" w:space="0" w:color="auto"/>
            </w:tcBorders>
          </w:tcPr>
          <w:p w:rsidR="00D72B9A" w:rsidRPr="00E90AF9" w:rsidRDefault="00D72B9A" w:rsidP="00E90AF9">
            <w:pPr>
              <w:spacing w:after="0" w:line="360" w:lineRule="auto"/>
              <w:jc w:val="both"/>
              <w:rPr>
                <w:rFonts w:ascii="Arial" w:hAnsi="Arial" w:cs="Arial"/>
                <w:b/>
                <w:bCs/>
              </w:rPr>
            </w:pPr>
            <w:r w:rsidRPr="00E90AF9">
              <w:rPr>
                <w:rFonts w:ascii="Arial" w:hAnsi="Arial" w:cs="Arial"/>
                <w:b/>
                <w:bCs/>
              </w:rPr>
              <w:t>Secuencia Normal</w:t>
            </w:r>
          </w:p>
        </w:tc>
        <w:tc>
          <w:tcPr>
            <w:tcW w:w="789" w:type="dxa"/>
            <w:tcBorders>
              <w:bottom w:val="single" w:sz="2" w:space="0" w:color="auto"/>
            </w:tcBorders>
          </w:tcPr>
          <w:p w:rsidR="00D72B9A" w:rsidRPr="00E90AF9" w:rsidRDefault="00D72B9A" w:rsidP="00E90AF9">
            <w:pPr>
              <w:spacing w:after="0" w:line="360" w:lineRule="auto"/>
              <w:jc w:val="both"/>
              <w:rPr>
                <w:rFonts w:ascii="Arial" w:hAnsi="Arial" w:cs="Arial"/>
                <w:bCs/>
              </w:rPr>
            </w:pPr>
            <w:r w:rsidRPr="00E90AF9">
              <w:rPr>
                <w:rFonts w:ascii="Arial" w:hAnsi="Arial" w:cs="Arial"/>
                <w:bCs/>
              </w:rPr>
              <w:t>Paso</w:t>
            </w:r>
          </w:p>
        </w:tc>
        <w:tc>
          <w:tcPr>
            <w:tcW w:w="4974" w:type="dxa"/>
            <w:tcBorders>
              <w:bottom w:val="single" w:sz="2" w:space="0" w:color="auto"/>
              <w:right w:val="single" w:sz="12" w:space="0" w:color="auto"/>
            </w:tcBorders>
          </w:tcPr>
          <w:p w:rsidR="00D72B9A" w:rsidRPr="00E90AF9" w:rsidRDefault="00D72B9A" w:rsidP="00E90AF9">
            <w:pPr>
              <w:spacing w:after="0" w:line="360" w:lineRule="auto"/>
              <w:jc w:val="both"/>
              <w:rPr>
                <w:rFonts w:ascii="Arial" w:hAnsi="Arial" w:cs="Arial"/>
                <w:bCs/>
              </w:rPr>
            </w:pPr>
            <w:r w:rsidRPr="00E90AF9">
              <w:rPr>
                <w:rFonts w:ascii="Arial" w:hAnsi="Arial" w:cs="Arial"/>
                <w:bCs/>
              </w:rPr>
              <w:t>Acción</w:t>
            </w:r>
          </w:p>
        </w:tc>
      </w:tr>
      <w:tr w:rsidR="00D72B9A" w:rsidRPr="00E90AF9" w:rsidTr="00BF5CD5">
        <w:trPr>
          <w:cantSplit/>
          <w:trHeight w:val="700"/>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single" w:sz="2" w:space="0" w:color="auto"/>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1</w:t>
            </w:r>
          </w:p>
        </w:tc>
        <w:tc>
          <w:tcPr>
            <w:tcW w:w="4974" w:type="dxa"/>
            <w:tcBorders>
              <w:top w:val="single" w:sz="2" w:space="0" w:color="auto"/>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 xml:space="preserve">Entrada del texto validado, como parámetro para el servicio web. </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2</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 xml:space="preserve">Tokenización del texto en sentencias. </w:t>
            </w:r>
            <w:r w:rsidRPr="00E90AF9">
              <w:rPr>
                <w:rFonts w:ascii="Arial" w:hAnsi="Arial" w:cs="Arial"/>
                <w:b/>
              </w:rPr>
              <w:t>ECS-01</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3</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 xml:space="preserve">Tokenización y Etiquetado de palabra. </w:t>
            </w:r>
            <w:r w:rsidRPr="00E90AF9">
              <w:rPr>
                <w:rFonts w:ascii="Arial" w:hAnsi="Arial" w:cs="Arial"/>
                <w:b/>
              </w:rPr>
              <w:t>ECS-03</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4</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 xml:space="preserve">Extracción de Entidades y keywords. </w:t>
            </w:r>
            <w:r w:rsidRPr="00E90AF9">
              <w:rPr>
                <w:rFonts w:ascii="Arial" w:hAnsi="Arial" w:cs="Arial"/>
                <w:b/>
              </w:rPr>
              <w:t>ECS-04</w:t>
            </w:r>
          </w:p>
        </w:tc>
      </w:tr>
      <w:tr w:rsidR="00D72B9A" w:rsidRPr="00E90AF9" w:rsidTr="00BF5CD5">
        <w:trPr>
          <w:cantSplit/>
          <w:trHeight w:val="518"/>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5</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 xml:space="preserve">Consulta de recursos a </w:t>
            </w:r>
            <w:r w:rsidR="001F0915">
              <w:rPr>
                <w:rFonts w:ascii="Arial" w:hAnsi="Arial" w:cs="Arial"/>
              </w:rPr>
              <w:t>DBpedia</w:t>
            </w:r>
            <w:r w:rsidRPr="00E90AF9">
              <w:rPr>
                <w:rFonts w:ascii="Arial" w:hAnsi="Arial" w:cs="Arial"/>
              </w:rPr>
              <w:t>.</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6</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 xml:space="preserve">Consulta de “Abstract” de recurso a </w:t>
            </w:r>
            <w:r w:rsidR="001F0915">
              <w:rPr>
                <w:rFonts w:ascii="Arial" w:hAnsi="Arial" w:cs="Arial"/>
              </w:rPr>
              <w:t>DBpedia</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7</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Verificar si existen Entidades o keywords ambiguas</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8</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 xml:space="preserve">Desambiguar Entidades y keywords ambiguos. </w:t>
            </w:r>
            <w:r w:rsidRPr="00E90AF9">
              <w:rPr>
                <w:rFonts w:ascii="Arial" w:hAnsi="Arial" w:cs="Arial"/>
                <w:b/>
              </w:rPr>
              <w:t>SA1</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9</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Estructurara resultado</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10</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Retornar resultado</w:t>
            </w:r>
          </w:p>
        </w:tc>
      </w:tr>
      <w:tr w:rsidR="00D72B9A" w:rsidRPr="00E90AF9" w:rsidTr="00BF5CD5">
        <w:trPr>
          <w:cantSplit/>
          <w:trHeight w:val="492"/>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bCs/>
              </w:rPr>
            </w:pPr>
            <w:r w:rsidRPr="00E90AF9">
              <w:rPr>
                <w:rFonts w:ascii="Arial" w:hAnsi="Arial" w:cs="Arial"/>
                <w:b/>
                <w:bCs/>
              </w:rPr>
              <w:t>Poscondición</w:t>
            </w:r>
          </w:p>
        </w:tc>
        <w:tc>
          <w:tcPr>
            <w:tcW w:w="5763" w:type="dxa"/>
            <w:gridSpan w:val="2"/>
            <w:tcBorders>
              <w:right w:val="single" w:sz="12" w:space="0" w:color="auto"/>
            </w:tcBorders>
          </w:tcPr>
          <w:p w:rsidR="00D72B9A" w:rsidRPr="00E90AF9" w:rsidRDefault="00D72B9A" w:rsidP="00333126">
            <w:pPr>
              <w:pStyle w:val="Prrafodelista"/>
              <w:numPr>
                <w:ilvl w:val="0"/>
                <w:numId w:val="10"/>
              </w:numPr>
              <w:suppressAutoHyphens w:val="0"/>
              <w:spacing w:after="0" w:line="360" w:lineRule="auto"/>
              <w:jc w:val="both"/>
              <w:rPr>
                <w:rFonts w:ascii="Arial" w:hAnsi="Arial" w:cs="Arial"/>
              </w:rPr>
            </w:pPr>
            <w:r w:rsidRPr="00E90AF9">
              <w:rPr>
                <w:rFonts w:ascii="Arial" w:hAnsi="Arial" w:cs="Arial"/>
              </w:rPr>
              <w:t>Entidades y palabra importantes que las acompañan reconocidos y extraídos</w:t>
            </w:r>
          </w:p>
        </w:tc>
      </w:tr>
      <w:tr w:rsidR="00D72B9A" w:rsidRPr="00E90AF9" w:rsidTr="00BF5CD5">
        <w:trPr>
          <w:cantSplit/>
          <w:trHeight w:val="752"/>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Secuencia alternativo</w:t>
            </w:r>
          </w:p>
        </w:tc>
        <w:tc>
          <w:tcPr>
            <w:tcW w:w="5763" w:type="dxa"/>
            <w:gridSpan w:val="2"/>
            <w:tcBorders>
              <w:righ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SA1 Entidades y keywords no ambiguos</w:t>
            </w:r>
          </w:p>
          <w:p w:rsidR="00D72B9A" w:rsidRPr="00E90AF9" w:rsidRDefault="00D72B9A" w:rsidP="00E90AF9">
            <w:pPr>
              <w:spacing w:after="0" w:line="360" w:lineRule="auto"/>
              <w:jc w:val="both"/>
              <w:rPr>
                <w:rFonts w:ascii="Arial" w:hAnsi="Arial" w:cs="Arial"/>
              </w:rPr>
            </w:pPr>
            <w:r w:rsidRPr="00E90AF9">
              <w:rPr>
                <w:rFonts w:ascii="Arial" w:hAnsi="Arial" w:cs="Arial"/>
              </w:rPr>
              <w:t>Se enlaza con los recursos únicos encontrados a las entidades y keywords del texto.</w:t>
            </w:r>
          </w:p>
        </w:tc>
      </w:tr>
      <w:tr w:rsidR="00D72B9A" w:rsidRPr="00E90AF9" w:rsidTr="00BF5CD5">
        <w:trPr>
          <w:cantSplit/>
          <w:trHeight w:val="337"/>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Prioridad</w:t>
            </w:r>
          </w:p>
        </w:tc>
        <w:tc>
          <w:tcPr>
            <w:tcW w:w="5763" w:type="dxa"/>
            <w:gridSpan w:val="2"/>
            <w:tcBorders>
              <w:right w:val="single" w:sz="12" w:space="0" w:color="auto"/>
            </w:tcBorders>
          </w:tcPr>
          <w:p w:rsidR="00D72B9A" w:rsidRPr="00E90AF9" w:rsidRDefault="00D72B9A" w:rsidP="00E90AF9">
            <w:pPr>
              <w:spacing w:after="0" w:line="360" w:lineRule="auto"/>
              <w:jc w:val="both"/>
              <w:rPr>
                <w:rFonts w:ascii="Arial" w:hAnsi="Arial" w:cs="Arial"/>
              </w:rPr>
            </w:pPr>
            <w:r w:rsidRPr="00E90AF9">
              <w:rPr>
                <w:rFonts w:ascii="Arial" w:hAnsi="Arial" w:cs="Arial"/>
              </w:rPr>
              <w:t>Alta</w:t>
            </w:r>
          </w:p>
        </w:tc>
      </w:tr>
      <w:tr w:rsidR="00D72B9A" w:rsidRPr="00E90AF9" w:rsidTr="00BF5CD5">
        <w:trPr>
          <w:cantSplit/>
          <w:trHeight w:val="324"/>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Requerimientos Especiales</w:t>
            </w:r>
          </w:p>
        </w:tc>
        <w:tc>
          <w:tcPr>
            <w:tcW w:w="5763" w:type="dxa"/>
            <w:gridSpan w:val="2"/>
            <w:tcBorders>
              <w:right w:val="single" w:sz="12" w:space="0" w:color="auto"/>
            </w:tcBorders>
          </w:tcPr>
          <w:p w:rsidR="00D72B9A" w:rsidRPr="00E90AF9" w:rsidRDefault="00D72B9A" w:rsidP="00E90AF9">
            <w:pPr>
              <w:spacing w:after="0" w:line="360" w:lineRule="auto"/>
              <w:jc w:val="both"/>
              <w:rPr>
                <w:rFonts w:ascii="Arial" w:hAnsi="Arial" w:cs="Arial"/>
              </w:rPr>
            </w:pPr>
          </w:p>
        </w:tc>
      </w:tr>
      <w:tr w:rsidR="00D72B9A" w:rsidRPr="00E90AF9" w:rsidTr="00BF5CD5">
        <w:trPr>
          <w:cantSplit/>
          <w:trHeight w:val="985"/>
        </w:trPr>
        <w:tc>
          <w:tcPr>
            <w:tcW w:w="2881" w:type="dxa"/>
            <w:tcBorders>
              <w:left w:val="single" w:sz="12" w:space="0" w:color="auto"/>
              <w:bottom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Notas adicionales</w:t>
            </w:r>
          </w:p>
        </w:tc>
        <w:tc>
          <w:tcPr>
            <w:tcW w:w="5763" w:type="dxa"/>
            <w:gridSpan w:val="2"/>
            <w:tcBorders>
              <w:bottom w:val="single" w:sz="12" w:space="0" w:color="auto"/>
              <w:right w:val="single" w:sz="12" w:space="0" w:color="auto"/>
            </w:tcBorders>
          </w:tcPr>
          <w:p w:rsidR="00D72B9A" w:rsidRPr="00E90AF9" w:rsidRDefault="00D72B9A" w:rsidP="00E90AF9">
            <w:pPr>
              <w:spacing w:after="0" w:line="360" w:lineRule="auto"/>
              <w:jc w:val="both"/>
              <w:rPr>
                <w:rFonts w:ascii="Arial" w:hAnsi="Arial" w:cs="Arial"/>
              </w:rPr>
            </w:pPr>
            <w:r w:rsidRPr="00E90AF9">
              <w:rPr>
                <w:rFonts w:ascii="Arial" w:hAnsi="Arial" w:cs="Arial"/>
              </w:rPr>
              <w:t xml:space="preserve">Este servicio depende de los servicios web de tokenización en sentencias (ECS-01), etiquetado (ECS-03), extracción de entidades (ECS-04). </w:t>
            </w:r>
          </w:p>
        </w:tc>
      </w:tr>
    </w:tbl>
    <w:p w:rsidR="00D72B9A" w:rsidRPr="002B3123" w:rsidRDefault="002B3123" w:rsidP="002B3123">
      <w:pPr>
        <w:pStyle w:val="titulosTF"/>
        <w:rPr>
          <w:sz w:val="18"/>
        </w:rPr>
      </w:pPr>
      <w:r w:rsidRPr="002B3123">
        <w:rPr>
          <w:sz w:val="18"/>
        </w:rPr>
        <w:t>Fuente: (propio)</w:t>
      </w:r>
    </w:p>
    <w:p w:rsidR="000E7AD6" w:rsidRDefault="000E7AD6" w:rsidP="000E7AD6">
      <w:pPr>
        <w:pStyle w:val="contenido"/>
      </w:pPr>
    </w:p>
    <w:p w:rsidR="00CD1F1D" w:rsidRPr="00E90AF9" w:rsidRDefault="003131A5" w:rsidP="00D90010">
      <w:pPr>
        <w:pStyle w:val="Nivel3"/>
      </w:pPr>
      <w:bookmarkStart w:id="110" w:name="_Toc414268645"/>
      <w:r w:rsidRPr="00E90AF9">
        <w:t>Diseño</w:t>
      </w:r>
      <w:bookmarkEnd w:id="110"/>
    </w:p>
    <w:p w:rsidR="003131A5" w:rsidRPr="00E90AF9" w:rsidRDefault="003131A5" w:rsidP="00D90010">
      <w:pPr>
        <w:pStyle w:val="Nivel4"/>
      </w:pPr>
      <w:bookmarkStart w:id="111" w:name="_Toc414268646"/>
      <w:r w:rsidRPr="00E90AF9">
        <w:t>Arquitectura</w:t>
      </w:r>
      <w:bookmarkEnd w:id="111"/>
    </w:p>
    <w:p w:rsidR="003131A5" w:rsidRPr="00E90AF9" w:rsidRDefault="003131A5" w:rsidP="00E90AF9">
      <w:pPr>
        <w:pStyle w:val="contenido"/>
      </w:pPr>
      <w:r w:rsidRPr="00E90AF9">
        <w:t xml:space="preserve">Después de haber realizado el análisis y posterior investigación sobre los puntos </w:t>
      </w:r>
      <w:r w:rsidR="00BF5CD5" w:rsidRPr="00E90AF9">
        <w:t>más</w:t>
      </w:r>
      <w:r w:rsidRPr="00E90AF9">
        <w:t xml:space="preserve"> </w:t>
      </w:r>
      <w:r w:rsidR="00BF5CD5" w:rsidRPr="00E90AF9">
        <w:t>relevantes</w:t>
      </w:r>
      <w:r w:rsidRPr="00E90AF9">
        <w:t xml:space="preserve"> dentro del desarrollo</w:t>
      </w:r>
      <w:r w:rsidR="00BF5CD5" w:rsidRPr="00E90AF9">
        <w:t>,</w:t>
      </w:r>
      <w:r w:rsidRPr="00E90AF9">
        <w:t xml:space="preserve"> se propone la siguiente propuesta lógica para el funcionamiento de los </w:t>
      </w:r>
      <w:r w:rsidR="00BF5CD5" w:rsidRPr="00E90AF9">
        <w:t>componentes a desarrollar y en base a los</w:t>
      </w:r>
      <w:r w:rsidRPr="00E90AF9">
        <w:t xml:space="preserve"> </w:t>
      </w:r>
      <w:r w:rsidR="00BF5CD5" w:rsidRPr="00E90AF9">
        <w:t>requerimientos</w:t>
      </w:r>
      <w:r w:rsidRPr="00E90AF9">
        <w:t xml:space="preserve"> funcionales</w:t>
      </w:r>
      <w:r w:rsidR="00BF5CD5" w:rsidRPr="00E90AF9">
        <w:t>, casos uso a los que va a responder el software</w:t>
      </w:r>
      <w:r w:rsidRPr="00E90AF9">
        <w:t xml:space="preserve"> y tecnologías disponibles</w:t>
      </w:r>
      <w:r w:rsidR="00BF5CD5" w:rsidRPr="00E90AF9">
        <w:t xml:space="preserve"> que se pueden implementar </w:t>
      </w:r>
      <w:r w:rsidRPr="00E90AF9">
        <w:t xml:space="preserve">para la resolución de la problemática </w:t>
      </w:r>
      <w:r w:rsidR="00BF5CD5" w:rsidRPr="00E90AF9">
        <w:t>planteada</w:t>
      </w:r>
      <w:r w:rsidRPr="00E90AF9">
        <w:t>.</w:t>
      </w:r>
    </w:p>
    <w:p w:rsidR="00A740D8" w:rsidRPr="00E90AF9" w:rsidRDefault="00BF5CD5" w:rsidP="00E90AF9">
      <w:pPr>
        <w:pStyle w:val="contenido"/>
      </w:pPr>
      <w:r w:rsidRPr="00E90AF9">
        <w:t>La distribución de los compones implementad</w:t>
      </w:r>
      <w:r w:rsidR="00A740D8" w:rsidRPr="00E90AF9">
        <w:t xml:space="preserve">os se resume en la gráfica </w:t>
      </w:r>
      <w:r w:rsidR="009856D6">
        <w:t>10</w:t>
      </w:r>
      <w:r w:rsidR="00FB7ACA" w:rsidRPr="00E90AF9">
        <w:t>,</w:t>
      </w:r>
      <w:r w:rsidR="00A740D8" w:rsidRPr="00E90AF9">
        <w:t xml:space="preserve"> haciendo un</w:t>
      </w:r>
      <w:r w:rsidR="005B18D4" w:rsidRPr="00E90AF9">
        <w:t>a</w:t>
      </w:r>
      <w:r w:rsidR="00A740D8" w:rsidRPr="00E90AF9">
        <w:t xml:space="preserve"> división de los componentes de la aplicación</w:t>
      </w:r>
      <w:r w:rsidR="00FB7ACA" w:rsidRPr="00E90AF9">
        <w:t xml:space="preserve"> que</w:t>
      </w:r>
      <w:r w:rsidR="00A740D8" w:rsidRPr="00E90AF9">
        <w:t xml:space="preserve"> interactúan para dar solució</w:t>
      </w:r>
      <w:r w:rsidR="005B18D4" w:rsidRPr="00E90AF9">
        <w:t xml:space="preserve">n a la problemática. </w:t>
      </w:r>
      <w:r w:rsidR="00A740D8" w:rsidRPr="00E90AF9">
        <w:t>Las capas que componen la arquitectura de aplicación se detallan a continuación.</w:t>
      </w:r>
    </w:p>
    <w:p w:rsidR="00A740D8" w:rsidRPr="00E90AF9" w:rsidRDefault="00A740D8" w:rsidP="00E90AF9">
      <w:pPr>
        <w:pStyle w:val="contenido"/>
        <w:keepNext/>
        <w:spacing w:after="0"/>
        <w:jc w:val="center"/>
      </w:pPr>
      <w:r w:rsidRPr="00E90AF9">
        <w:rPr>
          <w:noProof/>
          <w:lang w:eastAsia="es-EC"/>
        </w:rPr>
        <w:lastRenderedPageBreak/>
        <w:drawing>
          <wp:inline distT="0" distB="0" distL="0" distR="0" wp14:anchorId="5AC109FD" wp14:editId="3AA920BA">
            <wp:extent cx="5267325" cy="301755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3017552"/>
                    </a:xfrm>
                    <a:prstGeom prst="rect">
                      <a:avLst/>
                    </a:prstGeom>
                    <a:noFill/>
                    <a:ln>
                      <a:noFill/>
                    </a:ln>
                  </pic:spPr>
                </pic:pic>
              </a:graphicData>
            </a:graphic>
          </wp:inline>
        </w:drawing>
      </w:r>
    </w:p>
    <w:p w:rsidR="00A740D8" w:rsidRPr="002B3123" w:rsidRDefault="00A740D8" w:rsidP="002B3123">
      <w:pPr>
        <w:pStyle w:val="titulosTF"/>
        <w:spacing w:after="0"/>
      </w:pPr>
      <w:bookmarkStart w:id="112" w:name="_Toc414268694"/>
      <w:r w:rsidRPr="002B3123">
        <w:t xml:space="preserve">Figura </w:t>
      </w:r>
      <w:r w:rsidR="009C5032">
        <w:fldChar w:fldCharType="begin"/>
      </w:r>
      <w:r w:rsidR="009C5032">
        <w:instrText xml:space="preserve"> SEQ Figura \* ARABIC </w:instrText>
      </w:r>
      <w:r w:rsidR="009C5032">
        <w:fldChar w:fldCharType="separate"/>
      </w:r>
      <w:r w:rsidR="007B6AFC">
        <w:rPr>
          <w:noProof/>
        </w:rPr>
        <w:t>11</w:t>
      </w:r>
      <w:r w:rsidR="009C5032">
        <w:rPr>
          <w:noProof/>
        </w:rPr>
        <w:fldChar w:fldCharType="end"/>
      </w:r>
      <w:r w:rsidRPr="002B3123">
        <w:t>. Arquitectura.</w:t>
      </w:r>
      <w:bookmarkEnd w:id="112"/>
      <w:r w:rsidRPr="002B3123">
        <w:t xml:space="preserve"> </w:t>
      </w:r>
    </w:p>
    <w:p w:rsidR="003131A5" w:rsidRPr="002B3123" w:rsidRDefault="00A740D8" w:rsidP="002B3123">
      <w:pPr>
        <w:pStyle w:val="titulosTF"/>
        <w:rPr>
          <w:sz w:val="18"/>
        </w:rPr>
      </w:pPr>
      <w:r w:rsidRPr="002B3123">
        <w:rPr>
          <w:sz w:val="18"/>
        </w:rPr>
        <w:t>Fuente: (Propio)</w:t>
      </w:r>
    </w:p>
    <w:p w:rsidR="00C55DA5" w:rsidRPr="00E90AF9" w:rsidRDefault="00A8389B" w:rsidP="00D90010">
      <w:pPr>
        <w:pStyle w:val="Nivel4"/>
      </w:pPr>
      <w:bookmarkStart w:id="113" w:name="_Toc414268647"/>
      <w:r w:rsidRPr="00E90AF9">
        <w:t>Componentes</w:t>
      </w:r>
      <w:bookmarkEnd w:id="113"/>
      <w:r w:rsidRPr="00E90AF9">
        <w:t xml:space="preserve"> </w:t>
      </w:r>
    </w:p>
    <w:p w:rsidR="00A740D8" w:rsidRPr="00E90AF9" w:rsidRDefault="00A740D8" w:rsidP="0085171E">
      <w:pPr>
        <w:pStyle w:val="Nivel5"/>
      </w:pPr>
      <w:r w:rsidRPr="00E90AF9">
        <w:t>Servidor</w:t>
      </w:r>
    </w:p>
    <w:p w:rsidR="00A8389B" w:rsidRPr="00E90AF9" w:rsidRDefault="00835A80" w:rsidP="00E90AF9">
      <w:pPr>
        <w:pStyle w:val="contenido"/>
      </w:pPr>
      <w:r w:rsidRPr="00E90AF9">
        <w:t>L</w:t>
      </w:r>
      <w:r w:rsidR="00A8389B" w:rsidRPr="00E90AF9">
        <w:t>a lógica de la aplicaciones se la desarrollará en el Lenguaje de alto nivel Python versión</w:t>
      </w:r>
      <w:r w:rsidRPr="00E90AF9">
        <w:t xml:space="preserve"> </w:t>
      </w:r>
      <w:r w:rsidR="00A8389B" w:rsidRPr="00E90AF9">
        <w:t xml:space="preserve">2.7 </w:t>
      </w:r>
      <w:r w:rsidRPr="00E90AF9">
        <w:t xml:space="preserve">la elección se ha basado en las familiaridad con la librería, </w:t>
      </w:r>
      <w:r w:rsidRPr="00E90AF9">
        <w:rPr>
          <w:i/>
        </w:rPr>
        <w:t>Natural Language Toolkit</w:t>
      </w:r>
      <w:r w:rsidRPr="00E90AF9">
        <w:t xml:space="preserve"> (NLTK), que permite realizar procesamiento de leguaje natural (PNL) que es una parte fundamental a resolver</w:t>
      </w:r>
      <w:r w:rsidR="002447F9" w:rsidRPr="00E90AF9">
        <w:t xml:space="preserve"> y de igual forma cuenta con las librerías para satisfacer los requerimientos con los que debe cumplir el software</w:t>
      </w:r>
      <w:r w:rsidRPr="00E90AF9">
        <w:t>.</w:t>
      </w:r>
      <w:r w:rsidR="00FC0F0E" w:rsidRPr="00E90AF9">
        <w:t xml:space="preserve"> Las funcionalidades destacada</w:t>
      </w:r>
      <w:r w:rsidR="003B05CE" w:rsidRPr="00E90AF9">
        <w:t xml:space="preserve">s dentro del desarrollo se </w:t>
      </w:r>
      <w:r w:rsidR="003514D8" w:rsidRPr="00E90AF9">
        <w:t>resumen</w:t>
      </w:r>
      <w:r w:rsidR="003B05CE" w:rsidRPr="00E90AF9">
        <w:t xml:space="preserve"> a continuación.</w:t>
      </w:r>
    </w:p>
    <w:p w:rsidR="00A740D8" w:rsidRPr="00E90AF9" w:rsidRDefault="00A740D8" w:rsidP="00E90AF9">
      <w:pPr>
        <w:pStyle w:val="contenido"/>
        <w:rPr>
          <w:b/>
        </w:rPr>
      </w:pPr>
      <w:r w:rsidRPr="00E90AF9">
        <w:rPr>
          <w:b/>
        </w:rPr>
        <w:t>Validar texto</w:t>
      </w:r>
    </w:p>
    <w:p w:rsidR="00A740D8" w:rsidRPr="00E90AF9" w:rsidRDefault="00A740D8" w:rsidP="00E90AF9">
      <w:pPr>
        <w:pStyle w:val="contenido"/>
      </w:pPr>
      <w:r w:rsidRPr="00E90AF9">
        <w:t>Que el texto sea legible para el sistema en funciones siguientes a fin de evitar errores. Comprobar que el texto contenga caracteres a fin de evitar trabajar sobre texto vacío.</w:t>
      </w:r>
      <w:r w:rsidR="00EA3AF3" w:rsidRPr="00E90AF9">
        <w:t xml:space="preserve"> Es origen obligatorio por el cual los todos los módulos deben pasar para la comprobación de los requisitos del texto que ingresa como parámetro para ser procesado.</w:t>
      </w:r>
    </w:p>
    <w:p w:rsidR="00DA2FD8" w:rsidRPr="00E90AF9" w:rsidRDefault="00DA2FD8" w:rsidP="00E90AF9">
      <w:pPr>
        <w:pStyle w:val="contenido"/>
        <w:rPr>
          <w:b/>
        </w:rPr>
      </w:pPr>
      <w:r w:rsidRPr="00E90AF9">
        <w:rPr>
          <w:b/>
        </w:rPr>
        <w:t>Tokenización en sentencias</w:t>
      </w:r>
    </w:p>
    <w:p w:rsidR="00DA2FD8" w:rsidRPr="00E90AF9" w:rsidRDefault="00DA2FD8" w:rsidP="00E90AF9">
      <w:pPr>
        <w:pStyle w:val="contenido"/>
      </w:pPr>
      <w:r w:rsidRPr="00E90AF9">
        <w:t>Dividir el texto ingresado en sentencias u oraciones, generalmente separados por un punto (.) significando el final de esta.</w:t>
      </w:r>
      <w:r w:rsidR="002C20A3" w:rsidRPr="00E90AF9">
        <w:t xml:space="preserve"> Este componente forma parte de los procesos relevantes dentro de procesamiento de lenguaje natural</w:t>
      </w:r>
      <w:r w:rsidR="00EA3AF3" w:rsidRPr="00E90AF9">
        <w:t xml:space="preserve"> siendo el inicio de estos procesos</w:t>
      </w:r>
      <w:r w:rsidR="002C20A3" w:rsidRPr="00E90AF9">
        <w:t>.</w:t>
      </w:r>
      <w:r w:rsidR="00EA3AF3" w:rsidRPr="00E90AF9">
        <w:t xml:space="preserve"> </w:t>
      </w:r>
    </w:p>
    <w:p w:rsidR="00DA2FD8" w:rsidRPr="00E90AF9" w:rsidRDefault="00DA2FD8" w:rsidP="00E90AF9">
      <w:pPr>
        <w:pStyle w:val="contenido"/>
        <w:rPr>
          <w:b/>
        </w:rPr>
      </w:pPr>
      <w:r w:rsidRPr="00E90AF9">
        <w:rPr>
          <w:b/>
        </w:rPr>
        <w:lastRenderedPageBreak/>
        <w:t>Tokenización en palabras</w:t>
      </w:r>
    </w:p>
    <w:p w:rsidR="00DA2FD8" w:rsidRPr="00E90AF9" w:rsidRDefault="00DA2FD8" w:rsidP="00E90AF9">
      <w:pPr>
        <w:pStyle w:val="contenido"/>
      </w:pPr>
      <w:r w:rsidRPr="00E90AF9">
        <w:t xml:space="preserve">Una vez divididos el texto en sentencias, se realiza en mismo proceso para las palabras que lo conforman </w:t>
      </w:r>
      <w:r w:rsidR="002C20A3" w:rsidRPr="00E90AF9">
        <w:t>así como los signos de computación</w:t>
      </w:r>
      <w:r w:rsidR="00952A2E" w:rsidRPr="00E90AF9">
        <w:t xml:space="preserve">, obteniendo un “token” por cada palabra o </w:t>
      </w:r>
      <w:r w:rsidR="00FB7ACA" w:rsidRPr="00E90AF9">
        <w:t>carácter</w:t>
      </w:r>
      <w:r w:rsidR="00952A2E" w:rsidRPr="00E90AF9">
        <w:t xml:space="preserve"> reconocido</w:t>
      </w:r>
      <w:r w:rsidR="002C20A3" w:rsidRPr="00E90AF9">
        <w:t>. Parte del procesamiento de lenguaje natural.</w:t>
      </w:r>
    </w:p>
    <w:p w:rsidR="00DA2FD8" w:rsidRPr="00E90AF9" w:rsidRDefault="00DA2FD8" w:rsidP="00E90AF9">
      <w:pPr>
        <w:pStyle w:val="contenido"/>
        <w:rPr>
          <w:b/>
        </w:rPr>
      </w:pPr>
      <w:r w:rsidRPr="00E90AF9">
        <w:rPr>
          <w:b/>
        </w:rPr>
        <w:t>Etiquetado</w:t>
      </w:r>
    </w:p>
    <w:p w:rsidR="002C20A3" w:rsidRPr="00E90AF9" w:rsidRDefault="002C20A3" w:rsidP="00E90AF9">
      <w:pPr>
        <w:pStyle w:val="contenido"/>
      </w:pPr>
      <w:r w:rsidRPr="00E90AF9">
        <w:t xml:space="preserve">Este componente realiza etiquetado de las palabras, de acuerdo al contexto dentro de la sentencia en la que se encuentra, tomando una función específica como verbo, sustantivo, etc. </w:t>
      </w:r>
      <w:r w:rsidR="00BA40B2" w:rsidRPr="00E90AF9">
        <w:t>la e</w:t>
      </w:r>
      <w:r w:rsidR="00AE0AC7" w:rsidRPr="00E90AF9">
        <w:t>tiquetación de palabras (Part of</w:t>
      </w:r>
      <w:r w:rsidR="00BA40B2" w:rsidRPr="00E90AF9">
        <w:t xml:space="preserve"> Speech, por su nombre en inglés) forma parte del procesamiento de lenguaje natural.</w:t>
      </w:r>
    </w:p>
    <w:p w:rsidR="002C20A3" w:rsidRPr="00E90AF9" w:rsidRDefault="00DA2FD8" w:rsidP="00E90AF9">
      <w:pPr>
        <w:pStyle w:val="contenido"/>
        <w:rPr>
          <w:b/>
        </w:rPr>
      </w:pPr>
      <w:r w:rsidRPr="00E90AF9">
        <w:rPr>
          <w:b/>
        </w:rPr>
        <w:t>Extracción</w:t>
      </w:r>
      <w:r w:rsidR="00E6095F" w:rsidRPr="00E90AF9">
        <w:rPr>
          <w:b/>
        </w:rPr>
        <w:t xml:space="preserve"> de entidades y palabras claves</w:t>
      </w:r>
    </w:p>
    <w:p w:rsidR="00E6095F" w:rsidRPr="00E90AF9" w:rsidRDefault="002C20A3" w:rsidP="00E90AF9">
      <w:pPr>
        <w:pStyle w:val="contenido"/>
      </w:pPr>
      <w:r w:rsidRPr="00E90AF9">
        <w:t>Permite el reconociendo y extracción de entidades y palabra claves dentro del contexto de una oración</w:t>
      </w:r>
      <w:r w:rsidR="00F941B3" w:rsidRPr="00E90AF9">
        <w:t>,</w:t>
      </w:r>
      <w:r w:rsidR="00BA40B2" w:rsidRPr="00E90AF9">
        <w:t xml:space="preserve"> para lo cual realiza un reconocimiento de los etiquetas de las palabras y un análisis de su estructura para determinar que palabra es una entidad o una palabra relevante, este análisis puede extraer una palabra o un conjunto de estas formando una entidad o palabras claves.</w:t>
      </w:r>
      <w:r w:rsidRPr="00E90AF9">
        <w:t xml:space="preserve"> </w:t>
      </w:r>
      <w:r w:rsidR="00BA40B2" w:rsidRPr="00E90AF9">
        <w:t>S</w:t>
      </w:r>
      <w:r w:rsidRPr="00E90AF9">
        <w:t xml:space="preserve">e basa en componentes posteriores </w:t>
      </w:r>
      <w:r w:rsidR="00F941B3" w:rsidRPr="00E90AF9">
        <w:t xml:space="preserve">para poder realizar sus operaciones, es decir, necesita de un texto que haya sido tokenizado y etiquetado. </w:t>
      </w:r>
      <w:r w:rsidRPr="00E90AF9">
        <w:t xml:space="preserve"> </w:t>
      </w:r>
    </w:p>
    <w:p w:rsidR="00DA2FD8" w:rsidRPr="00E90AF9" w:rsidRDefault="00DA2FD8" w:rsidP="00E90AF9">
      <w:pPr>
        <w:pStyle w:val="contenido"/>
        <w:rPr>
          <w:b/>
        </w:rPr>
      </w:pPr>
      <w:r w:rsidRPr="00E90AF9">
        <w:rPr>
          <w:b/>
        </w:rPr>
        <w:t xml:space="preserve">Extracción recursos </w:t>
      </w:r>
      <w:r w:rsidR="001F0915">
        <w:rPr>
          <w:b/>
        </w:rPr>
        <w:t>DBpedia</w:t>
      </w:r>
    </w:p>
    <w:p w:rsidR="00F941B3" w:rsidRPr="00E90AF9" w:rsidRDefault="00F941B3" w:rsidP="00E90AF9">
      <w:pPr>
        <w:pStyle w:val="contenido"/>
      </w:pPr>
      <w:r w:rsidRPr="00E90AF9">
        <w:t xml:space="preserve">Una vez que los entidades y palabra claves hayan sido extraídos de las sentencias. Se realizan consultas con estos términos hacia el servidor local de </w:t>
      </w:r>
      <w:r w:rsidR="001F0915">
        <w:t>DBpedia</w:t>
      </w:r>
      <w:r w:rsidRPr="00E90AF9">
        <w:t>, para encontrar los recursos que se denominen igual que estos términos, así como las descripciones rápidas de estos recursos.</w:t>
      </w:r>
    </w:p>
    <w:p w:rsidR="00DA2FD8" w:rsidRPr="00E90AF9" w:rsidRDefault="00DA2FD8" w:rsidP="00E90AF9">
      <w:pPr>
        <w:pStyle w:val="contenido"/>
        <w:rPr>
          <w:b/>
        </w:rPr>
      </w:pPr>
      <w:r w:rsidRPr="00E90AF9">
        <w:rPr>
          <w:b/>
        </w:rPr>
        <w:t>Desambiguación de recursos</w:t>
      </w:r>
    </w:p>
    <w:p w:rsidR="00EA3AF3" w:rsidRPr="00E90AF9" w:rsidRDefault="00EA3AF3" w:rsidP="00E90AF9">
      <w:pPr>
        <w:pStyle w:val="contenido"/>
      </w:pPr>
      <w:r w:rsidRPr="00E90AF9">
        <w:t xml:space="preserve">A través del algoritmo de </w:t>
      </w:r>
      <w:r w:rsidRPr="00E90AF9">
        <w:rPr>
          <w:b/>
        </w:rPr>
        <w:t>Lesk</w:t>
      </w:r>
      <w:r w:rsidRPr="00E90AF9">
        <w:t xml:space="preserve"> se analiza el contexto del término y las descripciones de los recursos de </w:t>
      </w:r>
      <w:r w:rsidR="001F0915">
        <w:t>DBpedia</w:t>
      </w:r>
      <w:r w:rsidRPr="00E90AF9">
        <w:t>, para determinar que cual de estos concuerda mejor con el uso que se le está dando al término en la sentencia.</w:t>
      </w:r>
    </w:p>
    <w:p w:rsidR="00F941B3" w:rsidRPr="00E90AF9" w:rsidRDefault="00F941B3" w:rsidP="00E90AF9">
      <w:pPr>
        <w:pStyle w:val="contenido"/>
        <w:rPr>
          <w:b/>
        </w:rPr>
      </w:pPr>
      <w:r w:rsidRPr="00E90AF9">
        <w:rPr>
          <w:b/>
        </w:rPr>
        <w:t>Servicios web</w:t>
      </w:r>
    </w:p>
    <w:p w:rsidR="00EA3AF3" w:rsidRPr="00E90AF9" w:rsidRDefault="003B05CE" w:rsidP="00E90AF9">
      <w:pPr>
        <w:pStyle w:val="contenido"/>
      </w:pPr>
      <w:r w:rsidRPr="00E90AF9">
        <w:t xml:space="preserve">De conformidad con los requerimientos funcionales se levantan servicios diferentes para algunos de los </w:t>
      </w:r>
      <w:r w:rsidR="00EA3AF3" w:rsidRPr="00E90AF9">
        <w:t>proceso</w:t>
      </w:r>
      <w:r w:rsidRPr="00E90AF9">
        <w:t xml:space="preserve"> relevantes, permitiendo que puedan ser </w:t>
      </w:r>
      <w:r w:rsidR="00EA3AF3" w:rsidRPr="00E90AF9">
        <w:t>consumidos y analizados de forma individual.</w:t>
      </w:r>
      <w:r w:rsidRPr="00E90AF9">
        <w:t xml:space="preserve"> Los servicios levantados serán:</w:t>
      </w:r>
    </w:p>
    <w:p w:rsidR="00EA3AF3" w:rsidRPr="00E90AF9" w:rsidRDefault="00EA3AF3" w:rsidP="00333126">
      <w:pPr>
        <w:pStyle w:val="contenido"/>
        <w:numPr>
          <w:ilvl w:val="0"/>
          <w:numId w:val="11"/>
        </w:numPr>
      </w:pPr>
      <w:r w:rsidRPr="00E90AF9">
        <w:lastRenderedPageBreak/>
        <w:t>Tokenización en sentencias</w:t>
      </w:r>
    </w:p>
    <w:p w:rsidR="00EA3AF3" w:rsidRPr="00E90AF9" w:rsidRDefault="00EA3AF3" w:rsidP="00333126">
      <w:pPr>
        <w:pStyle w:val="contenido"/>
        <w:numPr>
          <w:ilvl w:val="0"/>
          <w:numId w:val="11"/>
        </w:numPr>
      </w:pPr>
      <w:r w:rsidRPr="00E90AF9">
        <w:t>T</w:t>
      </w:r>
      <w:r w:rsidR="000C4A70" w:rsidRPr="00E90AF9">
        <w:t>okenizació</w:t>
      </w:r>
      <w:r w:rsidRPr="00E90AF9">
        <w:t>n en palabras</w:t>
      </w:r>
    </w:p>
    <w:p w:rsidR="000C4A70" w:rsidRPr="00E90AF9" w:rsidRDefault="000C4A70" w:rsidP="00333126">
      <w:pPr>
        <w:pStyle w:val="contenido"/>
        <w:numPr>
          <w:ilvl w:val="0"/>
          <w:numId w:val="11"/>
        </w:numPr>
      </w:pPr>
      <w:r w:rsidRPr="00E90AF9">
        <w:t xml:space="preserve">Etiquetado </w:t>
      </w:r>
    </w:p>
    <w:p w:rsidR="00EA3AF3" w:rsidRPr="00E90AF9" w:rsidRDefault="000C4A70" w:rsidP="00333126">
      <w:pPr>
        <w:pStyle w:val="contenido"/>
        <w:numPr>
          <w:ilvl w:val="0"/>
          <w:numId w:val="11"/>
        </w:numPr>
      </w:pPr>
      <w:r w:rsidRPr="00E90AF9">
        <w:t>Extracción</w:t>
      </w:r>
      <w:r w:rsidR="00EA3AF3" w:rsidRPr="00E90AF9">
        <w:t xml:space="preserve"> de entidades</w:t>
      </w:r>
    </w:p>
    <w:p w:rsidR="00EA3AF3" w:rsidRPr="00E90AF9" w:rsidRDefault="000C4A70" w:rsidP="00333126">
      <w:pPr>
        <w:pStyle w:val="contenido"/>
        <w:numPr>
          <w:ilvl w:val="0"/>
          <w:numId w:val="11"/>
        </w:numPr>
      </w:pPr>
      <w:r w:rsidRPr="00E90AF9">
        <w:t>Desambiguación</w:t>
      </w:r>
      <w:r w:rsidR="00EA3AF3" w:rsidRPr="00E90AF9">
        <w:t xml:space="preserve"> y enlace</w:t>
      </w:r>
    </w:p>
    <w:p w:rsidR="00F941B3" w:rsidRPr="00E90AF9" w:rsidRDefault="00EE70D9" w:rsidP="00E90AF9">
      <w:pPr>
        <w:pStyle w:val="contenido"/>
      </w:pPr>
      <w:r w:rsidRPr="00E90AF9">
        <w:t>Existe una fuerte dependencia entre los servicios,</w:t>
      </w:r>
      <w:r w:rsidR="003514D8" w:rsidRPr="00E90AF9">
        <w:t xml:space="preserve"> puesto que la salida de </w:t>
      </w:r>
      <w:r w:rsidR="00AD0BCB" w:rsidRPr="00E90AF9">
        <w:t>unos se</w:t>
      </w:r>
      <w:r w:rsidR="003514D8" w:rsidRPr="00E90AF9">
        <w:t xml:space="preserve"> convierte en la entrada de otros</w:t>
      </w:r>
      <w:r w:rsidR="00AD0BCB" w:rsidRPr="00E90AF9">
        <w:t xml:space="preserve"> en forma de secuencia a través de</w:t>
      </w:r>
      <w:r w:rsidR="001145E5" w:rsidRPr="00E90AF9">
        <w:softHyphen/>
      </w:r>
      <w:r w:rsidR="001145E5" w:rsidRPr="00E90AF9">
        <w:softHyphen/>
      </w:r>
      <w:r w:rsidR="001145E5" w:rsidRPr="00E90AF9">
        <w:softHyphen/>
      </w:r>
      <w:r w:rsidR="001145E5" w:rsidRPr="00E90AF9">
        <w:softHyphen/>
      </w:r>
      <w:r w:rsidR="001145E5" w:rsidRPr="00E90AF9">
        <w:softHyphen/>
      </w:r>
      <w:r w:rsidR="001145E5" w:rsidRPr="00E90AF9">
        <w:softHyphen/>
      </w:r>
      <w:r w:rsidR="001145E5" w:rsidRPr="00E90AF9">
        <w:softHyphen/>
      </w:r>
      <w:r w:rsidR="00AD0BCB" w:rsidRPr="00E90AF9">
        <w:t xml:space="preserve"> los servicios</w:t>
      </w:r>
      <w:r w:rsidR="003514D8" w:rsidRPr="00E90AF9">
        <w:t xml:space="preserve">, el servicio de </w:t>
      </w:r>
      <w:r w:rsidR="00A02A32" w:rsidRPr="00E90AF9">
        <w:t>Tokenización en sentencias</w:t>
      </w:r>
      <w:r w:rsidR="00AD0BCB" w:rsidRPr="00E90AF9">
        <w:t>,</w:t>
      </w:r>
      <w:r w:rsidRPr="00E90AF9">
        <w:t xml:space="preserve"> </w:t>
      </w:r>
      <w:r w:rsidR="00AD0BCB" w:rsidRPr="00E90AF9">
        <w:t>después de  proceso de validación, es el primeo en trabajas sobre el texto hasta llegar al servicios de Desambiguación y enlace. L</w:t>
      </w:r>
      <w:r w:rsidRPr="00E90AF9">
        <w:t xml:space="preserve">a gráfica </w:t>
      </w:r>
      <w:r w:rsidR="009856D6">
        <w:t xml:space="preserve">12, </w:t>
      </w:r>
      <w:r w:rsidRPr="00E90AF9">
        <w:t xml:space="preserve"> </w:t>
      </w:r>
      <w:r w:rsidR="00A37F12" w:rsidRPr="00E90AF9">
        <w:t>presenta la forma en que los servicios se relacionan e interactúan entre sí.</w:t>
      </w:r>
    </w:p>
    <w:p w:rsidR="002B3123" w:rsidRDefault="00024638" w:rsidP="00671592">
      <w:pPr>
        <w:pStyle w:val="contenido"/>
        <w:keepNext/>
        <w:spacing w:after="0"/>
        <w:jc w:val="center"/>
      </w:pPr>
      <w:r w:rsidRPr="00E90AF9">
        <w:object w:dxaOrig="4098" w:dyaOrig="4761">
          <v:shape id="_x0000_i1028" type="#_x0000_t75" style="width:168.3pt;height:199.25pt" o:ole="">
            <v:imagedata r:id="rId28" o:title=""/>
          </v:shape>
          <o:OLEObject Type="Embed" ProgID="Visio.Drawing.11" ShapeID="_x0000_i1028" DrawAspect="Content" ObjectID="_1492593349" r:id="rId29"/>
        </w:object>
      </w:r>
    </w:p>
    <w:p w:rsidR="00024638" w:rsidRDefault="002B3123" w:rsidP="00671592">
      <w:pPr>
        <w:pStyle w:val="titulosTF"/>
        <w:spacing w:after="0"/>
        <w:ind w:left="2694"/>
      </w:pPr>
      <w:bookmarkStart w:id="114" w:name="_Toc414268695"/>
      <w:r>
        <w:t xml:space="preserve">Figura </w:t>
      </w:r>
      <w:r w:rsidR="009C5032">
        <w:fldChar w:fldCharType="begin"/>
      </w:r>
      <w:r w:rsidR="009C5032">
        <w:instrText xml:space="preserve"> SEQ Figura \* ARABIC </w:instrText>
      </w:r>
      <w:r w:rsidR="009C5032">
        <w:fldChar w:fldCharType="separate"/>
      </w:r>
      <w:r w:rsidR="007B6AFC">
        <w:rPr>
          <w:noProof/>
        </w:rPr>
        <w:t>12</w:t>
      </w:r>
      <w:r w:rsidR="009C5032">
        <w:rPr>
          <w:noProof/>
        </w:rPr>
        <w:fldChar w:fldCharType="end"/>
      </w:r>
      <w:r>
        <w:t>. Dependencia de servicios web</w:t>
      </w:r>
      <w:bookmarkEnd w:id="114"/>
    </w:p>
    <w:p w:rsidR="002B3123" w:rsidRDefault="002B3123" w:rsidP="00671592">
      <w:pPr>
        <w:pStyle w:val="titulosTF"/>
        <w:ind w:left="2694"/>
        <w:rPr>
          <w:sz w:val="18"/>
        </w:rPr>
      </w:pPr>
      <w:r w:rsidRPr="00671592">
        <w:rPr>
          <w:sz w:val="18"/>
        </w:rPr>
        <w:t>Fuente: (propio)</w:t>
      </w:r>
    </w:p>
    <w:p w:rsidR="00671592" w:rsidRPr="00671592" w:rsidRDefault="00671592" w:rsidP="00671592">
      <w:pPr>
        <w:pStyle w:val="titulosTF"/>
        <w:ind w:left="2694"/>
        <w:rPr>
          <w:sz w:val="18"/>
        </w:rPr>
      </w:pPr>
    </w:p>
    <w:p w:rsidR="00A740D8" w:rsidRPr="00E90AF9" w:rsidRDefault="00AE0AC7" w:rsidP="0085171E">
      <w:pPr>
        <w:pStyle w:val="Nivel5"/>
      </w:pPr>
      <w:r w:rsidRPr="00E90AF9">
        <w:t xml:space="preserve">Servidor </w:t>
      </w:r>
      <w:r w:rsidR="001F0915">
        <w:t>Dataset</w:t>
      </w:r>
      <w:r w:rsidRPr="00E90AF9">
        <w:t xml:space="preserve"> </w:t>
      </w:r>
      <w:r w:rsidR="001F0915">
        <w:t>DBpedia</w:t>
      </w:r>
      <w:r w:rsidR="00A740D8" w:rsidRPr="00E90AF9">
        <w:t xml:space="preserve"> Local (SPARQL </w:t>
      </w:r>
      <w:r w:rsidRPr="00E90AF9">
        <w:t>endpoint</w:t>
      </w:r>
      <w:r w:rsidR="00A740D8" w:rsidRPr="00E90AF9">
        <w:t>)</w:t>
      </w:r>
    </w:p>
    <w:p w:rsidR="0082366F" w:rsidRPr="00E90AF9" w:rsidRDefault="00EF0D79" w:rsidP="00E90AF9">
      <w:pPr>
        <w:pStyle w:val="contenido"/>
      </w:pPr>
      <w:r w:rsidRPr="00E90AF9">
        <w:t xml:space="preserve">Parte  de la propuesta consiste en </w:t>
      </w:r>
      <w:r w:rsidR="000C4A70" w:rsidRPr="00E90AF9">
        <w:t>acc</w:t>
      </w:r>
      <w:r w:rsidRPr="00E90AF9">
        <w:t>eder a los recursos de</w:t>
      </w:r>
      <w:r w:rsidR="000C4A70" w:rsidRPr="00E90AF9">
        <w:t xml:space="preserve"> </w:t>
      </w:r>
      <w:r w:rsidR="001F0915">
        <w:t>DBpedia</w:t>
      </w:r>
      <w:r w:rsidR="000C4A70" w:rsidRPr="00E90AF9">
        <w:t xml:space="preserve"> </w:t>
      </w:r>
      <w:r w:rsidR="003240A4" w:rsidRPr="00E90AF9">
        <w:t>por lo cual se implementará un servidor local</w:t>
      </w:r>
      <w:r w:rsidR="0082366F" w:rsidRPr="00E90AF9">
        <w:t xml:space="preserve"> con los</w:t>
      </w:r>
      <w:r w:rsidR="003240A4" w:rsidRPr="00E90AF9">
        <w:t xml:space="preserve"> datos</w:t>
      </w:r>
      <w:r w:rsidR="0082366F" w:rsidRPr="00E90AF9">
        <w:t>,</w:t>
      </w:r>
      <w:r w:rsidR="003240A4" w:rsidRPr="00E90AF9">
        <w:t xml:space="preserve"> </w:t>
      </w:r>
      <w:r w:rsidR="0082366F" w:rsidRPr="00E90AF9">
        <w:t xml:space="preserve">de estos recursos, </w:t>
      </w:r>
      <w:r w:rsidR="003240A4" w:rsidRPr="00E90AF9">
        <w:t>necesarios</w:t>
      </w:r>
      <w:r w:rsidR="0082366F" w:rsidRPr="00E90AF9">
        <w:t xml:space="preserve"> para desarrollar la propuesta y así evitar cualquier fallo por problemas de conexión recurrentes al tratar de consultar directamente con su servidor,</w:t>
      </w:r>
      <w:r w:rsidR="00AE0AC7" w:rsidRPr="00E90AF9">
        <w:t xml:space="preserve"> esto es posible gracias a que </w:t>
      </w:r>
      <w:r w:rsidR="001F0915">
        <w:t>DBpedia</w:t>
      </w:r>
      <w:r w:rsidR="0082366F" w:rsidRPr="00E90AF9">
        <w:t xml:space="preserve"> misma proporciona los medios para descargar sus recursos. </w:t>
      </w:r>
    </w:p>
    <w:p w:rsidR="00A740D8" w:rsidRPr="00E90AF9" w:rsidRDefault="00A740D8" w:rsidP="0085171E">
      <w:pPr>
        <w:pStyle w:val="Nivel5"/>
      </w:pPr>
      <w:r w:rsidRPr="00E90AF9">
        <w:lastRenderedPageBreak/>
        <w:t>Cliente</w:t>
      </w:r>
    </w:p>
    <w:p w:rsidR="000C4A70" w:rsidRPr="00E90AF9" w:rsidRDefault="000C4A70" w:rsidP="00E90AF9">
      <w:pPr>
        <w:pStyle w:val="contenido"/>
      </w:pPr>
      <w:r w:rsidRPr="00E90AF9">
        <w:t>La vista es un Interfaz Web que permite al usuario la facilidad de la comunicación entre la aplicación y el usuario. Instruye al usuario sobre el uso de la herramienta, identificando con facilidad los parámetros necesarios y en especial la facilidad de la presentación de los resultados. Permite la integración de los compontes del sistema en un entorno amigable para el usuario.</w:t>
      </w:r>
    </w:p>
    <w:p w:rsidR="00952A2E" w:rsidRPr="00E90AF9" w:rsidRDefault="000C4A70" w:rsidP="00E90AF9">
      <w:pPr>
        <w:pStyle w:val="contenido"/>
      </w:pPr>
      <w:r w:rsidRPr="00E90AF9">
        <w:t>Prototipo de interfaz</w:t>
      </w:r>
    </w:p>
    <w:p w:rsidR="003632E5" w:rsidRPr="00E90AF9" w:rsidRDefault="00952A2E" w:rsidP="00D90010">
      <w:pPr>
        <w:pStyle w:val="Nivel4"/>
      </w:pPr>
      <w:bookmarkStart w:id="115" w:name="_Toc414268648"/>
      <w:r w:rsidRPr="00E90AF9">
        <w:t>Diagrama</w:t>
      </w:r>
      <w:r w:rsidR="003632E5" w:rsidRPr="00E90AF9">
        <w:t xml:space="preserve"> de secuencia</w:t>
      </w:r>
      <w:bookmarkEnd w:id="115"/>
    </w:p>
    <w:p w:rsidR="007C03B5" w:rsidRPr="00E90AF9" w:rsidRDefault="007C03B5" w:rsidP="00E90AF9">
      <w:pPr>
        <w:pStyle w:val="contenido"/>
      </w:pPr>
      <w:r w:rsidRPr="00E90AF9">
        <w:t>Al observar e</w:t>
      </w:r>
      <w:r w:rsidR="00231CEB" w:rsidRPr="00E90AF9">
        <w:t>l modelado de las interacciones entre los componentes del sistema</w:t>
      </w:r>
      <w:r w:rsidRPr="00E90AF9">
        <w:t xml:space="preserve"> se evidencia una clara dependencia e interoperabilidad entre los </w:t>
      </w:r>
      <w:r w:rsidR="008563F6" w:rsidRPr="00E90AF9">
        <w:t>estos</w:t>
      </w:r>
      <w:r w:rsidRPr="00E90AF9">
        <w:t>, iniciando siempre</w:t>
      </w:r>
      <w:r w:rsidR="00FB7ACA" w:rsidRPr="00E90AF9">
        <w:t xml:space="preserve"> con el módulo </w:t>
      </w:r>
      <w:r w:rsidRPr="00E90AF9">
        <w:t xml:space="preserve">validación del texto a </w:t>
      </w:r>
      <w:r w:rsidR="00BA40B2" w:rsidRPr="00E90AF9">
        <w:t xml:space="preserve">ser </w:t>
      </w:r>
      <w:r w:rsidRPr="00E90AF9">
        <w:t>procesa</w:t>
      </w:r>
      <w:r w:rsidR="00BA40B2" w:rsidRPr="00E90AF9">
        <w:t>do</w:t>
      </w:r>
      <w:r w:rsidRPr="00E90AF9">
        <w:t>.</w:t>
      </w:r>
      <w:r w:rsidR="008563F6" w:rsidRPr="00E90AF9">
        <w:t xml:space="preserve"> </w:t>
      </w:r>
    </w:p>
    <w:p w:rsidR="00DD3FBF" w:rsidRDefault="00115933" w:rsidP="00DD3FBF">
      <w:pPr>
        <w:pStyle w:val="contenido"/>
        <w:keepNext/>
        <w:jc w:val="center"/>
      </w:pPr>
      <w:r w:rsidRPr="00E90AF9">
        <w:object w:dxaOrig="10183" w:dyaOrig="7516">
          <v:shape id="_x0000_i1029" type="#_x0000_t75" style="width:309.75pt;height:226.05pt" o:ole="">
            <v:imagedata r:id="rId30" o:title=""/>
          </v:shape>
          <o:OLEObject Type="Embed" ProgID="Visio.Drawing.11" ShapeID="_x0000_i1029" DrawAspect="Content" ObjectID="_1492593350" r:id="rId31"/>
        </w:object>
      </w:r>
    </w:p>
    <w:p w:rsidR="00952A2E" w:rsidRDefault="00DD3FBF" w:rsidP="00671592">
      <w:pPr>
        <w:pStyle w:val="titulosTF"/>
        <w:spacing w:after="0"/>
        <w:ind w:left="1276"/>
      </w:pPr>
      <w:bookmarkStart w:id="116" w:name="_Toc414268696"/>
      <w:r>
        <w:t xml:space="preserve">Figura </w:t>
      </w:r>
      <w:r w:rsidR="009C5032">
        <w:fldChar w:fldCharType="begin"/>
      </w:r>
      <w:r w:rsidR="009C5032">
        <w:instrText xml:space="preserve"> SEQ Figura \* ARABIC </w:instrText>
      </w:r>
      <w:r w:rsidR="009C5032">
        <w:fldChar w:fldCharType="separate"/>
      </w:r>
      <w:r w:rsidR="007B6AFC">
        <w:rPr>
          <w:noProof/>
        </w:rPr>
        <w:t>13</w:t>
      </w:r>
      <w:r w:rsidR="009C5032">
        <w:rPr>
          <w:noProof/>
        </w:rPr>
        <w:fldChar w:fldCharType="end"/>
      </w:r>
      <w:r>
        <w:t xml:space="preserve">. </w:t>
      </w:r>
      <w:r w:rsidR="00671592">
        <w:t>Dia</w:t>
      </w:r>
      <w:r>
        <w:t>grama de secuencias de tokenización de sentencias</w:t>
      </w:r>
      <w:bookmarkEnd w:id="116"/>
    </w:p>
    <w:p w:rsidR="00DD3FBF" w:rsidRDefault="00DD3FBF" w:rsidP="00671592">
      <w:pPr>
        <w:pStyle w:val="titulosTF"/>
        <w:ind w:left="1276"/>
        <w:rPr>
          <w:sz w:val="18"/>
        </w:rPr>
      </w:pPr>
      <w:r w:rsidRPr="00DD3FBF">
        <w:rPr>
          <w:sz w:val="18"/>
        </w:rPr>
        <w:t>Fuente: (propio)</w:t>
      </w:r>
    </w:p>
    <w:p w:rsidR="003312ED" w:rsidRPr="00DD3FBF" w:rsidRDefault="003312ED" w:rsidP="003312ED">
      <w:pPr>
        <w:pStyle w:val="contenido"/>
      </w:pPr>
    </w:p>
    <w:p w:rsidR="00486ECA" w:rsidRDefault="00486ECA" w:rsidP="00486ECA">
      <w:pPr>
        <w:spacing w:after="0"/>
        <w:jc w:val="center"/>
      </w:pPr>
      <w:r w:rsidRPr="00E90AF9">
        <w:object w:dxaOrig="10970" w:dyaOrig="7630">
          <v:shape id="_x0000_i1030" type="#_x0000_t75" style="width:377.6pt;height:262.05pt" o:ole="">
            <v:imagedata r:id="rId32" o:title=""/>
          </v:shape>
          <o:OLEObject Type="Embed" ProgID="Visio.Drawing.11" ShapeID="_x0000_i1030" DrawAspect="Content" ObjectID="_1492593351" r:id="rId33"/>
        </w:object>
      </w:r>
    </w:p>
    <w:p w:rsidR="00486ECA" w:rsidRDefault="008F054A" w:rsidP="00486ECA">
      <w:pPr>
        <w:spacing w:after="0"/>
        <w:ind w:left="1418"/>
      </w:pPr>
      <w:bookmarkStart w:id="117" w:name="_Toc414268697"/>
      <w:r>
        <w:t xml:space="preserve">Figura </w:t>
      </w:r>
      <w:r w:rsidR="009C5032">
        <w:fldChar w:fldCharType="begin"/>
      </w:r>
      <w:r w:rsidR="009C5032">
        <w:instrText xml:space="preserve"> SEQ Figura \* ARABIC </w:instrText>
      </w:r>
      <w:r w:rsidR="009C5032">
        <w:fldChar w:fldCharType="separate"/>
      </w:r>
      <w:r w:rsidR="007B6AFC">
        <w:rPr>
          <w:noProof/>
        </w:rPr>
        <w:t>14</w:t>
      </w:r>
      <w:r w:rsidR="009C5032">
        <w:rPr>
          <w:noProof/>
        </w:rPr>
        <w:fldChar w:fldCharType="end"/>
      </w:r>
      <w:r>
        <w:t>. Diagrama de secuencias de tokenización en palabras</w:t>
      </w:r>
      <w:bookmarkEnd w:id="117"/>
    </w:p>
    <w:p w:rsidR="00486ECA" w:rsidRDefault="008F054A" w:rsidP="00486ECA">
      <w:pPr>
        <w:spacing w:after="0"/>
        <w:ind w:left="1418"/>
      </w:pPr>
      <w:r>
        <w:t>Fuente: (propio)</w:t>
      </w:r>
    </w:p>
    <w:p w:rsidR="00486ECA" w:rsidRDefault="00486ECA" w:rsidP="00486ECA">
      <w:pPr>
        <w:spacing w:after="0"/>
        <w:ind w:left="1418"/>
      </w:pPr>
    </w:p>
    <w:p w:rsidR="00486ECA" w:rsidRDefault="00486ECA" w:rsidP="00486ECA">
      <w:pPr>
        <w:spacing w:after="0"/>
        <w:ind w:left="1418"/>
      </w:pPr>
    </w:p>
    <w:p w:rsidR="00486ECA" w:rsidRDefault="00486ECA" w:rsidP="00486ECA">
      <w:pPr>
        <w:spacing w:after="0"/>
        <w:jc w:val="center"/>
      </w:pPr>
      <w:r w:rsidRPr="00E90AF9">
        <w:object w:dxaOrig="11784" w:dyaOrig="7516">
          <v:shape id="_x0000_i1031" type="#_x0000_t75" style="width:437.85pt;height:279.65pt" o:ole="">
            <v:imagedata r:id="rId34" o:title=""/>
          </v:shape>
          <o:OLEObject Type="Embed" ProgID="Visio.Drawing.11" ShapeID="_x0000_i1031" DrawAspect="Content" ObjectID="_1492593352" r:id="rId35"/>
        </w:object>
      </w:r>
    </w:p>
    <w:p w:rsidR="00486ECA" w:rsidRDefault="008F054A" w:rsidP="00486ECA">
      <w:pPr>
        <w:spacing w:after="0"/>
        <w:ind w:left="1418"/>
      </w:pPr>
      <w:bookmarkStart w:id="118" w:name="_Toc414268698"/>
      <w:r>
        <w:t xml:space="preserve">Figura </w:t>
      </w:r>
      <w:r w:rsidR="009C5032">
        <w:fldChar w:fldCharType="begin"/>
      </w:r>
      <w:r w:rsidR="009C5032">
        <w:instrText xml:space="preserve"> SEQ Figura \* ARABIC </w:instrText>
      </w:r>
      <w:r w:rsidR="009C5032">
        <w:fldChar w:fldCharType="separate"/>
      </w:r>
      <w:r w:rsidR="007B6AFC">
        <w:rPr>
          <w:noProof/>
        </w:rPr>
        <w:t>15</w:t>
      </w:r>
      <w:r w:rsidR="009C5032">
        <w:rPr>
          <w:noProof/>
        </w:rPr>
        <w:fldChar w:fldCharType="end"/>
      </w:r>
      <w:r>
        <w:t>. Diagrama de secuencias de etiquetado de palabra</w:t>
      </w:r>
      <w:bookmarkEnd w:id="118"/>
    </w:p>
    <w:p w:rsidR="008A118B" w:rsidRPr="00E90AF9" w:rsidRDefault="008A118B" w:rsidP="00486ECA">
      <w:pPr>
        <w:spacing w:after="0"/>
        <w:ind w:left="1418"/>
      </w:pPr>
      <w:r>
        <w:t>Fuente: (propio)</w:t>
      </w:r>
    </w:p>
    <w:p w:rsidR="008A118B" w:rsidRDefault="008A118B" w:rsidP="008A118B">
      <w:pPr>
        <w:pStyle w:val="contenido"/>
        <w:keepNext/>
        <w:spacing w:after="0" w:line="276" w:lineRule="auto"/>
        <w:rPr>
          <w:vertAlign w:val="superscript"/>
        </w:rPr>
      </w:pPr>
    </w:p>
    <w:p w:rsidR="008A118B" w:rsidRDefault="008A118B" w:rsidP="008A118B">
      <w:pPr>
        <w:pStyle w:val="contenido"/>
        <w:keepNext/>
        <w:spacing w:after="0" w:line="276" w:lineRule="auto"/>
        <w:rPr>
          <w:vertAlign w:val="superscript"/>
        </w:rPr>
      </w:pPr>
    </w:p>
    <w:p w:rsidR="00AD051F" w:rsidRDefault="00AD051F" w:rsidP="008A118B">
      <w:pPr>
        <w:pStyle w:val="contenido"/>
        <w:keepNext/>
        <w:spacing w:after="0" w:line="276" w:lineRule="auto"/>
        <w:rPr>
          <w:vertAlign w:val="superscript"/>
        </w:rPr>
      </w:pPr>
      <w:r w:rsidRPr="008A118B">
        <w:rPr>
          <w:vertAlign w:val="superscript"/>
        </w:rPr>
        <w:object w:dxaOrig="13464" w:dyaOrig="8858">
          <v:shape id="_x0000_i1032" type="#_x0000_t75" style="width:403.55pt;height:265.4pt" o:ole="">
            <v:imagedata r:id="rId36" o:title=""/>
          </v:shape>
          <o:OLEObject Type="Embed" ProgID="Visio.Drawing.11" ShapeID="_x0000_i1032" DrawAspect="Content" ObjectID="_1492593353" r:id="rId37"/>
        </w:object>
      </w:r>
    </w:p>
    <w:p w:rsidR="007C03B5" w:rsidRDefault="008A118B" w:rsidP="008A118B">
      <w:pPr>
        <w:pStyle w:val="contenido"/>
        <w:keepNext/>
        <w:spacing w:after="0" w:line="276" w:lineRule="auto"/>
      </w:pPr>
      <w:bookmarkStart w:id="119" w:name="_Toc414268699"/>
      <w:r>
        <w:t xml:space="preserve">Figura </w:t>
      </w:r>
      <w:r w:rsidR="009C5032">
        <w:fldChar w:fldCharType="begin"/>
      </w:r>
      <w:r w:rsidR="009C5032">
        <w:instrText xml:space="preserve"> SEQ Figura \* ARABIC </w:instrText>
      </w:r>
      <w:r w:rsidR="009C5032">
        <w:fldChar w:fldCharType="separate"/>
      </w:r>
      <w:r w:rsidR="007B6AFC">
        <w:rPr>
          <w:noProof/>
        </w:rPr>
        <w:t>16</w:t>
      </w:r>
      <w:r w:rsidR="009C5032">
        <w:rPr>
          <w:noProof/>
        </w:rPr>
        <w:fldChar w:fldCharType="end"/>
      </w:r>
      <w:r>
        <w:t>. Diagrama de secuencias de extracción</w:t>
      </w:r>
      <w:bookmarkEnd w:id="119"/>
    </w:p>
    <w:p w:rsidR="008A118B" w:rsidRPr="008A118B" w:rsidRDefault="008A118B" w:rsidP="008A118B">
      <w:pPr>
        <w:pStyle w:val="titulosTF"/>
        <w:rPr>
          <w:sz w:val="18"/>
        </w:rPr>
      </w:pPr>
      <w:r w:rsidRPr="008A118B">
        <w:rPr>
          <w:sz w:val="18"/>
        </w:rPr>
        <w:t>Fuente: (propio)</w:t>
      </w:r>
    </w:p>
    <w:p w:rsidR="008A118B" w:rsidRPr="008A118B" w:rsidRDefault="008A118B" w:rsidP="008A118B"/>
    <w:p w:rsidR="00AD051F" w:rsidRDefault="00AD051F" w:rsidP="00AD051F">
      <w:pPr>
        <w:pStyle w:val="contenido"/>
        <w:keepNext/>
        <w:spacing w:after="0" w:line="240" w:lineRule="auto"/>
        <w:ind w:left="708" w:hanging="708"/>
      </w:pPr>
      <w:r w:rsidRPr="00E90AF9">
        <w:object w:dxaOrig="15561" w:dyaOrig="8858">
          <v:shape id="_x0000_i1033" type="#_x0000_t75" style="width:397.65pt;height:224.35pt" o:ole="">
            <v:imagedata r:id="rId38" o:title=""/>
          </v:shape>
          <o:OLEObject Type="Embed" ProgID="Visio.Drawing.11" ShapeID="_x0000_i1033" DrawAspect="Content" ObjectID="_1492593354" r:id="rId39"/>
        </w:object>
      </w:r>
    </w:p>
    <w:p w:rsidR="007C03B5" w:rsidRPr="008A118B" w:rsidRDefault="008A118B" w:rsidP="00AD051F">
      <w:pPr>
        <w:pStyle w:val="contenido"/>
        <w:keepNext/>
        <w:spacing w:after="0" w:line="240" w:lineRule="auto"/>
        <w:ind w:left="708" w:hanging="708"/>
      </w:pPr>
      <w:bookmarkStart w:id="120" w:name="_Toc414268700"/>
      <w:r w:rsidRPr="008A118B">
        <w:t xml:space="preserve">Figura </w:t>
      </w:r>
      <w:r w:rsidR="009C5032">
        <w:fldChar w:fldCharType="begin"/>
      </w:r>
      <w:r w:rsidR="009C5032">
        <w:instrText xml:space="preserve"> SEQ Figura \* ARABIC </w:instrText>
      </w:r>
      <w:r w:rsidR="009C5032">
        <w:fldChar w:fldCharType="separate"/>
      </w:r>
      <w:r w:rsidR="007B6AFC">
        <w:rPr>
          <w:noProof/>
        </w:rPr>
        <w:t>17</w:t>
      </w:r>
      <w:r w:rsidR="009C5032">
        <w:rPr>
          <w:noProof/>
        </w:rPr>
        <w:fldChar w:fldCharType="end"/>
      </w:r>
      <w:r w:rsidRPr="008A118B">
        <w:t>. Diagrama de secuencia de desambiguación y enlace</w:t>
      </w:r>
      <w:bookmarkEnd w:id="120"/>
    </w:p>
    <w:p w:rsidR="008A118B" w:rsidRDefault="008A118B" w:rsidP="008A118B">
      <w:pPr>
        <w:pStyle w:val="titulosTF"/>
        <w:rPr>
          <w:sz w:val="18"/>
        </w:rPr>
      </w:pPr>
      <w:r w:rsidRPr="008A118B">
        <w:rPr>
          <w:sz w:val="18"/>
        </w:rPr>
        <w:t>Fuente: (propio)</w:t>
      </w:r>
    </w:p>
    <w:p w:rsidR="00AD051F" w:rsidRPr="008A118B" w:rsidRDefault="00AD051F" w:rsidP="00AD051F">
      <w:pPr>
        <w:pStyle w:val="contenido"/>
      </w:pPr>
    </w:p>
    <w:p w:rsidR="005370D0" w:rsidRPr="00E90AF9" w:rsidRDefault="007C03B5" w:rsidP="00D90010">
      <w:pPr>
        <w:pStyle w:val="Nivel3"/>
      </w:pPr>
      <w:bookmarkStart w:id="121" w:name="_Toc414268649"/>
      <w:r w:rsidRPr="00E90AF9">
        <w:lastRenderedPageBreak/>
        <w:t>I</w:t>
      </w:r>
      <w:r w:rsidR="00FA3691" w:rsidRPr="00E90AF9">
        <w:t>mplementación</w:t>
      </w:r>
      <w:bookmarkEnd w:id="121"/>
    </w:p>
    <w:p w:rsidR="008E2D79" w:rsidRPr="00E90AF9" w:rsidRDefault="00520575" w:rsidP="00D90010">
      <w:pPr>
        <w:pStyle w:val="Nivel4"/>
      </w:pPr>
      <w:bookmarkStart w:id="122" w:name="_Toc414268650"/>
      <w:r w:rsidRPr="00E90AF9">
        <w:t>Servidor</w:t>
      </w:r>
      <w:bookmarkEnd w:id="122"/>
    </w:p>
    <w:p w:rsidR="00061E68" w:rsidRDefault="006062C8" w:rsidP="00E90AF9">
      <w:pPr>
        <w:pStyle w:val="contenido"/>
      </w:pPr>
      <w:r w:rsidRPr="00E90AF9">
        <w:t>Producto del análisis realizado en el diseño de</w:t>
      </w:r>
      <w:r w:rsidR="00862AA5" w:rsidRPr="00E90AF9">
        <w:t xml:space="preserve"> </w:t>
      </w:r>
      <w:r w:rsidRPr="00E90AF9">
        <w:t>l</w:t>
      </w:r>
      <w:r w:rsidR="00862AA5" w:rsidRPr="00E90AF9">
        <w:t>a</w:t>
      </w:r>
      <w:r w:rsidRPr="00E90AF9">
        <w:t xml:space="preserve"> </w:t>
      </w:r>
      <w:r w:rsidR="00C772DC" w:rsidRPr="00E90AF9">
        <w:t>software,</w:t>
      </w:r>
      <w:r w:rsidR="00862AA5" w:rsidRPr="00E90AF9">
        <w:t xml:space="preserve"> Python es el lenguaje de programación en el que se desarroll</w:t>
      </w:r>
      <w:r w:rsidR="00897F6E" w:rsidRPr="00E90AF9">
        <w:t xml:space="preserve">an los componentes de la lógica </w:t>
      </w:r>
      <w:r w:rsidR="00C772DC" w:rsidRPr="00E90AF9">
        <w:t xml:space="preserve">de la aplicación, gracias a las </w:t>
      </w:r>
      <w:r w:rsidR="009D5A5C" w:rsidRPr="00E90AF9">
        <w:t>facilidades</w:t>
      </w:r>
      <w:r w:rsidR="00C772DC" w:rsidRPr="00E90AF9">
        <w:t xml:space="preserve"> que proporciona la librería  NLTK en el procesamiento del lenguaje natural, </w:t>
      </w:r>
      <w:r w:rsidR="009D5A5C" w:rsidRPr="00E90AF9">
        <w:t xml:space="preserve">pero debido a que esta herramienta presenta </w:t>
      </w:r>
      <w:r w:rsidR="00061E68" w:rsidRPr="00E90AF9">
        <w:t>limitaciones</w:t>
      </w:r>
      <w:r w:rsidR="009D5A5C" w:rsidRPr="00E90AF9">
        <w:t xml:space="preserve"> </w:t>
      </w:r>
      <w:r w:rsidR="00061E68" w:rsidRPr="00E90AF9">
        <w:t>a</w:t>
      </w:r>
      <w:r w:rsidR="009D5A5C" w:rsidRPr="00E90AF9">
        <w:t>l trabajar con idiomas distinto al inglés, las tares relacionada con POS-Tagging se las re</w:t>
      </w:r>
      <w:r w:rsidR="00061E68" w:rsidRPr="00E90AF9">
        <w:t>a</w:t>
      </w:r>
      <w:r w:rsidR="009D5A5C" w:rsidRPr="00E90AF9">
        <w:t>liza con TreeTa</w:t>
      </w:r>
      <w:r w:rsidR="00061E68" w:rsidRPr="00E90AF9">
        <w:t>g</w:t>
      </w:r>
      <w:r w:rsidR="009D5A5C" w:rsidRPr="00E90AF9">
        <w:t>ger</w:t>
      </w:r>
      <w:r w:rsidR="00061E68" w:rsidRPr="00E90AF9">
        <w:t xml:space="preserve"> permitiendo la posibilidad de trabajos futuros relacionados con otros idiomas distintos a inglés. </w:t>
      </w:r>
    </w:p>
    <w:p w:rsidR="004811D3" w:rsidRPr="00E90AF9" w:rsidRDefault="004811D3" w:rsidP="00E90AF9">
      <w:pPr>
        <w:pStyle w:val="contenido"/>
      </w:pPr>
      <w:r>
        <w:t>El código generado para el desarrollo del servidor del producto de software se encuentra en anexos.</w:t>
      </w:r>
    </w:p>
    <w:p w:rsidR="00A8389B" w:rsidRPr="00E90AF9" w:rsidRDefault="00705CA2" w:rsidP="00E90AF9">
      <w:pPr>
        <w:pStyle w:val="contenido"/>
      </w:pPr>
      <w:r w:rsidRPr="00E90AF9">
        <w:t>Para extraer  todos los recurso</w:t>
      </w:r>
      <w:r w:rsidR="00AB0EE1" w:rsidRPr="00E90AF9">
        <w:t xml:space="preserve">s de </w:t>
      </w:r>
      <w:r w:rsidR="001F0915">
        <w:t>DBpedia</w:t>
      </w:r>
      <w:r w:rsidRPr="00E90AF9">
        <w:t xml:space="preserve"> que a través de uso de sus atributos sea referenciado como el término que se ha </w:t>
      </w:r>
      <w:r w:rsidR="00AB0EE1" w:rsidRPr="00E90AF9">
        <w:t>encontrado</w:t>
      </w:r>
      <w:r w:rsidRPr="00E90AF9">
        <w:t xml:space="preserve"> del texto se realiza la </w:t>
      </w:r>
      <w:r w:rsidR="00AB0EE1" w:rsidRPr="00E90AF9">
        <w:t>consulta SPARQL capturada</w:t>
      </w:r>
      <w:r w:rsidR="00287F2E" w:rsidRPr="00E90AF9">
        <w:t xml:space="preserve"> en la</w:t>
      </w:r>
      <w:r w:rsidR="00AB0EE1" w:rsidRPr="00E90AF9">
        <w:t xml:space="preserve"> figura </w:t>
      </w:r>
      <w:r w:rsidR="009856D6">
        <w:t>18</w:t>
      </w:r>
      <w:r w:rsidR="00AB0EE1" w:rsidRPr="00E90AF9">
        <w:t xml:space="preserve">. </w:t>
      </w:r>
    </w:p>
    <w:p w:rsidR="00AD051F" w:rsidRDefault="00705CA2" w:rsidP="00AD051F">
      <w:pPr>
        <w:pStyle w:val="contenido"/>
        <w:keepNext/>
        <w:spacing w:after="0"/>
      </w:pPr>
      <w:r w:rsidRPr="00E90AF9">
        <w:rPr>
          <w:noProof/>
          <w:lang w:eastAsia="es-EC"/>
        </w:rPr>
        <w:drawing>
          <wp:inline distT="0" distB="0" distL="0" distR="0" wp14:anchorId="0559560B" wp14:editId="4F4688A3">
            <wp:extent cx="4595495" cy="9975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95495" cy="997585"/>
                    </a:xfrm>
                    <a:prstGeom prst="rect">
                      <a:avLst/>
                    </a:prstGeom>
                    <a:noFill/>
                    <a:ln>
                      <a:noFill/>
                    </a:ln>
                  </pic:spPr>
                </pic:pic>
              </a:graphicData>
            </a:graphic>
          </wp:inline>
        </w:drawing>
      </w:r>
    </w:p>
    <w:p w:rsidR="00705CA2" w:rsidRDefault="00AD051F" w:rsidP="00AD051F">
      <w:pPr>
        <w:pStyle w:val="titulosTF"/>
        <w:spacing w:after="0"/>
      </w:pPr>
      <w:bookmarkStart w:id="123" w:name="_Toc414268701"/>
      <w:r>
        <w:t xml:space="preserve">Figura </w:t>
      </w:r>
      <w:r w:rsidR="009C5032">
        <w:fldChar w:fldCharType="begin"/>
      </w:r>
      <w:r w:rsidR="009C5032">
        <w:instrText xml:space="preserve"> SEQ Figura \* ARABIC </w:instrText>
      </w:r>
      <w:r w:rsidR="009C5032">
        <w:fldChar w:fldCharType="separate"/>
      </w:r>
      <w:r w:rsidR="007B6AFC">
        <w:rPr>
          <w:noProof/>
        </w:rPr>
        <w:t>18</w:t>
      </w:r>
      <w:r w:rsidR="009C5032">
        <w:rPr>
          <w:noProof/>
        </w:rPr>
        <w:fldChar w:fldCharType="end"/>
      </w:r>
      <w:r>
        <w:t>. Captura de consulta de recursos de DBpedia</w:t>
      </w:r>
      <w:bookmarkEnd w:id="123"/>
    </w:p>
    <w:p w:rsidR="00AD051F" w:rsidRPr="00AD051F" w:rsidRDefault="00AD051F" w:rsidP="00AD051F">
      <w:pPr>
        <w:pStyle w:val="titulosTF"/>
        <w:rPr>
          <w:sz w:val="18"/>
        </w:rPr>
      </w:pPr>
      <w:r w:rsidRPr="00AD051F">
        <w:rPr>
          <w:sz w:val="18"/>
        </w:rPr>
        <w:t>Fuente: (propio)</w:t>
      </w:r>
    </w:p>
    <w:p w:rsidR="00AC7AE7" w:rsidRPr="00E90AF9" w:rsidRDefault="00061E68" w:rsidP="00E90AF9">
      <w:pPr>
        <w:pStyle w:val="contenido"/>
      </w:pPr>
      <w:r w:rsidRPr="00E90AF9">
        <w:t xml:space="preserve">De los recursos de </w:t>
      </w:r>
      <w:r w:rsidR="001F0915">
        <w:t>DBpedia</w:t>
      </w:r>
      <w:r w:rsidRPr="00E90AF9">
        <w:t xml:space="preserve"> resultantes</w:t>
      </w:r>
      <w:r w:rsidR="00AC7AE7" w:rsidRPr="00E90AF9">
        <w:t xml:space="preserve">, se requiere descripciones de estos para los procesos de desambiguación, para esto a todos los recursos se les realiza la consulta de </w:t>
      </w:r>
      <w:r w:rsidR="00AD051F">
        <w:t>l</w:t>
      </w:r>
      <w:r w:rsidR="00AC7AE7" w:rsidRPr="00E90AF9">
        <w:t xml:space="preserve">a figura </w:t>
      </w:r>
      <w:r w:rsidR="009856D6">
        <w:t>19</w:t>
      </w:r>
      <w:r w:rsidR="00AC7AE7" w:rsidRPr="00E90AF9">
        <w:t>.</w:t>
      </w:r>
    </w:p>
    <w:p w:rsidR="00AD051F" w:rsidRDefault="00446D81" w:rsidP="00AD051F">
      <w:pPr>
        <w:pStyle w:val="contenido"/>
        <w:keepNext/>
        <w:spacing w:after="0"/>
      </w:pPr>
      <w:r w:rsidRPr="00E90AF9">
        <w:rPr>
          <w:noProof/>
          <w:lang w:eastAsia="es-EC"/>
        </w:rPr>
        <w:drawing>
          <wp:inline distT="0" distB="0" distL="0" distR="0" wp14:anchorId="5FF4A83C" wp14:editId="47E6E987">
            <wp:extent cx="5248910" cy="1021080"/>
            <wp:effectExtent l="0" t="0" r="889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48910" cy="1021080"/>
                    </a:xfrm>
                    <a:prstGeom prst="rect">
                      <a:avLst/>
                    </a:prstGeom>
                    <a:noFill/>
                    <a:ln>
                      <a:noFill/>
                    </a:ln>
                  </pic:spPr>
                </pic:pic>
              </a:graphicData>
            </a:graphic>
          </wp:inline>
        </w:drawing>
      </w:r>
    </w:p>
    <w:p w:rsidR="00AD051F" w:rsidRPr="00AD051F" w:rsidRDefault="00AD051F" w:rsidP="00AD051F">
      <w:pPr>
        <w:pStyle w:val="titulosTF"/>
        <w:spacing w:after="0"/>
      </w:pPr>
      <w:bookmarkStart w:id="124" w:name="_Toc414268702"/>
      <w:r w:rsidRPr="00AD051F">
        <w:t xml:space="preserve">Figura </w:t>
      </w:r>
      <w:r w:rsidR="009C5032">
        <w:fldChar w:fldCharType="begin"/>
      </w:r>
      <w:r w:rsidR="009C5032">
        <w:instrText xml:space="preserve"> SEQ Figura \* ARABIC </w:instrText>
      </w:r>
      <w:r w:rsidR="009C5032">
        <w:fldChar w:fldCharType="separate"/>
      </w:r>
      <w:r w:rsidR="007B6AFC">
        <w:rPr>
          <w:noProof/>
        </w:rPr>
        <w:t>19</w:t>
      </w:r>
      <w:r w:rsidR="009C5032">
        <w:rPr>
          <w:noProof/>
        </w:rPr>
        <w:fldChar w:fldCharType="end"/>
      </w:r>
      <w:r w:rsidRPr="00AD051F">
        <w:t>. Consulta de abstracts de recursos de DBpedia</w:t>
      </w:r>
      <w:bookmarkEnd w:id="124"/>
    </w:p>
    <w:p w:rsidR="00AD051F" w:rsidRPr="00AD051F" w:rsidRDefault="00AD051F" w:rsidP="00AD051F">
      <w:pPr>
        <w:pStyle w:val="titulosTF"/>
        <w:rPr>
          <w:sz w:val="18"/>
        </w:rPr>
      </w:pPr>
      <w:r w:rsidRPr="00AD051F">
        <w:rPr>
          <w:sz w:val="18"/>
        </w:rPr>
        <w:t>Fuente: (propio)</w:t>
      </w:r>
    </w:p>
    <w:p w:rsidR="00AB0EE1" w:rsidRPr="00E90AF9" w:rsidRDefault="00AD051F" w:rsidP="00E90AF9">
      <w:pPr>
        <w:pStyle w:val="contenido"/>
      </w:pPr>
      <w:r>
        <w:t xml:space="preserve">Para determinar el tipo de recurso según la ontología de DBpedia que se ha encontrado se realiza </w:t>
      </w:r>
      <w:proofErr w:type="gramStart"/>
      <w:r>
        <w:t>el</w:t>
      </w:r>
      <w:proofErr w:type="gramEnd"/>
      <w:r>
        <w:t xml:space="preserve"> siguiente consulta:</w:t>
      </w:r>
      <w:r w:rsidR="002B33B0" w:rsidRPr="00E90AF9">
        <w:t xml:space="preserve"> </w:t>
      </w:r>
    </w:p>
    <w:p w:rsidR="007E44C1" w:rsidRPr="00E90AF9" w:rsidRDefault="007E44C1" w:rsidP="00E90AF9">
      <w:pPr>
        <w:pStyle w:val="contenido"/>
      </w:pPr>
    </w:p>
    <w:p w:rsidR="00AD051F" w:rsidRDefault="007E44C1" w:rsidP="00AD051F">
      <w:pPr>
        <w:pStyle w:val="contenido"/>
        <w:keepNext/>
        <w:spacing w:after="0"/>
      </w:pPr>
      <w:r w:rsidRPr="00E90AF9">
        <w:rPr>
          <w:noProof/>
          <w:lang w:eastAsia="es-EC"/>
        </w:rPr>
        <w:drawing>
          <wp:inline distT="0" distB="0" distL="0" distR="0" wp14:anchorId="0099B0D2" wp14:editId="2321146D">
            <wp:extent cx="3420110" cy="724535"/>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0110" cy="724535"/>
                    </a:xfrm>
                    <a:prstGeom prst="rect">
                      <a:avLst/>
                    </a:prstGeom>
                    <a:noFill/>
                    <a:ln>
                      <a:noFill/>
                    </a:ln>
                  </pic:spPr>
                </pic:pic>
              </a:graphicData>
            </a:graphic>
          </wp:inline>
        </w:drawing>
      </w:r>
    </w:p>
    <w:p w:rsidR="007E44C1" w:rsidRPr="00AD051F" w:rsidRDefault="00AD051F" w:rsidP="00AD051F">
      <w:pPr>
        <w:pStyle w:val="titulosTF"/>
        <w:spacing w:after="0"/>
      </w:pPr>
      <w:bookmarkStart w:id="125" w:name="_Toc414268703"/>
      <w:r w:rsidRPr="00AD051F">
        <w:t xml:space="preserve">Figura </w:t>
      </w:r>
      <w:r w:rsidR="009C5032">
        <w:fldChar w:fldCharType="begin"/>
      </w:r>
      <w:r w:rsidR="009C5032">
        <w:instrText xml:space="preserve"> SEQ Figura \* ARABIC </w:instrText>
      </w:r>
      <w:r w:rsidR="009C5032">
        <w:fldChar w:fldCharType="separate"/>
      </w:r>
      <w:r w:rsidR="007B6AFC">
        <w:rPr>
          <w:noProof/>
        </w:rPr>
        <w:t>20</w:t>
      </w:r>
      <w:r w:rsidR="009C5032">
        <w:rPr>
          <w:noProof/>
        </w:rPr>
        <w:fldChar w:fldCharType="end"/>
      </w:r>
      <w:r w:rsidRPr="00AD051F">
        <w:t>. Consulta para extraer el tipo de recurso</w:t>
      </w:r>
      <w:bookmarkEnd w:id="125"/>
    </w:p>
    <w:p w:rsidR="00AD051F" w:rsidRPr="00AD051F" w:rsidRDefault="00AD051F" w:rsidP="00AD051F">
      <w:pPr>
        <w:pStyle w:val="titulosTF"/>
        <w:rPr>
          <w:sz w:val="18"/>
        </w:rPr>
      </w:pPr>
      <w:r w:rsidRPr="00AD051F">
        <w:rPr>
          <w:sz w:val="18"/>
        </w:rPr>
        <w:t>Fuente: (propio)</w:t>
      </w:r>
    </w:p>
    <w:p w:rsidR="00A6170E" w:rsidRPr="00E90AF9" w:rsidRDefault="00A6170E" w:rsidP="0085171E">
      <w:pPr>
        <w:pStyle w:val="Nivel5"/>
      </w:pPr>
      <w:r w:rsidRPr="00E90AF9">
        <w:t xml:space="preserve">Servicios </w:t>
      </w:r>
    </w:p>
    <w:p w:rsidR="00C62C1F" w:rsidRPr="00E90AF9" w:rsidRDefault="00C62C1F" w:rsidP="00E90AF9">
      <w:pPr>
        <w:pStyle w:val="contenido"/>
      </w:pPr>
      <w:r w:rsidRPr="00E90AF9">
        <w:t>Los servicios levantados</w:t>
      </w:r>
      <w:r w:rsidR="00D322D2" w:rsidRPr="00E90AF9">
        <w:t xml:space="preserve"> en base a los requerimientos funcionales del producto de software</w:t>
      </w:r>
      <w:r w:rsidRPr="00E90AF9">
        <w:t>,  corresponden a las funcionalidades</w:t>
      </w:r>
      <w:r w:rsidR="00800108" w:rsidRPr="00E90AF9">
        <w:t xml:space="preserve"> del sistema disponibles por separado</w:t>
      </w:r>
      <w:r w:rsidR="00D322D2" w:rsidRPr="00E90AF9">
        <w:t xml:space="preserve"> pero integrados entre sí para satisfacer las solicitudes por parte del usuario, quien va a poder elegir a que servicio quiere acceder.</w:t>
      </w:r>
    </w:p>
    <w:p w:rsidR="00D322D2" w:rsidRPr="00E90AF9" w:rsidRDefault="00D322D2" w:rsidP="00E90AF9">
      <w:pPr>
        <w:pStyle w:val="contenido"/>
      </w:pPr>
      <w:r w:rsidRPr="00E90AF9">
        <w:t>Para la construcción de los servicios web se siguieron los principios de arquitectura R</w:t>
      </w:r>
      <w:r w:rsidR="002B02D7" w:rsidRPr="00E90AF9">
        <w:t xml:space="preserve">EST, separando de esta forma las operaciones </w:t>
      </w:r>
      <w:r w:rsidRPr="00E90AF9">
        <w:t>del servido</w:t>
      </w:r>
      <w:r w:rsidR="002B02D7" w:rsidRPr="00E90AF9">
        <w:t>r</w:t>
      </w:r>
      <w:r w:rsidRPr="00E90AF9">
        <w:t xml:space="preserve"> con la</w:t>
      </w:r>
      <w:r w:rsidR="002B02D7" w:rsidRPr="00E90AF9">
        <w:t>s</w:t>
      </w:r>
      <w:r w:rsidRPr="00E90AF9">
        <w:t xml:space="preserve"> del cliente</w:t>
      </w:r>
      <w:r w:rsidR="006062C8" w:rsidRPr="00E90AF9">
        <w:t>,</w:t>
      </w:r>
      <w:r w:rsidRPr="00E90AF9">
        <w:t xml:space="preserve"> </w:t>
      </w:r>
      <w:r w:rsidR="006062C8" w:rsidRPr="00E90AF9">
        <w:t>los cuales</w:t>
      </w:r>
      <w:r w:rsidRPr="00E90AF9">
        <w:t xml:space="preserve"> se podría</w:t>
      </w:r>
      <w:r w:rsidR="006062C8" w:rsidRPr="00E90AF9">
        <w:t>n</w:t>
      </w:r>
      <w:r w:rsidRPr="00E90AF9">
        <w:t xml:space="preserve"> construir </w:t>
      </w:r>
      <w:r w:rsidR="002B02D7" w:rsidRPr="00E90AF9">
        <w:t>u</w:t>
      </w:r>
      <w:r w:rsidR="006062C8" w:rsidRPr="00E90AF9">
        <w:t>tilizando tecnologías distintas.</w:t>
      </w:r>
    </w:p>
    <w:p w:rsidR="007272C9" w:rsidRPr="00E90AF9" w:rsidRDefault="00796CAB" w:rsidP="00E90AF9">
      <w:pPr>
        <w:pStyle w:val="contenido"/>
      </w:pPr>
      <w:r w:rsidRPr="00E90AF9">
        <w:t xml:space="preserve">La </w:t>
      </w:r>
      <w:r w:rsidR="00BB2102" w:rsidRPr="00E90AF9">
        <w:t>respuesta de los servicios</w:t>
      </w:r>
      <w:r w:rsidRPr="00E90AF9">
        <w:t xml:space="preserve"> </w:t>
      </w:r>
      <w:r w:rsidR="00BB2102" w:rsidRPr="00E90AF9">
        <w:t xml:space="preserve">se encuentra en formato JSON, </w:t>
      </w:r>
      <w:r w:rsidR="00ED656C" w:rsidRPr="00E90AF9">
        <w:t xml:space="preserve">la estructura del objeto cambia </w:t>
      </w:r>
      <w:r w:rsidR="00024638" w:rsidRPr="00E90AF9">
        <w:t xml:space="preserve">de acuerdo al servicio llamado, </w:t>
      </w:r>
      <w:r w:rsidR="002A1E28" w:rsidRPr="00E90AF9">
        <w:t xml:space="preserve">mediante un ejemplo </w:t>
      </w:r>
      <w:r w:rsidR="00024638" w:rsidRPr="00E90AF9">
        <w:t xml:space="preserve">en la figura </w:t>
      </w:r>
      <w:r w:rsidR="009856D6">
        <w:t>21</w:t>
      </w:r>
      <w:r w:rsidR="00024638" w:rsidRPr="00E90AF9">
        <w:t xml:space="preserve"> se muestra </w:t>
      </w:r>
      <w:r w:rsidR="009C60D9" w:rsidRPr="00E90AF9">
        <w:t xml:space="preserve">el resultado del servicio </w:t>
      </w:r>
      <w:r w:rsidR="003514D8" w:rsidRPr="00E90AF9">
        <w:rPr>
          <w:b/>
          <w:i/>
        </w:rPr>
        <w:t xml:space="preserve">Tokenización </w:t>
      </w:r>
      <w:r w:rsidR="009C60D9" w:rsidRPr="00E90AF9">
        <w:rPr>
          <w:b/>
          <w:i/>
        </w:rPr>
        <w:t>en Sentencias</w:t>
      </w:r>
      <w:r w:rsidR="009C60D9" w:rsidRPr="00E90AF9">
        <w:t xml:space="preserve"> mientras que le figura </w:t>
      </w:r>
      <w:r w:rsidR="009856D6">
        <w:t>22</w:t>
      </w:r>
      <w:r w:rsidR="009C60D9" w:rsidRPr="00E90AF9">
        <w:t xml:space="preserve">, el resultado de servicio </w:t>
      </w:r>
      <w:r w:rsidR="009C60D9" w:rsidRPr="00E90AF9">
        <w:rPr>
          <w:b/>
          <w:i/>
        </w:rPr>
        <w:t>Desambiguación y Enlace,</w:t>
      </w:r>
      <w:r w:rsidR="009C60D9" w:rsidRPr="00E90AF9">
        <w:t xml:space="preserve"> </w:t>
      </w:r>
      <w:r w:rsidR="002A1E28" w:rsidRPr="00E90AF9">
        <w:t>en</w:t>
      </w:r>
      <w:r w:rsidR="009C60D9" w:rsidRPr="00E90AF9">
        <w:t xml:space="preserve"> la figura </w:t>
      </w:r>
      <w:r w:rsidR="00DE7ABE">
        <w:t>12</w:t>
      </w:r>
      <w:r w:rsidR="009C60D9" w:rsidRPr="00E90AF9">
        <w:t xml:space="preserve"> </w:t>
      </w:r>
      <w:r w:rsidR="00AC2A6E" w:rsidRPr="00E90AF9">
        <w:t>se da una idea clara por qué la estructura del objeto JSON aumenta notablemente conforme los servicios que intervienen para dar respuesta a la solicitud del usuario.</w:t>
      </w:r>
    </w:p>
    <w:p w:rsidR="00D50B68" w:rsidRDefault="00BB2102" w:rsidP="00D50B68">
      <w:pPr>
        <w:pStyle w:val="contenido"/>
        <w:keepNext/>
        <w:spacing w:after="0"/>
        <w:jc w:val="center"/>
      </w:pPr>
      <w:r w:rsidRPr="00E90AF9">
        <w:rPr>
          <w:noProof/>
          <w:lang w:eastAsia="es-EC"/>
        </w:rPr>
        <w:lastRenderedPageBreak/>
        <w:drawing>
          <wp:inline distT="0" distB="0" distL="0" distR="0" wp14:anchorId="47194C8D" wp14:editId="309A8FFB">
            <wp:extent cx="3248025" cy="1138574"/>
            <wp:effectExtent l="190500" t="190500" r="180975" b="1949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48025" cy="1138574"/>
                    </a:xfrm>
                    <a:prstGeom prst="rect">
                      <a:avLst/>
                    </a:prstGeom>
                    <a:ln>
                      <a:noFill/>
                    </a:ln>
                    <a:effectLst>
                      <a:outerShdw blurRad="190500" algn="tl" rotWithShape="0">
                        <a:srgbClr val="000000">
                          <a:alpha val="70000"/>
                        </a:srgbClr>
                      </a:outerShdw>
                    </a:effectLst>
                  </pic:spPr>
                </pic:pic>
              </a:graphicData>
            </a:graphic>
          </wp:inline>
        </w:drawing>
      </w:r>
    </w:p>
    <w:p w:rsidR="00D50B68" w:rsidRDefault="00D50B68" w:rsidP="00D50B68">
      <w:pPr>
        <w:pStyle w:val="contenido"/>
        <w:keepNext/>
        <w:spacing w:after="0" w:line="276" w:lineRule="auto"/>
        <w:ind w:left="1276"/>
        <w:jc w:val="left"/>
      </w:pPr>
      <w:bookmarkStart w:id="126" w:name="_Toc414268704"/>
      <w:r>
        <w:t xml:space="preserve">Figura </w:t>
      </w:r>
      <w:r w:rsidR="009C5032">
        <w:fldChar w:fldCharType="begin"/>
      </w:r>
      <w:r w:rsidR="009C5032">
        <w:instrText xml:space="preserve"> SEQ Figura</w:instrText>
      </w:r>
      <w:r w:rsidR="009C5032">
        <w:instrText xml:space="preserve"> \* ARABIC </w:instrText>
      </w:r>
      <w:r w:rsidR="009C5032">
        <w:fldChar w:fldCharType="separate"/>
      </w:r>
      <w:r w:rsidR="007B6AFC">
        <w:rPr>
          <w:noProof/>
        </w:rPr>
        <w:t>21</w:t>
      </w:r>
      <w:r w:rsidR="009C5032">
        <w:rPr>
          <w:noProof/>
        </w:rPr>
        <w:fldChar w:fldCharType="end"/>
      </w:r>
      <w:r>
        <w:t>. Resultado de servicio de tokenizacion en sentencias</w:t>
      </w:r>
      <w:bookmarkEnd w:id="126"/>
    </w:p>
    <w:p w:rsidR="00D50B68" w:rsidRPr="00D50B68" w:rsidRDefault="00D50B68" w:rsidP="00D50B68">
      <w:pPr>
        <w:pStyle w:val="titulosTF"/>
        <w:ind w:left="1276"/>
        <w:rPr>
          <w:sz w:val="18"/>
        </w:rPr>
      </w:pPr>
      <w:r w:rsidRPr="00D50B68">
        <w:rPr>
          <w:sz w:val="18"/>
        </w:rPr>
        <w:t>Fuente: (propio)</w:t>
      </w:r>
    </w:p>
    <w:p w:rsidR="00D50B68" w:rsidRDefault="007272C9" w:rsidP="00D50B68">
      <w:pPr>
        <w:pStyle w:val="contenido"/>
        <w:keepNext/>
        <w:jc w:val="center"/>
      </w:pPr>
      <w:r w:rsidRPr="00E90AF9">
        <w:rPr>
          <w:noProof/>
          <w:lang w:eastAsia="es-EC"/>
        </w:rPr>
        <w:drawing>
          <wp:inline distT="0" distB="0" distL="0" distR="0" wp14:anchorId="34926EBE" wp14:editId="70AF51B4">
            <wp:extent cx="3039487" cy="3057525"/>
            <wp:effectExtent l="190500" t="190500" r="199390" b="1809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9487" cy="3057525"/>
                    </a:xfrm>
                    <a:prstGeom prst="rect">
                      <a:avLst/>
                    </a:prstGeom>
                    <a:ln>
                      <a:noFill/>
                    </a:ln>
                    <a:effectLst>
                      <a:outerShdw blurRad="190500" algn="tl" rotWithShape="0">
                        <a:srgbClr val="000000">
                          <a:alpha val="70000"/>
                        </a:srgbClr>
                      </a:outerShdw>
                    </a:effectLst>
                  </pic:spPr>
                </pic:pic>
              </a:graphicData>
            </a:graphic>
          </wp:inline>
        </w:drawing>
      </w:r>
    </w:p>
    <w:p w:rsidR="007F4C76" w:rsidRDefault="00D50B68" w:rsidP="00D50B68">
      <w:pPr>
        <w:pStyle w:val="contenido"/>
        <w:keepNext/>
        <w:spacing w:after="0" w:line="276" w:lineRule="auto"/>
        <w:ind w:left="1276"/>
        <w:jc w:val="left"/>
      </w:pPr>
      <w:bookmarkStart w:id="127" w:name="_Toc414268705"/>
      <w:r>
        <w:t xml:space="preserve">Figura </w:t>
      </w:r>
      <w:r w:rsidR="009C5032">
        <w:fldChar w:fldCharType="begin"/>
      </w:r>
      <w:r w:rsidR="009C5032">
        <w:instrText xml:space="preserve"> SEQ Figura \* ARABIC </w:instrText>
      </w:r>
      <w:r w:rsidR="009C5032">
        <w:fldChar w:fldCharType="separate"/>
      </w:r>
      <w:r w:rsidR="007B6AFC">
        <w:rPr>
          <w:noProof/>
        </w:rPr>
        <w:t>22</w:t>
      </w:r>
      <w:r w:rsidR="009C5032">
        <w:rPr>
          <w:noProof/>
        </w:rPr>
        <w:fldChar w:fldCharType="end"/>
      </w:r>
      <w:r>
        <w:t>. Resultado del servicio web de desambiguación y enlace</w:t>
      </w:r>
      <w:bookmarkEnd w:id="127"/>
    </w:p>
    <w:p w:rsidR="00D50B68" w:rsidRPr="00D50B68" w:rsidRDefault="00D50B68" w:rsidP="00D50B68">
      <w:pPr>
        <w:pStyle w:val="contenido"/>
        <w:keepNext/>
        <w:spacing w:line="276" w:lineRule="auto"/>
        <w:ind w:left="1276"/>
        <w:jc w:val="left"/>
        <w:rPr>
          <w:sz w:val="20"/>
        </w:rPr>
      </w:pPr>
      <w:r w:rsidRPr="00D50B68">
        <w:rPr>
          <w:sz w:val="20"/>
        </w:rPr>
        <w:t>Fuente: (propio)</w:t>
      </w:r>
    </w:p>
    <w:p w:rsidR="007F4C76" w:rsidRPr="00E90AF9" w:rsidRDefault="00172402" w:rsidP="00E90AF9">
      <w:pPr>
        <w:pStyle w:val="contenido"/>
      </w:pPr>
      <w:r w:rsidRPr="00E90AF9">
        <w:t>Cada servicio adiciona una nueva propiedad al resultado</w:t>
      </w:r>
      <w:r w:rsidR="00FC62CF" w:rsidRPr="00E90AF9">
        <w:t xml:space="preserve">, en la tabla </w:t>
      </w:r>
      <w:r w:rsidR="00DE7ABE">
        <w:t>17</w:t>
      </w:r>
      <w:r w:rsidR="00FC62CF" w:rsidRPr="00E90AF9">
        <w:t xml:space="preserve"> se presenta </w:t>
      </w:r>
      <w:r w:rsidR="00AE0AC7" w:rsidRPr="00E90AF9">
        <w:t>una</w:t>
      </w:r>
      <w:r w:rsidR="00FC62CF" w:rsidRPr="00E90AF9">
        <w:t xml:space="preserve"> descripción de las propiedades que cada servicio suma al JSON resultante.</w:t>
      </w:r>
    </w:p>
    <w:p w:rsidR="00D50B68" w:rsidRDefault="00D50B68" w:rsidP="00D50B68">
      <w:pPr>
        <w:pStyle w:val="titulosTF"/>
      </w:pPr>
      <w:bookmarkStart w:id="128" w:name="_Toc414268748"/>
      <w:r>
        <w:t xml:space="preserve">Tabla </w:t>
      </w:r>
      <w:r w:rsidR="009C5032">
        <w:fldChar w:fldCharType="begin"/>
      </w:r>
      <w:r w:rsidR="009C5032">
        <w:instrText xml:space="preserve"> SEQ Tabla \* ARABIC </w:instrText>
      </w:r>
      <w:r w:rsidR="009C5032">
        <w:fldChar w:fldCharType="separate"/>
      </w:r>
      <w:r w:rsidR="007B6AFC">
        <w:rPr>
          <w:noProof/>
        </w:rPr>
        <w:t>17</w:t>
      </w:r>
      <w:r w:rsidR="009C5032">
        <w:rPr>
          <w:noProof/>
        </w:rPr>
        <w:fldChar w:fldCharType="end"/>
      </w:r>
      <w:r>
        <w:t xml:space="preserve">. Propiedades del JSON </w:t>
      </w:r>
      <w:r>
        <w:rPr>
          <w:noProof/>
        </w:rPr>
        <w:t xml:space="preserve"> resultado de los servicios web</w:t>
      </w:r>
      <w:bookmarkEnd w:id="128"/>
    </w:p>
    <w:tbl>
      <w:tblPr>
        <w:tblStyle w:val="Cuadrculaclara"/>
        <w:tblW w:w="0" w:type="auto"/>
        <w:tblLook w:val="04A0" w:firstRow="1" w:lastRow="0" w:firstColumn="1" w:lastColumn="0" w:noHBand="0" w:noVBand="1"/>
      </w:tblPr>
      <w:tblGrid>
        <w:gridCol w:w="2266"/>
        <w:gridCol w:w="3406"/>
        <w:gridCol w:w="3332"/>
      </w:tblGrid>
      <w:tr w:rsidR="00215C85" w:rsidRPr="00E90AF9" w:rsidTr="00D50B68">
        <w:trPr>
          <w:cnfStyle w:val="100000000000" w:firstRow="1" w:lastRow="0" w:firstColumn="0" w:lastColumn="0" w:oddVBand="0" w:evenVBand="0" w:oddHBand="0"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2266" w:type="dxa"/>
            <w:vAlign w:val="center"/>
          </w:tcPr>
          <w:p w:rsidR="00E17C74" w:rsidRPr="00E90AF9" w:rsidRDefault="00215C85" w:rsidP="00E90AF9">
            <w:pPr>
              <w:spacing w:line="360" w:lineRule="auto"/>
              <w:rPr>
                <w:rFonts w:ascii="Arial" w:hAnsi="Arial" w:cs="Arial"/>
              </w:rPr>
            </w:pPr>
            <w:r w:rsidRPr="00E90AF9">
              <w:rPr>
                <w:rFonts w:ascii="Arial" w:hAnsi="Arial" w:cs="Arial"/>
              </w:rPr>
              <w:t>Servicios Web</w:t>
            </w:r>
          </w:p>
        </w:tc>
        <w:tc>
          <w:tcPr>
            <w:tcW w:w="3406" w:type="dxa"/>
            <w:vAlign w:val="center"/>
          </w:tcPr>
          <w:p w:rsidR="00E17C74" w:rsidRPr="00E90AF9" w:rsidRDefault="00215C85" w:rsidP="00E90AF9">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E90AF9">
              <w:rPr>
                <w:rFonts w:ascii="Arial" w:hAnsi="Arial" w:cs="Arial"/>
              </w:rPr>
              <w:t xml:space="preserve">Propiedad </w:t>
            </w:r>
            <w:r w:rsidR="00172402" w:rsidRPr="00E90AF9">
              <w:rPr>
                <w:rFonts w:ascii="Arial" w:hAnsi="Arial" w:cs="Arial"/>
              </w:rPr>
              <w:t>adicionada</w:t>
            </w:r>
          </w:p>
        </w:tc>
        <w:tc>
          <w:tcPr>
            <w:tcW w:w="3332" w:type="dxa"/>
            <w:vAlign w:val="center"/>
          </w:tcPr>
          <w:p w:rsidR="00E17C74" w:rsidRPr="00E90AF9" w:rsidRDefault="00215C85" w:rsidP="00E90AF9">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E90AF9">
              <w:rPr>
                <w:rFonts w:ascii="Arial" w:hAnsi="Arial" w:cs="Arial"/>
              </w:rPr>
              <w:t>Descripción propiedad</w:t>
            </w:r>
          </w:p>
        </w:tc>
      </w:tr>
      <w:tr w:rsidR="00172402" w:rsidRPr="00E90AF9" w:rsidTr="00D50B68">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266" w:type="dxa"/>
            <w:vMerge w:val="restart"/>
            <w:shd w:val="clear" w:color="auto" w:fill="D9D9D9" w:themeFill="background1" w:themeFillShade="D9"/>
            <w:vAlign w:val="center"/>
          </w:tcPr>
          <w:p w:rsidR="00E17C74" w:rsidRPr="00E90AF9" w:rsidRDefault="003514D8" w:rsidP="00E90AF9">
            <w:pPr>
              <w:spacing w:line="360" w:lineRule="auto"/>
              <w:rPr>
                <w:rFonts w:ascii="Arial" w:hAnsi="Arial" w:cs="Arial"/>
                <w:b w:val="0"/>
                <w:bCs w:val="0"/>
              </w:rPr>
            </w:pPr>
            <w:r w:rsidRPr="00E90AF9">
              <w:rPr>
                <w:rFonts w:ascii="Arial" w:hAnsi="Arial" w:cs="Arial"/>
                <w:b w:val="0"/>
                <w:bCs w:val="0"/>
              </w:rPr>
              <w:t xml:space="preserve">Tokenización </w:t>
            </w:r>
            <w:r w:rsidR="00E17C74" w:rsidRPr="00E90AF9">
              <w:rPr>
                <w:rFonts w:ascii="Arial" w:hAnsi="Arial" w:cs="Arial"/>
                <w:b w:val="0"/>
                <w:bCs w:val="0"/>
              </w:rPr>
              <w:t>en Sentencias</w:t>
            </w:r>
          </w:p>
        </w:tc>
        <w:tc>
          <w:tcPr>
            <w:tcW w:w="3406" w:type="dxa"/>
            <w:shd w:val="clear" w:color="auto" w:fill="D9D9D9" w:themeFill="background1" w:themeFillShade="D9"/>
            <w:vAlign w:val="center"/>
          </w:tcPr>
          <w:p w:rsidR="00E17C74" w:rsidRPr="00E90AF9" w:rsidRDefault="00E17C74"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"TokensSentencias"</w:t>
            </w:r>
          </w:p>
        </w:tc>
        <w:tc>
          <w:tcPr>
            <w:tcW w:w="3332" w:type="dxa"/>
            <w:shd w:val="clear" w:color="auto" w:fill="D9D9D9" w:themeFill="background1" w:themeFillShade="D9"/>
            <w:vAlign w:val="center"/>
          </w:tcPr>
          <w:p w:rsidR="00E17C74" w:rsidRPr="00E90AF9" w:rsidRDefault="00C0583A"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Contiene</w:t>
            </w:r>
            <w:r w:rsidR="00FC62CF" w:rsidRPr="00E90AF9">
              <w:rPr>
                <w:rFonts w:ascii="Arial" w:hAnsi="Arial" w:cs="Arial"/>
                <w:bCs/>
              </w:rPr>
              <w:t xml:space="preserve"> en una lista las sentencias en las que divide en texto.</w:t>
            </w:r>
          </w:p>
        </w:tc>
      </w:tr>
      <w:tr w:rsidR="00215C85" w:rsidRPr="00E90AF9" w:rsidTr="00D50B68">
        <w:trPr>
          <w:cnfStyle w:val="000000010000" w:firstRow="0" w:lastRow="0" w:firstColumn="0" w:lastColumn="0" w:oddVBand="0" w:evenVBand="0" w:oddHBand="0" w:evenHBand="1"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D9D9D9" w:themeFill="background1" w:themeFillShade="D9"/>
            <w:vAlign w:val="center"/>
          </w:tcPr>
          <w:p w:rsidR="00E17C74" w:rsidRPr="00E90AF9" w:rsidRDefault="00E17C74" w:rsidP="00E90AF9">
            <w:pPr>
              <w:spacing w:line="360" w:lineRule="auto"/>
              <w:rPr>
                <w:rFonts w:ascii="Arial" w:hAnsi="Arial" w:cs="Arial"/>
                <w:b w:val="0"/>
                <w:bCs w:val="0"/>
              </w:rPr>
            </w:pPr>
          </w:p>
        </w:tc>
        <w:tc>
          <w:tcPr>
            <w:tcW w:w="3406" w:type="dxa"/>
            <w:shd w:val="clear" w:color="auto" w:fill="D9D9D9" w:themeFill="background1" w:themeFillShade="D9"/>
            <w:vAlign w:val="center"/>
          </w:tcPr>
          <w:p w:rsidR="00E17C74" w:rsidRPr="00E90AF9" w:rsidRDefault="00E17C74"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"NumSentencias"</w:t>
            </w:r>
          </w:p>
        </w:tc>
        <w:tc>
          <w:tcPr>
            <w:tcW w:w="3332" w:type="dxa"/>
            <w:shd w:val="clear" w:color="auto" w:fill="D9D9D9" w:themeFill="background1" w:themeFillShade="D9"/>
            <w:vAlign w:val="center"/>
          </w:tcPr>
          <w:p w:rsidR="00E17C74" w:rsidRPr="00E90AF9" w:rsidRDefault="00C0583A"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En número de sentencias encontradas</w:t>
            </w:r>
          </w:p>
        </w:tc>
      </w:tr>
      <w:tr w:rsidR="00172402" w:rsidRPr="00E90AF9" w:rsidTr="00D50B6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266" w:type="dxa"/>
            <w:vMerge w:val="restart"/>
            <w:shd w:val="clear" w:color="auto" w:fill="auto"/>
            <w:vAlign w:val="center"/>
          </w:tcPr>
          <w:p w:rsidR="00215C85" w:rsidRPr="00E90AF9" w:rsidRDefault="003514D8" w:rsidP="00E90AF9">
            <w:pPr>
              <w:spacing w:line="360" w:lineRule="auto"/>
              <w:rPr>
                <w:rFonts w:ascii="Arial" w:hAnsi="Arial" w:cs="Arial"/>
                <w:b w:val="0"/>
                <w:bCs w:val="0"/>
              </w:rPr>
            </w:pPr>
            <w:r w:rsidRPr="00E90AF9">
              <w:rPr>
                <w:rFonts w:ascii="Arial" w:hAnsi="Arial" w:cs="Arial"/>
                <w:b w:val="0"/>
                <w:bCs w:val="0"/>
              </w:rPr>
              <w:lastRenderedPageBreak/>
              <w:t xml:space="preserve">Tokenización </w:t>
            </w:r>
            <w:r w:rsidR="00E17C74" w:rsidRPr="00E90AF9">
              <w:rPr>
                <w:rFonts w:ascii="Arial" w:hAnsi="Arial" w:cs="Arial"/>
                <w:b w:val="0"/>
                <w:bCs w:val="0"/>
              </w:rPr>
              <w:t>en</w:t>
            </w:r>
          </w:p>
          <w:p w:rsidR="00E17C74" w:rsidRPr="00E90AF9" w:rsidRDefault="00E17C74" w:rsidP="00E90AF9">
            <w:pPr>
              <w:spacing w:line="360" w:lineRule="auto"/>
              <w:rPr>
                <w:rFonts w:ascii="Arial" w:hAnsi="Arial" w:cs="Arial"/>
                <w:b w:val="0"/>
                <w:bCs w:val="0"/>
              </w:rPr>
            </w:pPr>
            <w:r w:rsidRPr="00E90AF9">
              <w:rPr>
                <w:rFonts w:ascii="Arial" w:hAnsi="Arial" w:cs="Arial"/>
                <w:b w:val="0"/>
                <w:bCs w:val="0"/>
              </w:rPr>
              <w:t>Palabras</w:t>
            </w:r>
          </w:p>
        </w:tc>
        <w:tc>
          <w:tcPr>
            <w:tcW w:w="3406" w:type="dxa"/>
            <w:shd w:val="clear" w:color="auto" w:fill="auto"/>
            <w:vAlign w:val="center"/>
          </w:tcPr>
          <w:p w:rsidR="00E17C74" w:rsidRPr="00E90AF9" w:rsidRDefault="00E17C74"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"TokensPalabras"</w:t>
            </w:r>
          </w:p>
        </w:tc>
        <w:tc>
          <w:tcPr>
            <w:tcW w:w="3332" w:type="dxa"/>
            <w:shd w:val="clear" w:color="auto" w:fill="auto"/>
            <w:vAlign w:val="center"/>
          </w:tcPr>
          <w:p w:rsidR="00E17C74" w:rsidRPr="00E90AF9" w:rsidRDefault="00C0583A"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Las palabras</w:t>
            </w:r>
            <w:r w:rsidR="00391218" w:rsidRPr="00E90AF9">
              <w:rPr>
                <w:rFonts w:ascii="Arial" w:hAnsi="Arial" w:cs="Arial"/>
                <w:bCs/>
              </w:rPr>
              <w:t xml:space="preserve"> y signos de puntuación que compones en texto, </w:t>
            </w:r>
            <w:r w:rsidRPr="00E90AF9">
              <w:rPr>
                <w:rFonts w:ascii="Arial" w:hAnsi="Arial" w:cs="Arial"/>
                <w:bCs/>
              </w:rPr>
              <w:t>denominado tokens</w:t>
            </w:r>
          </w:p>
        </w:tc>
      </w:tr>
      <w:tr w:rsidR="00215C85" w:rsidRPr="00E90AF9" w:rsidTr="00D50B68">
        <w:trPr>
          <w:cnfStyle w:val="000000010000" w:firstRow="0" w:lastRow="0" w:firstColumn="0" w:lastColumn="0" w:oddVBand="0" w:evenVBand="0" w:oddHBand="0" w:evenHBand="1"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auto"/>
            <w:vAlign w:val="center"/>
          </w:tcPr>
          <w:p w:rsidR="00E17C74" w:rsidRPr="00E90AF9" w:rsidRDefault="00E17C74" w:rsidP="00E90AF9">
            <w:pPr>
              <w:spacing w:line="360" w:lineRule="auto"/>
              <w:rPr>
                <w:rFonts w:ascii="Arial" w:hAnsi="Arial" w:cs="Arial"/>
                <w:b w:val="0"/>
                <w:bCs w:val="0"/>
              </w:rPr>
            </w:pPr>
          </w:p>
        </w:tc>
        <w:tc>
          <w:tcPr>
            <w:tcW w:w="3406" w:type="dxa"/>
            <w:shd w:val="clear" w:color="auto" w:fill="auto"/>
            <w:vAlign w:val="center"/>
          </w:tcPr>
          <w:p w:rsidR="00E17C74" w:rsidRPr="00E90AF9" w:rsidRDefault="00E17C74"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"NumTokensPalabras"</w:t>
            </w:r>
          </w:p>
        </w:tc>
        <w:tc>
          <w:tcPr>
            <w:tcW w:w="3332" w:type="dxa"/>
            <w:shd w:val="clear" w:color="auto" w:fill="auto"/>
            <w:vAlign w:val="center"/>
          </w:tcPr>
          <w:p w:rsidR="00E17C74" w:rsidRPr="00E90AF9" w:rsidRDefault="00391218"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La cantidad de tokens encontradas</w:t>
            </w:r>
          </w:p>
        </w:tc>
      </w:tr>
      <w:tr w:rsidR="00215C85" w:rsidRPr="00E90AF9" w:rsidTr="00D50B68">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2266" w:type="dxa"/>
            <w:vAlign w:val="center"/>
          </w:tcPr>
          <w:p w:rsidR="00C0583A" w:rsidRPr="00E90AF9" w:rsidRDefault="00C0583A" w:rsidP="00E90AF9">
            <w:pPr>
              <w:spacing w:line="360" w:lineRule="auto"/>
              <w:rPr>
                <w:rFonts w:ascii="Arial" w:hAnsi="Arial" w:cs="Arial"/>
                <w:b w:val="0"/>
                <w:bCs w:val="0"/>
              </w:rPr>
            </w:pPr>
            <w:r w:rsidRPr="00E90AF9">
              <w:rPr>
                <w:rFonts w:ascii="Arial" w:hAnsi="Arial" w:cs="Arial"/>
                <w:b w:val="0"/>
                <w:bCs w:val="0"/>
              </w:rPr>
              <w:t>Etiquetado</w:t>
            </w:r>
          </w:p>
        </w:tc>
        <w:tc>
          <w:tcPr>
            <w:tcW w:w="3406" w:type="dxa"/>
            <w:vAlign w:val="center"/>
          </w:tcPr>
          <w:p w:rsidR="00C0583A" w:rsidRPr="00E90AF9" w:rsidRDefault="00C0583A"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"EtiquetadoPalabras"</w:t>
            </w:r>
          </w:p>
        </w:tc>
        <w:tc>
          <w:tcPr>
            <w:tcW w:w="3332" w:type="dxa"/>
            <w:vAlign w:val="center"/>
          </w:tcPr>
          <w:p w:rsidR="00C0583A" w:rsidRPr="00E90AF9" w:rsidRDefault="00391218"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Los token con las etiquetas de acuerdo a la función que realizan en la sentencias, del mismo número de “NumTokensPalabras”</w:t>
            </w:r>
          </w:p>
        </w:tc>
      </w:tr>
      <w:tr w:rsidR="00215C85" w:rsidRPr="00E90AF9" w:rsidTr="00D50B68">
        <w:trPr>
          <w:cnfStyle w:val="000000010000" w:firstRow="0" w:lastRow="0" w:firstColumn="0" w:lastColumn="0" w:oddVBand="0" w:evenVBand="0" w:oddHBand="0" w:evenHBand="1"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2266" w:type="dxa"/>
            <w:vMerge w:val="restart"/>
            <w:shd w:val="clear" w:color="auto" w:fill="auto"/>
            <w:vAlign w:val="center"/>
          </w:tcPr>
          <w:p w:rsidR="00C0583A" w:rsidRPr="00E90AF9" w:rsidRDefault="00C0583A" w:rsidP="00E90AF9">
            <w:pPr>
              <w:spacing w:line="360" w:lineRule="auto"/>
              <w:rPr>
                <w:rFonts w:ascii="Arial" w:hAnsi="Arial" w:cs="Arial"/>
                <w:b w:val="0"/>
                <w:bCs w:val="0"/>
              </w:rPr>
            </w:pPr>
            <w:r w:rsidRPr="00E90AF9">
              <w:rPr>
                <w:rFonts w:ascii="Arial" w:hAnsi="Arial" w:cs="Arial"/>
                <w:b w:val="0"/>
                <w:bCs w:val="0"/>
              </w:rPr>
              <w:t>Extracción</w:t>
            </w:r>
          </w:p>
        </w:tc>
        <w:tc>
          <w:tcPr>
            <w:tcW w:w="3406" w:type="dxa"/>
            <w:shd w:val="clear" w:color="auto" w:fill="auto"/>
            <w:vAlign w:val="center"/>
          </w:tcPr>
          <w:p w:rsidR="00C0583A" w:rsidRPr="00E90AF9" w:rsidRDefault="00C0583A"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"NumKeywordsSimples"</w:t>
            </w:r>
          </w:p>
        </w:tc>
        <w:tc>
          <w:tcPr>
            <w:tcW w:w="3332" w:type="dxa"/>
            <w:shd w:val="clear" w:color="auto" w:fill="auto"/>
            <w:vAlign w:val="center"/>
          </w:tcPr>
          <w:p w:rsidR="00C0583A" w:rsidRPr="00E90AF9" w:rsidRDefault="00391218"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 xml:space="preserve">La cantidad de palabras claves </w:t>
            </w:r>
            <w:r w:rsidR="00215C85" w:rsidRPr="00E90AF9">
              <w:rPr>
                <w:rFonts w:ascii="Arial" w:hAnsi="Arial" w:cs="Arial"/>
                <w:bCs/>
              </w:rPr>
              <w:t>extraídas</w:t>
            </w:r>
            <w:r w:rsidRPr="00E90AF9">
              <w:rPr>
                <w:rFonts w:ascii="Arial" w:hAnsi="Arial" w:cs="Arial"/>
                <w:bCs/>
              </w:rPr>
              <w:t xml:space="preserve"> del texto</w:t>
            </w:r>
          </w:p>
        </w:tc>
      </w:tr>
      <w:tr w:rsidR="00172402" w:rsidRPr="00E90AF9" w:rsidTr="00D50B68">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auto"/>
            <w:vAlign w:val="center"/>
          </w:tcPr>
          <w:p w:rsidR="00C0583A" w:rsidRPr="00E90AF9" w:rsidRDefault="00C0583A" w:rsidP="00E90AF9">
            <w:pPr>
              <w:spacing w:line="360" w:lineRule="auto"/>
              <w:rPr>
                <w:rFonts w:ascii="Arial" w:hAnsi="Arial" w:cs="Arial"/>
                <w:b w:val="0"/>
                <w:bCs w:val="0"/>
              </w:rPr>
            </w:pPr>
          </w:p>
        </w:tc>
        <w:tc>
          <w:tcPr>
            <w:tcW w:w="3406" w:type="dxa"/>
            <w:shd w:val="clear" w:color="auto" w:fill="auto"/>
            <w:vAlign w:val="center"/>
          </w:tcPr>
          <w:p w:rsidR="00C0583A" w:rsidRPr="00E90AF9" w:rsidRDefault="00C0583A"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"NumKeywordsCompuestas</w:t>
            </w:r>
          </w:p>
        </w:tc>
        <w:tc>
          <w:tcPr>
            <w:tcW w:w="3332" w:type="dxa"/>
            <w:shd w:val="clear" w:color="auto" w:fill="auto"/>
            <w:vAlign w:val="center"/>
          </w:tcPr>
          <w:p w:rsidR="00C0583A" w:rsidRPr="00E90AF9" w:rsidRDefault="00391218"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El número de palabras compuestas</w:t>
            </w:r>
          </w:p>
        </w:tc>
      </w:tr>
      <w:tr w:rsidR="00215C85" w:rsidRPr="00E90AF9" w:rsidTr="00D50B68">
        <w:trPr>
          <w:cnfStyle w:val="000000010000" w:firstRow="0" w:lastRow="0" w:firstColumn="0" w:lastColumn="0" w:oddVBand="0" w:evenVBand="0" w:oddHBand="0" w:evenHBand="1"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auto"/>
            <w:vAlign w:val="center"/>
          </w:tcPr>
          <w:p w:rsidR="00C0583A" w:rsidRPr="00E90AF9" w:rsidRDefault="00C0583A" w:rsidP="00E90AF9">
            <w:pPr>
              <w:spacing w:line="360" w:lineRule="auto"/>
              <w:rPr>
                <w:rFonts w:ascii="Arial" w:hAnsi="Arial" w:cs="Arial"/>
                <w:b w:val="0"/>
                <w:bCs w:val="0"/>
              </w:rPr>
            </w:pPr>
          </w:p>
        </w:tc>
        <w:tc>
          <w:tcPr>
            <w:tcW w:w="3406" w:type="dxa"/>
            <w:shd w:val="clear" w:color="auto" w:fill="auto"/>
            <w:vAlign w:val="center"/>
          </w:tcPr>
          <w:p w:rsidR="00C0583A" w:rsidRPr="00E90AF9" w:rsidRDefault="00C0583A"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"KeywordsCompuestas"</w:t>
            </w:r>
          </w:p>
        </w:tc>
        <w:tc>
          <w:tcPr>
            <w:tcW w:w="3332" w:type="dxa"/>
            <w:shd w:val="clear" w:color="auto" w:fill="auto"/>
            <w:vAlign w:val="center"/>
          </w:tcPr>
          <w:p w:rsidR="00C0583A" w:rsidRPr="00E90AF9" w:rsidRDefault="00391218"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Contiene las palabras claves que se descubrieron en el texto.</w:t>
            </w:r>
          </w:p>
        </w:tc>
      </w:tr>
      <w:tr w:rsidR="00172402" w:rsidRPr="00E90AF9" w:rsidTr="00D50B68">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auto"/>
            <w:vAlign w:val="center"/>
          </w:tcPr>
          <w:p w:rsidR="00C0583A" w:rsidRPr="00E90AF9" w:rsidRDefault="00C0583A" w:rsidP="00E90AF9">
            <w:pPr>
              <w:spacing w:line="360" w:lineRule="auto"/>
              <w:rPr>
                <w:rFonts w:ascii="Arial" w:hAnsi="Arial" w:cs="Arial"/>
                <w:b w:val="0"/>
                <w:bCs w:val="0"/>
              </w:rPr>
            </w:pPr>
          </w:p>
        </w:tc>
        <w:tc>
          <w:tcPr>
            <w:tcW w:w="3406" w:type="dxa"/>
            <w:shd w:val="clear" w:color="auto" w:fill="auto"/>
            <w:vAlign w:val="center"/>
          </w:tcPr>
          <w:p w:rsidR="00C0583A" w:rsidRPr="00E90AF9" w:rsidRDefault="00C0583A"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"KeywordsSimples"</w:t>
            </w:r>
          </w:p>
        </w:tc>
        <w:tc>
          <w:tcPr>
            <w:tcW w:w="3332" w:type="dxa"/>
            <w:shd w:val="clear" w:color="auto" w:fill="auto"/>
            <w:vAlign w:val="center"/>
          </w:tcPr>
          <w:p w:rsidR="00C0583A" w:rsidRPr="00E90AF9" w:rsidRDefault="00391218"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Las palabras claves simples del texto.</w:t>
            </w:r>
          </w:p>
        </w:tc>
      </w:tr>
      <w:tr w:rsidR="00215C85" w:rsidRPr="00E90AF9" w:rsidTr="00D50B68">
        <w:trPr>
          <w:cnfStyle w:val="000000010000" w:firstRow="0" w:lastRow="0" w:firstColumn="0" w:lastColumn="0" w:oddVBand="0" w:evenVBand="0" w:oddHBand="0" w:evenHBand="1"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auto"/>
            <w:vAlign w:val="center"/>
          </w:tcPr>
          <w:p w:rsidR="00C0583A" w:rsidRPr="00E90AF9" w:rsidRDefault="00C0583A" w:rsidP="00E90AF9">
            <w:pPr>
              <w:spacing w:line="360" w:lineRule="auto"/>
              <w:rPr>
                <w:rFonts w:ascii="Arial" w:hAnsi="Arial" w:cs="Arial"/>
                <w:b w:val="0"/>
                <w:bCs w:val="0"/>
              </w:rPr>
            </w:pPr>
          </w:p>
        </w:tc>
        <w:tc>
          <w:tcPr>
            <w:tcW w:w="3406" w:type="dxa"/>
            <w:shd w:val="clear" w:color="auto" w:fill="auto"/>
            <w:vAlign w:val="center"/>
          </w:tcPr>
          <w:p w:rsidR="00C0583A" w:rsidRPr="00E90AF9" w:rsidRDefault="00C0583A"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"Entidades"</w:t>
            </w:r>
          </w:p>
        </w:tc>
        <w:tc>
          <w:tcPr>
            <w:tcW w:w="3332" w:type="dxa"/>
            <w:shd w:val="clear" w:color="auto" w:fill="auto"/>
            <w:vAlign w:val="center"/>
          </w:tcPr>
          <w:p w:rsidR="00C0583A" w:rsidRPr="00E90AF9" w:rsidRDefault="00391218"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Las entidades extraídas del texto.</w:t>
            </w:r>
          </w:p>
        </w:tc>
      </w:tr>
      <w:tr w:rsidR="00172402" w:rsidRPr="00E90AF9" w:rsidTr="00D50B68">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auto"/>
            <w:vAlign w:val="center"/>
          </w:tcPr>
          <w:p w:rsidR="00C0583A" w:rsidRPr="00E90AF9" w:rsidRDefault="00C0583A" w:rsidP="00E90AF9">
            <w:pPr>
              <w:spacing w:line="360" w:lineRule="auto"/>
              <w:rPr>
                <w:rFonts w:ascii="Arial" w:hAnsi="Arial" w:cs="Arial"/>
                <w:b w:val="0"/>
                <w:bCs w:val="0"/>
              </w:rPr>
            </w:pPr>
          </w:p>
        </w:tc>
        <w:tc>
          <w:tcPr>
            <w:tcW w:w="3406" w:type="dxa"/>
            <w:shd w:val="clear" w:color="auto" w:fill="auto"/>
            <w:vAlign w:val="center"/>
          </w:tcPr>
          <w:p w:rsidR="00C0583A" w:rsidRPr="00E90AF9" w:rsidRDefault="00C0583A"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"NumEntidades"</w:t>
            </w:r>
          </w:p>
        </w:tc>
        <w:tc>
          <w:tcPr>
            <w:tcW w:w="3332" w:type="dxa"/>
            <w:shd w:val="clear" w:color="auto" w:fill="auto"/>
            <w:vAlign w:val="center"/>
          </w:tcPr>
          <w:p w:rsidR="00C0583A" w:rsidRPr="00E90AF9" w:rsidRDefault="00391218"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 xml:space="preserve">La cantidad de entidades </w:t>
            </w:r>
            <w:r w:rsidR="00215C85" w:rsidRPr="00E90AF9">
              <w:rPr>
                <w:rFonts w:ascii="Arial" w:hAnsi="Arial" w:cs="Arial"/>
                <w:bCs/>
              </w:rPr>
              <w:t>extraídas</w:t>
            </w:r>
            <w:r w:rsidRPr="00E90AF9">
              <w:rPr>
                <w:rFonts w:ascii="Arial" w:hAnsi="Arial" w:cs="Arial"/>
                <w:bCs/>
              </w:rPr>
              <w:t>.</w:t>
            </w:r>
          </w:p>
        </w:tc>
      </w:tr>
      <w:tr w:rsidR="00215C85" w:rsidRPr="00E90AF9" w:rsidTr="00D50B68">
        <w:trPr>
          <w:cnfStyle w:val="000000010000" w:firstRow="0" w:lastRow="0" w:firstColumn="0" w:lastColumn="0" w:oddVBand="0" w:evenVBand="0" w:oddHBand="0" w:evenHBand="1"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266" w:type="dxa"/>
            <w:vMerge w:val="restart"/>
            <w:shd w:val="clear" w:color="auto" w:fill="D9D9D9" w:themeFill="background1" w:themeFillShade="D9"/>
            <w:vAlign w:val="center"/>
          </w:tcPr>
          <w:p w:rsidR="00215C85" w:rsidRPr="00E90AF9" w:rsidRDefault="00C0583A" w:rsidP="00E90AF9">
            <w:pPr>
              <w:spacing w:line="360" w:lineRule="auto"/>
              <w:rPr>
                <w:rFonts w:ascii="Arial" w:hAnsi="Arial" w:cs="Arial"/>
                <w:b w:val="0"/>
                <w:bCs w:val="0"/>
              </w:rPr>
            </w:pPr>
            <w:r w:rsidRPr="00E90AF9">
              <w:rPr>
                <w:rFonts w:ascii="Arial" w:hAnsi="Arial" w:cs="Arial"/>
                <w:b w:val="0"/>
                <w:bCs w:val="0"/>
              </w:rPr>
              <w:t>Desambiguación y</w:t>
            </w:r>
          </w:p>
          <w:p w:rsidR="00C0583A" w:rsidRPr="00E90AF9" w:rsidRDefault="00C0583A" w:rsidP="00E90AF9">
            <w:pPr>
              <w:spacing w:line="360" w:lineRule="auto"/>
              <w:rPr>
                <w:rFonts w:ascii="Arial" w:hAnsi="Arial" w:cs="Arial"/>
                <w:b w:val="0"/>
                <w:bCs w:val="0"/>
              </w:rPr>
            </w:pPr>
            <w:r w:rsidRPr="00E90AF9">
              <w:rPr>
                <w:rFonts w:ascii="Arial" w:hAnsi="Arial" w:cs="Arial"/>
                <w:b w:val="0"/>
                <w:bCs w:val="0"/>
              </w:rPr>
              <w:t>Enlace</w:t>
            </w:r>
          </w:p>
        </w:tc>
        <w:tc>
          <w:tcPr>
            <w:tcW w:w="3406" w:type="dxa"/>
            <w:shd w:val="clear" w:color="auto" w:fill="D9D9D9" w:themeFill="background1" w:themeFillShade="D9"/>
            <w:vAlign w:val="center"/>
          </w:tcPr>
          <w:p w:rsidR="00C0583A" w:rsidRPr="00E90AF9" w:rsidRDefault="00C0583A"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"EntidadesDesambiguadas"</w:t>
            </w:r>
          </w:p>
        </w:tc>
        <w:tc>
          <w:tcPr>
            <w:tcW w:w="3332" w:type="dxa"/>
            <w:shd w:val="clear" w:color="auto" w:fill="D9D9D9" w:themeFill="background1" w:themeFillShade="D9"/>
            <w:vAlign w:val="center"/>
          </w:tcPr>
          <w:p w:rsidR="00C0583A" w:rsidRPr="00E90AF9" w:rsidRDefault="00391218"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 xml:space="preserve">Los términos </w:t>
            </w:r>
            <w:r w:rsidR="00215C85" w:rsidRPr="00E90AF9">
              <w:rPr>
                <w:rFonts w:ascii="Arial" w:hAnsi="Arial" w:cs="Arial"/>
                <w:bCs/>
              </w:rPr>
              <w:t xml:space="preserve">enlazados a </w:t>
            </w:r>
            <w:r w:rsidR="001F0915">
              <w:rPr>
                <w:rFonts w:ascii="Arial" w:hAnsi="Arial" w:cs="Arial"/>
                <w:bCs/>
              </w:rPr>
              <w:t>DBpedia</w:t>
            </w:r>
          </w:p>
        </w:tc>
      </w:tr>
      <w:tr w:rsidR="00215C85" w:rsidRPr="00E90AF9" w:rsidTr="00D50B68">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D9D9D9" w:themeFill="background1" w:themeFillShade="D9"/>
            <w:vAlign w:val="center"/>
          </w:tcPr>
          <w:p w:rsidR="00C0583A" w:rsidRPr="00E90AF9" w:rsidRDefault="00C0583A" w:rsidP="00E90AF9">
            <w:pPr>
              <w:spacing w:line="360" w:lineRule="auto"/>
              <w:rPr>
                <w:rFonts w:ascii="Arial" w:hAnsi="Arial" w:cs="Arial"/>
                <w:b w:val="0"/>
                <w:bCs w:val="0"/>
              </w:rPr>
            </w:pPr>
          </w:p>
        </w:tc>
        <w:tc>
          <w:tcPr>
            <w:tcW w:w="3406" w:type="dxa"/>
            <w:shd w:val="clear" w:color="auto" w:fill="D9D9D9" w:themeFill="background1" w:themeFillShade="D9"/>
            <w:vAlign w:val="center"/>
          </w:tcPr>
          <w:p w:rsidR="00C0583A" w:rsidRPr="00E90AF9" w:rsidRDefault="00C0583A"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"NumEntidadesDesambiguadas"</w:t>
            </w:r>
          </w:p>
        </w:tc>
        <w:tc>
          <w:tcPr>
            <w:tcW w:w="3332" w:type="dxa"/>
            <w:shd w:val="clear" w:color="auto" w:fill="D9D9D9" w:themeFill="background1" w:themeFillShade="D9"/>
            <w:vAlign w:val="center"/>
          </w:tcPr>
          <w:p w:rsidR="00C0583A" w:rsidRPr="00E90AF9" w:rsidRDefault="00215C85"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Numero de términos Enlazados</w:t>
            </w:r>
          </w:p>
        </w:tc>
      </w:tr>
    </w:tbl>
    <w:p w:rsidR="002A1E28" w:rsidRPr="00D50B68" w:rsidRDefault="00D50B68" w:rsidP="00D50B68">
      <w:pPr>
        <w:pStyle w:val="titulosTF"/>
        <w:rPr>
          <w:sz w:val="18"/>
        </w:rPr>
      </w:pPr>
      <w:r w:rsidRPr="00D50B68">
        <w:rPr>
          <w:sz w:val="18"/>
        </w:rPr>
        <w:t>Fuente: (Propio)</w:t>
      </w:r>
    </w:p>
    <w:p w:rsidR="00520575" w:rsidRDefault="00520575" w:rsidP="00D90010">
      <w:pPr>
        <w:pStyle w:val="Nivel4"/>
      </w:pPr>
      <w:bookmarkStart w:id="129" w:name="_Toc414268651"/>
      <w:r w:rsidRPr="00E90AF9">
        <w:t xml:space="preserve">Servidor </w:t>
      </w:r>
      <w:r w:rsidR="001F0915">
        <w:t>Dataset</w:t>
      </w:r>
      <w:r w:rsidRPr="00E90AF9">
        <w:t xml:space="preserve"> </w:t>
      </w:r>
      <w:r w:rsidR="001F0915">
        <w:t>DBpedia</w:t>
      </w:r>
      <w:r w:rsidRPr="00E90AF9">
        <w:t xml:space="preserve"> Local</w:t>
      </w:r>
      <w:bookmarkEnd w:id="129"/>
    </w:p>
    <w:p w:rsidR="004811D3" w:rsidRPr="00E90AF9" w:rsidRDefault="004811D3" w:rsidP="004811D3">
      <w:pPr>
        <w:pStyle w:val="contenido"/>
      </w:pPr>
      <w:r w:rsidRPr="00E90AF9">
        <w:t xml:space="preserve">Archivos necesarios </w:t>
      </w:r>
      <w:r>
        <w:t xml:space="preserve">para la implantación de un repositorio local de recursos DBpedia para funcionalidad de desambiguación y enlace. </w:t>
      </w:r>
    </w:p>
    <w:p w:rsidR="004811D3" w:rsidRPr="00E90AF9" w:rsidRDefault="004811D3" w:rsidP="004811D3">
      <w:pPr>
        <w:pStyle w:val="contenido"/>
        <w:numPr>
          <w:ilvl w:val="0"/>
          <w:numId w:val="5"/>
        </w:numPr>
      </w:pPr>
      <w:r w:rsidRPr="00E90AF9">
        <w:t xml:space="preserve">Label de recursos: </w:t>
      </w:r>
    </w:p>
    <w:p w:rsidR="004811D3" w:rsidRPr="00E90AF9" w:rsidRDefault="004811D3" w:rsidP="004811D3">
      <w:pPr>
        <w:pStyle w:val="contenido"/>
        <w:numPr>
          <w:ilvl w:val="1"/>
          <w:numId w:val="5"/>
        </w:numPr>
      </w:pPr>
      <w:r w:rsidRPr="00E90AF9">
        <w:t xml:space="preserve">labels_en.nt.bz2 </w:t>
      </w:r>
    </w:p>
    <w:p w:rsidR="004811D3" w:rsidRPr="00E90AF9" w:rsidRDefault="004811D3" w:rsidP="004811D3">
      <w:pPr>
        <w:pStyle w:val="contenido"/>
        <w:numPr>
          <w:ilvl w:val="0"/>
          <w:numId w:val="5"/>
        </w:numPr>
      </w:pPr>
      <w:r w:rsidRPr="00E90AF9">
        <w:lastRenderedPageBreak/>
        <w:t>Datos personales de los recursos tipos Persona:</w:t>
      </w:r>
    </w:p>
    <w:p w:rsidR="004811D3" w:rsidRPr="00E90AF9" w:rsidRDefault="004811D3" w:rsidP="004811D3">
      <w:pPr>
        <w:pStyle w:val="contenido"/>
        <w:numPr>
          <w:ilvl w:val="1"/>
          <w:numId w:val="5"/>
        </w:numPr>
      </w:pPr>
      <w:r w:rsidRPr="00E90AF9">
        <w:t>persondata_en.nt.bz2</w:t>
      </w:r>
    </w:p>
    <w:p w:rsidR="004811D3" w:rsidRPr="00E90AF9" w:rsidRDefault="004811D3" w:rsidP="004811D3">
      <w:pPr>
        <w:pStyle w:val="contenido"/>
        <w:numPr>
          <w:ilvl w:val="0"/>
          <w:numId w:val="5"/>
        </w:numPr>
      </w:pPr>
      <w:r w:rsidRPr="00E90AF9">
        <w:t>Resúmenes Corto de los recursos</w:t>
      </w:r>
    </w:p>
    <w:p w:rsidR="004811D3" w:rsidRPr="00E90AF9" w:rsidRDefault="004811D3" w:rsidP="004811D3">
      <w:pPr>
        <w:pStyle w:val="contenido"/>
        <w:numPr>
          <w:ilvl w:val="1"/>
          <w:numId w:val="5"/>
        </w:numPr>
        <w:rPr>
          <w:lang w:val="en-US"/>
        </w:rPr>
      </w:pPr>
      <w:r w:rsidRPr="00E90AF9">
        <w:rPr>
          <w:lang w:val="en-US"/>
        </w:rPr>
        <w:t>short_abstracts_en.nt.bz2</w:t>
      </w:r>
    </w:p>
    <w:p w:rsidR="004811D3" w:rsidRPr="00E90AF9" w:rsidRDefault="004811D3" w:rsidP="004811D3">
      <w:pPr>
        <w:pStyle w:val="contenido"/>
        <w:numPr>
          <w:ilvl w:val="0"/>
          <w:numId w:val="5"/>
        </w:numPr>
      </w:pPr>
      <w:r w:rsidRPr="00E90AF9">
        <w:t>Links de Desambiguación de Wikipedia</w:t>
      </w:r>
    </w:p>
    <w:p w:rsidR="004811D3" w:rsidRPr="00E90AF9" w:rsidRDefault="004811D3" w:rsidP="004811D3">
      <w:pPr>
        <w:pStyle w:val="contenido"/>
        <w:numPr>
          <w:ilvl w:val="1"/>
          <w:numId w:val="5"/>
        </w:numPr>
      </w:pPr>
      <w:r w:rsidRPr="00E90AF9">
        <w:t>disambiguations_en.nt.bz2</w:t>
      </w:r>
    </w:p>
    <w:p w:rsidR="004811D3" w:rsidRPr="00E90AF9" w:rsidRDefault="004811D3" w:rsidP="004811D3">
      <w:pPr>
        <w:pStyle w:val="contenido"/>
        <w:numPr>
          <w:ilvl w:val="0"/>
          <w:numId w:val="5"/>
        </w:numPr>
      </w:pPr>
      <w:r w:rsidRPr="00E90AF9">
        <w:t>Redirecciones entre Recursos</w:t>
      </w:r>
    </w:p>
    <w:p w:rsidR="004811D3" w:rsidRPr="00E90AF9" w:rsidRDefault="004811D3" w:rsidP="004811D3">
      <w:pPr>
        <w:pStyle w:val="contenido"/>
        <w:numPr>
          <w:ilvl w:val="1"/>
          <w:numId w:val="5"/>
        </w:numPr>
      </w:pPr>
      <w:r w:rsidRPr="00E90AF9">
        <w:t>redirects_en.nt.bz2</w:t>
      </w:r>
    </w:p>
    <w:p w:rsidR="004811D3" w:rsidRPr="00E90AF9" w:rsidRDefault="004811D3" w:rsidP="004811D3">
      <w:pPr>
        <w:pStyle w:val="contenido"/>
      </w:pPr>
      <w:r w:rsidRPr="00E90AF9">
        <w:t xml:space="preserve">El tamaño total de las importaciones es </w:t>
      </w:r>
      <w:r w:rsidR="00FA1A73">
        <w:t>de 3.8 GB, de espacio en disco.</w:t>
      </w:r>
    </w:p>
    <w:p w:rsidR="00520575" w:rsidRPr="00E90AF9" w:rsidRDefault="00520575" w:rsidP="00D90010">
      <w:pPr>
        <w:pStyle w:val="Nivel4"/>
      </w:pPr>
      <w:bookmarkStart w:id="130" w:name="_Toc414268652"/>
      <w:r w:rsidRPr="00E90AF9">
        <w:t xml:space="preserve">Cliente </w:t>
      </w:r>
      <w:r w:rsidR="00105CE6" w:rsidRPr="00E90AF9">
        <w:t>web</w:t>
      </w:r>
      <w:bookmarkEnd w:id="130"/>
    </w:p>
    <w:p w:rsidR="00105CE6" w:rsidRPr="00E90AF9" w:rsidRDefault="006E4C20" w:rsidP="00E90AF9">
      <w:pPr>
        <w:pStyle w:val="contenido"/>
      </w:pPr>
      <w:r w:rsidRPr="00E90AF9">
        <w:t>Presenta el resultado transparente para el usuario, cumple con el requerimiento de integrar los servicios levantados,</w:t>
      </w:r>
      <w:r w:rsidR="00105CE6" w:rsidRPr="00E90AF9">
        <w:t xml:space="preserve"> además permite la selección de los servicios a los que </w:t>
      </w:r>
      <w:r w:rsidR="000320EA" w:rsidRPr="00E90AF9">
        <w:t>se desea</w:t>
      </w:r>
      <w:r w:rsidR="00105CE6" w:rsidRPr="00E90AF9">
        <w:t xml:space="preserve"> acceder de forma individual, respetando las dependencias que establecidas entre ellos para su funcionamiento.</w:t>
      </w:r>
    </w:p>
    <w:p w:rsidR="00A176B5" w:rsidRPr="00E90AF9" w:rsidRDefault="00105CE6" w:rsidP="00E90AF9">
      <w:pPr>
        <w:pStyle w:val="contenido"/>
      </w:pPr>
      <w:r w:rsidRPr="00E90AF9">
        <w:t>Desarrollado</w:t>
      </w:r>
      <w:r w:rsidR="00243B9A" w:rsidRPr="00E90AF9">
        <w:t xml:space="preserve"> en HTML, JavaScript y CSS</w:t>
      </w:r>
      <w:r w:rsidR="006E4C20" w:rsidRPr="00E90AF9">
        <w:t xml:space="preserve"> </w:t>
      </w:r>
      <w:r w:rsidRPr="00E90AF9">
        <w:t xml:space="preserve">interpreta el </w:t>
      </w:r>
      <w:r w:rsidR="00A37F12" w:rsidRPr="00E90AF9">
        <w:t>JSON</w:t>
      </w:r>
      <w:r w:rsidRPr="00E90AF9">
        <w:t xml:space="preserve"> recibido por parte de los servicios </w:t>
      </w:r>
      <w:r w:rsidR="00653485" w:rsidRPr="00E90AF9">
        <w:t xml:space="preserve">o el servicio invocado y procesa para que sea agradable al usuario además permite visualizar el </w:t>
      </w:r>
      <w:r w:rsidR="00A37F12" w:rsidRPr="00E90AF9">
        <w:t>JSON</w:t>
      </w:r>
      <w:r w:rsidR="00653485" w:rsidRPr="00E90AF9">
        <w:t xml:space="preserve"> tal como se lo recibe desde el servicio</w:t>
      </w:r>
      <w:r w:rsidR="00EE4496" w:rsidRPr="00E90AF9">
        <w:t>, esto para usuarios interesados puedan analizar el resultado</w:t>
      </w:r>
      <w:r w:rsidR="00653485" w:rsidRPr="00E90AF9">
        <w:t>.</w:t>
      </w:r>
      <w:r w:rsidR="00DA7117" w:rsidRPr="00E90AF9">
        <w:t xml:space="preserve"> </w:t>
      </w:r>
      <w:r w:rsidR="00A176B5" w:rsidRPr="00E90AF9">
        <w:t>Para introducir el texto a</w:t>
      </w:r>
      <w:r w:rsidR="00DA7117" w:rsidRPr="00E90AF9">
        <w:t xml:space="preserve"> ser</w:t>
      </w:r>
      <w:r w:rsidR="00A176B5" w:rsidRPr="00E90AF9">
        <w:t xml:space="preserve"> </w:t>
      </w:r>
      <w:r w:rsidR="00DA7117" w:rsidRPr="00E90AF9">
        <w:t>procesado</w:t>
      </w:r>
      <w:r w:rsidR="00A176B5" w:rsidRPr="00E90AF9">
        <w:t xml:space="preserve"> se dispone a de un área </w:t>
      </w:r>
      <w:r w:rsidR="00DA7117" w:rsidRPr="00E90AF9">
        <w:t>donde colocarlo visible  y amigable para el usuario.</w:t>
      </w:r>
    </w:p>
    <w:p w:rsidR="0083621D" w:rsidRPr="00E90AF9" w:rsidRDefault="00EE4496" w:rsidP="00E90AF9">
      <w:pPr>
        <w:pStyle w:val="contenido"/>
        <w:rPr>
          <w:noProof/>
          <w:lang w:eastAsia="es-EC"/>
        </w:rPr>
      </w:pPr>
      <w:r w:rsidRPr="00E90AF9">
        <w:rPr>
          <w:noProof/>
          <w:lang w:eastAsia="es-EC"/>
        </w:rPr>
        <w:t>Para seleccionar el servicio al que</w:t>
      </w:r>
      <w:r w:rsidR="005A2402" w:rsidRPr="00E90AF9">
        <w:rPr>
          <w:noProof/>
          <w:lang w:eastAsia="es-EC"/>
        </w:rPr>
        <w:t xml:space="preserve"> </w:t>
      </w:r>
      <w:r w:rsidR="000320EA" w:rsidRPr="00E90AF9">
        <w:rPr>
          <w:noProof/>
          <w:lang w:eastAsia="es-EC"/>
        </w:rPr>
        <w:t>se requiere</w:t>
      </w:r>
      <w:r w:rsidR="005A2402" w:rsidRPr="00E90AF9">
        <w:rPr>
          <w:noProof/>
          <w:lang w:eastAsia="es-EC"/>
        </w:rPr>
        <w:t xml:space="preserve"> acceder existe un menú</w:t>
      </w:r>
      <w:r w:rsidRPr="00E90AF9">
        <w:rPr>
          <w:noProof/>
          <w:lang w:eastAsia="es-EC"/>
        </w:rPr>
        <w:t xml:space="preserve"> que los expone como fucnionalidades de</w:t>
      </w:r>
      <w:r w:rsidR="0083621D" w:rsidRPr="00E90AF9">
        <w:rPr>
          <w:noProof/>
          <w:lang w:eastAsia="es-EC"/>
        </w:rPr>
        <w:t>l</w:t>
      </w:r>
      <w:r w:rsidRPr="00E90AF9">
        <w:rPr>
          <w:noProof/>
          <w:lang w:eastAsia="es-EC"/>
        </w:rPr>
        <w:t xml:space="preserve"> sistema,</w:t>
      </w:r>
      <w:r w:rsidR="0083621D" w:rsidRPr="00E90AF9">
        <w:rPr>
          <w:noProof/>
          <w:lang w:eastAsia="es-EC"/>
        </w:rPr>
        <w:t xml:space="preserve"> en</w:t>
      </w:r>
      <w:r w:rsidR="00A225AB" w:rsidRPr="00E90AF9">
        <w:rPr>
          <w:noProof/>
          <w:lang w:eastAsia="es-EC"/>
        </w:rPr>
        <w:t xml:space="preserve"> es</w:t>
      </w:r>
      <w:r w:rsidR="0083621D" w:rsidRPr="00E90AF9">
        <w:rPr>
          <w:noProof/>
          <w:lang w:eastAsia="es-EC"/>
        </w:rPr>
        <w:t>te</w:t>
      </w:r>
      <w:r w:rsidR="005A2402" w:rsidRPr="00E90AF9">
        <w:rPr>
          <w:noProof/>
          <w:lang w:eastAsia="es-EC"/>
        </w:rPr>
        <w:t xml:space="preserve"> menú </w:t>
      </w:r>
      <w:r w:rsidR="00A225AB" w:rsidRPr="00E90AF9">
        <w:rPr>
          <w:noProof/>
          <w:lang w:eastAsia="es-EC"/>
        </w:rPr>
        <w:t>se encuntran</w:t>
      </w:r>
      <w:r w:rsidR="0083621D" w:rsidRPr="00E90AF9">
        <w:rPr>
          <w:noProof/>
          <w:lang w:eastAsia="es-EC"/>
        </w:rPr>
        <w:t>:</w:t>
      </w:r>
    </w:p>
    <w:p w:rsidR="0083621D" w:rsidRPr="00E90AF9" w:rsidRDefault="0083621D" w:rsidP="00333126">
      <w:pPr>
        <w:pStyle w:val="contenido"/>
        <w:numPr>
          <w:ilvl w:val="0"/>
          <w:numId w:val="12"/>
        </w:numPr>
        <w:rPr>
          <w:noProof/>
          <w:lang w:eastAsia="es-EC"/>
        </w:rPr>
      </w:pPr>
      <w:r w:rsidRPr="00E90AF9">
        <w:rPr>
          <w:noProof/>
          <w:lang w:eastAsia="es-EC"/>
        </w:rPr>
        <w:t>Segementación en sentencias</w:t>
      </w:r>
    </w:p>
    <w:p w:rsidR="0083621D" w:rsidRPr="00E90AF9" w:rsidRDefault="0083621D" w:rsidP="00333126">
      <w:pPr>
        <w:pStyle w:val="contenido"/>
        <w:numPr>
          <w:ilvl w:val="0"/>
          <w:numId w:val="12"/>
        </w:numPr>
        <w:rPr>
          <w:noProof/>
          <w:lang w:eastAsia="es-EC"/>
        </w:rPr>
      </w:pPr>
      <w:r w:rsidRPr="00E90AF9">
        <w:rPr>
          <w:noProof/>
          <w:lang w:eastAsia="es-EC"/>
        </w:rPr>
        <w:t>Tokenización</w:t>
      </w:r>
    </w:p>
    <w:p w:rsidR="0083621D" w:rsidRPr="00E90AF9" w:rsidRDefault="0083621D" w:rsidP="00333126">
      <w:pPr>
        <w:pStyle w:val="contenido"/>
        <w:numPr>
          <w:ilvl w:val="0"/>
          <w:numId w:val="12"/>
        </w:numPr>
        <w:rPr>
          <w:noProof/>
          <w:lang w:eastAsia="es-EC"/>
        </w:rPr>
      </w:pPr>
      <w:r w:rsidRPr="00E90AF9">
        <w:rPr>
          <w:noProof/>
          <w:lang w:eastAsia="es-EC"/>
        </w:rPr>
        <w:t>Etiquetado</w:t>
      </w:r>
    </w:p>
    <w:p w:rsidR="0083621D" w:rsidRPr="00E90AF9" w:rsidRDefault="0083621D" w:rsidP="00333126">
      <w:pPr>
        <w:pStyle w:val="contenido"/>
        <w:numPr>
          <w:ilvl w:val="0"/>
          <w:numId w:val="12"/>
        </w:numPr>
        <w:rPr>
          <w:noProof/>
          <w:lang w:eastAsia="es-EC"/>
        </w:rPr>
      </w:pPr>
      <w:r w:rsidRPr="00E90AF9">
        <w:rPr>
          <w:noProof/>
          <w:lang w:eastAsia="es-EC"/>
        </w:rPr>
        <w:t>E</w:t>
      </w:r>
      <w:r w:rsidR="005A2402" w:rsidRPr="00E90AF9">
        <w:rPr>
          <w:noProof/>
          <w:lang w:eastAsia="es-EC"/>
        </w:rPr>
        <w:t>xtració</w:t>
      </w:r>
      <w:r w:rsidRPr="00E90AF9">
        <w:rPr>
          <w:noProof/>
          <w:lang w:eastAsia="es-EC"/>
        </w:rPr>
        <w:t>n de Etidades</w:t>
      </w:r>
    </w:p>
    <w:p w:rsidR="0083621D" w:rsidRPr="00E90AF9" w:rsidRDefault="0083621D" w:rsidP="00333126">
      <w:pPr>
        <w:pStyle w:val="contenido"/>
        <w:numPr>
          <w:ilvl w:val="0"/>
          <w:numId w:val="12"/>
        </w:numPr>
        <w:rPr>
          <w:noProof/>
          <w:lang w:eastAsia="es-EC"/>
        </w:rPr>
      </w:pPr>
      <w:r w:rsidRPr="00E90AF9">
        <w:rPr>
          <w:noProof/>
          <w:lang w:eastAsia="es-EC"/>
        </w:rPr>
        <w:t>Desambiguación y Enlace</w:t>
      </w:r>
    </w:p>
    <w:p w:rsidR="0083621D" w:rsidRPr="00E90AF9" w:rsidRDefault="0083621D" w:rsidP="00E90AF9">
      <w:pPr>
        <w:pStyle w:val="contenido"/>
        <w:rPr>
          <w:noProof/>
          <w:lang w:eastAsia="es-EC"/>
        </w:rPr>
      </w:pPr>
      <w:r w:rsidRPr="00E90AF9">
        <w:rPr>
          <w:noProof/>
          <w:lang w:eastAsia="es-EC"/>
        </w:rPr>
        <w:lastRenderedPageBreak/>
        <w:t>Las cuales puede ser seleccionados o deseleccionados por el usuario</w:t>
      </w:r>
      <w:r w:rsidR="00DA7117" w:rsidRPr="00E90AF9">
        <w:rPr>
          <w:noProof/>
          <w:lang w:eastAsia="es-EC"/>
        </w:rPr>
        <w:t>,</w:t>
      </w:r>
      <w:r w:rsidR="007B6942" w:rsidRPr="00E90AF9">
        <w:rPr>
          <w:noProof/>
          <w:lang w:eastAsia="es-EC"/>
        </w:rPr>
        <w:t xml:space="preserve"> una captura de la interfaz</w:t>
      </w:r>
      <w:r w:rsidR="00EE4496" w:rsidRPr="00E90AF9">
        <w:rPr>
          <w:noProof/>
          <w:lang w:eastAsia="es-EC"/>
        </w:rPr>
        <w:t xml:space="preserve"> </w:t>
      </w:r>
      <w:r w:rsidR="00737E62" w:rsidRPr="00E90AF9">
        <w:rPr>
          <w:noProof/>
          <w:lang w:eastAsia="es-EC"/>
        </w:rPr>
        <w:t>se puede</w:t>
      </w:r>
      <w:r w:rsidR="00EE4496" w:rsidRPr="00E90AF9">
        <w:rPr>
          <w:noProof/>
          <w:lang w:eastAsia="es-EC"/>
        </w:rPr>
        <w:t xml:space="preserve"> visualizar en la figura</w:t>
      </w:r>
      <w:r w:rsidR="00DE7ABE">
        <w:rPr>
          <w:noProof/>
          <w:lang w:eastAsia="es-EC"/>
        </w:rPr>
        <w:t xml:space="preserve"> 23.</w:t>
      </w:r>
    </w:p>
    <w:p w:rsidR="00D50B68" w:rsidRDefault="00520575" w:rsidP="00D50B68">
      <w:pPr>
        <w:pStyle w:val="contenido"/>
        <w:keepNext/>
        <w:spacing w:after="0"/>
      </w:pPr>
      <w:r w:rsidRPr="00E90AF9">
        <w:rPr>
          <w:noProof/>
          <w:lang w:eastAsia="es-EC"/>
        </w:rPr>
        <w:drawing>
          <wp:inline distT="0" distB="0" distL="0" distR="0" wp14:anchorId="10DE48B3" wp14:editId="3A97BA7E">
            <wp:extent cx="5229225" cy="1823133"/>
            <wp:effectExtent l="190500" t="190500" r="180975" b="1962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r="18638" b="49546"/>
                    <a:stretch/>
                  </pic:blipFill>
                  <pic:spPr bwMode="auto">
                    <a:xfrm>
                      <a:off x="0" y="0"/>
                      <a:ext cx="5233437" cy="182460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20575" w:rsidRDefault="00D50B68" w:rsidP="00FC3E8A">
      <w:pPr>
        <w:pStyle w:val="titulosTF"/>
        <w:spacing w:after="0"/>
        <w:ind w:left="284"/>
      </w:pPr>
      <w:bookmarkStart w:id="131" w:name="_Toc414268706"/>
      <w:r>
        <w:t xml:space="preserve">Figura </w:t>
      </w:r>
      <w:r w:rsidR="009C5032">
        <w:fldChar w:fldCharType="begin"/>
      </w:r>
      <w:r w:rsidR="009C5032">
        <w:instrText xml:space="preserve"> SEQ Figura \* ARABIC </w:instrText>
      </w:r>
      <w:r w:rsidR="009C5032">
        <w:fldChar w:fldCharType="separate"/>
      </w:r>
      <w:r w:rsidR="007B6AFC">
        <w:rPr>
          <w:noProof/>
        </w:rPr>
        <w:t>23</w:t>
      </w:r>
      <w:r w:rsidR="009C5032">
        <w:rPr>
          <w:noProof/>
        </w:rPr>
        <w:fldChar w:fldCharType="end"/>
      </w:r>
      <w:r>
        <w:t>. Captura de la interfaz es su estado inicial.</w:t>
      </w:r>
      <w:bookmarkEnd w:id="131"/>
    </w:p>
    <w:p w:rsidR="00D50B68" w:rsidRDefault="00D50B68" w:rsidP="00FC3E8A">
      <w:pPr>
        <w:pStyle w:val="titulosTF"/>
        <w:ind w:left="284"/>
      </w:pPr>
      <w:r>
        <w:t>Fuente: (propio)</w:t>
      </w:r>
    </w:p>
    <w:p w:rsidR="00FC3E8A" w:rsidRDefault="00EE4496" w:rsidP="00FC3E8A">
      <w:pPr>
        <w:pStyle w:val="contenido"/>
      </w:pPr>
      <w:r w:rsidRPr="00E90AF9">
        <w:t xml:space="preserve">Cada </w:t>
      </w:r>
      <w:r w:rsidR="005779D7" w:rsidRPr="00E90AF9">
        <w:t xml:space="preserve">uno de los ítems del menú de </w:t>
      </w:r>
      <w:r w:rsidRPr="00E90AF9">
        <w:t>funcionalidad accede a un servicio diferente</w:t>
      </w:r>
      <w:r w:rsidR="005779D7" w:rsidRPr="00E90AF9">
        <w:t>,</w:t>
      </w:r>
      <w:r w:rsidRPr="00E90AF9">
        <w:t xml:space="preserve"> pero en vista de que los servicios </w:t>
      </w:r>
      <w:r w:rsidR="005779D7" w:rsidRPr="00E90AF9">
        <w:t>dependen</w:t>
      </w:r>
      <w:r w:rsidRPr="00E90AF9">
        <w:t xml:space="preserve"> entre ellos para su funcionamiento, </w:t>
      </w:r>
      <w:r w:rsidR="005779D7" w:rsidRPr="00E90AF9">
        <w:t xml:space="preserve">cuando un usuario seleccionara un servicio se seleccionaran automáticamente las funcionalidad que acceden a los servicios de los cuales depende para realizar su funcionamiento, por ejemplo, en determinado momento todos las funcionalidades deseleccionadas </w:t>
      </w:r>
      <w:r w:rsidR="00CD7A2F" w:rsidRPr="00E90AF9">
        <w:t xml:space="preserve">y el usuario decide seleccionar la funcionalidad de </w:t>
      </w:r>
      <w:r w:rsidR="00CD7A2F" w:rsidRPr="00E90AF9">
        <w:rPr>
          <w:b/>
          <w:i/>
        </w:rPr>
        <w:t>Etiquetado</w:t>
      </w:r>
      <w:r w:rsidR="00CD7A2F" w:rsidRPr="00E90AF9">
        <w:t xml:space="preserve"> </w:t>
      </w:r>
      <w:r w:rsidR="0083621D" w:rsidRPr="00E90AF9">
        <w:t>(</w:t>
      </w:r>
      <w:r w:rsidR="00CD7A2F" w:rsidRPr="00E90AF9">
        <w:t xml:space="preserve">este caso esta capturado en la figura </w:t>
      </w:r>
      <w:r w:rsidR="00DE7ABE">
        <w:t>24</w:t>
      </w:r>
      <w:r w:rsidR="0083621D" w:rsidRPr="00E90AF9">
        <w:t>),</w:t>
      </w:r>
      <w:r w:rsidR="00CD7A2F" w:rsidRPr="00E90AF9">
        <w:t xml:space="preserve"> e</w:t>
      </w:r>
      <w:r w:rsidR="0083621D" w:rsidRPr="00E90AF9">
        <w:t>n</w:t>
      </w:r>
      <w:r w:rsidR="00CD7A2F" w:rsidRPr="00E90AF9">
        <w:t xml:space="preserve"> </w:t>
      </w:r>
      <w:r w:rsidR="0083621D" w:rsidRPr="00E90AF9">
        <w:t>es</w:t>
      </w:r>
      <w:r w:rsidR="00CD7A2F" w:rsidRPr="00E90AF9">
        <w:t xml:space="preserve">te caso de forma automática se seleccionará las funciones de </w:t>
      </w:r>
      <w:r w:rsidR="00CD7A2F" w:rsidRPr="00E90AF9">
        <w:rPr>
          <w:b/>
          <w:i/>
        </w:rPr>
        <w:t xml:space="preserve">Segmentación en Sentencias </w:t>
      </w:r>
      <w:r w:rsidR="00CD7A2F" w:rsidRPr="00E90AF9">
        <w:t>y</w:t>
      </w:r>
      <w:r w:rsidR="00CD7A2F" w:rsidRPr="00E90AF9">
        <w:rPr>
          <w:b/>
          <w:i/>
        </w:rPr>
        <w:t xml:space="preserve"> </w:t>
      </w:r>
      <w:r w:rsidR="0083621D" w:rsidRPr="00E90AF9">
        <w:rPr>
          <w:b/>
          <w:i/>
        </w:rPr>
        <w:t>T</w:t>
      </w:r>
      <w:r w:rsidR="00CD7A2F" w:rsidRPr="00E90AF9">
        <w:rPr>
          <w:b/>
          <w:i/>
        </w:rPr>
        <w:t>okenización</w:t>
      </w:r>
      <w:r w:rsidR="00CD7A2F" w:rsidRPr="00E90AF9">
        <w:t xml:space="preserve"> que acceden a los servicios necesario para poder realizar al etiquetado</w:t>
      </w:r>
      <w:r w:rsidR="0083621D" w:rsidRPr="00E90AF9">
        <w:t xml:space="preserve"> (el resultado de esta interacción se presenta en la figura </w:t>
      </w:r>
      <w:r w:rsidR="00DE7ABE">
        <w:t>25</w:t>
      </w:r>
      <w:r w:rsidR="0083621D" w:rsidRPr="00E90AF9">
        <w:t>).</w:t>
      </w:r>
      <w:r w:rsidR="00FC3E8A" w:rsidRPr="00FC3E8A">
        <w:t xml:space="preserve"> </w:t>
      </w:r>
    </w:p>
    <w:p w:rsidR="00FC3E8A" w:rsidRDefault="00FC3E8A" w:rsidP="00FC3E8A">
      <w:pPr>
        <w:pStyle w:val="contenido"/>
        <w:spacing w:after="0"/>
      </w:pPr>
      <w:r w:rsidRPr="00E90AF9">
        <w:rPr>
          <w:noProof/>
          <w:lang w:eastAsia="es-EC"/>
        </w:rPr>
        <w:drawing>
          <wp:inline distT="0" distB="0" distL="0" distR="0" wp14:anchorId="69DA47D7" wp14:editId="7602FBAA">
            <wp:extent cx="2152650" cy="1304925"/>
            <wp:effectExtent l="0" t="0" r="0" b="9525"/>
            <wp:docPr id="18" name="Imagen 18" descr="C:\Users\fabricio\Desktop\menu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fabricio\Desktop\menu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52650" cy="1304925"/>
                    </a:xfrm>
                    <a:prstGeom prst="rect">
                      <a:avLst/>
                    </a:prstGeom>
                    <a:noFill/>
                    <a:ln>
                      <a:noFill/>
                    </a:ln>
                  </pic:spPr>
                </pic:pic>
              </a:graphicData>
            </a:graphic>
          </wp:inline>
        </w:drawing>
      </w:r>
    </w:p>
    <w:p w:rsidR="00FC3E8A" w:rsidRDefault="00FC3E8A" w:rsidP="00FC3E8A">
      <w:pPr>
        <w:pStyle w:val="contenido"/>
        <w:spacing w:after="0"/>
      </w:pPr>
      <w:bookmarkStart w:id="132" w:name="_Toc414268707"/>
      <w:r>
        <w:t xml:space="preserve">Figura </w:t>
      </w:r>
      <w:r w:rsidR="009C5032">
        <w:fldChar w:fldCharType="begin"/>
      </w:r>
      <w:r w:rsidR="009C5032">
        <w:instrText xml:space="preserve"> SEQ Figura \* ARABIC </w:instrText>
      </w:r>
      <w:r w:rsidR="009C5032">
        <w:fldChar w:fldCharType="separate"/>
      </w:r>
      <w:r w:rsidR="007B6AFC">
        <w:rPr>
          <w:noProof/>
        </w:rPr>
        <w:t>24</w:t>
      </w:r>
      <w:r w:rsidR="009C5032">
        <w:rPr>
          <w:noProof/>
        </w:rPr>
        <w:fldChar w:fldCharType="end"/>
      </w:r>
      <w:r>
        <w:t>. Momento previo a la selección de la funcionalidad de etiquetado</w:t>
      </w:r>
      <w:bookmarkEnd w:id="132"/>
    </w:p>
    <w:p w:rsidR="00FC3E8A" w:rsidRPr="00FC3E8A" w:rsidRDefault="00FC3E8A" w:rsidP="00FC3E8A">
      <w:pPr>
        <w:pStyle w:val="contenido"/>
      </w:pPr>
      <w:r>
        <w:t>Fuente: (propio)</w:t>
      </w:r>
    </w:p>
    <w:p w:rsidR="00FC3E8A" w:rsidRDefault="009A713D" w:rsidP="00FC3E8A">
      <w:pPr>
        <w:pStyle w:val="contenido"/>
        <w:keepNext/>
        <w:spacing w:after="0"/>
      </w:pPr>
      <w:r w:rsidRPr="00E90AF9">
        <w:rPr>
          <w:noProof/>
          <w:lang w:eastAsia="es-EC"/>
        </w:rPr>
        <w:lastRenderedPageBreak/>
        <w:drawing>
          <wp:inline distT="0" distB="0" distL="0" distR="0" wp14:anchorId="6B7D8C8F" wp14:editId="4A86480E">
            <wp:extent cx="2152650" cy="13049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52650" cy="1304925"/>
                    </a:xfrm>
                    <a:prstGeom prst="rect">
                      <a:avLst/>
                    </a:prstGeom>
                    <a:noFill/>
                    <a:ln>
                      <a:noFill/>
                    </a:ln>
                  </pic:spPr>
                </pic:pic>
              </a:graphicData>
            </a:graphic>
          </wp:inline>
        </w:drawing>
      </w:r>
    </w:p>
    <w:p w:rsidR="009A713D" w:rsidRDefault="00FC3E8A" w:rsidP="00FC3E8A">
      <w:pPr>
        <w:pStyle w:val="titulosTF"/>
        <w:spacing w:after="0"/>
      </w:pPr>
      <w:bookmarkStart w:id="133" w:name="_Toc414268708"/>
      <w:r>
        <w:t xml:space="preserve">Figura </w:t>
      </w:r>
      <w:r w:rsidR="009C5032">
        <w:fldChar w:fldCharType="begin"/>
      </w:r>
      <w:r w:rsidR="009C5032">
        <w:instrText xml:space="preserve"> SEQ Figura \* ARABIC </w:instrText>
      </w:r>
      <w:r w:rsidR="009C5032">
        <w:fldChar w:fldCharType="separate"/>
      </w:r>
      <w:r w:rsidR="007B6AFC">
        <w:rPr>
          <w:noProof/>
        </w:rPr>
        <w:t>25</w:t>
      </w:r>
      <w:r w:rsidR="009C5032">
        <w:rPr>
          <w:noProof/>
        </w:rPr>
        <w:fldChar w:fldCharType="end"/>
      </w:r>
      <w:r>
        <w:t>. Función etiquetado seleccionado junto a las funcionalidades dependientes</w:t>
      </w:r>
      <w:bookmarkEnd w:id="133"/>
    </w:p>
    <w:p w:rsidR="00FC3E8A" w:rsidRPr="00FC3E8A" w:rsidRDefault="00FC3E8A" w:rsidP="00FC3E8A">
      <w:pPr>
        <w:pStyle w:val="titulosTF"/>
      </w:pPr>
      <w:r>
        <w:t>Fuente: (propio)</w:t>
      </w:r>
    </w:p>
    <w:p w:rsidR="007B6942" w:rsidRPr="00E90AF9" w:rsidRDefault="007B6942" w:rsidP="00E90AF9">
      <w:pPr>
        <w:pStyle w:val="contenido"/>
      </w:pPr>
      <w:r w:rsidRPr="00E90AF9">
        <w:t xml:space="preserve">De igual manera al deseleccionar un servicio al cual no se desea acceder se deseleccionaran las funcionalidades que no son necesarios para la resolución de esta petición, un ejemplo de esto lo </w:t>
      </w:r>
      <w:r w:rsidR="00737E62" w:rsidRPr="00E90AF9">
        <w:t>se puede</w:t>
      </w:r>
      <w:r w:rsidRPr="00E90AF9">
        <w:t xml:space="preserve"> observar en la figura </w:t>
      </w:r>
      <w:r w:rsidR="00DE7ABE">
        <w:t>26</w:t>
      </w:r>
      <w:r w:rsidRPr="00E90AF9">
        <w:t xml:space="preserve"> donde </w:t>
      </w:r>
      <w:r w:rsidR="000320EA" w:rsidRPr="00E90AF9">
        <w:t>se tiene</w:t>
      </w:r>
      <w:r w:rsidRPr="00E90AF9">
        <w:t xml:space="preserve"> todos los servicios seleccionados y se decide </w:t>
      </w:r>
      <w:r w:rsidR="00A176B5" w:rsidRPr="00E90AF9">
        <w:t>deseleccionar</w:t>
      </w:r>
      <w:r w:rsidRPr="00E90AF9">
        <w:t xml:space="preserve"> la funcionalidad de </w:t>
      </w:r>
      <w:r w:rsidR="00A176B5" w:rsidRPr="00E90AF9">
        <w:t>Tokenización</w:t>
      </w:r>
      <w:r w:rsidR="00737E62" w:rsidRPr="00E90AF9">
        <w:t xml:space="preserve"> y el resultado</w:t>
      </w:r>
      <w:r w:rsidR="00A176B5" w:rsidRPr="00E90AF9">
        <w:t xml:space="preserve"> </w:t>
      </w:r>
      <w:r w:rsidR="00737E62" w:rsidRPr="00E90AF9">
        <w:rPr>
          <w:lang w:val="es-ES"/>
        </w:rPr>
        <w:t>se observa</w:t>
      </w:r>
      <w:r w:rsidR="00737E62" w:rsidRPr="00E90AF9">
        <w:t xml:space="preserve"> </w:t>
      </w:r>
      <w:r w:rsidR="00A176B5" w:rsidRPr="00E90AF9">
        <w:t xml:space="preserve">en la figura </w:t>
      </w:r>
      <w:r w:rsidR="00DE7ABE">
        <w:t>27</w:t>
      </w:r>
      <w:r w:rsidR="00A176B5" w:rsidRPr="00E90AF9">
        <w:t>.</w:t>
      </w:r>
      <w:r w:rsidRPr="00E90AF9">
        <w:t xml:space="preserve"> </w:t>
      </w:r>
    </w:p>
    <w:p w:rsidR="000A27A4" w:rsidRDefault="009069AC" w:rsidP="000A27A4">
      <w:pPr>
        <w:pStyle w:val="contenido"/>
        <w:keepNext/>
        <w:spacing w:after="0"/>
      </w:pPr>
      <w:r w:rsidRPr="00E90AF9">
        <w:rPr>
          <w:noProof/>
          <w:lang w:eastAsia="es-EC"/>
        </w:rPr>
        <w:drawing>
          <wp:inline distT="0" distB="0" distL="0" distR="0" wp14:anchorId="1C870F8A" wp14:editId="046BDB6E">
            <wp:extent cx="2152650" cy="1304925"/>
            <wp:effectExtent l="0" t="0" r="0" b="9525"/>
            <wp:docPr id="20" name="Imagen 20" descr="C:\Users\fabricio\Desktop\menu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fabricio\Desktop\menu3.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52650" cy="1304925"/>
                    </a:xfrm>
                    <a:prstGeom prst="rect">
                      <a:avLst/>
                    </a:prstGeom>
                    <a:noFill/>
                    <a:ln>
                      <a:noFill/>
                    </a:ln>
                  </pic:spPr>
                </pic:pic>
              </a:graphicData>
            </a:graphic>
          </wp:inline>
        </w:drawing>
      </w:r>
    </w:p>
    <w:p w:rsidR="009069AC" w:rsidRDefault="000A27A4" w:rsidP="000A27A4">
      <w:pPr>
        <w:pStyle w:val="titulosTF"/>
        <w:spacing w:after="0"/>
      </w:pPr>
      <w:bookmarkStart w:id="134" w:name="_Toc414268709"/>
      <w:r>
        <w:t xml:space="preserve">Figura </w:t>
      </w:r>
      <w:r w:rsidR="009C5032">
        <w:fldChar w:fldCharType="begin"/>
      </w:r>
      <w:r w:rsidR="009C5032">
        <w:instrText xml:space="preserve"> SEQ Figura \* ARABIC </w:instrText>
      </w:r>
      <w:r w:rsidR="009C5032">
        <w:fldChar w:fldCharType="separate"/>
      </w:r>
      <w:r w:rsidR="007B6AFC">
        <w:rPr>
          <w:noProof/>
        </w:rPr>
        <w:t>26</w:t>
      </w:r>
      <w:r w:rsidR="009C5032">
        <w:rPr>
          <w:noProof/>
        </w:rPr>
        <w:fldChar w:fldCharType="end"/>
      </w:r>
      <w:r>
        <w:t>. Momento previo a la deselección  de la funcionalidad de tokenización</w:t>
      </w:r>
      <w:bookmarkEnd w:id="134"/>
    </w:p>
    <w:p w:rsidR="000A27A4" w:rsidRPr="000A27A4" w:rsidRDefault="000A27A4" w:rsidP="000A27A4">
      <w:pPr>
        <w:pStyle w:val="titulosTF"/>
      </w:pPr>
      <w:r>
        <w:t>Fuente: (propio)</w:t>
      </w:r>
    </w:p>
    <w:p w:rsidR="000A27A4" w:rsidRDefault="00602918" w:rsidP="000A27A4">
      <w:pPr>
        <w:pStyle w:val="contenido"/>
        <w:keepNext/>
        <w:spacing w:after="0"/>
      </w:pPr>
      <w:r w:rsidRPr="00E90AF9">
        <w:rPr>
          <w:noProof/>
          <w:lang w:eastAsia="es-EC"/>
        </w:rPr>
        <w:drawing>
          <wp:inline distT="0" distB="0" distL="0" distR="0" wp14:anchorId="38CDCA93" wp14:editId="49E14B69">
            <wp:extent cx="2152650" cy="1304925"/>
            <wp:effectExtent l="0" t="0" r="0" b="9525"/>
            <wp:docPr id="21" name="Imagen 21" descr="C:\Users\fabricio\Desktop\menu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fabricio\Desktop\menu4.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2650" cy="1304925"/>
                    </a:xfrm>
                    <a:prstGeom prst="rect">
                      <a:avLst/>
                    </a:prstGeom>
                    <a:noFill/>
                    <a:ln>
                      <a:noFill/>
                    </a:ln>
                  </pic:spPr>
                </pic:pic>
              </a:graphicData>
            </a:graphic>
          </wp:inline>
        </w:drawing>
      </w:r>
    </w:p>
    <w:p w:rsidR="00A176B5" w:rsidRDefault="000A27A4" w:rsidP="000A27A4">
      <w:pPr>
        <w:pStyle w:val="titulosTF"/>
        <w:spacing w:after="0"/>
      </w:pPr>
      <w:bookmarkStart w:id="135" w:name="_Toc414268710"/>
      <w:r>
        <w:t xml:space="preserve">Figura </w:t>
      </w:r>
      <w:r w:rsidR="009C5032">
        <w:fldChar w:fldCharType="begin"/>
      </w:r>
      <w:r w:rsidR="009C5032">
        <w:instrText xml:space="preserve"> SEQ Figura \* ARABIC </w:instrText>
      </w:r>
      <w:r w:rsidR="009C5032">
        <w:fldChar w:fldCharType="separate"/>
      </w:r>
      <w:r w:rsidR="007B6AFC">
        <w:rPr>
          <w:noProof/>
        </w:rPr>
        <w:t>27</w:t>
      </w:r>
      <w:r w:rsidR="009C5032">
        <w:rPr>
          <w:noProof/>
        </w:rPr>
        <w:fldChar w:fldCharType="end"/>
      </w:r>
      <w:r>
        <w:t>. Función de tokenización deseleccionada junto las funciones que depende de esta.</w:t>
      </w:r>
      <w:bookmarkEnd w:id="135"/>
    </w:p>
    <w:p w:rsidR="000A27A4" w:rsidRPr="000A27A4" w:rsidRDefault="000A27A4" w:rsidP="000A27A4">
      <w:pPr>
        <w:pStyle w:val="titulosTF"/>
      </w:pPr>
      <w:r>
        <w:t>Fuente: (propio)</w:t>
      </w:r>
    </w:p>
    <w:p w:rsidR="00DA7117" w:rsidRPr="00E90AF9" w:rsidRDefault="00DA7117" w:rsidP="00E90AF9">
      <w:pPr>
        <w:pStyle w:val="contenido"/>
      </w:pPr>
      <w:r w:rsidRPr="00E90AF9">
        <w:t xml:space="preserve">Para iniciar el procesamiento </w:t>
      </w:r>
      <w:r w:rsidR="00A225AB" w:rsidRPr="00E90AF9">
        <w:t>se envía</w:t>
      </w:r>
      <w:r w:rsidRPr="00E90AF9">
        <w:t xml:space="preserve"> el texto base </w:t>
      </w:r>
      <w:r w:rsidR="00A225AB" w:rsidRPr="00E90AF9">
        <w:t>al presionar</w:t>
      </w:r>
      <w:r w:rsidRPr="00E90AF9">
        <w:t xml:space="preserve"> el botón </w:t>
      </w:r>
      <w:r w:rsidRPr="00E90AF9">
        <w:rPr>
          <w:b/>
          <w:i/>
        </w:rPr>
        <w:t xml:space="preserve">Procesar </w:t>
      </w:r>
      <w:r w:rsidRPr="00E90AF9">
        <w:t xml:space="preserve">disponible en la interfaz y </w:t>
      </w:r>
      <w:r w:rsidR="00A225AB" w:rsidRPr="00E90AF9">
        <w:t>se espera</w:t>
      </w:r>
      <w:r w:rsidRPr="00E90AF9">
        <w:t xml:space="preserve"> mientras se devuelve</w:t>
      </w:r>
      <w:r w:rsidR="00A225AB" w:rsidRPr="00E90AF9">
        <w:t xml:space="preserve"> y procesa</w:t>
      </w:r>
      <w:r w:rsidRPr="00E90AF9">
        <w:t xml:space="preserve"> una respuesta. Las respuesta es interpretado y se coloca en par te inferior de la interfaz, esto </w:t>
      </w:r>
      <w:r w:rsidR="00A225AB" w:rsidRPr="00E90AF9">
        <w:t xml:space="preserve">se puede visualizar </w:t>
      </w:r>
      <w:r w:rsidRPr="00E90AF9">
        <w:t xml:space="preserve">en la figura </w:t>
      </w:r>
      <w:r w:rsidR="00DE7ABE">
        <w:t>28.</w:t>
      </w:r>
    </w:p>
    <w:p w:rsidR="009A713D" w:rsidRPr="00E90AF9" w:rsidRDefault="009A713D" w:rsidP="00E90AF9">
      <w:pPr>
        <w:pStyle w:val="contenido"/>
      </w:pPr>
    </w:p>
    <w:p w:rsidR="000A27A4" w:rsidRDefault="00AC04FC" w:rsidP="000A27A4">
      <w:pPr>
        <w:pStyle w:val="contenido"/>
        <w:keepNext/>
        <w:spacing w:after="0"/>
        <w:jc w:val="center"/>
      </w:pPr>
      <w:r w:rsidRPr="00E90AF9">
        <w:rPr>
          <w:noProof/>
          <w:lang w:eastAsia="es-EC"/>
        </w:rPr>
        <w:lastRenderedPageBreak/>
        <w:drawing>
          <wp:inline distT="0" distB="0" distL="0" distR="0" wp14:anchorId="6316C519" wp14:editId="7B9434A2">
            <wp:extent cx="5610225" cy="2628900"/>
            <wp:effectExtent l="190500" t="190500" r="200025" b="19050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0225" cy="2628900"/>
                    </a:xfrm>
                    <a:prstGeom prst="rect">
                      <a:avLst/>
                    </a:prstGeom>
                    <a:ln>
                      <a:noFill/>
                    </a:ln>
                    <a:effectLst>
                      <a:outerShdw blurRad="190500" algn="tl" rotWithShape="0">
                        <a:srgbClr val="000000">
                          <a:alpha val="70000"/>
                        </a:srgbClr>
                      </a:outerShdw>
                    </a:effectLst>
                  </pic:spPr>
                </pic:pic>
              </a:graphicData>
            </a:graphic>
          </wp:inline>
        </w:drawing>
      </w:r>
    </w:p>
    <w:p w:rsidR="00602918" w:rsidRDefault="000A27A4" w:rsidP="000A27A4">
      <w:pPr>
        <w:pStyle w:val="titulosTF"/>
        <w:spacing w:after="0" w:line="360" w:lineRule="auto"/>
        <w:ind w:left="284"/>
      </w:pPr>
      <w:bookmarkStart w:id="136" w:name="_Toc414268711"/>
      <w:r>
        <w:t xml:space="preserve">Figura </w:t>
      </w:r>
      <w:r w:rsidR="009C5032">
        <w:fldChar w:fldCharType="begin"/>
      </w:r>
      <w:r w:rsidR="009C5032">
        <w:instrText xml:space="preserve"> SEQ Figura \* ARABIC </w:instrText>
      </w:r>
      <w:r w:rsidR="009C5032">
        <w:fldChar w:fldCharType="separate"/>
      </w:r>
      <w:r w:rsidR="007B6AFC">
        <w:rPr>
          <w:noProof/>
        </w:rPr>
        <w:t>28</w:t>
      </w:r>
      <w:r w:rsidR="009C5032">
        <w:rPr>
          <w:noProof/>
        </w:rPr>
        <w:fldChar w:fldCharType="end"/>
      </w:r>
      <w:r>
        <w:t xml:space="preserve">. </w:t>
      </w:r>
      <w:proofErr w:type="gramStart"/>
      <w:r>
        <w:t>resultado</w:t>
      </w:r>
      <w:proofErr w:type="gramEnd"/>
      <w:r>
        <w:t xml:space="preserve"> del procesamiento del texto</w:t>
      </w:r>
      <w:bookmarkEnd w:id="136"/>
    </w:p>
    <w:p w:rsidR="000A27A4" w:rsidRPr="000A27A4" w:rsidRDefault="000A27A4" w:rsidP="000A27A4">
      <w:pPr>
        <w:pStyle w:val="titulosTF"/>
        <w:ind w:left="284"/>
        <w:rPr>
          <w:sz w:val="18"/>
        </w:rPr>
      </w:pPr>
      <w:r w:rsidRPr="000A27A4">
        <w:rPr>
          <w:sz w:val="18"/>
        </w:rPr>
        <w:t>Fuente: (propio)</w:t>
      </w:r>
    </w:p>
    <w:p w:rsidR="00EC78B8" w:rsidRDefault="00EC78B8" w:rsidP="00E90AF9">
      <w:pPr>
        <w:pStyle w:val="contenido"/>
      </w:pPr>
    </w:p>
    <w:p w:rsidR="00DA7117" w:rsidRDefault="00DA7117" w:rsidP="00E90AF9">
      <w:pPr>
        <w:pStyle w:val="contenido"/>
      </w:pPr>
      <w:r w:rsidRPr="00E90AF9">
        <w:t>En</w:t>
      </w:r>
      <w:r w:rsidR="00D20711" w:rsidRPr="00E90AF9">
        <w:t xml:space="preserve"> forma de resumen un conteo de lo encontrado en el texto</w:t>
      </w:r>
      <w:r w:rsidRPr="00E90AF9">
        <w:t xml:space="preserve"> </w:t>
      </w:r>
      <w:r w:rsidR="00D20711" w:rsidRPr="00E90AF9">
        <w:t>mediante</w:t>
      </w:r>
      <w:r w:rsidRPr="00E90AF9">
        <w:t xml:space="preserve"> los procesos realizados sobre el texto</w:t>
      </w:r>
      <w:r w:rsidR="00D20711" w:rsidRPr="00E90AF9">
        <w:t xml:space="preserve"> y dependiendo de los servicios invocados </w:t>
      </w:r>
      <w:r w:rsidRPr="00E90AF9">
        <w:t>se presenta en forma de tabla</w:t>
      </w:r>
      <w:r w:rsidR="00D20711" w:rsidRPr="00E90AF9">
        <w:t>,</w:t>
      </w:r>
      <w:r w:rsidRPr="00E90AF9">
        <w:t xml:space="preserve"> </w:t>
      </w:r>
      <w:r w:rsidR="00A225AB" w:rsidRPr="00E90AF9">
        <w:t>la cual se encuentra capturada</w:t>
      </w:r>
      <w:r w:rsidR="00D20711" w:rsidRPr="00E90AF9">
        <w:t xml:space="preserve"> en la figura </w:t>
      </w:r>
      <w:r w:rsidR="00DE7ABE">
        <w:t>29.</w:t>
      </w:r>
    </w:p>
    <w:p w:rsidR="000A27A4" w:rsidRDefault="00602918" w:rsidP="000A27A4">
      <w:pPr>
        <w:pStyle w:val="contenido"/>
        <w:keepNext/>
        <w:spacing w:after="0" w:line="276" w:lineRule="auto"/>
        <w:jc w:val="center"/>
      </w:pPr>
      <w:r w:rsidRPr="00E90AF9">
        <w:rPr>
          <w:noProof/>
          <w:lang w:eastAsia="es-EC"/>
        </w:rPr>
        <w:drawing>
          <wp:inline distT="0" distB="0" distL="0" distR="0" wp14:anchorId="7FB421E9" wp14:editId="3C85D99C">
            <wp:extent cx="4733925" cy="523875"/>
            <wp:effectExtent l="190500" t="190500" r="200025" b="2000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33925" cy="523875"/>
                    </a:xfrm>
                    <a:prstGeom prst="rect">
                      <a:avLst/>
                    </a:prstGeom>
                    <a:ln>
                      <a:noFill/>
                    </a:ln>
                    <a:effectLst>
                      <a:outerShdw blurRad="190500" algn="tl" rotWithShape="0">
                        <a:srgbClr val="000000">
                          <a:alpha val="70000"/>
                        </a:srgbClr>
                      </a:outerShdw>
                    </a:effectLst>
                  </pic:spPr>
                </pic:pic>
              </a:graphicData>
            </a:graphic>
          </wp:inline>
        </w:drawing>
      </w:r>
    </w:p>
    <w:p w:rsidR="00602918" w:rsidRDefault="000A27A4" w:rsidP="00EC78B8">
      <w:pPr>
        <w:pStyle w:val="titulosTF"/>
        <w:spacing w:after="0" w:line="360" w:lineRule="auto"/>
        <w:ind w:left="709"/>
      </w:pPr>
      <w:bookmarkStart w:id="137" w:name="_Toc414268712"/>
      <w:r>
        <w:t xml:space="preserve">Figura </w:t>
      </w:r>
      <w:r w:rsidR="009C5032">
        <w:fldChar w:fldCharType="begin"/>
      </w:r>
      <w:r w:rsidR="009C5032">
        <w:instrText xml:space="preserve"> SEQ Figura \* ARABIC </w:instrText>
      </w:r>
      <w:r w:rsidR="009C5032">
        <w:fldChar w:fldCharType="separate"/>
      </w:r>
      <w:r w:rsidR="007B6AFC">
        <w:rPr>
          <w:noProof/>
        </w:rPr>
        <w:t>29</w:t>
      </w:r>
      <w:r w:rsidR="009C5032">
        <w:rPr>
          <w:noProof/>
        </w:rPr>
        <w:fldChar w:fldCharType="end"/>
      </w:r>
      <w:r w:rsidR="00EC78B8">
        <w:t>. C</w:t>
      </w:r>
      <w:r>
        <w:t xml:space="preserve">aptura de la tabla con datos </w:t>
      </w:r>
      <w:r w:rsidR="00EC78B8">
        <w:t>cuantitativos</w:t>
      </w:r>
      <w:r>
        <w:t xml:space="preserve"> de los servicios invocados.</w:t>
      </w:r>
      <w:bookmarkEnd w:id="137"/>
    </w:p>
    <w:p w:rsidR="000A27A4" w:rsidRPr="000A27A4" w:rsidRDefault="000A27A4" w:rsidP="00EC78B8">
      <w:pPr>
        <w:pStyle w:val="titulosTF"/>
        <w:spacing w:line="276" w:lineRule="auto"/>
        <w:ind w:left="709"/>
        <w:rPr>
          <w:sz w:val="18"/>
        </w:rPr>
      </w:pPr>
      <w:r w:rsidRPr="000A27A4">
        <w:rPr>
          <w:sz w:val="18"/>
        </w:rPr>
        <w:t>Fuente: (propio)</w:t>
      </w:r>
    </w:p>
    <w:p w:rsidR="00D20711" w:rsidRDefault="00D20711" w:rsidP="00E90AF9">
      <w:pPr>
        <w:pStyle w:val="contenido"/>
      </w:pPr>
      <w:r w:rsidRPr="00E90AF9">
        <w:t xml:space="preserve">Con la finalidad de una fácil interacción entre el usuario y la interfaz se presenta un menú correspondiente a cada funcionalidad del sistema invocado, </w:t>
      </w:r>
      <w:r w:rsidR="00A225AB" w:rsidRPr="00E90AF9">
        <w:t>esto se visualiza</w:t>
      </w:r>
      <w:r w:rsidRPr="00E90AF9">
        <w:t xml:space="preserve"> en la figura </w:t>
      </w:r>
      <w:r w:rsidR="00DE7ABE">
        <w:t>30</w:t>
      </w:r>
      <w:r w:rsidRPr="00E90AF9">
        <w:t xml:space="preserve">, este dependerá de los servidos accedidos para su construcción, es decir, cada ítem dentro de este menú corresponde a cada una de respuestas de los servicio, interpretados por el cliente y presentados por separado. </w:t>
      </w:r>
    </w:p>
    <w:p w:rsidR="00EC78B8" w:rsidRDefault="00602918" w:rsidP="00EC78B8">
      <w:pPr>
        <w:pStyle w:val="contenido"/>
        <w:keepNext/>
        <w:spacing w:after="0"/>
      </w:pPr>
      <w:r w:rsidRPr="00E90AF9">
        <w:rPr>
          <w:noProof/>
          <w:lang w:eastAsia="es-EC"/>
        </w:rPr>
        <w:drawing>
          <wp:inline distT="0" distB="0" distL="0" distR="0" wp14:anchorId="75FA1A26" wp14:editId="16CA13E6">
            <wp:extent cx="5610225" cy="2857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0225" cy="285750"/>
                    </a:xfrm>
                    <a:prstGeom prst="rect">
                      <a:avLst/>
                    </a:prstGeom>
                    <a:noFill/>
                    <a:ln>
                      <a:noFill/>
                    </a:ln>
                  </pic:spPr>
                </pic:pic>
              </a:graphicData>
            </a:graphic>
          </wp:inline>
        </w:drawing>
      </w:r>
    </w:p>
    <w:p w:rsidR="00602918" w:rsidRDefault="00EC78B8" w:rsidP="00EC78B8">
      <w:pPr>
        <w:pStyle w:val="titulosTF"/>
        <w:spacing w:after="0" w:line="360" w:lineRule="auto"/>
        <w:ind w:left="142"/>
      </w:pPr>
      <w:bookmarkStart w:id="138" w:name="_Toc414268713"/>
      <w:r>
        <w:t xml:space="preserve">Figura </w:t>
      </w:r>
      <w:r w:rsidR="009C5032">
        <w:fldChar w:fldCharType="begin"/>
      </w:r>
      <w:r w:rsidR="009C5032">
        <w:instrText xml:space="preserve"> SEQ Figura \* ARABIC </w:instrText>
      </w:r>
      <w:r w:rsidR="009C5032">
        <w:fldChar w:fldCharType="separate"/>
      </w:r>
      <w:r w:rsidR="007B6AFC">
        <w:rPr>
          <w:noProof/>
        </w:rPr>
        <w:t>30</w:t>
      </w:r>
      <w:r w:rsidR="009C5032">
        <w:rPr>
          <w:noProof/>
        </w:rPr>
        <w:fldChar w:fldCharType="end"/>
      </w:r>
      <w:r>
        <w:t>. Menú construido con todos los servicios</w:t>
      </w:r>
      <w:bookmarkEnd w:id="138"/>
    </w:p>
    <w:p w:rsidR="00EC78B8" w:rsidRPr="00EC78B8" w:rsidRDefault="00EC78B8" w:rsidP="00EC78B8">
      <w:pPr>
        <w:pStyle w:val="titulosTF"/>
        <w:ind w:left="142"/>
        <w:rPr>
          <w:sz w:val="18"/>
        </w:rPr>
      </w:pPr>
      <w:r w:rsidRPr="00EC78B8">
        <w:rPr>
          <w:sz w:val="18"/>
        </w:rPr>
        <w:t>Fuente: (propio)</w:t>
      </w:r>
    </w:p>
    <w:p w:rsidR="00EC78B8" w:rsidRDefault="00EC78B8" w:rsidP="00E90AF9">
      <w:pPr>
        <w:pStyle w:val="contenido"/>
      </w:pPr>
    </w:p>
    <w:p w:rsidR="00E76F7F" w:rsidRPr="00E90AF9" w:rsidRDefault="005A2402" w:rsidP="00E90AF9">
      <w:pPr>
        <w:pStyle w:val="contenido"/>
      </w:pPr>
      <w:r w:rsidRPr="00E90AF9">
        <w:lastRenderedPageBreak/>
        <w:t>Al igual que el menú con las funcionalidades</w:t>
      </w:r>
      <w:r w:rsidR="006D31AC" w:rsidRPr="00E90AF9">
        <w:t>,</w:t>
      </w:r>
      <w:r w:rsidRPr="00E90AF9">
        <w:t xml:space="preserve"> e</w:t>
      </w:r>
      <w:r w:rsidR="006D31AC" w:rsidRPr="00E90AF9">
        <w:t>ste</w:t>
      </w:r>
      <w:r w:rsidRPr="00E90AF9">
        <w:t xml:space="preserve"> menú </w:t>
      </w:r>
      <w:r w:rsidR="006D31AC" w:rsidRPr="00E90AF9">
        <w:t>de</w:t>
      </w:r>
      <w:r w:rsidRPr="00E90AF9">
        <w:t xml:space="preserve"> resultado se encu</w:t>
      </w:r>
      <w:r w:rsidR="006D31AC" w:rsidRPr="00E90AF9">
        <w:t>en</w:t>
      </w:r>
      <w:r w:rsidRPr="00E90AF9">
        <w:t>tra en orden de forma que se pude evidencia</w:t>
      </w:r>
      <w:r w:rsidR="006D31AC" w:rsidRPr="00E90AF9">
        <w:t>r</w:t>
      </w:r>
      <w:r w:rsidRPr="00E90AF9">
        <w:t xml:space="preserve"> </w:t>
      </w:r>
      <w:r w:rsidR="006D31AC" w:rsidRPr="00E90AF9">
        <w:t>cómo</w:t>
      </w:r>
      <w:r w:rsidRPr="00E90AF9">
        <w:t xml:space="preserve"> evoluciona el tratamiento del texto a través de los </w:t>
      </w:r>
      <w:r w:rsidR="006D31AC" w:rsidRPr="00E90AF9">
        <w:t xml:space="preserve">servicios invocados. En la figura </w:t>
      </w:r>
      <w:r w:rsidR="00DE7ABE">
        <w:t xml:space="preserve">31 </w:t>
      </w:r>
      <w:r w:rsidR="00737E62" w:rsidRPr="00E90AF9">
        <w:t>se puede</w:t>
      </w:r>
      <w:r w:rsidR="006D31AC" w:rsidRPr="00E90AF9">
        <w:t xml:space="preserve"> visualizar las sentencias separadas</w:t>
      </w:r>
      <w:r w:rsidRPr="00E90AF9">
        <w:t xml:space="preserve"> </w:t>
      </w:r>
      <w:r w:rsidR="006D31AC" w:rsidRPr="00E90AF9">
        <w:t xml:space="preserve">resultado del servicio de </w:t>
      </w:r>
      <w:r w:rsidR="003514D8" w:rsidRPr="00E90AF9">
        <w:t>Tokenización</w:t>
      </w:r>
      <w:r w:rsidR="006D31AC" w:rsidRPr="00E90AF9">
        <w:t xml:space="preserve"> en Sentencias, las cuales se encuentran numeradas. </w:t>
      </w:r>
    </w:p>
    <w:p w:rsidR="00EC78B8" w:rsidRDefault="00D9085C" w:rsidP="00DE7ABE">
      <w:pPr>
        <w:pStyle w:val="contenido"/>
        <w:keepNext/>
        <w:spacing w:after="0"/>
        <w:jc w:val="center"/>
        <w:rPr>
          <w:rStyle w:val="titulosTFCar"/>
          <w:color w:val="auto"/>
        </w:rPr>
      </w:pPr>
      <w:r w:rsidRPr="00E90AF9">
        <w:rPr>
          <w:noProof/>
          <w:lang w:eastAsia="es-EC"/>
        </w:rPr>
        <w:drawing>
          <wp:inline distT="0" distB="0" distL="0" distR="0" wp14:anchorId="616A2E34" wp14:editId="417B5DF4">
            <wp:extent cx="4352925" cy="945967"/>
            <wp:effectExtent l="190500" t="190500" r="180975" b="1974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52925" cy="945967"/>
                    </a:xfrm>
                    <a:prstGeom prst="rect">
                      <a:avLst/>
                    </a:prstGeom>
                    <a:ln>
                      <a:noFill/>
                    </a:ln>
                    <a:effectLst>
                      <a:outerShdw blurRad="190500" algn="tl" rotWithShape="0">
                        <a:srgbClr val="000000">
                          <a:alpha val="70000"/>
                        </a:srgbClr>
                      </a:outerShdw>
                    </a:effectLst>
                  </pic:spPr>
                </pic:pic>
              </a:graphicData>
            </a:graphic>
          </wp:inline>
        </w:drawing>
      </w:r>
    </w:p>
    <w:p w:rsidR="00D9085C" w:rsidRPr="00EC78B8" w:rsidRDefault="00EC78B8" w:rsidP="00DE7ABE">
      <w:pPr>
        <w:pStyle w:val="contenido"/>
        <w:keepNext/>
        <w:spacing w:after="0" w:line="276" w:lineRule="auto"/>
        <w:ind w:left="993"/>
        <w:rPr>
          <w:rStyle w:val="titulosTFCar"/>
          <w:color w:val="auto"/>
        </w:rPr>
      </w:pPr>
      <w:bookmarkStart w:id="139" w:name="_Toc414268714"/>
      <w:r w:rsidRPr="00EC78B8">
        <w:rPr>
          <w:rStyle w:val="titulosTFCar"/>
          <w:color w:val="auto"/>
        </w:rPr>
        <w:t xml:space="preserve">Figura </w:t>
      </w:r>
      <w:r w:rsidRPr="00EC78B8">
        <w:rPr>
          <w:rStyle w:val="titulosTFCar"/>
          <w:color w:val="auto"/>
        </w:rPr>
        <w:fldChar w:fldCharType="begin"/>
      </w:r>
      <w:r w:rsidRPr="00EC78B8">
        <w:rPr>
          <w:rStyle w:val="titulosTFCar"/>
          <w:color w:val="auto"/>
        </w:rPr>
        <w:instrText xml:space="preserve"> SEQ Figura \* ARABIC </w:instrText>
      </w:r>
      <w:r w:rsidRPr="00EC78B8">
        <w:rPr>
          <w:rStyle w:val="titulosTFCar"/>
          <w:color w:val="auto"/>
        </w:rPr>
        <w:fldChar w:fldCharType="separate"/>
      </w:r>
      <w:r w:rsidR="007B6AFC">
        <w:rPr>
          <w:rStyle w:val="titulosTFCar"/>
          <w:noProof/>
          <w:color w:val="auto"/>
        </w:rPr>
        <w:t>31</w:t>
      </w:r>
      <w:r w:rsidRPr="00EC78B8">
        <w:rPr>
          <w:rStyle w:val="titulosTFCar"/>
          <w:color w:val="auto"/>
        </w:rPr>
        <w:fldChar w:fldCharType="end"/>
      </w:r>
      <w:r w:rsidRPr="00EC78B8">
        <w:rPr>
          <w:rStyle w:val="titulosTFCar"/>
          <w:color w:val="auto"/>
        </w:rPr>
        <w:t>. Resultado de la función de tokenización</w:t>
      </w:r>
      <w:bookmarkEnd w:id="139"/>
    </w:p>
    <w:p w:rsidR="00EC78B8" w:rsidRPr="00EC78B8" w:rsidRDefault="00EC78B8" w:rsidP="00DE7ABE">
      <w:pPr>
        <w:pStyle w:val="titulosTF"/>
        <w:ind w:left="993"/>
        <w:rPr>
          <w:sz w:val="18"/>
        </w:rPr>
      </w:pPr>
      <w:r w:rsidRPr="00EC78B8">
        <w:rPr>
          <w:sz w:val="18"/>
        </w:rPr>
        <w:t>Fuente: (propio)</w:t>
      </w:r>
    </w:p>
    <w:p w:rsidR="00DE7ABE" w:rsidRDefault="002F7D6C" w:rsidP="00DE7ABE">
      <w:pPr>
        <w:pStyle w:val="contenido"/>
        <w:spacing w:after="0"/>
        <w:jc w:val="center"/>
        <w:rPr>
          <w:noProof/>
          <w:lang w:eastAsia="es-EC"/>
        </w:rPr>
      </w:pPr>
      <w:r w:rsidRPr="00DE7ABE">
        <w:t xml:space="preserve">Separadas igualmente por sentencias y numeradas </w:t>
      </w:r>
      <w:r w:rsidR="00A225AB" w:rsidRPr="00DE7ABE">
        <w:t>se encuentran</w:t>
      </w:r>
      <w:r w:rsidRPr="00DE7ABE">
        <w:t xml:space="preserve"> los resultados de la Tokenización en la figura </w:t>
      </w:r>
      <w:r w:rsidR="00DE7ABE" w:rsidRPr="00DE7ABE">
        <w:t>32</w:t>
      </w:r>
      <w:r w:rsidRPr="00DE7ABE">
        <w:t xml:space="preserve"> y del Etiquetado, en las figura </w:t>
      </w:r>
      <w:r w:rsidR="00DE7ABE" w:rsidRPr="00DE7ABE">
        <w:t>33</w:t>
      </w:r>
      <w:r w:rsidRPr="00DE7ABE">
        <w:t xml:space="preserve">, donde </w:t>
      </w:r>
      <w:r w:rsidR="00A225AB" w:rsidRPr="00DE7ABE">
        <w:t>se di</w:t>
      </w:r>
      <w:r w:rsidR="00AE0AC7" w:rsidRPr="00DE7ABE">
        <w:t>ferencias las funciones</w:t>
      </w:r>
      <w:r w:rsidRPr="00DE7ABE">
        <w:t xml:space="preserve"> de las palabras dentro de las sentencias base para el servicio de  Extracción.</w:t>
      </w:r>
      <w:r w:rsidR="00DE7ABE" w:rsidRPr="00DE7ABE">
        <w:rPr>
          <w:noProof/>
          <w:lang w:eastAsia="es-EC"/>
        </w:rPr>
        <w:t xml:space="preserve"> </w:t>
      </w:r>
      <w:r w:rsidR="00DE7ABE" w:rsidRPr="00DE7ABE">
        <w:rPr>
          <w:rStyle w:val="titulosTFCar"/>
          <w:noProof/>
          <w:lang w:eastAsia="es-EC"/>
        </w:rPr>
        <w:drawing>
          <wp:inline distT="0" distB="0" distL="0" distR="0" wp14:anchorId="34D0240C" wp14:editId="3003A1FF">
            <wp:extent cx="4168239" cy="3411020"/>
            <wp:effectExtent l="190500" t="190500" r="194310" b="18986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72243" cy="3414296"/>
                    </a:xfrm>
                    <a:prstGeom prst="rect">
                      <a:avLst/>
                    </a:prstGeom>
                    <a:ln>
                      <a:noFill/>
                    </a:ln>
                    <a:effectLst>
                      <a:outerShdw blurRad="190500" algn="tl" rotWithShape="0">
                        <a:srgbClr val="000000">
                          <a:alpha val="70000"/>
                        </a:srgbClr>
                      </a:outerShdw>
                    </a:effectLst>
                  </pic:spPr>
                </pic:pic>
              </a:graphicData>
            </a:graphic>
          </wp:inline>
        </w:drawing>
      </w:r>
    </w:p>
    <w:p w:rsidR="00DE7ABE" w:rsidRPr="00DE7ABE" w:rsidRDefault="00EC3D1A" w:rsidP="00DE7ABE">
      <w:pPr>
        <w:pStyle w:val="contenido"/>
        <w:spacing w:after="0" w:line="276" w:lineRule="auto"/>
        <w:ind w:left="1134"/>
        <w:rPr>
          <w:sz w:val="20"/>
        </w:rPr>
      </w:pPr>
      <w:bookmarkStart w:id="140" w:name="_Toc414268715"/>
      <w:r w:rsidRPr="00DE7ABE">
        <w:rPr>
          <w:sz w:val="20"/>
        </w:rPr>
        <w:t xml:space="preserve">Figura </w:t>
      </w:r>
      <w:r w:rsidRPr="00DE7ABE">
        <w:rPr>
          <w:sz w:val="20"/>
        </w:rPr>
        <w:fldChar w:fldCharType="begin"/>
      </w:r>
      <w:r w:rsidRPr="00DE7ABE">
        <w:rPr>
          <w:sz w:val="20"/>
        </w:rPr>
        <w:instrText xml:space="preserve"> SEQ Figura \* ARABIC </w:instrText>
      </w:r>
      <w:r w:rsidRPr="00DE7ABE">
        <w:rPr>
          <w:sz w:val="20"/>
        </w:rPr>
        <w:fldChar w:fldCharType="separate"/>
      </w:r>
      <w:r w:rsidR="007B6AFC">
        <w:rPr>
          <w:noProof/>
          <w:sz w:val="20"/>
        </w:rPr>
        <w:t>32</w:t>
      </w:r>
      <w:r w:rsidRPr="00DE7ABE">
        <w:rPr>
          <w:sz w:val="20"/>
        </w:rPr>
        <w:fldChar w:fldCharType="end"/>
      </w:r>
      <w:r w:rsidRPr="00DE7ABE">
        <w:rPr>
          <w:sz w:val="20"/>
        </w:rPr>
        <w:t>. Resultado de la funcionalidad de tokenización</w:t>
      </w:r>
      <w:r w:rsidR="00DE7ABE" w:rsidRPr="00DE7ABE">
        <w:rPr>
          <w:sz w:val="20"/>
        </w:rPr>
        <w:t>.</w:t>
      </w:r>
      <w:bookmarkEnd w:id="140"/>
    </w:p>
    <w:p w:rsidR="00D9085C" w:rsidRPr="00DE7ABE" w:rsidRDefault="00EC3D1A" w:rsidP="00DE7ABE">
      <w:pPr>
        <w:pStyle w:val="contenido"/>
        <w:spacing w:after="0"/>
        <w:ind w:left="1134"/>
        <w:rPr>
          <w:sz w:val="18"/>
        </w:rPr>
      </w:pPr>
      <w:r w:rsidRPr="00DE7ABE">
        <w:rPr>
          <w:sz w:val="18"/>
        </w:rPr>
        <w:t>Fuente: (propio)</w:t>
      </w:r>
    </w:p>
    <w:p w:rsidR="00EC3D1A" w:rsidRDefault="00D9085C" w:rsidP="00DE7ABE">
      <w:pPr>
        <w:pStyle w:val="contenido"/>
        <w:keepNext/>
        <w:spacing w:after="0"/>
        <w:jc w:val="center"/>
      </w:pPr>
      <w:r w:rsidRPr="00E90AF9">
        <w:rPr>
          <w:noProof/>
          <w:lang w:eastAsia="es-EC"/>
        </w:rPr>
        <w:lastRenderedPageBreak/>
        <w:drawing>
          <wp:inline distT="0" distB="0" distL="0" distR="0" wp14:anchorId="166A91F9" wp14:editId="116ECB3C">
            <wp:extent cx="4562475" cy="3710400"/>
            <wp:effectExtent l="190500" t="190500" r="180975" b="1949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62475" cy="3710400"/>
                    </a:xfrm>
                    <a:prstGeom prst="rect">
                      <a:avLst/>
                    </a:prstGeom>
                    <a:ln>
                      <a:noFill/>
                    </a:ln>
                    <a:effectLst>
                      <a:outerShdw blurRad="190500" algn="tl" rotWithShape="0">
                        <a:srgbClr val="000000">
                          <a:alpha val="70000"/>
                        </a:srgbClr>
                      </a:outerShdw>
                    </a:effectLst>
                  </pic:spPr>
                </pic:pic>
              </a:graphicData>
            </a:graphic>
          </wp:inline>
        </w:drawing>
      </w:r>
    </w:p>
    <w:p w:rsidR="00FD12FB" w:rsidRDefault="00EC3D1A" w:rsidP="00DE7ABE">
      <w:pPr>
        <w:pStyle w:val="titulosTF"/>
        <w:spacing w:after="0"/>
        <w:ind w:left="851"/>
      </w:pPr>
      <w:bookmarkStart w:id="141" w:name="_Toc414268716"/>
      <w:r>
        <w:t xml:space="preserve">Figura </w:t>
      </w:r>
      <w:r w:rsidR="009C5032">
        <w:fldChar w:fldCharType="begin"/>
      </w:r>
      <w:r w:rsidR="009C5032">
        <w:instrText xml:space="preserve"> SEQ Figura \* ARABIC </w:instrText>
      </w:r>
      <w:r w:rsidR="009C5032">
        <w:fldChar w:fldCharType="separate"/>
      </w:r>
      <w:r w:rsidR="007B6AFC">
        <w:rPr>
          <w:noProof/>
        </w:rPr>
        <w:t>33</w:t>
      </w:r>
      <w:r w:rsidR="009C5032">
        <w:rPr>
          <w:noProof/>
        </w:rPr>
        <w:fldChar w:fldCharType="end"/>
      </w:r>
      <w:r>
        <w:t xml:space="preserve">. </w:t>
      </w:r>
      <w:r w:rsidR="00FD12FB">
        <w:t>Resultado</w:t>
      </w:r>
      <w:r>
        <w:t xml:space="preserve">  de la funcionalidad de etiquetado.</w:t>
      </w:r>
      <w:bookmarkEnd w:id="141"/>
      <w:r>
        <w:t xml:space="preserve"> </w:t>
      </w:r>
    </w:p>
    <w:p w:rsidR="00D9085C" w:rsidRPr="00FD12FB" w:rsidRDefault="00FD12FB" w:rsidP="00DE7ABE">
      <w:pPr>
        <w:pStyle w:val="titulosTF"/>
        <w:ind w:left="851"/>
        <w:rPr>
          <w:sz w:val="18"/>
        </w:rPr>
      </w:pPr>
      <w:r w:rsidRPr="00FD12FB">
        <w:rPr>
          <w:sz w:val="18"/>
        </w:rPr>
        <w:t>Fuente</w:t>
      </w:r>
      <w:r w:rsidR="00EC3D1A" w:rsidRPr="00FD12FB">
        <w:rPr>
          <w:sz w:val="18"/>
        </w:rPr>
        <w:t>: (propio)</w:t>
      </w:r>
      <w:r w:rsidR="00DE7ABE" w:rsidRPr="00DE7ABE">
        <w:rPr>
          <w:noProof/>
        </w:rPr>
        <w:t xml:space="preserve"> </w:t>
      </w:r>
    </w:p>
    <w:p w:rsidR="00DE7ABE" w:rsidRDefault="005F7546" w:rsidP="00DE7ABE">
      <w:pPr>
        <w:pStyle w:val="contenido"/>
        <w:spacing w:after="0"/>
      </w:pPr>
      <w:r w:rsidRPr="00E90AF9">
        <w:t>Los resultado</w:t>
      </w:r>
      <w:r w:rsidR="009A4FC6" w:rsidRPr="00E90AF9">
        <w:t>s</w:t>
      </w:r>
      <w:r w:rsidRPr="00E90AF9">
        <w:t xml:space="preserve"> del servicio de </w:t>
      </w:r>
      <w:r w:rsidR="009A4FC6" w:rsidRPr="00E90AF9">
        <w:t>e</w:t>
      </w:r>
      <w:r w:rsidRPr="00E90AF9">
        <w:t>xtrac</w:t>
      </w:r>
      <w:r w:rsidR="00CF694D" w:rsidRPr="00E90AF9">
        <w:t xml:space="preserve">ción </w:t>
      </w:r>
      <w:r w:rsidRPr="00E90AF9">
        <w:t xml:space="preserve">se </w:t>
      </w:r>
      <w:r w:rsidR="00CF694D" w:rsidRPr="00E90AF9">
        <w:t>presentan numeradas y no separados</w:t>
      </w:r>
      <w:r w:rsidRPr="00E90AF9">
        <w:t xml:space="preserve"> por sent</w:t>
      </w:r>
      <w:r w:rsidR="00CF694D" w:rsidRPr="00E90AF9">
        <w:t>en</w:t>
      </w:r>
      <w:r w:rsidRPr="00E90AF9">
        <w:t>c</w:t>
      </w:r>
      <w:r w:rsidR="00CF694D" w:rsidRPr="00E90AF9">
        <w:t>i</w:t>
      </w:r>
      <w:r w:rsidRPr="00E90AF9">
        <w:t>as</w:t>
      </w:r>
      <w:r w:rsidR="009A4FC6" w:rsidRPr="00E90AF9">
        <w:t>,</w:t>
      </w:r>
      <w:r w:rsidRPr="00E90AF9">
        <w:t xml:space="preserve"> </w:t>
      </w:r>
      <w:r w:rsidR="009A4FC6" w:rsidRPr="00E90AF9">
        <w:t xml:space="preserve">divididos en entidades keywords simple y keywords compuestas (keyword, en español palabra claves). Como lo visualización en la figura </w:t>
      </w:r>
      <w:r w:rsidR="00DE7ABE">
        <w:t>34</w:t>
      </w:r>
      <w:r w:rsidR="009A4FC6" w:rsidRPr="00E90AF9">
        <w:t>.</w:t>
      </w:r>
    </w:p>
    <w:p w:rsidR="00DE7ABE" w:rsidRDefault="00DE7ABE" w:rsidP="00AD1F56">
      <w:pPr>
        <w:pStyle w:val="contenido"/>
        <w:spacing w:after="0"/>
        <w:ind w:left="708" w:hanging="708"/>
        <w:jc w:val="center"/>
        <w:rPr>
          <w:noProof/>
          <w:lang w:eastAsia="es-EC"/>
        </w:rPr>
      </w:pPr>
      <w:r w:rsidRPr="00E90AF9">
        <w:rPr>
          <w:noProof/>
          <w:lang w:eastAsia="es-EC"/>
        </w:rPr>
        <w:drawing>
          <wp:inline distT="0" distB="0" distL="0" distR="0" wp14:anchorId="6277851A" wp14:editId="1E3A1B27">
            <wp:extent cx="4333875" cy="2391357"/>
            <wp:effectExtent l="190500" t="190500" r="180975" b="2000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42711" cy="2396233"/>
                    </a:xfrm>
                    <a:prstGeom prst="rect">
                      <a:avLst/>
                    </a:prstGeom>
                    <a:ln>
                      <a:noFill/>
                    </a:ln>
                    <a:effectLst>
                      <a:outerShdw blurRad="190500" algn="tl" rotWithShape="0">
                        <a:srgbClr val="000000">
                          <a:alpha val="70000"/>
                        </a:srgbClr>
                      </a:outerShdw>
                    </a:effectLst>
                  </pic:spPr>
                </pic:pic>
              </a:graphicData>
            </a:graphic>
          </wp:inline>
        </w:drawing>
      </w:r>
    </w:p>
    <w:p w:rsidR="00DE7ABE" w:rsidRPr="00DE7ABE" w:rsidRDefault="00FD12FB" w:rsidP="00DE7ABE">
      <w:pPr>
        <w:pStyle w:val="contenido"/>
        <w:spacing w:after="0" w:line="276" w:lineRule="auto"/>
        <w:ind w:left="993"/>
        <w:rPr>
          <w:sz w:val="20"/>
        </w:rPr>
      </w:pPr>
      <w:bookmarkStart w:id="142" w:name="_Toc414268717"/>
      <w:r w:rsidRPr="00DE7ABE">
        <w:rPr>
          <w:sz w:val="20"/>
        </w:rPr>
        <w:t xml:space="preserve">Figura </w:t>
      </w:r>
      <w:r w:rsidRPr="00DE7ABE">
        <w:rPr>
          <w:sz w:val="20"/>
        </w:rPr>
        <w:fldChar w:fldCharType="begin"/>
      </w:r>
      <w:r w:rsidRPr="00DE7ABE">
        <w:rPr>
          <w:sz w:val="20"/>
        </w:rPr>
        <w:instrText xml:space="preserve"> SEQ Figura \* ARABIC </w:instrText>
      </w:r>
      <w:r w:rsidRPr="00DE7ABE">
        <w:rPr>
          <w:sz w:val="20"/>
        </w:rPr>
        <w:fldChar w:fldCharType="separate"/>
      </w:r>
      <w:r w:rsidR="007B6AFC">
        <w:rPr>
          <w:noProof/>
          <w:sz w:val="20"/>
        </w:rPr>
        <w:t>34</w:t>
      </w:r>
      <w:r w:rsidRPr="00DE7ABE">
        <w:rPr>
          <w:sz w:val="20"/>
        </w:rPr>
        <w:fldChar w:fldCharType="end"/>
      </w:r>
      <w:r w:rsidRPr="00DE7ABE">
        <w:rPr>
          <w:sz w:val="20"/>
        </w:rPr>
        <w:t>. Resultado del servicio de extracción.</w:t>
      </w:r>
      <w:bookmarkEnd w:id="142"/>
    </w:p>
    <w:p w:rsidR="00D9085C" w:rsidRPr="00D93EB2" w:rsidRDefault="00FD12FB" w:rsidP="00DE7ABE">
      <w:pPr>
        <w:pStyle w:val="contenido"/>
        <w:spacing w:after="0" w:line="276" w:lineRule="auto"/>
        <w:ind w:left="993"/>
        <w:rPr>
          <w:sz w:val="18"/>
        </w:rPr>
      </w:pPr>
      <w:r w:rsidRPr="00D93EB2">
        <w:rPr>
          <w:sz w:val="18"/>
        </w:rPr>
        <w:t>Fuente: (propio)</w:t>
      </w:r>
    </w:p>
    <w:p w:rsidR="009A4FC6" w:rsidRPr="00E90AF9" w:rsidRDefault="009A4FC6" w:rsidP="00E90AF9">
      <w:pPr>
        <w:pStyle w:val="contenido"/>
      </w:pPr>
      <w:r w:rsidRPr="00E90AF9">
        <w:lastRenderedPageBreak/>
        <w:t xml:space="preserve">Los enlaces a los recursos de </w:t>
      </w:r>
      <w:r w:rsidR="001F0915">
        <w:t>DBpedia</w:t>
      </w:r>
      <w:r w:rsidRPr="00E90AF9">
        <w:t xml:space="preserve"> </w:t>
      </w:r>
      <w:r w:rsidR="00A225AB" w:rsidRPr="00E90AF9">
        <w:t>enlazados, después de ser desambiguados</w:t>
      </w:r>
      <w:r w:rsidRPr="00E90AF9">
        <w:t xml:space="preserve"> se muestran en un</w:t>
      </w:r>
      <w:r w:rsidR="00A225AB" w:rsidRPr="00E90AF9">
        <w:t xml:space="preserve">a tabla como se observan </w:t>
      </w:r>
      <w:r w:rsidRPr="00E90AF9">
        <w:t>en</w:t>
      </w:r>
      <w:r w:rsidR="00A225AB" w:rsidRPr="00E90AF9">
        <w:t xml:space="preserve"> la</w:t>
      </w:r>
      <w:r w:rsidRPr="00E90AF9">
        <w:t xml:space="preserve"> figura </w:t>
      </w:r>
      <w:r w:rsidR="001B45B4">
        <w:t>35</w:t>
      </w:r>
      <w:r w:rsidRPr="00E90AF9">
        <w:t>.</w:t>
      </w:r>
    </w:p>
    <w:p w:rsidR="00D93EB2" w:rsidRDefault="00D9085C" w:rsidP="00D93EB2">
      <w:pPr>
        <w:pStyle w:val="contenido"/>
        <w:keepNext/>
        <w:spacing w:after="0"/>
        <w:jc w:val="center"/>
      </w:pPr>
      <w:r w:rsidRPr="00E90AF9">
        <w:rPr>
          <w:noProof/>
          <w:lang w:eastAsia="es-EC"/>
        </w:rPr>
        <w:drawing>
          <wp:inline distT="0" distB="0" distL="0" distR="0" wp14:anchorId="36305F71" wp14:editId="78CA3555">
            <wp:extent cx="4657725" cy="2728211"/>
            <wp:effectExtent l="190500" t="190500" r="180975" b="1866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57725" cy="2728211"/>
                    </a:xfrm>
                    <a:prstGeom prst="rect">
                      <a:avLst/>
                    </a:prstGeom>
                    <a:ln>
                      <a:noFill/>
                    </a:ln>
                    <a:effectLst>
                      <a:outerShdw blurRad="190500" algn="tl" rotWithShape="0">
                        <a:srgbClr val="000000">
                          <a:alpha val="70000"/>
                        </a:srgbClr>
                      </a:outerShdw>
                    </a:effectLst>
                  </pic:spPr>
                </pic:pic>
              </a:graphicData>
            </a:graphic>
          </wp:inline>
        </w:drawing>
      </w:r>
    </w:p>
    <w:p w:rsidR="00D93EB2" w:rsidRDefault="00D93EB2" w:rsidP="00DE7ABE">
      <w:pPr>
        <w:pStyle w:val="titulosTF"/>
        <w:spacing w:after="0" w:line="276" w:lineRule="auto"/>
        <w:ind w:left="709"/>
      </w:pPr>
      <w:bookmarkStart w:id="143" w:name="_Toc414268718"/>
      <w:r>
        <w:t xml:space="preserve">Figura </w:t>
      </w:r>
      <w:r w:rsidR="009C5032">
        <w:fldChar w:fldCharType="begin"/>
      </w:r>
      <w:r w:rsidR="009C5032">
        <w:instrText xml:space="preserve"> SEQ Figura \* ARABIC </w:instrText>
      </w:r>
      <w:r w:rsidR="009C5032">
        <w:fldChar w:fldCharType="separate"/>
      </w:r>
      <w:r w:rsidR="007B6AFC">
        <w:rPr>
          <w:noProof/>
        </w:rPr>
        <w:t>35</w:t>
      </w:r>
      <w:r w:rsidR="009C5032">
        <w:rPr>
          <w:noProof/>
        </w:rPr>
        <w:fldChar w:fldCharType="end"/>
      </w:r>
      <w:r>
        <w:t>. Resultado del servicio de enlace.</w:t>
      </w:r>
      <w:bookmarkEnd w:id="143"/>
      <w:r>
        <w:t xml:space="preserve"> </w:t>
      </w:r>
    </w:p>
    <w:p w:rsidR="00D9085C" w:rsidRPr="00D93EB2" w:rsidRDefault="00D93EB2" w:rsidP="00DE7ABE">
      <w:pPr>
        <w:pStyle w:val="titulosTF"/>
        <w:ind w:left="709"/>
        <w:rPr>
          <w:sz w:val="18"/>
        </w:rPr>
      </w:pPr>
      <w:r w:rsidRPr="00D93EB2">
        <w:rPr>
          <w:sz w:val="18"/>
        </w:rPr>
        <w:t>Fuente: (propio)</w:t>
      </w:r>
    </w:p>
    <w:p w:rsidR="007C1FF1" w:rsidRPr="00E90AF9" w:rsidRDefault="00737E62" w:rsidP="00486ECA">
      <w:pPr>
        <w:pStyle w:val="contenido"/>
        <w:spacing w:after="0"/>
      </w:pPr>
      <w:r w:rsidRPr="00E90AF9">
        <w:t>Se puede</w:t>
      </w:r>
      <w:r w:rsidR="009A4FC6" w:rsidRPr="00E90AF9">
        <w:t xml:space="preserve"> visualizar </w:t>
      </w:r>
      <w:r w:rsidR="007B3502" w:rsidRPr="00E90AF9">
        <w:t xml:space="preserve">el </w:t>
      </w:r>
      <w:r w:rsidR="007C1FF1" w:rsidRPr="00E90AF9">
        <w:t>JSON</w:t>
      </w:r>
      <w:r w:rsidR="007B3502" w:rsidRPr="00E90AF9">
        <w:t xml:space="preserve"> resultante de los servicios invocados, antes de </w:t>
      </w:r>
      <w:r w:rsidR="007C1FF1" w:rsidRPr="00E90AF9">
        <w:t xml:space="preserve">ser procesado por el cliente para esto se accede al último de los ítems del menú como lo </w:t>
      </w:r>
      <w:r w:rsidR="00A225AB" w:rsidRPr="00E90AF9">
        <w:t>se puede ver</w:t>
      </w:r>
      <w:r w:rsidR="007C1FF1" w:rsidRPr="00E90AF9">
        <w:t xml:space="preserve"> en la figura </w:t>
      </w:r>
      <w:r w:rsidR="001B45B4">
        <w:t>36</w:t>
      </w:r>
      <w:r w:rsidR="007C1FF1" w:rsidRPr="00E90AF9">
        <w:t>.</w:t>
      </w:r>
    </w:p>
    <w:p w:rsidR="00CE50BD" w:rsidRDefault="009A4FC6" w:rsidP="00486ECA">
      <w:pPr>
        <w:pStyle w:val="contenido"/>
        <w:keepNext/>
        <w:spacing w:after="0" w:line="276" w:lineRule="auto"/>
        <w:jc w:val="center"/>
      </w:pPr>
      <w:r w:rsidRPr="00E90AF9">
        <w:rPr>
          <w:noProof/>
          <w:lang w:eastAsia="es-EC"/>
        </w:rPr>
        <w:drawing>
          <wp:inline distT="0" distB="0" distL="0" distR="0" wp14:anchorId="006D026E" wp14:editId="7102F5DF">
            <wp:extent cx="4873996" cy="2554014"/>
            <wp:effectExtent l="190500" t="190500" r="193675" b="18923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srcRect r="18638" b="24169"/>
                    <a:stretch/>
                  </pic:blipFill>
                  <pic:spPr bwMode="auto">
                    <a:xfrm>
                      <a:off x="0" y="0"/>
                      <a:ext cx="4878833" cy="255654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E50BD" w:rsidRDefault="00CE50BD" w:rsidP="00CE50BD">
      <w:pPr>
        <w:pStyle w:val="titulosTF"/>
        <w:spacing w:after="0"/>
        <w:ind w:left="426"/>
      </w:pPr>
      <w:bookmarkStart w:id="144" w:name="_Toc414268719"/>
      <w:r>
        <w:t xml:space="preserve">Figura </w:t>
      </w:r>
      <w:r w:rsidR="009C5032">
        <w:fldChar w:fldCharType="begin"/>
      </w:r>
      <w:r w:rsidR="009C5032">
        <w:instrText xml:space="preserve"> SEQ Figura \* ARABIC </w:instrText>
      </w:r>
      <w:r w:rsidR="009C5032">
        <w:fldChar w:fldCharType="separate"/>
      </w:r>
      <w:r w:rsidR="007B6AFC">
        <w:rPr>
          <w:noProof/>
        </w:rPr>
        <w:t>36</w:t>
      </w:r>
      <w:r w:rsidR="009C5032">
        <w:rPr>
          <w:noProof/>
        </w:rPr>
        <w:fldChar w:fldCharType="end"/>
      </w:r>
      <w:r>
        <w:t>. Captura de la visualización del JSON.</w:t>
      </w:r>
      <w:bookmarkEnd w:id="144"/>
    </w:p>
    <w:p w:rsidR="009A4FC6" w:rsidRPr="00CE50BD" w:rsidRDefault="00CE50BD" w:rsidP="00CE50BD">
      <w:pPr>
        <w:pStyle w:val="titulosTF"/>
        <w:ind w:left="426"/>
        <w:rPr>
          <w:sz w:val="18"/>
        </w:rPr>
      </w:pPr>
      <w:r w:rsidRPr="00CE50BD">
        <w:rPr>
          <w:sz w:val="18"/>
        </w:rPr>
        <w:t>Fuente: (propio)</w:t>
      </w:r>
    </w:p>
    <w:p w:rsidR="00486ECA" w:rsidRDefault="00486ECA" w:rsidP="00E90AF9">
      <w:pPr>
        <w:pStyle w:val="contenido"/>
      </w:pPr>
    </w:p>
    <w:p w:rsidR="007C1FF1" w:rsidRPr="00E90AF9" w:rsidRDefault="007C1FF1" w:rsidP="00E90AF9">
      <w:pPr>
        <w:pStyle w:val="contenido"/>
      </w:pPr>
      <w:r w:rsidRPr="00E90AF9">
        <w:lastRenderedPageBreak/>
        <w:t xml:space="preserve">A continuación se presenta un ejemplo </w:t>
      </w:r>
      <w:r w:rsidR="006D6865" w:rsidRPr="00E90AF9">
        <w:t>en el cual no se accede a toda</w:t>
      </w:r>
      <w:r w:rsidRPr="00E90AF9">
        <w:t>s l</w:t>
      </w:r>
      <w:r w:rsidR="006D6865" w:rsidRPr="00E90AF9">
        <w:t>as funcionalidades del sistema, sino solo a la función de etiquetado y funciones de las cua</w:t>
      </w:r>
      <w:r w:rsidR="00047CAC" w:rsidRPr="00E90AF9">
        <w:t>les depende</w:t>
      </w:r>
      <w:r w:rsidR="006D6865" w:rsidRPr="00E90AF9">
        <w:t xml:space="preserve">, una captura del </w:t>
      </w:r>
      <w:r w:rsidR="00047CAC" w:rsidRPr="00E90AF9">
        <w:t>resultado</w:t>
      </w:r>
      <w:r w:rsidR="006D6865" w:rsidRPr="00E90AF9">
        <w:t xml:space="preserve"> </w:t>
      </w:r>
      <w:r w:rsidR="00047CAC" w:rsidRPr="00E90AF9">
        <w:t xml:space="preserve">se visualiza en la </w:t>
      </w:r>
      <w:r w:rsidR="006D6865" w:rsidRPr="00E90AF9">
        <w:t xml:space="preserve">figura </w:t>
      </w:r>
      <w:r w:rsidR="00DE7ABE">
        <w:t>37.</w:t>
      </w:r>
      <w:r w:rsidR="006D6865" w:rsidRPr="00E90AF9">
        <w:t xml:space="preserve"> </w:t>
      </w:r>
    </w:p>
    <w:p w:rsidR="00CE50BD" w:rsidRDefault="00047CAC" w:rsidP="000361FE">
      <w:pPr>
        <w:pStyle w:val="contenido"/>
        <w:keepNext/>
        <w:spacing w:after="0" w:line="276" w:lineRule="auto"/>
      </w:pPr>
      <w:r w:rsidRPr="00E90AF9">
        <w:rPr>
          <w:noProof/>
          <w:lang w:eastAsia="es-EC"/>
        </w:rPr>
        <w:drawing>
          <wp:inline distT="0" distB="0" distL="0" distR="0" wp14:anchorId="199F69E5" wp14:editId="13AE3B34">
            <wp:extent cx="5055477" cy="2394699"/>
            <wp:effectExtent l="190500" t="190500" r="183515" b="1962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72404" cy="2402717"/>
                    </a:xfrm>
                    <a:prstGeom prst="rect">
                      <a:avLst/>
                    </a:prstGeom>
                    <a:ln>
                      <a:noFill/>
                    </a:ln>
                    <a:effectLst>
                      <a:outerShdw blurRad="190500" algn="tl" rotWithShape="0">
                        <a:srgbClr val="000000">
                          <a:alpha val="70000"/>
                        </a:srgbClr>
                      </a:outerShdw>
                    </a:effectLst>
                  </pic:spPr>
                </pic:pic>
              </a:graphicData>
            </a:graphic>
          </wp:inline>
        </w:drawing>
      </w:r>
    </w:p>
    <w:p w:rsidR="00F370CC" w:rsidRDefault="00CE50BD" w:rsidP="00AB38C0">
      <w:pPr>
        <w:pStyle w:val="titulosTF"/>
        <w:spacing w:after="0"/>
      </w:pPr>
      <w:bookmarkStart w:id="145" w:name="_Toc414268720"/>
      <w:r>
        <w:t xml:space="preserve">Figura </w:t>
      </w:r>
      <w:r w:rsidR="009C5032">
        <w:fldChar w:fldCharType="begin"/>
      </w:r>
      <w:r w:rsidR="009C5032">
        <w:instrText xml:space="preserve"> SEQ Fi</w:instrText>
      </w:r>
      <w:r w:rsidR="009C5032">
        <w:instrText xml:space="preserve">gura \* ARABIC </w:instrText>
      </w:r>
      <w:r w:rsidR="009C5032">
        <w:fldChar w:fldCharType="separate"/>
      </w:r>
      <w:r w:rsidR="007B6AFC">
        <w:rPr>
          <w:noProof/>
        </w:rPr>
        <w:t>37</w:t>
      </w:r>
      <w:r w:rsidR="009C5032">
        <w:rPr>
          <w:noProof/>
        </w:rPr>
        <w:fldChar w:fldCharType="end"/>
      </w:r>
      <w:r>
        <w:t>. Captura del resultado del servicio de etiquetado de</w:t>
      </w:r>
      <w:r w:rsidR="00AB38C0">
        <w:t xml:space="preserve"> </w:t>
      </w:r>
      <w:r>
        <w:t>palabra</w:t>
      </w:r>
      <w:bookmarkEnd w:id="145"/>
    </w:p>
    <w:p w:rsidR="00CE50BD" w:rsidRPr="00CE50BD" w:rsidRDefault="00CE50BD" w:rsidP="00AB38C0">
      <w:pPr>
        <w:pStyle w:val="titulosTF"/>
        <w:spacing w:line="360" w:lineRule="auto"/>
      </w:pPr>
      <w:r>
        <w:t>Fuente: (propio)</w:t>
      </w:r>
    </w:p>
    <w:p w:rsidR="00047CAC" w:rsidRPr="00E90AF9" w:rsidRDefault="00047CAC" w:rsidP="00E90AF9">
      <w:pPr>
        <w:pStyle w:val="contenido"/>
      </w:pPr>
      <w:r w:rsidRPr="00E90AF9">
        <w:t>La presentación de la tabla resumen de los procesos así como el menú de que permite navegar por los resultados se ven afectados puesto que solo muestran lo</w:t>
      </w:r>
      <w:r w:rsidR="00AB38C0">
        <w:t>s</w:t>
      </w:r>
      <w:r w:rsidRPr="00E90AF9">
        <w:t xml:space="preserve"> concerniente</w:t>
      </w:r>
      <w:r w:rsidR="00AB38C0">
        <w:t>s</w:t>
      </w:r>
      <w:r w:rsidRPr="00E90AF9">
        <w:t xml:space="preserve">  a</w:t>
      </w:r>
      <w:r w:rsidR="00AB38C0">
        <w:t xml:space="preserve"> </w:t>
      </w:r>
      <w:r w:rsidRPr="00E90AF9">
        <w:t xml:space="preserve">los resultados </w:t>
      </w:r>
      <w:r w:rsidR="00AB38C0">
        <w:t>invocados</w:t>
      </w:r>
      <w:r w:rsidRPr="00E90AF9">
        <w:t xml:space="preserve"> además del menú para la visualización de del JSON, una ampliación de esto se observa en la figura </w:t>
      </w:r>
      <w:r w:rsidR="00DE7ABE">
        <w:t>38</w:t>
      </w:r>
      <w:r w:rsidRPr="00E90AF9">
        <w:t>.</w:t>
      </w:r>
    </w:p>
    <w:p w:rsidR="00AB38C0" w:rsidRDefault="00047CAC" w:rsidP="000361FE">
      <w:pPr>
        <w:pStyle w:val="contenido"/>
        <w:keepNext/>
        <w:spacing w:after="0" w:line="276" w:lineRule="auto"/>
        <w:jc w:val="center"/>
      </w:pPr>
      <w:r w:rsidRPr="00E90AF9">
        <w:rPr>
          <w:noProof/>
          <w:lang w:eastAsia="es-EC"/>
        </w:rPr>
        <w:drawing>
          <wp:inline distT="0" distB="0" distL="0" distR="0" wp14:anchorId="1E21F888" wp14:editId="18484D8E">
            <wp:extent cx="4343400" cy="723900"/>
            <wp:effectExtent l="190500" t="190500" r="190500" b="19050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43400" cy="723900"/>
                    </a:xfrm>
                    <a:prstGeom prst="rect">
                      <a:avLst/>
                    </a:prstGeom>
                    <a:ln>
                      <a:noFill/>
                    </a:ln>
                    <a:effectLst>
                      <a:outerShdw blurRad="190500" algn="tl" rotWithShape="0">
                        <a:srgbClr val="000000">
                          <a:alpha val="70000"/>
                        </a:srgbClr>
                      </a:outerShdw>
                    </a:effectLst>
                  </pic:spPr>
                </pic:pic>
              </a:graphicData>
            </a:graphic>
          </wp:inline>
        </w:drawing>
      </w:r>
    </w:p>
    <w:p w:rsidR="00AB38C0" w:rsidRDefault="00AB38C0" w:rsidP="00DE7ABE">
      <w:pPr>
        <w:pStyle w:val="titulosTF"/>
        <w:spacing w:after="0" w:line="276" w:lineRule="auto"/>
        <w:ind w:left="993"/>
      </w:pPr>
      <w:bookmarkStart w:id="146" w:name="_Toc414268721"/>
      <w:r>
        <w:t xml:space="preserve">Figura </w:t>
      </w:r>
      <w:r w:rsidR="009C5032">
        <w:fldChar w:fldCharType="begin"/>
      </w:r>
      <w:r w:rsidR="009C5032">
        <w:instrText xml:space="preserve"> SEQ Figura \* ARABIC </w:instrText>
      </w:r>
      <w:r w:rsidR="009C5032">
        <w:fldChar w:fldCharType="separate"/>
      </w:r>
      <w:r w:rsidR="007B6AFC">
        <w:rPr>
          <w:noProof/>
        </w:rPr>
        <w:t>38</w:t>
      </w:r>
      <w:r w:rsidR="009C5032">
        <w:rPr>
          <w:noProof/>
        </w:rPr>
        <w:fldChar w:fldCharType="end"/>
      </w:r>
      <w:r>
        <w:t>. Tabla y menú generado de la llamada al servicio de etiquetado.</w:t>
      </w:r>
      <w:bookmarkEnd w:id="146"/>
      <w:r>
        <w:t xml:space="preserve"> </w:t>
      </w:r>
    </w:p>
    <w:p w:rsidR="00F370CC" w:rsidRPr="00AB38C0" w:rsidRDefault="00AB38C0" w:rsidP="00AB38C0">
      <w:pPr>
        <w:pStyle w:val="titulosTF"/>
        <w:ind w:left="993"/>
        <w:rPr>
          <w:sz w:val="18"/>
        </w:rPr>
      </w:pPr>
      <w:r w:rsidRPr="00AB38C0">
        <w:rPr>
          <w:sz w:val="18"/>
        </w:rPr>
        <w:t>Fuente: (propio)</w:t>
      </w:r>
    </w:p>
    <w:p w:rsidR="00602918" w:rsidRPr="00E90AF9" w:rsidRDefault="00602918" w:rsidP="00E90AF9">
      <w:pPr>
        <w:pStyle w:val="contenido"/>
      </w:pPr>
    </w:p>
    <w:p w:rsidR="003929D1" w:rsidRPr="00E90AF9" w:rsidRDefault="00FB7ACA" w:rsidP="00D90010">
      <w:pPr>
        <w:pStyle w:val="Nivel4"/>
      </w:pPr>
      <w:bookmarkStart w:id="147" w:name="_Toc414268653"/>
      <w:r w:rsidRPr="00E90AF9">
        <w:t>Resumen de prototipos</w:t>
      </w:r>
      <w:bookmarkEnd w:id="147"/>
    </w:p>
    <w:p w:rsidR="00FB7ACA" w:rsidRPr="00E90AF9" w:rsidRDefault="00FB7ACA" w:rsidP="00E90AF9">
      <w:pPr>
        <w:pStyle w:val="contenido"/>
        <w:rPr>
          <w:b/>
        </w:rPr>
      </w:pPr>
      <w:r w:rsidRPr="00E90AF9">
        <w:rPr>
          <w:b/>
        </w:rPr>
        <w:t>Prototipo 1</w:t>
      </w:r>
    </w:p>
    <w:p w:rsidR="00FB7ACA" w:rsidRPr="00E90AF9" w:rsidRDefault="00FB7ACA" w:rsidP="00E90AF9">
      <w:pPr>
        <w:pStyle w:val="contenido"/>
      </w:pPr>
      <w:r w:rsidRPr="00E90AF9">
        <w:t xml:space="preserve">En inicio de se trató de utilizar herramientas abiertas disponibles en la web para el proceso de enlace y desambiguación de los elementos trascedentes en un texto,  así se consumió el servicio ofrecido por </w:t>
      </w:r>
      <w:r w:rsidR="001F0915">
        <w:t>DBpedia</w:t>
      </w:r>
      <w:r w:rsidRPr="00E90AF9">
        <w:t xml:space="preserve">, spotlight el cual produce el resultado esperado </w:t>
      </w:r>
      <w:r w:rsidRPr="00E90AF9">
        <w:lastRenderedPageBreak/>
        <w:t>pero con problemas de conexión debido a que el servidor no se encontraba siempre disponible, para lo cual s</w:t>
      </w:r>
      <w:r w:rsidR="00AE0AC7" w:rsidRPr="00E90AF9">
        <w:t>e construyó un cliente REST en P</w:t>
      </w:r>
      <w:r w:rsidRPr="00E90AF9">
        <w:t>ython. A partir de este intento y conforme se fue avanzando en la investigación de soluciones para los requerimientos presentados, se decidió desarrollar un propuesta de software propia.</w:t>
      </w:r>
    </w:p>
    <w:p w:rsidR="002F1973" w:rsidRDefault="002F1973" w:rsidP="002F1973">
      <w:pPr>
        <w:pStyle w:val="titulosTF"/>
      </w:pPr>
      <w:bookmarkStart w:id="148" w:name="_Toc414268749"/>
      <w:r>
        <w:t xml:space="preserve">Tabla </w:t>
      </w:r>
      <w:r w:rsidR="009C5032">
        <w:fldChar w:fldCharType="begin"/>
      </w:r>
      <w:r w:rsidR="009C5032">
        <w:instrText xml:space="preserve"> SEQ Tabla \* ARABIC </w:instrText>
      </w:r>
      <w:r w:rsidR="009C5032">
        <w:fldChar w:fldCharType="separate"/>
      </w:r>
      <w:r w:rsidR="007B6AFC">
        <w:rPr>
          <w:noProof/>
        </w:rPr>
        <w:t>18</w:t>
      </w:r>
      <w:r w:rsidR="009C5032">
        <w:rPr>
          <w:noProof/>
        </w:rPr>
        <w:fldChar w:fldCharType="end"/>
      </w:r>
      <w:r>
        <w:t>. Tabla resumen del prototipo 1</w:t>
      </w:r>
      <w:bookmarkEnd w:id="148"/>
    </w:p>
    <w:tbl>
      <w:tblPr>
        <w:tblStyle w:val="Cuadrculaclara-nfasis1"/>
        <w:tblW w:w="0" w:type="auto"/>
        <w:tblLook w:val="04A0" w:firstRow="1" w:lastRow="0" w:firstColumn="1" w:lastColumn="0" w:noHBand="0" w:noVBand="1"/>
      </w:tblPr>
      <w:tblGrid>
        <w:gridCol w:w="2943"/>
        <w:gridCol w:w="2410"/>
        <w:gridCol w:w="2126"/>
        <w:gridCol w:w="1499"/>
      </w:tblGrid>
      <w:tr w:rsidR="00FB7ACA" w:rsidRPr="00E90AF9" w:rsidTr="00894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FB7ACA" w:rsidRPr="00E90AF9" w:rsidRDefault="00FB7ACA" w:rsidP="00E90AF9">
            <w:pPr>
              <w:pStyle w:val="contenido"/>
            </w:pPr>
            <w:r w:rsidRPr="00E90AF9">
              <w:t>Funcionalidad especifica</w:t>
            </w:r>
          </w:p>
        </w:tc>
        <w:tc>
          <w:tcPr>
            <w:tcW w:w="2410" w:type="dxa"/>
          </w:tcPr>
          <w:p w:rsidR="00FB7ACA" w:rsidRPr="00E90AF9" w:rsidRDefault="00FB7ACA" w:rsidP="00E90AF9">
            <w:pPr>
              <w:pStyle w:val="contenido"/>
              <w:cnfStyle w:val="100000000000" w:firstRow="1" w:lastRow="0" w:firstColumn="0" w:lastColumn="0" w:oddVBand="0" w:evenVBand="0" w:oddHBand="0" w:evenHBand="0" w:firstRowFirstColumn="0" w:firstRowLastColumn="0" w:lastRowFirstColumn="0" w:lastRowLastColumn="0"/>
            </w:pPr>
            <w:r w:rsidRPr="00E90AF9">
              <w:t>Aprendizaje</w:t>
            </w:r>
          </w:p>
        </w:tc>
        <w:tc>
          <w:tcPr>
            <w:tcW w:w="2126" w:type="dxa"/>
          </w:tcPr>
          <w:p w:rsidR="00FB7ACA" w:rsidRPr="00E90AF9" w:rsidRDefault="00FB7ACA" w:rsidP="00E90AF9">
            <w:pPr>
              <w:pStyle w:val="contenido"/>
              <w:cnfStyle w:val="100000000000" w:firstRow="1" w:lastRow="0" w:firstColumn="0" w:lastColumn="0" w:oddVBand="0" w:evenVBand="0" w:oddHBand="0" w:evenHBand="0" w:firstRowFirstColumn="0" w:firstRowLastColumn="0" w:lastRowFirstColumn="0" w:lastRowLastColumn="0"/>
            </w:pPr>
            <w:r w:rsidRPr="00E90AF9">
              <w:t xml:space="preserve">Herramienta </w:t>
            </w:r>
          </w:p>
        </w:tc>
        <w:tc>
          <w:tcPr>
            <w:tcW w:w="1499" w:type="dxa"/>
          </w:tcPr>
          <w:p w:rsidR="00FB7ACA" w:rsidRPr="00E90AF9" w:rsidRDefault="00FB7ACA" w:rsidP="00E90AF9">
            <w:pPr>
              <w:pStyle w:val="contenido"/>
              <w:cnfStyle w:val="100000000000" w:firstRow="1" w:lastRow="0" w:firstColumn="0" w:lastColumn="0" w:oddVBand="0" w:evenVBand="0" w:oddHBand="0" w:evenHBand="0" w:firstRowFirstColumn="0" w:firstRowLastColumn="0" w:lastRowFirstColumn="0" w:lastRowLastColumn="0"/>
            </w:pPr>
            <w:r w:rsidRPr="00E90AF9">
              <w:t>Tiempo</w:t>
            </w:r>
          </w:p>
        </w:tc>
      </w:tr>
      <w:tr w:rsidR="00FB7ACA" w:rsidRPr="00E90AF9" w:rsidTr="00894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FB7ACA" w:rsidRPr="00894DC7" w:rsidRDefault="00FB7ACA" w:rsidP="00E90AF9">
            <w:pPr>
              <w:pStyle w:val="contenido"/>
              <w:rPr>
                <w:b w:val="0"/>
              </w:rPr>
            </w:pPr>
            <w:r w:rsidRPr="00894DC7">
              <w:rPr>
                <w:b w:val="0"/>
              </w:rPr>
              <w:t>Desambiguación y enlace</w:t>
            </w:r>
          </w:p>
        </w:tc>
        <w:tc>
          <w:tcPr>
            <w:tcW w:w="2410" w:type="dxa"/>
          </w:tcPr>
          <w:p w:rsidR="00FB7ACA" w:rsidRPr="00E90AF9" w:rsidRDefault="00FB7ACA" w:rsidP="00E90AF9">
            <w:pPr>
              <w:pStyle w:val="contenido"/>
              <w:cnfStyle w:val="000000100000" w:firstRow="0" w:lastRow="0" w:firstColumn="0" w:lastColumn="0" w:oddVBand="0" w:evenVBand="0" w:oddHBand="1" w:evenHBand="0" w:firstRowFirstColumn="0" w:firstRowLastColumn="0" w:lastRowFirstColumn="0" w:lastRowLastColumn="0"/>
            </w:pPr>
            <w:r w:rsidRPr="00E90AF9">
              <w:t xml:space="preserve">Consumir servicios libres existentes para procesos de </w:t>
            </w:r>
          </w:p>
          <w:p w:rsidR="00FB7ACA" w:rsidRPr="00E90AF9" w:rsidRDefault="00FB7ACA" w:rsidP="00E90AF9">
            <w:pPr>
              <w:pStyle w:val="contenido"/>
              <w:cnfStyle w:val="000000100000" w:firstRow="0" w:lastRow="0" w:firstColumn="0" w:lastColumn="0" w:oddVBand="0" w:evenVBand="0" w:oddHBand="1" w:evenHBand="0" w:firstRowFirstColumn="0" w:firstRowLastColumn="0" w:lastRowFirstColumn="0" w:lastRowLastColumn="0"/>
            </w:pPr>
            <w:r w:rsidRPr="00E90AF9">
              <w:t>Tiempo excesivos de estará para espera respuesta</w:t>
            </w:r>
          </w:p>
        </w:tc>
        <w:tc>
          <w:tcPr>
            <w:tcW w:w="2126" w:type="dxa"/>
          </w:tcPr>
          <w:p w:rsidR="00FB7ACA" w:rsidRPr="00E90AF9" w:rsidRDefault="001F0915" w:rsidP="00E90AF9">
            <w:pPr>
              <w:pStyle w:val="contenido"/>
              <w:cnfStyle w:val="000000100000" w:firstRow="0" w:lastRow="0" w:firstColumn="0" w:lastColumn="0" w:oddVBand="0" w:evenVBand="0" w:oddHBand="1" w:evenHBand="0" w:firstRowFirstColumn="0" w:firstRowLastColumn="0" w:lastRowFirstColumn="0" w:lastRowLastColumn="0"/>
            </w:pPr>
            <w:r>
              <w:t>DBpedia</w:t>
            </w:r>
            <w:r w:rsidR="00FB7ACA" w:rsidRPr="00E90AF9">
              <w:t xml:space="preserve"> Spotlight</w:t>
            </w:r>
          </w:p>
          <w:p w:rsidR="00FB7ACA" w:rsidRPr="00E90AF9" w:rsidRDefault="00FB7ACA" w:rsidP="00E90AF9">
            <w:pPr>
              <w:pStyle w:val="contenido"/>
              <w:cnfStyle w:val="000000100000" w:firstRow="0" w:lastRow="0" w:firstColumn="0" w:lastColumn="0" w:oddVBand="0" w:evenVBand="0" w:oddHBand="1" w:evenHBand="0" w:firstRowFirstColumn="0" w:firstRowLastColumn="0" w:lastRowFirstColumn="0" w:lastRowLastColumn="0"/>
            </w:pPr>
          </w:p>
        </w:tc>
        <w:tc>
          <w:tcPr>
            <w:tcW w:w="1499" w:type="dxa"/>
          </w:tcPr>
          <w:p w:rsidR="00FB7ACA" w:rsidRPr="00E90AF9" w:rsidRDefault="00FB7ACA" w:rsidP="00E90AF9">
            <w:pPr>
              <w:pStyle w:val="contenido"/>
              <w:cnfStyle w:val="000000100000" w:firstRow="0" w:lastRow="0" w:firstColumn="0" w:lastColumn="0" w:oddVBand="0" w:evenVBand="0" w:oddHBand="1" w:evenHBand="0" w:firstRowFirstColumn="0" w:firstRowLastColumn="0" w:lastRowFirstColumn="0" w:lastRowLastColumn="0"/>
            </w:pPr>
            <w:r w:rsidRPr="00E90AF9">
              <w:t>3 días</w:t>
            </w:r>
          </w:p>
        </w:tc>
      </w:tr>
      <w:tr w:rsidR="00FB7ACA" w:rsidRPr="00E90AF9" w:rsidTr="00894D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FB7ACA" w:rsidRPr="00894DC7" w:rsidRDefault="00FB7ACA" w:rsidP="00E90AF9">
            <w:pPr>
              <w:pStyle w:val="contenido"/>
              <w:rPr>
                <w:b w:val="0"/>
              </w:rPr>
            </w:pPr>
            <w:r w:rsidRPr="00894DC7">
              <w:rPr>
                <w:b w:val="0"/>
              </w:rPr>
              <w:t>Construcción de cliente para servicios</w:t>
            </w:r>
          </w:p>
        </w:tc>
        <w:tc>
          <w:tcPr>
            <w:tcW w:w="2410" w:type="dxa"/>
          </w:tcPr>
          <w:p w:rsidR="00FB7ACA" w:rsidRPr="00E90AF9" w:rsidRDefault="00FB7ACA" w:rsidP="00E90AF9">
            <w:pPr>
              <w:pStyle w:val="contenido"/>
              <w:cnfStyle w:val="000000010000" w:firstRow="0" w:lastRow="0" w:firstColumn="0" w:lastColumn="0" w:oddVBand="0" w:evenVBand="0" w:oddHBand="0" w:evenHBand="1" w:firstRowFirstColumn="0" w:firstRowLastColumn="0" w:lastRowFirstColumn="0" w:lastRowLastColumn="0"/>
            </w:pPr>
            <w:r w:rsidRPr="00E90AF9">
              <w:t>Conexión con servidores REST</w:t>
            </w:r>
          </w:p>
        </w:tc>
        <w:tc>
          <w:tcPr>
            <w:tcW w:w="2126" w:type="dxa"/>
          </w:tcPr>
          <w:p w:rsidR="00FB7ACA" w:rsidRPr="00E90AF9" w:rsidRDefault="00FB7ACA" w:rsidP="00E90AF9">
            <w:pPr>
              <w:pStyle w:val="contenido"/>
              <w:cnfStyle w:val="000000010000" w:firstRow="0" w:lastRow="0" w:firstColumn="0" w:lastColumn="0" w:oddVBand="0" w:evenVBand="0" w:oddHBand="0" w:evenHBand="1" w:firstRowFirstColumn="0" w:firstRowLastColumn="0" w:lastRowFirstColumn="0" w:lastRowLastColumn="0"/>
            </w:pPr>
            <w:r w:rsidRPr="00E90AF9">
              <w:t>Python</w:t>
            </w:r>
          </w:p>
          <w:p w:rsidR="00FB7ACA" w:rsidRPr="00E90AF9" w:rsidRDefault="00FB7ACA" w:rsidP="00E90AF9">
            <w:pPr>
              <w:pStyle w:val="contenido"/>
              <w:cnfStyle w:val="000000010000" w:firstRow="0" w:lastRow="0" w:firstColumn="0" w:lastColumn="0" w:oddVBand="0" w:evenVBand="0" w:oddHBand="0" w:evenHBand="1" w:firstRowFirstColumn="0" w:firstRowLastColumn="0" w:lastRowFirstColumn="0" w:lastRowLastColumn="0"/>
            </w:pPr>
          </w:p>
        </w:tc>
        <w:tc>
          <w:tcPr>
            <w:tcW w:w="1499" w:type="dxa"/>
          </w:tcPr>
          <w:p w:rsidR="00FB7ACA" w:rsidRPr="00E90AF9" w:rsidRDefault="00FB7ACA" w:rsidP="00E90AF9">
            <w:pPr>
              <w:pStyle w:val="contenido"/>
              <w:cnfStyle w:val="000000010000" w:firstRow="0" w:lastRow="0" w:firstColumn="0" w:lastColumn="0" w:oddVBand="0" w:evenVBand="0" w:oddHBand="0" w:evenHBand="1" w:firstRowFirstColumn="0" w:firstRowLastColumn="0" w:lastRowFirstColumn="0" w:lastRowLastColumn="0"/>
            </w:pPr>
            <w:r w:rsidRPr="00E90AF9">
              <w:t>2 días</w:t>
            </w:r>
          </w:p>
        </w:tc>
      </w:tr>
    </w:tbl>
    <w:p w:rsidR="00FB7ACA" w:rsidRDefault="002F1973" w:rsidP="002F1973">
      <w:pPr>
        <w:pStyle w:val="titulosTF"/>
        <w:spacing w:after="0"/>
        <w:rPr>
          <w:sz w:val="18"/>
        </w:rPr>
      </w:pPr>
      <w:r w:rsidRPr="002F1973">
        <w:rPr>
          <w:sz w:val="18"/>
        </w:rPr>
        <w:t>Fuente: (propio)</w:t>
      </w:r>
    </w:p>
    <w:p w:rsidR="001B45B4" w:rsidRDefault="001B45B4" w:rsidP="00E90AF9">
      <w:pPr>
        <w:pStyle w:val="contenido"/>
        <w:rPr>
          <w:b/>
        </w:rPr>
      </w:pPr>
    </w:p>
    <w:p w:rsidR="00FB7ACA" w:rsidRPr="00E90AF9" w:rsidRDefault="00FB7ACA" w:rsidP="00E90AF9">
      <w:pPr>
        <w:pStyle w:val="contenido"/>
        <w:rPr>
          <w:b/>
        </w:rPr>
      </w:pPr>
      <w:r w:rsidRPr="00E90AF9">
        <w:rPr>
          <w:b/>
        </w:rPr>
        <w:t>Prototipo 2</w:t>
      </w:r>
    </w:p>
    <w:p w:rsidR="002F1973" w:rsidRPr="00E90AF9" w:rsidRDefault="00FB7ACA" w:rsidP="00E90AF9">
      <w:pPr>
        <w:pStyle w:val="contenido"/>
      </w:pPr>
      <w:r w:rsidRPr="00E90AF9">
        <w:t xml:space="preserve">A través de Procesamiento de Lenguaje Natural (PLN), se trabaja con el texto de entrada para obtener  las entidades de quien se habla en las oraciones,  así como las palabras claves que los acompañan. Este procesamiento se lo realiza especializado en el idioma ingles utilizando la librería </w:t>
      </w:r>
      <w:r w:rsidRPr="002F1973">
        <w:rPr>
          <w:i/>
        </w:rPr>
        <w:t xml:space="preserve">Natural Language Toolkit </w:t>
      </w:r>
      <w:r w:rsidRPr="00E90AF9">
        <w:t>(NLTK) de Python.</w:t>
      </w:r>
    </w:p>
    <w:p w:rsidR="002F1973" w:rsidRDefault="002F1973" w:rsidP="002F1973">
      <w:pPr>
        <w:pStyle w:val="titulosTF"/>
      </w:pPr>
      <w:bookmarkStart w:id="149" w:name="_Toc414268750"/>
      <w:r>
        <w:t xml:space="preserve">Tabla </w:t>
      </w:r>
      <w:r w:rsidR="009C5032">
        <w:fldChar w:fldCharType="begin"/>
      </w:r>
      <w:r w:rsidR="009C5032">
        <w:instrText xml:space="preserve"> SEQ Tabla \* ARABIC </w:instrText>
      </w:r>
      <w:r w:rsidR="009C5032">
        <w:fldChar w:fldCharType="separate"/>
      </w:r>
      <w:r w:rsidR="007B6AFC">
        <w:rPr>
          <w:noProof/>
        </w:rPr>
        <w:t>19</w:t>
      </w:r>
      <w:r w:rsidR="009C5032">
        <w:rPr>
          <w:noProof/>
        </w:rPr>
        <w:fldChar w:fldCharType="end"/>
      </w:r>
      <w:r>
        <w:t xml:space="preserve">. </w:t>
      </w:r>
      <w:r w:rsidRPr="006E023A">
        <w:t xml:space="preserve">Tabla resumen del prototipo </w:t>
      </w:r>
      <w:r>
        <w:t>2</w:t>
      </w:r>
      <w:bookmarkEnd w:id="149"/>
    </w:p>
    <w:tbl>
      <w:tblPr>
        <w:tblStyle w:val="Cuadrculaclara-nfasis1"/>
        <w:tblW w:w="0" w:type="auto"/>
        <w:tblLook w:val="04A0" w:firstRow="1" w:lastRow="0" w:firstColumn="1" w:lastColumn="0" w:noHBand="0" w:noVBand="1"/>
      </w:tblPr>
      <w:tblGrid>
        <w:gridCol w:w="3369"/>
        <w:gridCol w:w="1984"/>
        <w:gridCol w:w="2126"/>
        <w:gridCol w:w="1499"/>
      </w:tblGrid>
      <w:tr w:rsidR="00FB7ACA" w:rsidRPr="00E90AF9" w:rsidTr="00FB7916">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3369" w:type="dxa"/>
            <w:shd w:val="clear" w:color="auto" w:fill="DBE5F1" w:themeFill="accent1" w:themeFillTint="33"/>
            <w:vAlign w:val="center"/>
          </w:tcPr>
          <w:p w:rsidR="00FB7ACA" w:rsidRPr="00E90AF9" w:rsidRDefault="00FB7ACA" w:rsidP="00FB7916">
            <w:pPr>
              <w:pStyle w:val="contenido"/>
              <w:spacing w:line="240" w:lineRule="auto"/>
              <w:jc w:val="center"/>
            </w:pPr>
            <w:r w:rsidRPr="00E90AF9">
              <w:t>Funcionalidad especifica</w:t>
            </w:r>
          </w:p>
        </w:tc>
        <w:tc>
          <w:tcPr>
            <w:tcW w:w="1984" w:type="dxa"/>
            <w:shd w:val="clear" w:color="auto" w:fill="DBE5F1" w:themeFill="accent1" w:themeFillTint="33"/>
            <w:vAlign w:val="center"/>
          </w:tcPr>
          <w:p w:rsidR="00FB7ACA" w:rsidRPr="00E90AF9" w:rsidRDefault="003424F1" w:rsidP="00FB7916">
            <w:pPr>
              <w:pStyle w:val="contenido"/>
              <w:spacing w:line="240" w:lineRule="auto"/>
              <w:jc w:val="center"/>
              <w:cnfStyle w:val="100000000000" w:firstRow="1" w:lastRow="0" w:firstColumn="0" w:lastColumn="0" w:oddVBand="0" w:evenVBand="0" w:oddHBand="0" w:evenHBand="0" w:firstRowFirstColumn="0" w:firstRowLastColumn="0" w:lastRowFirstColumn="0" w:lastRowLastColumn="0"/>
            </w:pPr>
            <w:r>
              <w:t>Aprendi</w:t>
            </w:r>
            <w:r w:rsidRPr="00E90AF9">
              <w:t>zaje</w:t>
            </w:r>
          </w:p>
        </w:tc>
        <w:tc>
          <w:tcPr>
            <w:tcW w:w="2126" w:type="dxa"/>
            <w:shd w:val="clear" w:color="auto" w:fill="DBE5F1" w:themeFill="accent1" w:themeFillTint="33"/>
            <w:vAlign w:val="center"/>
          </w:tcPr>
          <w:p w:rsidR="00FB7ACA" w:rsidRPr="00E90AF9" w:rsidRDefault="00FB7ACA" w:rsidP="00FB7916">
            <w:pPr>
              <w:pStyle w:val="contenido"/>
              <w:spacing w:line="240" w:lineRule="auto"/>
              <w:jc w:val="center"/>
              <w:cnfStyle w:val="100000000000" w:firstRow="1" w:lastRow="0" w:firstColumn="0" w:lastColumn="0" w:oddVBand="0" w:evenVBand="0" w:oddHBand="0" w:evenHBand="0" w:firstRowFirstColumn="0" w:firstRowLastColumn="0" w:lastRowFirstColumn="0" w:lastRowLastColumn="0"/>
            </w:pPr>
            <w:r w:rsidRPr="00E90AF9">
              <w:t>Herramienta</w:t>
            </w:r>
          </w:p>
        </w:tc>
        <w:tc>
          <w:tcPr>
            <w:tcW w:w="1499" w:type="dxa"/>
            <w:shd w:val="clear" w:color="auto" w:fill="DBE5F1" w:themeFill="accent1" w:themeFillTint="33"/>
            <w:vAlign w:val="center"/>
          </w:tcPr>
          <w:p w:rsidR="00FB7ACA" w:rsidRPr="00E90AF9" w:rsidRDefault="00FB7ACA" w:rsidP="00FB7916">
            <w:pPr>
              <w:pStyle w:val="contenido"/>
              <w:spacing w:line="240" w:lineRule="auto"/>
              <w:jc w:val="center"/>
              <w:cnfStyle w:val="100000000000" w:firstRow="1" w:lastRow="0" w:firstColumn="0" w:lastColumn="0" w:oddVBand="0" w:evenVBand="0" w:oddHBand="0" w:evenHBand="0" w:firstRowFirstColumn="0" w:firstRowLastColumn="0" w:lastRowFirstColumn="0" w:lastRowLastColumn="0"/>
            </w:pPr>
            <w:r w:rsidRPr="00E90AF9">
              <w:t>Tiempo</w:t>
            </w:r>
          </w:p>
        </w:tc>
      </w:tr>
      <w:tr w:rsidR="00FB7ACA" w:rsidRPr="00E90AF9" w:rsidTr="00FB7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shd w:val="clear" w:color="auto" w:fill="auto"/>
            <w:vAlign w:val="center"/>
          </w:tcPr>
          <w:p w:rsidR="00FB7ACA" w:rsidRPr="00894DC7" w:rsidRDefault="00FB7ACA" w:rsidP="00FB7916">
            <w:pPr>
              <w:pStyle w:val="contenido"/>
              <w:jc w:val="left"/>
              <w:rPr>
                <w:b w:val="0"/>
              </w:rPr>
            </w:pPr>
            <w:r w:rsidRPr="00894DC7">
              <w:rPr>
                <w:b w:val="0"/>
              </w:rPr>
              <w:t>Tokenización en sentencias</w:t>
            </w:r>
          </w:p>
        </w:tc>
        <w:tc>
          <w:tcPr>
            <w:tcW w:w="1984" w:type="dxa"/>
            <w:shd w:val="clear" w:color="auto" w:fill="auto"/>
            <w:vAlign w:val="center"/>
          </w:tcPr>
          <w:p w:rsidR="00FB7ACA" w:rsidRPr="00FB7916" w:rsidRDefault="00FB7ACA" w:rsidP="0033312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FB7916">
              <w:rPr>
                <w:bCs/>
              </w:rPr>
              <w:t>Procesamiento de lenguaje natural o PLN</w:t>
            </w:r>
          </w:p>
        </w:tc>
        <w:tc>
          <w:tcPr>
            <w:tcW w:w="2126" w:type="dxa"/>
            <w:shd w:val="clear" w:color="auto" w:fill="auto"/>
            <w:vAlign w:val="center"/>
          </w:tcPr>
          <w:p w:rsidR="00FB7ACA" w:rsidRPr="00FB7916" w:rsidRDefault="00FB7ACA" w:rsidP="0033312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FB7916">
              <w:rPr>
                <w:bCs/>
              </w:rPr>
              <w:t xml:space="preserve">NLTK (Natural Language Toolkit) librería de </w:t>
            </w:r>
            <w:r w:rsidR="00087958" w:rsidRPr="00FB7916">
              <w:rPr>
                <w:bCs/>
              </w:rPr>
              <w:t>Python.</w:t>
            </w:r>
          </w:p>
        </w:tc>
        <w:tc>
          <w:tcPr>
            <w:tcW w:w="1499" w:type="dxa"/>
            <w:shd w:val="clear" w:color="auto" w:fill="auto"/>
            <w:vAlign w:val="center"/>
          </w:tcPr>
          <w:p w:rsidR="00FB7ACA" w:rsidRPr="00E90AF9" w:rsidRDefault="00FB7ACA" w:rsidP="00FB7916">
            <w:pPr>
              <w:pStyle w:val="contenido"/>
              <w:jc w:val="left"/>
              <w:cnfStyle w:val="000000100000" w:firstRow="0" w:lastRow="0" w:firstColumn="0" w:lastColumn="0" w:oddVBand="0" w:evenVBand="0" w:oddHBand="1" w:evenHBand="0" w:firstRowFirstColumn="0" w:firstRowLastColumn="0" w:lastRowFirstColumn="0" w:lastRowLastColumn="0"/>
            </w:pPr>
            <w:r w:rsidRPr="00E90AF9">
              <w:t xml:space="preserve"> 2 semanas</w:t>
            </w:r>
          </w:p>
        </w:tc>
      </w:tr>
      <w:tr w:rsidR="00FB7ACA" w:rsidRPr="00E90AF9" w:rsidTr="00FB79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shd w:val="clear" w:color="auto" w:fill="auto"/>
            <w:vAlign w:val="center"/>
          </w:tcPr>
          <w:p w:rsidR="00FB7ACA" w:rsidRPr="00894DC7" w:rsidRDefault="00087958" w:rsidP="00FB7916">
            <w:pPr>
              <w:pStyle w:val="contenido"/>
              <w:jc w:val="left"/>
              <w:rPr>
                <w:b w:val="0"/>
              </w:rPr>
            </w:pPr>
            <w:r w:rsidRPr="00894DC7">
              <w:rPr>
                <w:b w:val="0"/>
              </w:rPr>
              <w:t>Tokenizació</w:t>
            </w:r>
            <w:r w:rsidR="00FB7ACA" w:rsidRPr="00894DC7">
              <w:rPr>
                <w:b w:val="0"/>
              </w:rPr>
              <w:t>n en palabras</w:t>
            </w:r>
          </w:p>
        </w:tc>
        <w:tc>
          <w:tcPr>
            <w:tcW w:w="1984" w:type="dxa"/>
            <w:shd w:val="clear" w:color="auto" w:fill="auto"/>
            <w:vAlign w:val="center"/>
          </w:tcPr>
          <w:p w:rsidR="00FB7ACA" w:rsidRPr="00FB7916" w:rsidRDefault="00FB7ACA" w:rsidP="0033312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FB7916">
              <w:rPr>
                <w:bCs/>
              </w:rPr>
              <w:t>PLN</w:t>
            </w:r>
          </w:p>
        </w:tc>
        <w:tc>
          <w:tcPr>
            <w:tcW w:w="2126" w:type="dxa"/>
            <w:shd w:val="clear" w:color="auto" w:fill="auto"/>
            <w:vAlign w:val="center"/>
          </w:tcPr>
          <w:p w:rsidR="00FB7ACA" w:rsidRPr="00FB7916" w:rsidRDefault="00FB7ACA" w:rsidP="0033312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FB7916">
              <w:rPr>
                <w:bCs/>
              </w:rPr>
              <w:t>NLTK</w:t>
            </w:r>
          </w:p>
        </w:tc>
        <w:tc>
          <w:tcPr>
            <w:tcW w:w="1499" w:type="dxa"/>
            <w:shd w:val="clear" w:color="auto" w:fill="auto"/>
            <w:vAlign w:val="center"/>
          </w:tcPr>
          <w:p w:rsidR="00FB7ACA" w:rsidRPr="00E90AF9" w:rsidRDefault="00FB7ACA" w:rsidP="00FB7916">
            <w:pPr>
              <w:pStyle w:val="contenido"/>
              <w:jc w:val="left"/>
              <w:cnfStyle w:val="000000010000" w:firstRow="0" w:lastRow="0" w:firstColumn="0" w:lastColumn="0" w:oddVBand="0" w:evenVBand="0" w:oddHBand="0" w:evenHBand="1" w:firstRowFirstColumn="0" w:firstRowLastColumn="0" w:lastRowFirstColumn="0" w:lastRowLastColumn="0"/>
            </w:pPr>
            <w:r w:rsidRPr="00E90AF9">
              <w:t>2 horas</w:t>
            </w:r>
          </w:p>
        </w:tc>
      </w:tr>
      <w:tr w:rsidR="00FB7ACA" w:rsidRPr="00E90AF9" w:rsidTr="00FB7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shd w:val="clear" w:color="auto" w:fill="auto"/>
            <w:vAlign w:val="center"/>
          </w:tcPr>
          <w:p w:rsidR="00FB7ACA" w:rsidRPr="00894DC7" w:rsidRDefault="00FB7ACA" w:rsidP="00FB7916">
            <w:pPr>
              <w:pStyle w:val="contenido"/>
              <w:jc w:val="left"/>
              <w:rPr>
                <w:b w:val="0"/>
                <w:lang w:val="en-US"/>
              </w:rPr>
            </w:pPr>
            <w:r w:rsidRPr="00894DC7">
              <w:rPr>
                <w:b w:val="0"/>
                <w:lang w:val="en-US"/>
              </w:rPr>
              <w:t>Etiquetado (Part of speech) en idioma ingles</w:t>
            </w:r>
          </w:p>
        </w:tc>
        <w:tc>
          <w:tcPr>
            <w:tcW w:w="1984" w:type="dxa"/>
            <w:shd w:val="clear" w:color="auto" w:fill="auto"/>
            <w:vAlign w:val="center"/>
          </w:tcPr>
          <w:p w:rsidR="00FB7ACA" w:rsidRPr="00FB7916" w:rsidRDefault="00FB7ACA" w:rsidP="0033312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FB7916">
              <w:rPr>
                <w:bCs/>
              </w:rPr>
              <w:t xml:space="preserve">PLN </w:t>
            </w:r>
          </w:p>
        </w:tc>
        <w:tc>
          <w:tcPr>
            <w:tcW w:w="2126" w:type="dxa"/>
            <w:shd w:val="clear" w:color="auto" w:fill="auto"/>
            <w:vAlign w:val="center"/>
          </w:tcPr>
          <w:p w:rsidR="00FB7ACA" w:rsidRPr="00FB7916" w:rsidRDefault="00FB7ACA" w:rsidP="0033312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FB7916">
              <w:rPr>
                <w:bCs/>
              </w:rPr>
              <w:t>NLTK</w:t>
            </w:r>
          </w:p>
        </w:tc>
        <w:tc>
          <w:tcPr>
            <w:tcW w:w="1499" w:type="dxa"/>
            <w:shd w:val="clear" w:color="auto" w:fill="auto"/>
            <w:vAlign w:val="center"/>
          </w:tcPr>
          <w:p w:rsidR="00FB7ACA" w:rsidRPr="00E90AF9" w:rsidRDefault="00FB7ACA" w:rsidP="00FB7916">
            <w:pPr>
              <w:pStyle w:val="contenido"/>
              <w:jc w:val="left"/>
              <w:cnfStyle w:val="000000100000" w:firstRow="0" w:lastRow="0" w:firstColumn="0" w:lastColumn="0" w:oddVBand="0" w:evenVBand="0" w:oddHBand="1" w:evenHBand="0" w:firstRowFirstColumn="0" w:firstRowLastColumn="0" w:lastRowFirstColumn="0" w:lastRowLastColumn="0"/>
            </w:pPr>
            <w:r w:rsidRPr="00E90AF9">
              <w:t>2 horas</w:t>
            </w:r>
          </w:p>
        </w:tc>
      </w:tr>
      <w:tr w:rsidR="00FB7ACA" w:rsidRPr="00E90AF9" w:rsidTr="00FB79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shd w:val="clear" w:color="auto" w:fill="auto"/>
            <w:vAlign w:val="center"/>
          </w:tcPr>
          <w:p w:rsidR="00FB7ACA" w:rsidRPr="00894DC7" w:rsidRDefault="00FB7ACA" w:rsidP="00FB7916">
            <w:pPr>
              <w:pStyle w:val="contenido"/>
              <w:jc w:val="left"/>
              <w:rPr>
                <w:b w:val="0"/>
              </w:rPr>
            </w:pPr>
            <w:r w:rsidRPr="00894DC7">
              <w:rPr>
                <w:b w:val="0"/>
              </w:rPr>
              <w:t>Extracción de entidades y palabras claves idioma ingles</w:t>
            </w:r>
          </w:p>
        </w:tc>
        <w:tc>
          <w:tcPr>
            <w:tcW w:w="1984" w:type="dxa"/>
            <w:shd w:val="clear" w:color="auto" w:fill="auto"/>
            <w:vAlign w:val="center"/>
          </w:tcPr>
          <w:p w:rsidR="00FB7ACA" w:rsidRPr="00FB7916" w:rsidRDefault="00FB7ACA" w:rsidP="0033312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FB7916">
              <w:rPr>
                <w:bCs/>
              </w:rPr>
              <w:t xml:space="preserve">PLN </w:t>
            </w:r>
          </w:p>
        </w:tc>
        <w:tc>
          <w:tcPr>
            <w:tcW w:w="2126" w:type="dxa"/>
            <w:shd w:val="clear" w:color="auto" w:fill="auto"/>
            <w:vAlign w:val="center"/>
          </w:tcPr>
          <w:p w:rsidR="00FB7ACA" w:rsidRPr="00FB7916" w:rsidRDefault="00FB7ACA" w:rsidP="0033312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FB7916">
              <w:rPr>
                <w:bCs/>
              </w:rPr>
              <w:t>NLTK</w:t>
            </w:r>
          </w:p>
        </w:tc>
        <w:tc>
          <w:tcPr>
            <w:tcW w:w="1499" w:type="dxa"/>
            <w:shd w:val="clear" w:color="auto" w:fill="auto"/>
            <w:vAlign w:val="center"/>
          </w:tcPr>
          <w:p w:rsidR="00FB7ACA" w:rsidRPr="00E90AF9" w:rsidRDefault="00FB7ACA" w:rsidP="00FB7916">
            <w:pPr>
              <w:pStyle w:val="contenido"/>
              <w:jc w:val="left"/>
              <w:cnfStyle w:val="000000010000" w:firstRow="0" w:lastRow="0" w:firstColumn="0" w:lastColumn="0" w:oddVBand="0" w:evenVBand="0" w:oddHBand="0" w:evenHBand="1" w:firstRowFirstColumn="0" w:firstRowLastColumn="0" w:lastRowFirstColumn="0" w:lastRowLastColumn="0"/>
            </w:pPr>
            <w:r w:rsidRPr="00E90AF9">
              <w:t>1 día</w:t>
            </w:r>
          </w:p>
        </w:tc>
      </w:tr>
    </w:tbl>
    <w:p w:rsidR="00FB7ACA" w:rsidRPr="002F1973" w:rsidRDefault="002F1973" w:rsidP="00E90AF9">
      <w:pPr>
        <w:pStyle w:val="contenido"/>
        <w:rPr>
          <w:sz w:val="18"/>
        </w:rPr>
      </w:pPr>
      <w:r w:rsidRPr="002F1973">
        <w:rPr>
          <w:sz w:val="18"/>
        </w:rPr>
        <w:t>Fuente: (propio)</w:t>
      </w:r>
    </w:p>
    <w:p w:rsidR="00FB7ACA" w:rsidRPr="00E90AF9" w:rsidRDefault="00FB7ACA" w:rsidP="00E90AF9">
      <w:pPr>
        <w:pStyle w:val="contenido"/>
        <w:rPr>
          <w:b/>
        </w:rPr>
      </w:pPr>
      <w:r w:rsidRPr="00E90AF9">
        <w:rPr>
          <w:b/>
        </w:rPr>
        <w:lastRenderedPageBreak/>
        <w:t>Prototipo 3</w:t>
      </w:r>
    </w:p>
    <w:p w:rsidR="002F1973" w:rsidRPr="00E90AF9" w:rsidRDefault="00FB7ACA" w:rsidP="00E90AF9">
      <w:pPr>
        <w:pStyle w:val="contenido"/>
      </w:pPr>
      <w:r w:rsidRPr="00E90AF9">
        <w:t xml:space="preserve">Todos los esfuerzos realizados se concentran en el idioma inglés, a través de NLTK para su procesamiento, para en otros idiomas como español por ejemplo no se puede realizar el mismo proceso que en el idioma ingles debido a lo diferente de su estructura. Para poder trabajar en otros idiomas se debe partir de un etiquetado (Part of Speech) propio del idioma, por lo cual se decidió trabajar con TreeTagger, que permite etiquetado en diferentes idiomas.  </w:t>
      </w:r>
    </w:p>
    <w:p w:rsidR="002F1973" w:rsidRDefault="002F1973" w:rsidP="002F1973">
      <w:pPr>
        <w:pStyle w:val="titulosTF"/>
      </w:pPr>
      <w:bookmarkStart w:id="150" w:name="_Toc414268751"/>
      <w:r>
        <w:t xml:space="preserve">Tabla </w:t>
      </w:r>
      <w:r w:rsidR="009C5032">
        <w:fldChar w:fldCharType="begin"/>
      </w:r>
      <w:r w:rsidR="009C5032">
        <w:instrText xml:space="preserve"> SEQ Tabla \* ARA</w:instrText>
      </w:r>
      <w:r w:rsidR="009C5032">
        <w:instrText xml:space="preserve">BIC </w:instrText>
      </w:r>
      <w:r w:rsidR="009C5032">
        <w:fldChar w:fldCharType="separate"/>
      </w:r>
      <w:r w:rsidR="007B6AFC">
        <w:rPr>
          <w:noProof/>
        </w:rPr>
        <w:t>20</w:t>
      </w:r>
      <w:r w:rsidR="009C5032">
        <w:rPr>
          <w:noProof/>
        </w:rPr>
        <w:fldChar w:fldCharType="end"/>
      </w:r>
      <w:r>
        <w:t>. Tabla resumen del prototipo 3</w:t>
      </w:r>
      <w:bookmarkEnd w:id="150"/>
    </w:p>
    <w:tbl>
      <w:tblPr>
        <w:tblStyle w:val="Cuadrculaclara-nfasis1"/>
        <w:tblW w:w="0" w:type="auto"/>
        <w:jc w:val="center"/>
        <w:tblLook w:val="04A0" w:firstRow="1" w:lastRow="0" w:firstColumn="1" w:lastColumn="0" w:noHBand="0" w:noVBand="1"/>
      </w:tblPr>
      <w:tblGrid>
        <w:gridCol w:w="3255"/>
        <w:gridCol w:w="1917"/>
        <w:gridCol w:w="2054"/>
        <w:gridCol w:w="1448"/>
      </w:tblGrid>
      <w:tr w:rsidR="00087958" w:rsidRPr="00E90AF9" w:rsidTr="00FB7916">
        <w:trPr>
          <w:cnfStyle w:val="100000000000" w:firstRow="1" w:lastRow="0" w:firstColumn="0" w:lastColumn="0" w:oddVBand="0" w:evenVBand="0" w:oddHBand="0" w:evenHBand="0" w:firstRowFirstColumn="0" w:firstRowLastColumn="0" w:lastRowFirstColumn="0" w:lastRowLastColumn="0"/>
          <w:trHeight w:val="515"/>
          <w:jc w:val="center"/>
        </w:trPr>
        <w:tc>
          <w:tcPr>
            <w:cnfStyle w:val="001000000000" w:firstRow="0" w:lastRow="0" w:firstColumn="1" w:lastColumn="0" w:oddVBand="0" w:evenVBand="0" w:oddHBand="0" w:evenHBand="0" w:firstRowFirstColumn="0" w:firstRowLastColumn="0" w:lastRowFirstColumn="0" w:lastRowLastColumn="0"/>
            <w:tcW w:w="3255" w:type="dxa"/>
            <w:shd w:val="clear" w:color="auto" w:fill="DBE5F1" w:themeFill="accent1" w:themeFillTint="33"/>
            <w:vAlign w:val="center"/>
          </w:tcPr>
          <w:p w:rsidR="00FB7ACA" w:rsidRPr="00E90AF9" w:rsidRDefault="00FB7ACA" w:rsidP="00FB7916">
            <w:pPr>
              <w:pStyle w:val="contenido"/>
              <w:spacing w:line="276" w:lineRule="auto"/>
              <w:jc w:val="center"/>
            </w:pPr>
            <w:r w:rsidRPr="00E90AF9">
              <w:t>Funcionalidad especifica</w:t>
            </w:r>
          </w:p>
        </w:tc>
        <w:tc>
          <w:tcPr>
            <w:tcW w:w="1917" w:type="dxa"/>
            <w:shd w:val="clear" w:color="auto" w:fill="DBE5F1" w:themeFill="accent1" w:themeFillTint="33"/>
            <w:vAlign w:val="center"/>
          </w:tcPr>
          <w:p w:rsidR="00FB7ACA" w:rsidRPr="00E90AF9" w:rsidRDefault="00FB7ACA" w:rsidP="00FB7916">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Aprendizaje</w:t>
            </w:r>
          </w:p>
        </w:tc>
        <w:tc>
          <w:tcPr>
            <w:tcW w:w="2054" w:type="dxa"/>
            <w:shd w:val="clear" w:color="auto" w:fill="DBE5F1" w:themeFill="accent1" w:themeFillTint="33"/>
            <w:vAlign w:val="center"/>
          </w:tcPr>
          <w:p w:rsidR="00FB7ACA" w:rsidRPr="00E90AF9" w:rsidRDefault="00FB7ACA" w:rsidP="00FB7916">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Herramienta</w:t>
            </w:r>
          </w:p>
        </w:tc>
        <w:tc>
          <w:tcPr>
            <w:tcW w:w="1448" w:type="dxa"/>
            <w:shd w:val="clear" w:color="auto" w:fill="DBE5F1" w:themeFill="accent1" w:themeFillTint="33"/>
            <w:vAlign w:val="center"/>
          </w:tcPr>
          <w:p w:rsidR="00FB7ACA" w:rsidRPr="00E90AF9" w:rsidRDefault="00FB7ACA" w:rsidP="00FB7916">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Tiempo</w:t>
            </w:r>
          </w:p>
        </w:tc>
      </w:tr>
      <w:tr w:rsidR="00087958" w:rsidRPr="00E90AF9" w:rsidTr="003424F1">
        <w:trPr>
          <w:cnfStyle w:val="000000100000" w:firstRow="0" w:lastRow="0" w:firstColumn="0" w:lastColumn="0" w:oddVBand="0" w:evenVBand="0" w:oddHBand="1" w:evenHBand="0" w:firstRowFirstColumn="0" w:firstRowLastColumn="0" w:lastRowFirstColumn="0" w:lastRowLastColumn="0"/>
          <w:trHeight w:val="741"/>
          <w:jc w:val="center"/>
        </w:trPr>
        <w:tc>
          <w:tcPr>
            <w:cnfStyle w:val="001000000000" w:firstRow="0" w:lastRow="0" w:firstColumn="1" w:lastColumn="0" w:oddVBand="0" w:evenVBand="0" w:oddHBand="0" w:evenHBand="0" w:firstRowFirstColumn="0" w:firstRowLastColumn="0" w:lastRowFirstColumn="0" w:lastRowLastColumn="0"/>
            <w:tcW w:w="3255" w:type="dxa"/>
            <w:shd w:val="clear" w:color="auto" w:fill="auto"/>
            <w:vAlign w:val="center"/>
          </w:tcPr>
          <w:p w:rsidR="00FB7ACA" w:rsidRPr="00FB7916" w:rsidRDefault="00FB7ACA" w:rsidP="00FB7916">
            <w:pPr>
              <w:pStyle w:val="contenido"/>
              <w:jc w:val="left"/>
              <w:rPr>
                <w:b w:val="0"/>
                <w:lang w:val="en-US"/>
              </w:rPr>
            </w:pPr>
            <w:r w:rsidRPr="00FB7916">
              <w:rPr>
                <w:b w:val="0"/>
                <w:lang w:val="en-US"/>
              </w:rPr>
              <w:t>Etiquetado (Part of speech) en idioma ingles</w:t>
            </w:r>
          </w:p>
        </w:tc>
        <w:tc>
          <w:tcPr>
            <w:tcW w:w="1917" w:type="dxa"/>
            <w:shd w:val="clear" w:color="auto" w:fill="auto"/>
            <w:vAlign w:val="center"/>
          </w:tcPr>
          <w:p w:rsidR="00FB7ACA" w:rsidRPr="00FB7916" w:rsidRDefault="00FB7ACA" w:rsidP="0033312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FB7916">
              <w:rPr>
                <w:bCs/>
              </w:rPr>
              <w:t xml:space="preserve">PLN </w:t>
            </w:r>
          </w:p>
        </w:tc>
        <w:tc>
          <w:tcPr>
            <w:tcW w:w="2054" w:type="dxa"/>
            <w:shd w:val="clear" w:color="auto" w:fill="auto"/>
            <w:vAlign w:val="center"/>
          </w:tcPr>
          <w:p w:rsidR="00FB7ACA" w:rsidRPr="00FB7916" w:rsidRDefault="00FB7ACA" w:rsidP="0033312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FB7916">
              <w:rPr>
                <w:bCs/>
              </w:rPr>
              <w:t>TreeTagger</w:t>
            </w:r>
          </w:p>
        </w:tc>
        <w:tc>
          <w:tcPr>
            <w:tcW w:w="1448" w:type="dxa"/>
            <w:shd w:val="clear" w:color="auto" w:fill="auto"/>
            <w:vAlign w:val="center"/>
          </w:tcPr>
          <w:p w:rsidR="00FB7ACA" w:rsidRPr="00FB7916" w:rsidRDefault="00894DC7" w:rsidP="00FB7916">
            <w:pPr>
              <w:pStyle w:val="contenido"/>
              <w:jc w:val="left"/>
              <w:cnfStyle w:val="000000100000" w:firstRow="0" w:lastRow="0" w:firstColumn="0" w:lastColumn="0" w:oddVBand="0" w:evenVBand="0" w:oddHBand="1" w:evenHBand="0" w:firstRowFirstColumn="0" w:firstRowLastColumn="0" w:lastRowFirstColumn="0" w:lastRowLastColumn="0"/>
            </w:pPr>
            <w:r w:rsidRPr="00FB7916">
              <w:t>8</w:t>
            </w:r>
            <w:r w:rsidR="00FB7ACA" w:rsidRPr="00FB7916">
              <w:t xml:space="preserve"> días</w:t>
            </w:r>
          </w:p>
        </w:tc>
      </w:tr>
      <w:tr w:rsidR="00FB7ACA" w:rsidRPr="00E90AF9" w:rsidTr="00FB7916">
        <w:trPr>
          <w:cnfStyle w:val="000000010000" w:firstRow="0" w:lastRow="0" w:firstColumn="0" w:lastColumn="0" w:oddVBand="0" w:evenVBand="0" w:oddHBand="0" w:evenHBand="1" w:firstRowFirstColumn="0" w:firstRowLastColumn="0" w:lastRowFirstColumn="0" w:lastRowLastColumn="0"/>
          <w:trHeight w:val="758"/>
          <w:jc w:val="center"/>
        </w:trPr>
        <w:tc>
          <w:tcPr>
            <w:cnfStyle w:val="001000000000" w:firstRow="0" w:lastRow="0" w:firstColumn="1" w:lastColumn="0" w:oddVBand="0" w:evenVBand="0" w:oddHBand="0" w:evenHBand="0" w:firstRowFirstColumn="0" w:firstRowLastColumn="0" w:lastRowFirstColumn="0" w:lastRowLastColumn="0"/>
            <w:tcW w:w="3255" w:type="dxa"/>
            <w:vAlign w:val="center"/>
          </w:tcPr>
          <w:p w:rsidR="00FB7ACA" w:rsidRPr="00FB7916" w:rsidRDefault="00FB7ACA" w:rsidP="00FB7916">
            <w:pPr>
              <w:pStyle w:val="contenido"/>
              <w:jc w:val="left"/>
              <w:rPr>
                <w:b w:val="0"/>
              </w:rPr>
            </w:pPr>
            <w:r w:rsidRPr="00FB7916">
              <w:rPr>
                <w:b w:val="0"/>
              </w:rPr>
              <w:t>Extracción de entidades y palabras claves idioma ingles</w:t>
            </w:r>
          </w:p>
        </w:tc>
        <w:tc>
          <w:tcPr>
            <w:tcW w:w="1917" w:type="dxa"/>
            <w:vAlign w:val="center"/>
          </w:tcPr>
          <w:p w:rsidR="00FB7ACA" w:rsidRPr="00FB7916" w:rsidRDefault="00FB7ACA" w:rsidP="0033312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FB7916">
              <w:rPr>
                <w:bCs/>
              </w:rPr>
              <w:t xml:space="preserve">PLN </w:t>
            </w:r>
          </w:p>
        </w:tc>
        <w:tc>
          <w:tcPr>
            <w:tcW w:w="2054" w:type="dxa"/>
            <w:vAlign w:val="center"/>
          </w:tcPr>
          <w:p w:rsidR="00FB7ACA" w:rsidRPr="00FB7916" w:rsidRDefault="00FB7ACA" w:rsidP="0033312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FB7916">
              <w:rPr>
                <w:bCs/>
              </w:rPr>
              <w:t>NLTK</w:t>
            </w:r>
          </w:p>
        </w:tc>
        <w:tc>
          <w:tcPr>
            <w:tcW w:w="1448" w:type="dxa"/>
            <w:vAlign w:val="center"/>
          </w:tcPr>
          <w:p w:rsidR="00FB7ACA" w:rsidRPr="00FB7916" w:rsidRDefault="00FB7ACA" w:rsidP="00FB7916">
            <w:pPr>
              <w:pStyle w:val="contenido"/>
              <w:jc w:val="left"/>
              <w:cnfStyle w:val="000000010000" w:firstRow="0" w:lastRow="0" w:firstColumn="0" w:lastColumn="0" w:oddVBand="0" w:evenVBand="0" w:oddHBand="0" w:evenHBand="1" w:firstRowFirstColumn="0" w:firstRowLastColumn="0" w:lastRowFirstColumn="0" w:lastRowLastColumn="0"/>
            </w:pPr>
            <w:r w:rsidRPr="00FB7916">
              <w:t>2 día</w:t>
            </w:r>
          </w:p>
        </w:tc>
      </w:tr>
    </w:tbl>
    <w:p w:rsidR="00FB7ACA" w:rsidRPr="002F1973" w:rsidRDefault="002F1973" w:rsidP="00E90AF9">
      <w:pPr>
        <w:pStyle w:val="contenido"/>
        <w:rPr>
          <w:sz w:val="18"/>
        </w:rPr>
      </w:pPr>
      <w:r w:rsidRPr="002F1973">
        <w:rPr>
          <w:sz w:val="18"/>
        </w:rPr>
        <w:t>Fuente: (propio)</w:t>
      </w:r>
    </w:p>
    <w:p w:rsidR="002F1973" w:rsidRDefault="002F1973" w:rsidP="005126CE">
      <w:pPr>
        <w:pStyle w:val="contenido"/>
        <w:spacing w:after="0"/>
        <w:rPr>
          <w:b/>
        </w:rPr>
      </w:pPr>
    </w:p>
    <w:p w:rsidR="00FB7ACA" w:rsidRPr="00E90AF9" w:rsidRDefault="00FB7ACA" w:rsidP="00E90AF9">
      <w:pPr>
        <w:pStyle w:val="contenido"/>
        <w:rPr>
          <w:b/>
        </w:rPr>
      </w:pPr>
      <w:r w:rsidRPr="00E90AF9">
        <w:rPr>
          <w:b/>
        </w:rPr>
        <w:t>Prototipo 4</w:t>
      </w:r>
    </w:p>
    <w:p w:rsidR="00FB7ACA" w:rsidRDefault="00FB7ACA" w:rsidP="00E90AF9">
      <w:pPr>
        <w:pStyle w:val="contenido"/>
        <w:rPr>
          <w:color w:val="252525"/>
          <w:shd w:val="clear" w:color="auto" w:fill="FFFFFF"/>
        </w:rPr>
      </w:pPr>
      <w:r w:rsidRPr="00E90AF9">
        <w:t xml:space="preserve">Una vez que se ha logrado extraer los datos importantes de un texto, </w:t>
      </w:r>
      <w:r w:rsidR="007F1FCB" w:rsidRPr="00E90AF9">
        <w:t>se procede</w:t>
      </w:r>
      <w:r w:rsidRPr="00E90AF9">
        <w:t xml:space="preserve"> a enlazar esto con recursos disponibles en BDpedia.org, para esto se realizan consultas Sparql para obtener los recursos que coinciden con los datos extraídos. Una vez obtenidos los recurso de </w:t>
      </w:r>
      <w:r w:rsidR="001F0915">
        <w:t>DBpedia</w:t>
      </w:r>
      <w:r w:rsidRPr="00E90AF9">
        <w:t xml:space="preserve">, pueden existir más de una recurso que pueda coincidir para un dato del texto, este caso </w:t>
      </w:r>
      <w:r w:rsidR="007F1FCB" w:rsidRPr="00E90AF9">
        <w:t>el</w:t>
      </w:r>
      <w:r w:rsidRPr="00E90AF9">
        <w:t xml:space="preserve">que este término es ambiguo y es necesario romper esta ambigüedad para enlazarlo con un solo recurso de </w:t>
      </w:r>
      <w:r w:rsidR="001F0915">
        <w:t>DBpedia</w:t>
      </w:r>
      <w:r w:rsidRPr="00E90AF9">
        <w:t xml:space="preserve">, para lo cual </w:t>
      </w:r>
      <w:r w:rsidR="000320EA" w:rsidRPr="00E90AF9">
        <w:t>se implementa</w:t>
      </w:r>
      <w:r w:rsidRPr="00E90AF9">
        <w:t xml:space="preserve"> el algoritmo de Lesk introducido por </w:t>
      </w:r>
      <w:r w:rsidRPr="00E90AF9">
        <w:rPr>
          <w:rStyle w:val="apple-converted-space"/>
          <w:color w:val="252525"/>
          <w:shd w:val="clear" w:color="auto" w:fill="FFFFFF"/>
        </w:rPr>
        <w:t> </w:t>
      </w:r>
      <w:r w:rsidRPr="00E90AF9">
        <w:rPr>
          <w:shd w:val="clear" w:color="auto" w:fill="FFFFFF"/>
        </w:rPr>
        <w:t>Michael E. Lesk</w:t>
      </w:r>
      <w:r w:rsidRPr="00E90AF9">
        <w:rPr>
          <w:rStyle w:val="apple-converted-space"/>
          <w:color w:val="252525"/>
          <w:shd w:val="clear" w:color="auto" w:fill="FFFFFF"/>
        </w:rPr>
        <w:t> </w:t>
      </w:r>
      <w:r w:rsidRPr="00E90AF9">
        <w:rPr>
          <w:color w:val="252525"/>
          <w:shd w:val="clear" w:color="auto" w:fill="FFFFFF"/>
        </w:rPr>
        <w:t>en 1986.</w:t>
      </w:r>
    </w:p>
    <w:p w:rsidR="002F1973" w:rsidRDefault="002F1973" w:rsidP="002F1973">
      <w:pPr>
        <w:pStyle w:val="titulosTF"/>
      </w:pPr>
      <w:bookmarkStart w:id="151" w:name="_Toc414268752"/>
      <w:r>
        <w:t xml:space="preserve">Tabla </w:t>
      </w:r>
      <w:r w:rsidR="009C5032">
        <w:fldChar w:fldCharType="begin"/>
      </w:r>
      <w:r w:rsidR="009C5032">
        <w:instrText xml:space="preserve"> SEQ Tabla \* ARABIC </w:instrText>
      </w:r>
      <w:r w:rsidR="009C5032">
        <w:fldChar w:fldCharType="separate"/>
      </w:r>
      <w:r w:rsidR="007B6AFC">
        <w:rPr>
          <w:noProof/>
        </w:rPr>
        <w:t>21</w:t>
      </w:r>
      <w:r w:rsidR="009C5032">
        <w:rPr>
          <w:noProof/>
        </w:rPr>
        <w:fldChar w:fldCharType="end"/>
      </w:r>
      <w:r>
        <w:t>. Tabla resumen del prototipo 4</w:t>
      </w:r>
      <w:bookmarkEnd w:id="151"/>
    </w:p>
    <w:tbl>
      <w:tblPr>
        <w:tblStyle w:val="Cuadrculaclara-nfasis1"/>
        <w:tblW w:w="0" w:type="auto"/>
        <w:tblLook w:val="04A0" w:firstRow="1" w:lastRow="0" w:firstColumn="1" w:lastColumn="0" w:noHBand="0" w:noVBand="1"/>
      </w:tblPr>
      <w:tblGrid>
        <w:gridCol w:w="3369"/>
        <w:gridCol w:w="2268"/>
        <w:gridCol w:w="1559"/>
        <w:gridCol w:w="1499"/>
      </w:tblGrid>
      <w:tr w:rsidR="00FB7ACA" w:rsidRPr="00E90AF9" w:rsidTr="00FB7916">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369" w:type="dxa"/>
            <w:shd w:val="clear" w:color="auto" w:fill="DBE5F1" w:themeFill="accent1" w:themeFillTint="33"/>
            <w:vAlign w:val="center"/>
          </w:tcPr>
          <w:p w:rsidR="00FB7ACA" w:rsidRPr="00E90AF9" w:rsidRDefault="00FB7ACA" w:rsidP="001376A1">
            <w:pPr>
              <w:pStyle w:val="contenido"/>
              <w:spacing w:line="276" w:lineRule="auto"/>
              <w:jc w:val="center"/>
            </w:pPr>
            <w:r w:rsidRPr="00E90AF9">
              <w:t>Funcionalidad especifica</w:t>
            </w:r>
          </w:p>
        </w:tc>
        <w:tc>
          <w:tcPr>
            <w:tcW w:w="2268" w:type="dxa"/>
            <w:shd w:val="clear" w:color="auto" w:fill="DBE5F1" w:themeFill="accent1" w:themeFillTint="33"/>
            <w:vAlign w:val="center"/>
          </w:tcPr>
          <w:p w:rsidR="00FB7ACA" w:rsidRPr="00E90AF9" w:rsidRDefault="00FB7ACA" w:rsidP="001376A1">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Aprendizaje</w:t>
            </w:r>
          </w:p>
        </w:tc>
        <w:tc>
          <w:tcPr>
            <w:tcW w:w="1559" w:type="dxa"/>
            <w:shd w:val="clear" w:color="auto" w:fill="DBE5F1" w:themeFill="accent1" w:themeFillTint="33"/>
            <w:vAlign w:val="center"/>
          </w:tcPr>
          <w:p w:rsidR="00FB7ACA" w:rsidRPr="00E90AF9" w:rsidRDefault="00FB7ACA" w:rsidP="001376A1">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Herramienta</w:t>
            </w:r>
          </w:p>
        </w:tc>
        <w:tc>
          <w:tcPr>
            <w:tcW w:w="1499" w:type="dxa"/>
            <w:shd w:val="clear" w:color="auto" w:fill="DBE5F1" w:themeFill="accent1" w:themeFillTint="33"/>
            <w:vAlign w:val="center"/>
          </w:tcPr>
          <w:p w:rsidR="00FB7ACA" w:rsidRPr="00E90AF9" w:rsidRDefault="00FB7ACA" w:rsidP="001376A1">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Tiempo</w:t>
            </w:r>
          </w:p>
        </w:tc>
      </w:tr>
      <w:tr w:rsidR="00FB7ACA" w:rsidRPr="00E90AF9" w:rsidTr="00FB7916">
        <w:trPr>
          <w:cnfStyle w:val="000000100000" w:firstRow="0" w:lastRow="0" w:firstColumn="0" w:lastColumn="0" w:oddVBand="0" w:evenVBand="0" w:oddHBand="1" w:evenHBand="0" w:firstRowFirstColumn="0" w:firstRowLastColumn="0" w:lastRowFirstColumn="0" w:lastRowLastColumn="0"/>
          <w:trHeight w:val="1244"/>
        </w:trPr>
        <w:tc>
          <w:tcPr>
            <w:cnfStyle w:val="001000000000" w:firstRow="0" w:lastRow="0" w:firstColumn="1" w:lastColumn="0" w:oddVBand="0" w:evenVBand="0" w:oddHBand="0" w:evenHBand="0" w:firstRowFirstColumn="0" w:firstRowLastColumn="0" w:lastRowFirstColumn="0" w:lastRowLastColumn="0"/>
            <w:tcW w:w="3369" w:type="dxa"/>
            <w:shd w:val="clear" w:color="auto" w:fill="auto"/>
            <w:vAlign w:val="center"/>
          </w:tcPr>
          <w:p w:rsidR="00FB7ACA" w:rsidRPr="001376A1" w:rsidRDefault="00FB7ACA" w:rsidP="00FB7916">
            <w:pPr>
              <w:pStyle w:val="contenido"/>
              <w:jc w:val="left"/>
              <w:rPr>
                <w:b w:val="0"/>
              </w:rPr>
            </w:pPr>
            <w:r w:rsidRPr="001376A1">
              <w:rPr>
                <w:b w:val="0"/>
              </w:rPr>
              <w:t xml:space="preserve">Enlazar entidades y palabras claves encontrados con recursos  similares en </w:t>
            </w:r>
            <w:r w:rsidR="001F0915" w:rsidRPr="001376A1">
              <w:rPr>
                <w:b w:val="0"/>
              </w:rPr>
              <w:t>DBpedia</w:t>
            </w:r>
          </w:p>
        </w:tc>
        <w:tc>
          <w:tcPr>
            <w:tcW w:w="2268" w:type="dxa"/>
            <w:shd w:val="clear" w:color="auto" w:fill="auto"/>
            <w:vAlign w:val="center"/>
          </w:tcPr>
          <w:p w:rsidR="00FB7ACA" w:rsidRPr="00E90AF9" w:rsidRDefault="001376A1" w:rsidP="0033312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pPr>
            <w:r w:rsidRPr="001376A1">
              <w:rPr>
                <w:bCs/>
              </w:rPr>
              <w:t xml:space="preserve">Consultas en </w:t>
            </w:r>
            <w:r w:rsidR="00FB7ACA" w:rsidRPr="001376A1">
              <w:rPr>
                <w:bCs/>
              </w:rPr>
              <w:t>Sparq</w:t>
            </w:r>
            <w:r w:rsidR="00FB7ACA" w:rsidRPr="00E90AF9">
              <w:t>l</w:t>
            </w:r>
          </w:p>
        </w:tc>
        <w:tc>
          <w:tcPr>
            <w:tcW w:w="1559" w:type="dxa"/>
            <w:shd w:val="clear" w:color="auto" w:fill="auto"/>
            <w:vAlign w:val="center"/>
          </w:tcPr>
          <w:p w:rsidR="00FB7ACA" w:rsidRPr="00FB7916" w:rsidRDefault="00FB7ACA" w:rsidP="0033312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FB7916">
              <w:rPr>
                <w:bCs/>
              </w:rPr>
              <w:t>Python</w:t>
            </w:r>
          </w:p>
          <w:p w:rsidR="00FB7ACA" w:rsidRPr="00E90AF9" w:rsidRDefault="00FB7ACA" w:rsidP="0033312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pPr>
            <w:r w:rsidRPr="00FB7916">
              <w:rPr>
                <w:bCs/>
              </w:rPr>
              <w:t>Sp</w:t>
            </w:r>
            <w:r w:rsidRPr="00E90AF9">
              <w:t xml:space="preserve">arql </w:t>
            </w:r>
          </w:p>
        </w:tc>
        <w:tc>
          <w:tcPr>
            <w:tcW w:w="1499" w:type="dxa"/>
            <w:shd w:val="clear" w:color="auto" w:fill="auto"/>
            <w:vAlign w:val="center"/>
          </w:tcPr>
          <w:p w:rsidR="00FB7ACA" w:rsidRPr="00E90AF9" w:rsidRDefault="00FB7ACA" w:rsidP="00FB7916">
            <w:pPr>
              <w:pStyle w:val="contenido"/>
              <w:jc w:val="left"/>
              <w:cnfStyle w:val="000000100000" w:firstRow="0" w:lastRow="0" w:firstColumn="0" w:lastColumn="0" w:oddVBand="0" w:evenVBand="0" w:oddHBand="1" w:evenHBand="0" w:firstRowFirstColumn="0" w:firstRowLastColumn="0" w:lastRowFirstColumn="0" w:lastRowLastColumn="0"/>
            </w:pPr>
            <w:r w:rsidRPr="00E90AF9">
              <w:t xml:space="preserve">4 días </w:t>
            </w:r>
          </w:p>
        </w:tc>
      </w:tr>
      <w:tr w:rsidR="00FB7ACA" w:rsidRPr="00E90AF9" w:rsidTr="00FB7916">
        <w:trPr>
          <w:cnfStyle w:val="000000010000" w:firstRow="0" w:lastRow="0" w:firstColumn="0" w:lastColumn="0" w:oddVBand="0" w:evenVBand="0" w:oddHBand="0" w:evenHBand="1" w:firstRowFirstColumn="0" w:firstRowLastColumn="0" w:lastRowFirstColumn="0" w:lastRowLastColumn="0"/>
          <w:trHeight w:val="963"/>
        </w:trPr>
        <w:tc>
          <w:tcPr>
            <w:cnfStyle w:val="001000000000" w:firstRow="0" w:lastRow="0" w:firstColumn="1" w:lastColumn="0" w:oddVBand="0" w:evenVBand="0" w:oddHBand="0" w:evenHBand="0" w:firstRowFirstColumn="0" w:firstRowLastColumn="0" w:lastRowFirstColumn="0" w:lastRowLastColumn="0"/>
            <w:tcW w:w="3369" w:type="dxa"/>
            <w:vAlign w:val="center"/>
          </w:tcPr>
          <w:p w:rsidR="00FB7ACA" w:rsidRPr="001376A1" w:rsidRDefault="00FB7ACA" w:rsidP="00FB7916">
            <w:pPr>
              <w:pStyle w:val="contenido"/>
              <w:jc w:val="left"/>
              <w:rPr>
                <w:b w:val="0"/>
              </w:rPr>
            </w:pPr>
            <w:r w:rsidRPr="001376A1">
              <w:rPr>
                <w:b w:val="0"/>
              </w:rPr>
              <w:t xml:space="preserve">Desambiguación entre los recursos encontrados </w:t>
            </w:r>
          </w:p>
        </w:tc>
        <w:tc>
          <w:tcPr>
            <w:tcW w:w="2268" w:type="dxa"/>
            <w:vAlign w:val="center"/>
          </w:tcPr>
          <w:p w:rsidR="00FB7ACA" w:rsidRPr="00E90AF9" w:rsidRDefault="00FB7ACA" w:rsidP="0033312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pPr>
            <w:r w:rsidRPr="00FB7916">
              <w:rPr>
                <w:bCs/>
              </w:rPr>
              <w:t>Algoritmo de desambiguación de</w:t>
            </w:r>
            <w:r w:rsidRPr="00E90AF9">
              <w:t xml:space="preserve"> Lesk</w:t>
            </w:r>
          </w:p>
        </w:tc>
        <w:tc>
          <w:tcPr>
            <w:tcW w:w="1559" w:type="dxa"/>
            <w:vAlign w:val="center"/>
          </w:tcPr>
          <w:p w:rsidR="00FB7ACA" w:rsidRPr="00FB7916" w:rsidRDefault="00FB7ACA" w:rsidP="0033312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FB7916">
              <w:rPr>
                <w:bCs/>
              </w:rPr>
              <w:t>Python</w:t>
            </w:r>
          </w:p>
          <w:p w:rsidR="00FB7ACA" w:rsidRPr="00E90AF9" w:rsidRDefault="00FB7ACA" w:rsidP="0033312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pPr>
            <w:r w:rsidRPr="00FB7916">
              <w:rPr>
                <w:bCs/>
              </w:rPr>
              <w:t>Sparql</w:t>
            </w:r>
            <w:r w:rsidRPr="00E90AF9">
              <w:t xml:space="preserve"> </w:t>
            </w:r>
          </w:p>
        </w:tc>
        <w:tc>
          <w:tcPr>
            <w:tcW w:w="1499" w:type="dxa"/>
            <w:vAlign w:val="center"/>
          </w:tcPr>
          <w:p w:rsidR="00FB7ACA" w:rsidRPr="00E90AF9" w:rsidRDefault="00FB7ACA" w:rsidP="00FB7916">
            <w:pPr>
              <w:pStyle w:val="contenido"/>
              <w:jc w:val="left"/>
              <w:cnfStyle w:val="000000010000" w:firstRow="0" w:lastRow="0" w:firstColumn="0" w:lastColumn="0" w:oddVBand="0" w:evenVBand="0" w:oddHBand="0" w:evenHBand="1" w:firstRowFirstColumn="0" w:firstRowLastColumn="0" w:lastRowFirstColumn="0" w:lastRowLastColumn="0"/>
            </w:pPr>
            <w:r w:rsidRPr="00E90AF9">
              <w:t xml:space="preserve">5 días </w:t>
            </w:r>
          </w:p>
        </w:tc>
      </w:tr>
    </w:tbl>
    <w:p w:rsidR="00FB7ACA" w:rsidRPr="002F1973" w:rsidRDefault="002F1973" w:rsidP="00E90AF9">
      <w:pPr>
        <w:pStyle w:val="contenido"/>
        <w:rPr>
          <w:sz w:val="18"/>
        </w:rPr>
      </w:pPr>
      <w:r w:rsidRPr="002F1973">
        <w:rPr>
          <w:sz w:val="18"/>
        </w:rPr>
        <w:t>Fuente: (propio)</w:t>
      </w:r>
    </w:p>
    <w:p w:rsidR="002F1973" w:rsidRDefault="002F1973" w:rsidP="005126CE">
      <w:pPr>
        <w:pStyle w:val="contenido"/>
        <w:spacing w:after="0"/>
        <w:rPr>
          <w:b/>
        </w:rPr>
      </w:pPr>
    </w:p>
    <w:p w:rsidR="00FB7ACA" w:rsidRPr="00E90AF9" w:rsidRDefault="00FB7ACA" w:rsidP="00E90AF9">
      <w:pPr>
        <w:pStyle w:val="contenido"/>
        <w:rPr>
          <w:b/>
        </w:rPr>
      </w:pPr>
      <w:r w:rsidRPr="00E90AF9">
        <w:rPr>
          <w:b/>
        </w:rPr>
        <w:t>Prototipo 5</w:t>
      </w:r>
    </w:p>
    <w:p w:rsidR="00FB7ACA" w:rsidRPr="00E90AF9" w:rsidRDefault="00FB7ACA" w:rsidP="00E90AF9">
      <w:pPr>
        <w:pStyle w:val="contenido"/>
      </w:pPr>
      <w:r w:rsidRPr="00E90AF9">
        <w:t xml:space="preserve">Se levantan servicio </w:t>
      </w:r>
      <w:r w:rsidRPr="00E90AF9">
        <w:rPr>
          <w:b/>
        </w:rPr>
        <w:t>Rest</w:t>
      </w:r>
      <w:r w:rsidRPr="00E90AF9">
        <w:t xml:space="preserve"> para ofrecer la propuesta y una interfaz para que pueda interactuar con usuarios.</w:t>
      </w:r>
    </w:p>
    <w:p w:rsidR="002F1973" w:rsidRPr="002F1973" w:rsidRDefault="002F1973" w:rsidP="002F1973">
      <w:pPr>
        <w:pStyle w:val="titulosTF"/>
      </w:pPr>
      <w:bookmarkStart w:id="152" w:name="_Toc414268753"/>
      <w:r w:rsidRPr="002F1973">
        <w:t xml:space="preserve">Tabla </w:t>
      </w:r>
      <w:r w:rsidR="009C5032">
        <w:fldChar w:fldCharType="begin"/>
      </w:r>
      <w:r w:rsidR="009C5032">
        <w:instrText xml:space="preserve"> SEQ Tabla \* ARABIC </w:instrText>
      </w:r>
      <w:r w:rsidR="009C5032">
        <w:fldChar w:fldCharType="separate"/>
      </w:r>
      <w:r w:rsidR="007B6AFC">
        <w:rPr>
          <w:noProof/>
        </w:rPr>
        <w:t>22</w:t>
      </w:r>
      <w:r w:rsidR="009C5032">
        <w:rPr>
          <w:noProof/>
        </w:rPr>
        <w:fldChar w:fldCharType="end"/>
      </w:r>
      <w:r w:rsidRPr="002F1973">
        <w:t>. Tabla resumen del prototipo 5</w:t>
      </w:r>
      <w:bookmarkEnd w:id="152"/>
    </w:p>
    <w:tbl>
      <w:tblPr>
        <w:tblStyle w:val="Cuadrculaclara-nfasis1"/>
        <w:tblW w:w="0" w:type="auto"/>
        <w:tblLook w:val="04A0" w:firstRow="1" w:lastRow="0" w:firstColumn="1" w:lastColumn="0" w:noHBand="0" w:noVBand="1"/>
      </w:tblPr>
      <w:tblGrid>
        <w:gridCol w:w="3085"/>
        <w:gridCol w:w="2278"/>
        <w:gridCol w:w="2130"/>
        <w:gridCol w:w="1502"/>
      </w:tblGrid>
      <w:tr w:rsidR="00FB7ACA" w:rsidRPr="00E90AF9" w:rsidTr="001376A1">
        <w:trPr>
          <w:cnfStyle w:val="100000000000" w:firstRow="1" w:lastRow="0" w:firstColumn="0" w:lastColumn="0" w:oddVBand="0" w:evenVBand="0" w:oddHBand="0"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3085" w:type="dxa"/>
            <w:shd w:val="clear" w:color="auto" w:fill="DBE5F1" w:themeFill="accent1" w:themeFillTint="33"/>
            <w:vAlign w:val="center"/>
          </w:tcPr>
          <w:p w:rsidR="00FB7ACA" w:rsidRPr="00E90AF9" w:rsidRDefault="00FB7ACA" w:rsidP="001376A1">
            <w:pPr>
              <w:pStyle w:val="contenido"/>
              <w:spacing w:line="240" w:lineRule="auto"/>
              <w:jc w:val="center"/>
            </w:pPr>
            <w:r w:rsidRPr="00E90AF9">
              <w:t>Funcionalidad especifica</w:t>
            </w:r>
          </w:p>
        </w:tc>
        <w:tc>
          <w:tcPr>
            <w:tcW w:w="2278" w:type="dxa"/>
            <w:shd w:val="clear" w:color="auto" w:fill="DBE5F1" w:themeFill="accent1" w:themeFillTint="33"/>
            <w:vAlign w:val="center"/>
          </w:tcPr>
          <w:p w:rsidR="00FB7ACA" w:rsidRPr="00E90AF9" w:rsidRDefault="00FB7ACA" w:rsidP="001376A1">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Aprendizaje</w:t>
            </w:r>
          </w:p>
        </w:tc>
        <w:tc>
          <w:tcPr>
            <w:tcW w:w="2130" w:type="dxa"/>
            <w:shd w:val="clear" w:color="auto" w:fill="DBE5F1" w:themeFill="accent1" w:themeFillTint="33"/>
            <w:vAlign w:val="center"/>
          </w:tcPr>
          <w:p w:rsidR="00FB7ACA" w:rsidRPr="00E90AF9" w:rsidRDefault="00FB7ACA" w:rsidP="001376A1">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Herramienta</w:t>
            </w:r>
          </w:p>
        </w:tc>
        <w:tc>
          <w:tcPr>
            <w:tcW w:w="1502" w:type="dxa"/>
            <w:shd w:val="clear" w:color="auto" w:fill="DBE5F1" w:themeFill="accent1" w:themeFillTint="33"/>
            <w:vAlign w:val="center"/>
          </w:tcPr>
          <w:p w:rsidR="00FB7ACA" w:rsidRPr="00E90AF9" w:rsidRDefault="00FB7ACA" w:rsidP="001376A1">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Tiempo</w:t>
            </w:r>
          </w:p>
        </w:tc>
      </w:tr>
      <w:tr w:rsidR="00FB7ACA" w:rsidRPr="00E90AF9" w:rsidTr="001376A1">
        <w:trPr>
          <w:cnfStyle w:val="000000100000" w:firstRow="0" w:lastRow="0" w:firstColumn="0" w:lastColumn="0" w:oddVBand="0" w:evenVBand="0" w:oddHBand="1" w:evenHBand="0" w:firstRowFirstColumn="0" w:firstRowLastColumn="0" w:lastRowFirstColumn="0" w:lastRowLastColumn="0"/>
          <w:trHeight w:val="953"/>
        </w:trPr>
        <w:tc>
          <w:tcPr>
            <w:cnfStyle w:val="001000000000" w:firstRow="0" w:lastRow="0" w:firstColumn="1" w:lastColumn="0" w:oddVBand="0" w:evenVBand="0" w:oddHBand="0" w:evenHBand="0" w:firstRowFirstColumn="0" w:firstRowLastColumn="0" w:lastRowFirstColumn="0" w:lastRowLastColumn="0"/>
            <w:tcW w:w="3085" w:type="dxa"/>
            <w:shd w:val="clear" w:color="auto" w:fill="FFFFFF" w:themeFill="background1"/>
            <w:vAlign w:val="center"/>
          </w:tcPr>
          <w:p w:rsidR="00FB7ACA" w:rsidRPr="001376A1" w:rsidRDefault="00FB7ACA" w:rsidP="001376A1">
            <w:pPr>
              <w:pStyle w:val="contenido"/>
              <w:spacing w:line="276" w:lineRule="auto"/>
              <w:jc w:val="left"/>
              <w:rPr>
                <w:b w:val="0"/>
              </w:rPr>
            </w:pPr>
            <w:r w:rsidRPr="001376A1">
              <w:rPr>
                <w:b w:val="0"/>
              </w:rPr>
              <w:t>Servicio Web REST</w:t>
            </w:r>
          </w:p>
        </w:tc>
        <w:tc>
          <w:tcPr>
            <w:tcW w:w="2278" w:type="dxa"/>
            <w:shd w:val="clear" w:color="auto" w:fill="FFFFFF" w:themeFill="background1"/>
            <w:vAlign w:val="center"/>
          </w:tcPr>
          <w:p w:rsidR="001376A1" w:rsidRDefault="00FB7916" w:rsidP="0033312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Pr>
                <w:bCs/>
              </w:rPr>
              <w:t>Construcción S</w:t>
            </w:r>
            <w:r w:rsidR="00FB7ACA" w:rsidRPr="001376A1">
              <w:rPr>
                <w:bCs/>
              </w:rPr>
              <w:t xml:space="preserve">ervicios Web </w:t>
            </w:r>
          </w:p>
          <w:p w:rsidR="00FB7ACA" w:rsidRPr="001376A1" w:rsidRDefault="00FB7916" w:rsidP="0033312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Pr>
                <w:bCs/>
              </w:rPr>
              <w:t>REST</w:t>
            </w:r>
          </w:p>
        </w:tc>
        <w:tc>
          <w:tcPr>
            <w:tcW w:w="2130" w:type="dxa"/>
            <w:shd w:val="clear" w:color="auto" w:fill="FFFFFF" w:themeFill="background1"/>
            <w:vAlign w:val="center"/>
          </w:tcPr>
          <w:p w:rsidR="00FB7ACA" w:rsidRPr="001376A1" w:rsidRDefault="00FB7ACA" w:rsidP="0033312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1376A1">
              <w:rPr>
                <w:bCs/>
              </w:rPr>
              <w:t>REST</w:t>
            </w:r>
          </w:p>
          <w:p w:rsidR="00FB7ACA" w:rsidRPr="001376A1" w:rsidRDefault="00FB7ACA" w:rsidP="0033312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1376A1">
              <w:rPr>
                <w:bCs/>
              </w:rPr>
              <w:t>Python</w:t>
            </w:r>
          </w:p>
        </w:tc>
        <w:tc>
          <w:tcPr>
            <w:tcW w:w="1502" w:type="dxa"/>
            <w:shd w:val="clear" w:color="auto" w:fill="FFFFFF" w:themeFill="background1"/>
            <w:vAlign w:val="center"/>
          </w:tcPr>
          <w:p w:rsidR="00FB7ACA" w:rsidRPr="001376A1" w:rsidRDefault="00FB7ACA" w:rsidP="001376A1">
            <w:pPr>
              <w:pStyle w:val="contenido"/>
              <w:spacing w:line="276" w:lineRule="auto"/>
              <w:jc w:val="left"/>
              <w:cnfStyle w:val="000000100000" w:firstRow="0" w:lastRow="0" w:firstColumn="0" w:lastColumn="0" w:oddVBand="0" w:evenVBand="0" w:oddHBand="1" w:evenHBand="0" w:firstRowFirstColumn="0" w:firstRowLastColumn="0" w:lastRowFirstColumn="0" w:lastRowLastColumn="0"/>
              <w:rPr>
                <w:bCs/>
              </w:rPr>
            </w:pPr>
            <w:r w:rsidRPr="001376A1">
              <w:rPr>
                <w:bCs/>
              </w:rPr>
              <w:t>2 semanas</w:t>
            </w:r>
          </w:p>
        </w:tc>
      </w:tr>
      <w:tr w:rsidR="00FB7ACA" w:rsidRPr="00E90AF9" w:rsidTr="001376A1">
        <w:trPr>
          <w:cnfStyle w:val="000000010000" w:firstRow="0" w:lastRow="0" w:firstColumn="0" w:lastColumn="0" w:oddVBand="0" w:evenVBand="0" w:oddHBand="0" w:evenHBand="1" w:firstRowFirstColumn="0" w:firstRowLastColumn="0" w:lastRowFirstColumn="0" w:lastRowLastColumn="0"/>
          <w:trHeight w:val="970"/>
        </w:trPr>
        <w:tc>
          <w:tcPr>
            <w:cnfStyle w:val="001000000000" w:firstRow="0" w:lastRow="0" w:firstColumn="1" w:lastColumn="0" w:oddVBand="0" w:evenVBand="0" w:oddHBand="0" w:evenHBand="0" w:firstRowFirstColumn="0" w:firstRowLastColumn="0" w:lastRowFirstColumn="0" w:lastRowLastColumn="0"/>
            <w:tcW w:w="3085" w:type="dxa"/>
            <w:shd w:val="clear" w:color="auto" w:fill="FFFFFF" w:themeFill="background1"/>
            <w:vAlign w:val="center"/>
          </w:tcPr>
          <w:p w:rsidR="00FB7ACA" w:rsidRPr="001376A1" w:rsidRDefault="00FB7ACA" w:rsidP="001376A1">
            <w:pPr>
              <w:pStyle w:val="contenido"/>
              <w:spacing w:line="276" w:lineRule="auto"/>
              <w:jc w:val="left"/>
              <w:rPr>
                <w:b w:val="0"/>
              </w:rPr>
            </w:pPr>
            <w:r w:rsidRPr="001376A1">
              <w:rPr>
                <w:b w:val="0"/>
              </w:rPr>
              <w:t>Interfaz de usuario (Web) prototipo inicial</w:t>
            </w:r>
          </w:p>
        </w:tc>
        <w:tc>
          <w:tcPr>
            <w:tcW w:w="2278" w:type="dxa"/>
            <w:shd w:val="clear" w:color="auto" w:fill="FFFFFF" w:themeFill="background1"/>
            <w:vAlign w:val="center"/>
          </w:tcPr>
          <w:p w:rsidR="00FB7ACA" w:rsidRPr="001376A1" w:rsidRDefault="00FB7ACA" w:rsidP="0033312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pPr>
            <w:r w:rsidRPr="001376A1">
              <w:rPr>
                <w:bCs/>
              </w:rPr>
              <w:t>Construcción</w:t>
            </w:r>
            <w:r w:rsidRPr="001376A1">
              <w:t xml:space="preserve"> de cliente Web JavaScript</w:t>
            </w:r>
          </w:p>
        </w:tc>
        <w:tc>
          <w:tcPr>
            <w:tcW w:w="2130" w:type="dxa"/>
            <w:shd w:val="clear" w:color="auto" w:fill="FFFFFF" w:themeFill="background1"/>
            <w:vAlign w:val="center"/>
          </w:tcPr>
          <w:p w:rsidR="00FB7ACA" w:rsidRPr="001376A1" w:rsidRDefault="00FB7ACA" w:rsidP="0033312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1376A1">
              <w:rPr>
                <w:bCs/>
              </w:rPr>
              <w:t>JavaScript</w:t>
            </w:r>
          </w:p>
          <w:p w:rsidR="00FB7ACA" w:rsidRPr="001376A1" w:rsidRDefault="00FB7ACA" w:rsidP="0033312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pPr>
            <w:r w:rsidRPr="001376A1">
              <w:rPr>
                <w:bCs/>
              </w:rPr>
              <w:t>HTM</w:t>
            </w:r>
            <w:r w:rsidRPr="001376A1">
              <w:t>L</w:t>
            </w:r>
          </w:p>
        </w:tc>
        <w:tc>
          <w:tcPr>
            <w:tcW w:w="1502" w:type="dxa"/>
            <w:shd w:val="clear" w:color="auto" w:fill="FFFFFF" w:themeFill="background1"/>
            <w:vAlign w:val="center"/>
          </w:tcPr>
          <w:p w:rsidR="00FB7ACA" w:rsidRPr="001376A1" w:rsidRDefault="00FB7ACA" w:rsidP="001376A1">
            <w:pPr>
              <w:pStyle w:val="contenido"/>
              <w:spacing w:line="276" w:lineRule="auto"/>
              <w:jc w:val="left"/>
              <w:cnfStyle w:val="000000010000" w:firstRow="0" w:lastRow="0" w:firstColumn="0" w:lastColumn="0" w:oddVBand="0" w:evenVBand="0" w:oddHBand="0" w:evenHBand="1" w:firstRowFirstColumn="0" w:firstRowLastColumn="0" w:lastRowFirstColumn="0" w:lastRowLastColumn="0"/>
            </w:pPr>
            <w:r w:rsidRPr="001376A1">
              <w:t>3 días</w:t>
            </w:r>
          </w:p>
        </w:tc>
      </w:tr>
    </w:tbl>
    <w:p w:rsidR="00FB7ACA" w:rsidRPr="00AE07C2" w:rsidRDefault="00AE07C2" w:rsidP="00E90AF9">
      <w:pPr>
        <w:pStyle w:val="contenido"/>
        <w:rPr>
          <w:sz w:val="18"/>
        </w:rPr>
      </w:pPr>
      <w:r w:rsidRPr="00AE07C2">
        <w:rPr>
          <w:sz w:val="18"/>
        </w:rPr>
        <w:t>Fuente: (propio)</w:t>
      </w:r>
    </w:p>
    <w:p w:rsidR="005126CE" w:rsidRDefault="005126CE" w:rsidP="005126CE">
      <w:pPr>
        <w:pStyle w:val="contenido"/>
        <w:spacing w:after="0"/>
        <w:rPr>
          <w:b/>
        </w:rPr>
      </w:pPr>
    </w:p>
    <w:p w:rsidR="00FB7ACA" w:rsidRPr="00E90AF9" w:rsidRDefault="00FB7ACA" w:rsidP="00E90AF9">
      <w:pPr>
        <w:pStyle w:val="contenido"/>
        <w:rPr>
          <w:b/>
        </w:rPr>
      </w:pPr>
      <w:r w:rsidRPr="00E90AF9">
        <w:rPr>
          <w:b/>
        </w:rPr>
        <w:t>Prototipo 6</w:t>
      </w:r>
    </w:p>
    <w:p w:rsidR="00FB7ACA" w:rsidRPr="00E90AF9" w:rsidRDefault="00FB7ACA" w:rsidP="00E90AF9">
      <w:pPr>
        <w:pStyle w:val="contenido"/>
      </w:pPr>
      <w:r w:rsidRPr="00E90AF9">
        <w:t xml:space="preserve">Se levantan servicios diferenciados por los procesos realizado de esta forma el resultado de un servicio o es la entrada de toro servicio y así puedes ser consumido por otros servicios externos a esta propuesta. </w:t>
      </w:r>
    </w:p>
    <w:p w:rsidR="00FB7ACA" w:rsidRPr="00E90AF9" w:rsidRDefault="00FB7ACA" w:rsidP="00E90AF9">
      <w:pPr>
        <w:pStyle w:val="contenido"/>
      </w:pPr>
      <w:r w:rsidRPr="00E90AF9">
        <w:t>Para poder visualizar el resultado de la interacción de los servicios Web de forma agradable para usuarios se mejora la interfaz gráfica en donde se diferencia el resultado de cada servicio.</w:t>
      </w:r>
    </w:p>
    <w:p w:rsidR="00AE07C2" w:rsidRDefault="00AE07C2" w:rsidP="00AE07C2">
      <w:pPr>
        <w:pStyle w:val="titulosTF"/>
      </w:pPr>
      <w:bookmarkStart w:id="153" w:name="_Toc414268754"/>
      <w:r>
        <w:t xml:space="preserve">Tabla </w:t>
      </w:r>
      <w:r w:rsidR="009C5032">
        <w:fldChar w:fldCharType="begin"/>
      </w:r>
      <w:r w:rsidR="009C5032">
        <w:instrText xml:space="preserve"> SEQ Tabla \* ARABIC </w:instrText>
      </w:r>
      <w:r w:rsidR="009C5032">
        <w:fldChar w:fldCharType="separate"/>
      </w:r>
      <w:r w:rsidR="007B6AFC">
        <w:rPr>
          <w:noProof/>
        </w:rPr>
        <w:t>23</w:t>
      </w:r>
      <w:r w:rsidR="009C5032">
        <w:rPr>
          <w:noProof/>
        </w:rPr>
        <w:fldChar w:fldCharType="end"/>
      </w:r>
      <w:r>
        <w:t>. Tabla resumen del prototipo 6</w:t>
      </w:r>
      <w:bookmarkEnd w:id="153"/>
    </w:p>
    <w:tbl>
      <w:tblPr>
        <w:tblStyle w:val="Cuadrculaclara-nfasis1"/>
        <w:tblW w:w="9011" w:type="dxa"/>
        <w:tblLook w:val="04A0" w:firstRow="1" w:lastRow="0" w:firstColumn="1" w:lastColumn="0" w:noHBand="0" w:noVBand="1"/>
      </w:tblPr>
      <w:tblGrid>
        <w:gridCol w:w="3085"/>
        <w:gridCol w:w="2287"/>
        <w:gridCol w:w="2134"/>
        <w:gridCol w:w="1505"/>
      </w:tblGrid>
      <w:tr w:rsidR="00FB7ACA" w:rsidRPr="00E90AF9" w:rsidTr="001376A1">
        <w:trPr>
          <w:cnfStyle w:val="100000000000" w:firstRow="1" w:lastRow="0" w:firstColumn="0" w:lastColumn="0" w:oddVBand="0" w:evenVBand="0" w:oddHBand="0"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3085" w:type="dxa"/>
            <w:shd w:val="clear" w:color="auto" w:fill="DBE5F1" w:themeFill="accent1" w:themeFillTint="33"/>
            <w:vAlign w:val="center"/>
          </w:tcPr>
          <w:p w:rsidR="00FB7ACA" w:rsidRPr="00E90AF9" w:rsidRDefault="00FB7ACA" w:rsidP="00894DC7">
            <w:pPr>
              <w:pStyle w:val="contenido"/>
              <w:spacing w:line="240" w:lineRule="auto"/>
              <w:jc w:val="center"/>
            </w:pPr>
            <w:r w:rsidRPr="00E90AF9">
              <w:t>Funcionalidad especifica</w:t>
            </w:r>
          </w:p>
        </w:tc>
        <w:tc>
          <w:tcPr>
            <w:tcW w:w="2287" w:type="dxa"/>
            <w:shd w:val="clear" w:color="auto" w:fill="DBE5F1" w:themeFill="accent1" w:themeFillTint="33"/>
            <w:vAlign w:val="center"/>
          </w:tcPr>
          <w:p w:rsidR="00FB7ACA" w:rsidRPr="00E90AF9" w:rsidRDefault="00FB7ACA" w:rsidP="00894DC7">
            <w:pPr>
              <w:pStyle w:val="contenido"/>
              <w:spacing w:line="240" w:lineRule="auto"/>
              <w:jc w:val="center"/>
              <w:cnfStyle w:val="100000000000" w:firstRow="1" w:lastRow="0" w:firstColumn="0" w:lastColumn="0" w:oddVBand="0" w:evenVBand="0" w:oddHBand="0" w:evenHBand="0" w:firstRowFirstColumn="0" w:firstRowLastColumn="0" w:lastRowFirstColumn="0" w:lastRowLastColumn="0"/>
            </w:pPr>
            <w:r w:rsidRPr="00E90AF9">
              <w:t>Aprendizaje</w:t>
            </w:r>
          </w:p>
        </w:tc>
        <w:tc>
          <w:tcPr>
            <w:tcW w:w="2134" w:type="dxa"/>
            <w:shd w:val="clear" w:color="auto" w:fill="DBE5F1" w:themeFill="accent1" w:themeFillTint="33"/>
            <w:vAlign w:val="center"/>
          </w:tcPr>
          <w:p w:rsidR="00FB7ACA" w:rsidRPr="00E90AF9" w:rsidRDefault="00FB7ACA" w:rsidP="00894DC7">
            <w:pPr>
              <w:pStyle w:val="contenido"/>
              <w:spacing w:line="240" w:lineRule="auto"/>
              <w:jc w:val="center"/>
              <w:cnfStyle w:val="100000000000" w:firstRow="1" w:lastRow="0" w:firstColumn="0" w:lastColumn="0" w:oddVBand="0" w:evenVBand="0" w:oddHBand="0" w:evenHBand="0" w:firstRowFirstColumn="0" w:firstRowLastColumn="0" w:lastRowFirstColumn="0" w:lastRowLastColumn="0"/>
            </w:pPr>
            <w:r w:rsidRPr="00E90AF9">
              <w:t>Herramienta</w:t>
            </w:r>
          </w:p>
        </w:tc>
        <w:tc>
          <w:tcPr>
            <w:tcW w:w="1505" w:type="dxa"/>
            <w:shd w:val="clear" w:color="auto" w:fill="DBE5F1" w:themeFill="accent1" w:themeFillTint="33"/>
            <w:vAlign w:val="center"/>
          </w:tcPr>
          <w:p w:rsidR="00FB7ACA" w:rsidRPr="00E90AF9" w:rsidRDefault="00FB7ACA" w:rsidP="00894DC7">
            <w:pPr>
              <w:pStyle w:val="contenido"/>
              <w:spacing w:line="240" w:lineRule="auto"/>
              <w:jc w:val="center"/>
              <w:cnfStyle w:val="100000000000" w:firstRow="1" w:lastRow="0" w:firstColumn="0" w:lastColumn="0" w:oddVBand="0" w:evenVBand="0" w:oddHBand="0" w:evenHBand="0" w:firstRowFirstColumn="0" w:firstRowLastColumn="0" w:lastRowFirstColumn="0" w:lastRowLastColumn="0"/>
            </w:pPr>
            <w:r w:rsidRPr="00E90AF9">
              <w:t>Tiempo</w:t>
            </w:r>
          </w:p>
        </w:tc>
      </w:tr>
      <w:tr w:rsidR="00FB7ACA" w:rsidRPr="00E90AF9" w:rsidTr="001376A1">
        <w:trPr>
          <w:cnfStyle w:val="000000100000" w:firstRow="0" w:lastRow="0" w:firstColumn="0" w:lastColumn="0" w:oddVBand="0" w:evenVBand="0" w:oddHBand="1"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3085" w:type="dxa"/>
            <w:shd w:val="clear" w:color="auto" w:fill="auto"/>
            <w:vAlign w:val="center"/>
          </w:tcPr>
          <w:p w:rsidR="00FB7ACA" w:rsidRPr="00894DC7" w:rsidRDefault="00FB7ACA" w:rsidP="001376A1">
            <w:pPr>
              <w:pStyle w:val="contenido"/>
              <w:spacing w:line="276" w:lineRule="auto"/>
              <w:jc w:val="left"/>
              <w:rPr>
                <w:b w:val="0"/>
              </w:rPr>
            </w:pPr>
            <w:r w:rsidRPr="00894DC7">
              <w:rPr>
                <w:b w:val="0"/>
              </w:rPr>
              <w:t>Servicios web diferenciados  por  Procesos</w:t>
            </w:r>
          </w:p>
        </w:tc>
        <w:tc>
          <w:tcPr>
            <w:tcW w:w="2287" w:type="dxa"/>
            <w:shd w:val="clear" w:color="auto" w:fill="auto"/>
            <w:vAlign w:val="center"/>
          </w:tcPr>
          <w:p w:rsidR="00FB7ACA" w:rsidRPr="001376A1" w:rsidRDefault="00FB7ACA" w:rsidP="0033312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1376A1">
              <w:rPr>
                <w:bCs/>
              </w:rPr>
              <w:t>Levantar servicios Web Rest</w:t>
            </w:r>
          </w:p>
        </w:tc>
        <w:tc>
          <w:tcPr>
            <w:tcW w:w="2134" w:type="dxa"/>
            <w:shd w:val="clear" w:color="auto" w:fill="auto"/>
            <w:vAlign w:val="center"/>
          </w:tcPr>
          <w:p w:rsidR="00FB7ACA" w:rsidRPr="001376A1" w:rsidRDefault="00FB7ACA" w:rsidP="0033312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1376A1">
              <w:rPr>
                <w:bCs/>
              </w:rPr>
              <w:t>REST</w:t>
            </w:r>
          </w:p>
          <w:p w:rsidR="00FB7ACA" w:rsidRPr="00E90AF9" w:rsidRDefault="00FB7ACA" w:rsidP="0033312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pPr>
            <w:r w:rsidRPr="001376A1">
              <w:rPr>
                <w:bCs/>
              </w:rPr>
              <w:t>P</w:t>
            </w:r>
            <w:r w:rsidRPr="00E90AF9">
              <w:t>ython</w:t>
            </w:r>
          </w:p>
        </w:tc>
        <w:tc>
          <w:tcPr>
            <w:tcW w:w="1505" w:type="dxa"/>
            <w:shd w:val="clear" w:color="auto" w:fill="auto"/>
            <w:vAlign w:val="center"/>
          </w:tcPr>
          <w:p w:rsidR="00FB7ACA" w:rsidRPr="00E90AF9" w:rsidRDefault="002F1973" w:rsidP="001376A1">
            <w:pPr>
              <w:pStyle w:val="contenido"/>
              <w:spacing w:line="276" w:lineRule="auto"/>
              <w:jc w:val="left"/>
              <w:cnfStyle w:val="000000100000" w:firstRow="0" w:lastRow="0" w:firstColumn="0" w:lastColumn="0" w:oddVBand="0" w:evenVBand="0" w:oddHBand="1" w:evenHBand="0" w:firstRowFirstColumn="0" w:firstRowLastColumn="0" w:lastRowFirstColumn="0" w:lastRowLastColumn="0"/>
            </w:pPr>
            <w:r>
              <w:t>3</w:t>
            </w:r>
            <w:r w:rsidR="00FB7ACA" w:rsidRPr="00E90AF9">
              <w:t xml:space="preserve"> semanas</w:t>
            </w:r>
          </w:p>
        </w:tc>
      </w:tr>
      <w:tr w:rsidR="00FB7ACA" w:rsidRPr="00E90AF9" w:rsidTr="001376A1">
        <w:trPr>
          <w:cnfStyle w:val="000000010000" w:firstRow="0" w:lastRow="0" w:firstColumn="0" w:lastColumn="0" w:oddVBand="0" w:evenVBand="0" w:oddHBand="0" w:evenHBand="1"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3085" w:type="dxa"/>
            <w:vAlign w:val="center"/>
          </w:tcPr>
          <w:p w:rsidR="00FB7ACA" w:rsidRPr="00894DC7" w:rsidRDefault="00FB7ACA" w:rsidP="001376A1">
            <w:pPr>
              <w:pStyle w:val="contenido"/>
              <w:spacing w:line="276" w:lineRule="auto"/>
              <w:jc w:val="left"/>
              <w:rPr>
                <w:b w:val="0"/>
              </w:rPr>
            </w:pPr>
            <w:r w:rsidRPr="00894DC7">
              <w:rPr>
                <w:b w:val="0"/>
              </w:rPr>
              <w:t>Interfaz de usuario final</w:t>
            </w:r>
          </w:p>
        </w:tc>
        <w:tc>
          <w:tcPr>
            <w:tcW w:w="2287" w:type="dxa"/>
            <w:vAlign w:val="center"/>
          </w:tcPr>
          <w:p w:rsidR="00FB7ACA" w:rsidRPr="001376A1" w:rsidRDefault="00FB7ACA" w:rsidP="0033312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1376A1">
              <w:rPr>
                <w:bCs/>
              </w:rPr>
              <w:t xml:space="preserve">Mejoramiento de interfaz Web </w:t>
            </w:r>
          </w:p>
        </w:tc>
        <w:tc>
          <w:tcPr>
            <w:tcW w:w="2134" w:type="dxa"/>
            <w:vAlign w:val="center"/>
          </w:tcPr>
          <w:p w:rsidR="00FB7ACA" w:rsidRPr="001376A1" w:rsidRDefault="00FB7ACA" w:rsidP="0033312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1376A1">
              <w:rPr>
                <w:bCs/>
              </w:rPr>
              <w:t>Css</w:t>
            </w:r>
          </w:p>
          <w:p w:rsidR="00FB7ACA" w:rsidRPr="00E90AF9" w:rsidRDefault="00FB7ACA" w:rsidP="0033312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pPr>
            <w:r w:rsidRPr="001376A1">
              <w:rPr>
                <w:bCs/>
              </w:rPr>
              <w:t>Ja</w:t>
            </w:r>
            <w:r w:rsidRPr="00E90AF9">
              <w:t>vaScript</w:t>
            </w:r>
          </w:p>
        </w:tc>
        <w:tc>
          <w:tcPr>
            <w:tcW w:w="1505" w:type="dxa"/>
            <w:vAlign w:val="center"/>
          </w:tcPr>
          <w:p w:rsidR="00FB7ACA" w:rsidRPr="00E90AF9" w:rsidRDefault="00FB7ACA" w:rsidP="001376A1">
            <w:pPr>
              <w:pStyle w:val="contenido"/>
              <w:spacing w:line="276" w:lineRule="auto"/>
              <w:jc w:val="left"/>
              <w:cnfStyle w:val="000000010000" w:firstRow="0" w:lastRow="0" w:firstColumn="0" w:lastColumn="0" w:oddVBand="0" w:evenVBand="0" w:oddHBand="0" w:evenHBand="1" w:firstRowFirstColumn="0" w:firstRowLastColumn="0" w:lastRowFirstColumn="0" w:lastRowLastColumn="0"/>
            </w:pPr>
            <w:r w:rsidRPr="00E90AF9">
              <w:t xml:space="preserve">7 días </w:t>
            </w:r>
          </w:p>
        </w:tc>
      </w:tr>
    </w:tbl>
    <w:p w:rsidR="00AE07C2" w:rsidRPr="00AE07C2" w:rsidRDefault="00AE07C2" w:rsidP="00AE07C2">
      <w:pPr>
        <w:pStyle w:val="titulosTF"/>
        <w:rPr>
          <w:sz w:val="18"/>
        </w:rPr>
      </w:pPr>
      <w:r w:rsidRPr="00AE07C2">
        <w:rPr>
          <w:sz w:val="18"/>
        </w:rPr>
        <w:t>Fuente: (propio)</w:t>
      </w:r>
    </w:p>
    <w:p w:rsidR="00AE07C2" w:rsidRDefault="00AE07C2" w:rsidP="00B70FF5">
      <w:pPr>
        <w:pStyle w:val="contenido"/>
      </w:pPr>
      <w:r>
        <w:br w:type="page"/>
      </w:r>
    </w:p>
    <w:p w:rsidR="00AE07C2" w:rsidRDefault="00AE07C2" w:rsidP="00B70FF5">
      <w:pPr>
        <w:pStyle w:val="contenido"/>
      </w:pPr>
    </w:p>
    <w:p w:rsidR="00AE07C2" w:rsidRDefault="00AE07C2" w:rsidP="00B70FF5">
      <w:pPr>
        <w:pStyle w:val="contenido"/>
      </w:pPr>
    </w:p>
    <w:p w:rsidR="00AE07C2" w:rsidRDefault="00AE07C2" w:rsidP="00B70FF5">
      <w:pPr>
        <w:pStyle w:val="contenido"/>
      </w:pPr>
    </w:p>
    <w:p w:rsidR="00AE07C2" w:rsidRDefault="00AE07C2" w:rsidP="00B70FF5">
      <w:pPr>
        <w:pStyle w:val="contenido"/>
      </w:pPr>
    </w:p>
    <w:p w:rsidR="00AE07C2" w:rsidRDefault="00AE07C2" w:rsidP="00B70FF5">
      <w:pPr>
        <w:pStyle w:val="contenido"/>
      </w:pPr>
    </w:p>
    <w:p w:rsidR="00B70FF5" w:rsidRDefault="00B70FF5" w:rsidP="00B70FF5">
      <w:pPr>
        <w:pStyle w:val="contenido"/>
      </w:pPr>
    </w:p>
    <w:p w:rsidR="00B70FF5" w:rsidRDefault="00B70FF5" w:rsidP="00B70FF5">
      <w:pPr>
        <w:pStyle w:val="contenido"/>
      </w:pPr>
    </w:p>
    <w:p w:rsidR="00B70FF5" w:rsidRDefault="00B70FF5" w:rsidP="00B70FF5">
      <w:pPr>
        <w:pStyle w:val="contenido"/>
      </w:pPr>
    </w:p>
    <w:p w:rsidR="00B70FF5" w:rsidRDefault="00B70FF5" w:rsidP="00B70FF5">
      <w:pPr>
        <w:pStyle w:val="contenido"/>
      </w:pPr>
    </w:p>
    <w:p w:rsidR="005370D0" w:rsidRDefault="00FA3691" w:rsidP="000B5B4A">
      <w:pPr>
        <w:pStyle w:val="Ttulo"/>
      </w:pPr>
      <w:bookmarkStart w:id="154" w:name="_Toc414268654"/>
      <w:r w:rsidRPr="00E90AF9">
        <w:t>CAPITULO 4</w:t>
      </w:r>
      <w:r w:rsidR="00FE09D9">
        <w:t xml:space="preserve">: </w:t>
      </w:r>
      <w:r w:rsidR="005A3E42">
        <w:t>pruebas</w:t>
      </w:r>
      <w:bookmarkEnd w:id="154"/>
      <w:r w:rsidR="00FE09D9">
        <w:t xml:space="preserve"> </w:t>
      </w:r>
    </w:p>
    <w:p w:rsidR="00AE07C2" w:rsidRDefault="00AE07C2">
      <w:r>
        <w:br w:type="page"/>
      </w:r>
    </w:p>
    <w:p w:rsidR="00995D57" w:rsidRDefault="000B5B4A" w:rsidP="00333126">
      <w:pPr>
        <w:pStyle w:val="Nivel2"/>
        <w:numPr>
          <w:ilvl w:val="0"/>
          <w:numId w:val="35"/>
        </w:numPr>
      </w:pPr>
      <w:bookmarkStart w:id="155" w:name="_Toc391677446"/>
      <w:bookmarkStart w:id="156" w:name="_Toc391685482"/>
      <w:bookmarkStart w:id="157" w:name="_Toc392493759"/>
      <w:bookmarkStart w:id="158" w:name="_Toc392493812"/>
      <w:bookmarkStart w:id="159" w:name="_Toc392581716"/>
      <w:bookmarkStart w:id="160" w:name="_Toc393116803"/>
      <w:bookmarkStart w:id="161" w:name="_Toc393116926"/>
      <w:bookmarkStart w:id="162" w:name="_Toc393117009"/>
      <w:bookmarkStart w:id="163" w:name="_Toc393117068"/>
      <w:bookmarkStart w:id="164" w:name="_Toc393117343"/>
      <w:bookmarkStart w:id="165" w:name="_Toc395165786"/>
      <w:bookmarkStart w:id="166" w:name="_Toc399864508"/>
      <w:bookmarkStart w:id="167" w:name="_Toc399864572"/>
      <w:bookmarkStart w:id="168" w:name="_Toc400125906"/>
      <w:bookmarkStart w:id="169" w:name="_Toc400125973"/>
      <w:bookmarkStart w:id="170" w:name="_Toc400366774"/>
      <w:bookmarkStart w:id="171" w:name="_Toc400366858"/>
      <w:bookmarkStart w:id="172" w:name="_Toc400372923"/>
      <w:bookmarkStart w:id="173" w:name="_Toc414268655"/>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r>
        <w:lastRenderedPageBreak/>
        <w:t>Validación de resultados sobre publicaciones reales</w:t>
      </w:r>
      <w:bookmarkEnd w:id="173"/>
    </w:p>
    <w:p w:rsidR="00F83237" w:rsidRDefault="000B5B4A" w:rsidP="000B5B4A">
      <w:pPr>
        <w:pStyle w:val="Nivel3"/>
      </w:pPr>
      <w:bookmarkStart w:id="174" w:name="_Toc414268656"/>
      <w:r w:rsidRPr="000B5B4A">
        <w:t>Objetivo</w:t>
      </w:r>
      <w:bookmarkEnd w:id="174"/>
    </w:p>
    <w:p w:rsidR="00577660" w:rsidRDefault="001F5B57" w:rsidP="008B0C43">
      <w:pPr>
        <w:pStyle w:val="contenido"/>
      </w:pPr>
      <w:r>
        <w:t xml:space="preserve">Realizar el procesamiento de publicaciones reales </w:t>
      </w:r>
      <w:r w:rsidR="00577660">
        <w:t>a través de  la interfaz web de la</w:t>
      </w:r>
      <w:r w:rsidR="0044141F">
        <w:t xml:space="preserve"> </w:t>
      </w:r>
      <w:r w:rsidR="00577660">
        <w:t>aplicación</w:t>
      </w:r>
      <w:r w:rsidR="008B0C43">
        <w:t>,  con el propósito de</w:t>
      </w:r>
      <w:r w:rsidR="0044141F">
        <w:t>:</w:t>
      </w:r>
    </w:p>
    <w:p w:rsidR="000B5B4A" w:rsidRDefault="000B5B4A" w:rsidP="00333126">
      <w:pPr>
        <w:pStyle w:val="contenido"/>
        <w:numPr>
          <w:ilvl w:val="0"/>
          <w:numId w:val="33"/>
        </w:numPr>
        <w:spacing w:before="240" w:line="276" w:lineRule="auto"/>
      </w:pPr>
      <w:r>
        <w:t xml:space="preserve">Contabilizar las sentencias y token </w:t>
      </w:r>
      <w:r w:rsidR="001F5B57">
        <w:t xml:space="preserve">procesados por el servicio web de </w:t>
      </w:r>
      <w:r w:rsidR="00624280">
        <w:t xml:space="preserve">Segmentación y </w:t>
      </w:r>
      <w:r w:rsidR="001F5B57">
        <w:t>Tokenización</w:t>
      </w:r>
      <w:r w:rsidR="0044141F">
        <w:t>.</w:t>
      </w:r>
    </w:p>
    <w:p w:rsidR="00577660" w:rsidRDefault="00577660" w:rsidP="00333126">
      <w:pPr>
        <w:pStyle w:val="contenido"/>
        <w:numPr>
          <w:ilvl w:val="0"/>
          <w:numId w:val="33"/>
        </w:numPr>
        <w:spacing w:before="240" w:line="276" w:lineRule="auto"/>
      </w:pPr>
      <w:r>
        <w:t xml:space="preserve">Contabilizar las </w:t>
      </w:r>
      <w:r w:rsidRPr="00577660">
        <w:rPr>
          <w:i/>
        </w:rPr>
        <w:t>Entidades</w:t>
      </w:r>
      <w:r>
        <w:t xml:space="preserve">, </w:t>
      </w:r>
      <w:r w:rsidRPr="00577660">
        <w:rPr>
          <w:i/>
        </w:rPr>
        <w:t xml:space="preserve">Keywords Compuestas </w:t>
      </w:r>
      <w:r w:rsidRPr="00577660">
        <w:t>y</w:t>
      </w:r>
      <w:r w:rsidRPr="00577660">
        <w:rPr>
          <w:i/>
        </w:rPr>
        <w:t xml:space="preserve"> Keywords Simples</w:t>
      </w:r>
      <w:r>
        <w:t xml:space="preserve"> resul</w:t>
      </w:r>
      <w:r w:rsidR="0044141F">
        <w:t xml:space="preserve">tados de los procesos del </w:t>
      </w:r>
      <w:r>
        <w:t>servicio web Extracción</w:t>
      </w:r>
      <w:r w:rsidR="0044141F">
        <w:t>.</w:t>
      </w:r>
    </w:p>
    <w:p w:rsidR="001F5B57" w:rsidRDefault="00AD1F56" w:rsidP="00333126">
      <w:pPr>
        <w:pStyle w:val="contenido"/>
        <w:numPr>
          <w:ilvl w:val="0"/>
          <w:numId w:val="33"/>
        </w:numPr>
        <w:spacing w:before="240" w:line="276" w:lineRule="auto"/>
      </w:pPr>
      <w:r>
        <w:t xml:space="preserve">Contabilizar las </w:t>
      </w:r>
      <w:r w:rsidRPr="00577660">
        <w:rPr>
          <w:i/>
        </w:rPr>
        <w:t>Entidades</w:t>
      </w:r>
      <w:r>
        <w:t xml:space="preserve">, </w:t>
      </w:r>
      <w:r w:rsidRPr="00577660">
        <w:rPr>
          <w:i/>
        </w:rPr>
        <w:t xml:space="preserve">Keywords Compuestas </w:t>
      </w:r>
      <w:r w:rsidRPr="00577660">
        <w:t>y</w:t>
      </w:r>
      <w:r w:rsidRPr="00577660">
        <w:rPr>
          <w:i/>
        </w:rPr>
        <w:t xml:space="preserve"> Keywords Simples</w:t>
      </w:r>
      <w:r w:rsidR="0044141F">
        <w:t xml:space="preserve"> que cuentan con un enlace hacia un recurso de DBpedia, producto del servicio web de Desambiguación y Enlace.</w:t>
      </w:r>
    </w:p>
    <w:p w:rsidR="0044141F" w:rsidRDefault="0044141F" w:rsidP="00333126">
      <w:pPr>
        <w:pStyle w:val="contenido"/>
        <w:numPr>
          <w:ilvl w:val="0"/>
          <w:numId w:val="33"/>
        </w:numPr>
        <w:spacing w:before="240" w:line="276" w:lineRule="auto"/>
      </w:pPr>
      <w:r>
        <w:t>Comparación porcentual sobre los resultados del servicio de Extracción y del servicio de Desambiguación y Enlace</w:t>
      </w:r>
      <w:r w:rsidR="008B0C43">
        <w:t>.</w:t>
      </w:r>
    </w:p>
    <w:p w:rsidR="00AB122C" w:rsidRDefault="008B0C43" w:rsidP="00AB122C">
      <w:pPr>
        <w:pStyle w:val="Nivel3"/>
      </w:pPr>
      <w:bookmarkStart w:id="175" w:name="_Toc414268657"/>
      <w:r>
        <w:t>Entorno</w:t>
      </w:r>
      <w:r w:rsidR="004653D3">
        <w:t xml:space="preserve"> y características de las pruebas</w:t>
      </w:r>
      <w:bookmarkEnd w:id="175"/>
    </w:p>
    <w:p w:rsidR="003A2FD4" w:rsidRDefault="003A2FD4" w:rsidP="003A2FD4">
      <w:pPr>
        <w:pStyle w:val="contenido"/>
      </w:pPr>
      <w:r>
        <w:t xml:space="preserve">Las pruebas se ejecutaras de acuerdo con las características propias de la aplicación y como se ha establecido se concentraran en los </w:t>
      </w:r>
      <w:r w:rsidRPr="008A14A2">
        <w:rPr>
          <w:i/>
        </w:rPr>
        <w:t>abstracts</w:t>
      </w:r>
      <w:r>
        <w:t xml:space="preserve"> de las publicaciones, sin modificar el texto de las estas, se tendrán en cuenta los siguientes puntos.   </w:t>
      </w:r>
    </w:p>
    <w:p w:rsidR="008A14A2" w:rsidRDefault="008A14A2" w:rsidP="00333126">
      <w:pPr>
        <w:pStyle w:val="contenido"/>
        <w:numPr>
          <w:ilvl w:val="0"/>
          <w:numId w:val="34"/>
        </w:numPr>
      </w:pPr>
      <w:r>
        <w:t>La prueba se realizara en un servidor local.</w:t>
      </w:r>
    </w:p>
    <w:p w:rsidR="003A2FD4" w:rsidRDefault="003A2FD4" w:rsidP="00333126">
      <w:pPr>
        <w:pStyle w:val="contenido"/>
        <w:numPr>
          <w:ilvl w:val="0"/>
          <w:numId w:val="34"/>
        </w:numPr>
      </w:pPr>
      <w:r>
        <w:t xml:space="preserve">Se realizara a través de la interfaz web </w:t>
      </w:r>
      <w:r w:rsidR="0061056B">
        <w:t>d</w:t>
      </w:r>
      <w:r>
        <w:t>e la apl</w:t>
      </w:r>
      <w:r w:rsidR="0061056B">
        <w:t>i</w:t>
      </w:r>
      <w:r>
        <w:t>c</w:t>
      </w:r>
      <w:r w:rsidR="0061056B">
        <w:t>ac</w:t>
      </w:r>
      <w:r>
        <w:t>i</w:t>
      </w:r>
      <w:r w:rsidR="0061056B">
        <w:t>ó</w:t>
      </w:r>
      <w:r>
        <w:t>n</w:t>
      </w:r>
      <w:r w:rsidR="0061056B">
        <w:t xml:space="preserve">, que permite </w:t>
      </w:r>
      <w:r w:rsidR="008A14A2">
        <w:t>interactuar entre los servicios.</w:t>
      </w:r>
    </w:p>
    <w:p w:rsidR="004653D3" w:rsidRDefault="004653D3" w:rsidP="00333126">
      <w:pPr>
        <w:pStyle w:val="contenido"/>
        <w:numPr>
          <w:ilvl w:val="0"/>
          <w:numId w:val="34"/>
        </w:numPr>
      </w:pPr>
      <w:r>
        <w:t>S</w:t>
      </w:r>
      <w:r w:rsidR="008B0C43">
        <w:t xml:space="preserve">e ejecutaran pruebas sobre tres </w:t>
      </w:r>
      <w:r w:rsidR="008B0C43" w:rsidRPr="008B0C43">
        <w:rPr>
          <w:i/>
        </w:rPr>
        <w:t>abstract</w:t>
      </w:r>
      <w:r w:rsidR="008B0C43">
        <w:rPr>
          <w:i/>
        </w:rPr>
        <w:t xml:space="preserve">s </w:t>
      </w:r>
      <w:r w:rsidR="008B0C43">
        <w:t xml:space="preserve"> de distintas publicaciones</w:t>
      </w:r>
      <w:r>
        <w:t>.</w:t>
      </w:r>
    </w:p>
    <w:p w:rsidR="008B0C43" w:rsidRDefault="004653D3" w:rsidP="00333126">
      <w:pPr>
        <w:pStyle w:val="contenido"/>
        <w:numPr>
          <w:ilvl w:val="0"/>
          <w:numId w:val="34"/>
        </w:numPr>
      </w:pPr>
      <w:r>
        <w:t xml:space="preserve">Las </w:t>
      </w:r>
      <w:r w:rsidR="00AB122C">
        <w:t>publicaciones</w:t>
      </w:r>
      <w:r>
        <w:t xml:space="preserve"> o </w:t>
      </w:r>
      <w:r w:rsidR="00AB122C">
        <w:t>al menos</w:t>
      </w:r>
      <w:r>
        <w:t xml:space="preserve"> sus </w:t>
      </w:r>
      <w:r w:rsidR="00AB122C" w:rsidRPr="008B0C43">
        <w:rPr>
          <w:i/>
        </w:rPr>
        <w:t>abstract</w:t>
      </w:r>
      <w:r w:rsidR="00AB122C">
        <w:rPr>
          <w:i/>
        </w:rPr>
        <w:t xml:space="preserve">s </w:t>
      </w:r>
      <w:r w:rsidR="00AB122C">
        <w:t xml:space="preserve"> </w:t>
      </w:r>
      <w:r>
        <w:t xml:space="preserve">se pobra localizar en la </w:t>
      </w:r>
      <w:r w:rsidR="00AB122C">
        <w:t>web.</w:t>
      </w:r>
    </w:p>
    <w:p w:rsidR="004653D3" w:rsidRDefault="004653D3" w:rsidP="00333126">
      <w:pPr>
        <w:pStyle w:val="contenido"/>
        <w:numPr>
          <w:ilvl w:val="0"/>
          <w:numId w:val="34"/>
        </w:numPr>
      </w:pPr>
      <w:r>
        <w:t xml:space="preserve">La </w:t>
      </w:r>
      <w:r w:rsidR="00AB122C">
        <w:t>publicaciones</w:t>
      </w:r>
      <w:r w:rsidR="00103CF7">
        <w:t xml:space="preserve"> no</w:t>
      </w:r>
      <w:r>
        <w:t xml:space="preserve"> </w:t>
      </w:r>
      <w:r w:rsidR="00AB122C">
        <w:t>estarán</w:t>
      </w:r>
      <w:r>
        <w:t xml:space="preserve"> relacionas con las mismas áreas en común.</w:t>
      </w:r>
    </w:p>
    <w:p w:rsidR="008B0C43" w:rsidRDefault="00AB122C" w:rsidP="008A14A2">
      <w:pPr>
        <w:pStyle w:val="Nivel3"/>
      </w:pPr>
      <w:bookmarkStart w:id="176" w:name="_Toc414268658"/>
      <w:r>
        <w:t>Primer</w:t>
      </w:r>
      <w:r w:rsidR="00624280">
        <w:t>a prueba de validación.</w:t>
      </w:r>
      <w:bookmarkEnd w:id="176"/>
    </w:p>
    <w:p w:rsidR="00AB122C" w:rsidRPr="00863021" w:rsidRDefault="008A14A2" w:rsidP="00863021">
      <w:pPr>
        <w:pStyle w:val="contenido"/>
      </w:pPr>
      <w:r>
        <w:t xml:space="preserve">En la Tabla 24 se resumen los datos de la publicación la cual está relacionada con tecnología,   web semántica, recursos abiertos, entre otros,  </w:t>
      </w:r>
      <w:r w:rsidR="00A74B69">
        <w:t>para la ampliación de estos resultados en Anexo</w:t>
      </w:r>
      <w:r w:rsidR="00863021">
        <w:t xml:space="preserve"> 7 se encuentran los resultados completos de la prueba. </w:t>
      </w:r>
    </w:p>
    <w:p w:rsidR="00AB122C" w:rsidRDefault="00AB122C" w:rsidP="00AB122C">
      <w:pPr>
        <w:pStyle w:val="titulosTF"/>
      </w:pPr>
      <w:bookmarkStart w:id="177" w:name="_Toc414268755"/>
      <w:r>
        <w:lastRenderedPageBreak/>
        <w:t xml:space="preserve">Tabla </w:t>
      </w:r>
      <w:r w:rsidR="009C5032">
        <w:fldChar w:fldCharType="begin"/>
      </w:r>
      <w:r w:rsidR="009C5032">
        <w:instrText xml:space="preserve"> SEQ Tabla \* ARABIC </w:instrText>
      </w:r>
      <w:r w:rsidR="009C5032">
        <w:fldChar w:fldCharType="separate"/>
      </w:r>
      <w:r w:rsidR="007B6AFC">
        <w:rPr>
          <w:noProof/>
        </w:rPr>
        <w:t>24</w:t>
      </w:r>
      <w:r w:rsidR="009C5032">
        <w:rPr>
          <w:noProof/>
        </w:rPr>
        <w:fldChar w:fldCharType="end"/>
      </w:r>
      <w:r>
        <w:t>: Datos de la publicación y resumen de resultados de los servicios web</w:t>
      </w:r>
      <w:bookmarkEnd w:id="177"/>
    </w:p>
    <w:tbl>
      <w:tblPr>
        <w:tblW w:w="0" w:type="auto"/>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393"/>
        <w:gridCol w:w="7003"/>
      </w:tblGrid>
      <w:tr w:rsidR="002D5A2C" w:rsidRPr="00470D3A" w:rsidTr="002D5A2C">
        <w:trPr>
          <w:trHeight w:val="318"/>
          <w:jc w:val="center"/>
        </w:trPr>
        <w:tc>
          <w:tcPr>
            <w:tcW w:w="139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rsidR="009129DE" w:rsidRPr="002D5A2C" w:rsidRDefault="0078578A" w:rsidP="00FB7916">
            <w:pPr>
              <w:pStyle w:val="contenido"/>
              <w:spacing w:after="0" w:line="276" w:lineRule="auto"/>
              <w:jc w:val="left"/>
              <w:rPr>
                <w:b/>
                <w:color w:val="262626" w:themeColor="text1" w:themeTint="D9"/>
                <w:sz w:val="20"/>
              </w:rPr>
            </w:pPr>
            <w:r>
              <w:rPr>
                <w:b/>
                <w:color w:val="262626" w:themeColor="text1" w:themeTint="D9"/>
                <w:sz w:val="20"/>
              </w:rPr>
              <w:t>Tí</w:t>
            </w:r>
            <w:r w:rsidR="009129DE" w:rsidRPr="002D5A2C">
              <w:rPr>
                <w:b/>
                <w:color w:val="262626" w:themeColor="text1" w:themeTint="D9"/>
                <w:sz w:val="20"/>
              </w:rPr>
              <w:t>tulo</w:t>
            </w:r>
          </w:p>
        </w:tc>
        <w:tc>
          <w:tcPr>
            <w:tcW w:w="7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rsidR="009129DE" w:rsidRPr="002D5A2C" w:rsidRDefault="009129DE" w:rsidP="00FB7916">
            <w:pPr>
              <w:pStyle w:val="contenido"/>
              <w:spacing w:after="0" w:line="276" w:lineRule="auto"/>
              <w:rPr>
                <w:color w:val="262626" w:themeColor="text1" w:themeTint="D9"/>
                <w:sz w:val="20"/>
                <w:lang w:val="en-US"/>
              </w:rPr>
            </w:pPr>
            <w:r w:rsidRPr="002D5A2C">
              <w:rPr>
                <w:color w:val="262626" w:themeColor="text1" w:themeTint="D9"/>
                <w:sz w:val="20"/>
                <w:lang w:val="en-US"/>
              </w:rPr>
              <w:t>Design study of OER-CC ontology: A semantic web approach to describe open educational resources</w:t>
            </w:r>
          </w:p>
        </w:tc>
      </w:tr>
      <w:tr w:rsidR="002D5A2C" w:rsidRPr="002D5A2C" w:rsidTr="002D5A2C">
        <w:trPr>
          <w:trHeight w:val="318"/>
          <w:jc w:val="center"/>
        </w:trPr>
        <w:tc>
          <w:tcPr>
            <w:tcW w:w="139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rsidR="009129DE" w:rsidRPr="002D5A2C" w:rsidRDefault="009129DE" w:rsidP="00FB7916">
            <w:pPr>
              <w:pStyle w:val="contenido"/>
              <w:spacing w:after="0" w:line="276" w:lineRule="auto"/>
              <w:jc w:val="left"/>
              <w:rPr>
                <w:b/>
                <w:color w:val="262626" w:themeColor="text1" w:themeTint="D9"/>
                <w:sz w:val="20"/>
              </w:rPr>
            </w:pPr>
            <w:r w:rsidRPr="002D5A2C">
              <w:rPr>
                <w:b/>
                <w:color w:val="262626" w:themeColor="text1" w:themeTint="D9"/>
                <w:sz w:val="20"/>
              </w:rPr>
              <w:t>Autores:</w:t>
            </w:r>
          </w:p>
        </w:tc>
        <w:tc>
          <w:tcPr>
            <w:tcW w:w="7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rsidR="009129DE" w:rsidRPr="002D5A2C" w:rsidRDefault="00894DC7" w:rsidP="00FB7916">
            <w:pPr>
              <w:pStyle w:val="contenido"/>
              <w:spacing w:after="0" w:line="276" w:lineRule="auto"/>
              <w:rPr>
                <w:color w:val="262626" w:themeColor="text1" w:themeTint="D9"/>
                <w:sz w:val="20"/>
              </w:rPr>
            </w:pPr>
            <w:r w:rsidRPr="002D5A2C">
              <w:rPr>
                <w:color w:val="262626" w:themeColor="text1" w:themeTint="D9"/>
                <w:sz w:val="20"/>
              </w:rPr>
              <w:t>Chicaiza</w:t>
            </w:r>
            <w:r w:rsidR="009129DE" w:rsidRPr="002D5A2C">
              <w:rPr>
                <w:color w:val="262626" w:themeColor="text1" w:themeTint="D9"/>
                <w:sz w:val="20"/>
              </w:rPr>
              <w:t xml:space="preserve"> J. ; López J. ; Tovar E. ; Martínez O.</w:t>
            </w:r>
          </w:p>
        </w:tc>
      </w:tr>
      <w:tr w:rsidR="002D5A2C" w:rsidRPr="002D5A2C" w:rsidTr="002D5A2C">
        <w:trPr>
          <w:trHeight w:val="318"/>
          <w:jc w:val="center"/>
        </w:trPr>
        <w:tc>
          <w:tcPr>
            <w:tcW w:w="139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rsidR="009129DE" w:rsidRPr="002D5A2C" w:rsidRDefault="009129DE" w:rsidP="00FB7916">
            <w:pPr>
              <w:pStyle w:val="contenido"/>
              <w:spacing w:after="0" w:line="276" w:lineRule="auto"/>
              <w:jc w:val="left"/>
              <w:rPr>
                <w:b/>
                <w:color w:val="262626" w:themeColor="text1" w:themeTint="D9"/>
                <w:sz w:val="20"/>
              </w:rPr>
            </w:pPr>
            <w:r w:rsidRPr="002D5A2C">
              <w:rPr>
                <w:b/>
                <w:color w:val="262626" w:themeColor="text1" w:themeTint="D9"/>
                <w:sz w:val="20"/>
              </w:rPr>
              <w:t>Año:</w:t>
            </w:r>
          </w:p>
        </w:tc>
        <w:tc>
          <w:tcPr>
            <w:tcW w:w="7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rsidR="009129DE" w:rsidRPr="002D5A2C" w:rsidRDefault="009129DE" w:rsidP="00FB7916">
            <w:pPr>
              <w:pStyle w:val="contenido"/>
              <w:spacing w:after="0" w:line="276" w:lineRule="auto"/>
              <w:rPr>
                <w:color w:val="262626" w:themeColor="text1" w:themeTint="D9"/>
                <w:sz w:val="20"/>
              </w:rPr>
            </w:pPr>
            <w:r w:rsidRPr="002D5A2C">
              <w:rPr>
                <w:color w:val="262626" w:themeColor="text1" w:themeTint="D9"/>
                <w:sz w:val="20"/>
              </w:rPr>
              <w:t>2010</w:t>
            </w:r>
          </w:p>
        </w:tc>
      </w:tr>
      <w:tr w:rsidR="002D5A2C" w:rsidRPr="002D5A2C" w:rsidTr="002D5A2C">
        <w:trPr>
          <w:trHeight w:val="318"/>
          <w:jc w:val="center"/>
        </w:trPr>
        <w:tc>
          <w:tcPr>
            <w:tcW w:w="1393" w:type="dxa"/>
            <w:tcBorders>
              <w:top w:val="single" w:sz="6" w:space="0" w:color="CCCCCC"/>
              <w:left w:val="single" w:sz="6" w:space="0" w:color="CCCCCC"/>
              <w:bottom w:val="single" w:sz="4" w:space="0" w:color="D9D9D9" w:themeColor="background1" w:themeShade="D9"/>
              <w:right w:val="single" w:sz="6" w:space="0" w:color="CCCCCC"/>
            </w:tcBorders>
            <w:shd w:val="clear" w:color="auto" w:fill="auto"/>
            <w:tcMar>
              <w:top w:w="30" w:type="dxa"/>
              <w:left w:w="45" w:type="dxa"/>
              <w:bottom w:w="30" w:type="dxa"/>
              <w:right w:w="45" w:type="dxa"/>
            </w:tcMar>
            <w:vAlign w:val="center"/>
            <w:hideMark/>
          </w:tcPr>
          <w:p w:rsidR="009129DE" w:rsidRPr="002D5A2C" w:rsidRDefault="009129DE" w:rsidP="00FB7916">
            <w:pPr>
              <w:pStyle w:val="contenido"/>
              <w:spacing w:after="0" w:line="276" w:lineRule="auto"/>
              <w:jc w:val="left"/>
              <w:rPr>
                <w:b/>
                <w:color w:val="262626" w:themeColor="text1" w:themeTint="D9"/>
                <w:sz w:val="20"/>
              </w:rPr>
            </w:pPr>
            <w:r w:rsidRPr="002D5A2C">
              <w:rPr>
                <w:b/>
                <w:color w:val="262626" w:themeColor="text1" w:themeTint="D9"/>
                <w:sz w:val="20"/>
              </w:rPr>
              <w:t>Url:</w:t>
            </w:r>
          </w:p>
        </w:tc>
        <w:tc>
          <w:tcPr>
            <w:tcW w:w="7003" w:type="dxa"/>
            <w:tcBorders>
              <w:top w:val="single" w:sz="6" w:space="0" w:color="CCCCCC"/>
              <w:left w:val="single" w:sz="6" w:space="0" w:color="CCCCCC"/>
              <w:bottom w:val="single" w:sz="4" w:space="0" w:color="D9D9D9" w:themeColor="background1" w:themeShade="D9"/>
              <w:right w:val="single" w:sz="6" w:space="0" w:color="CCCCCC"/>
            </w:tcBorders>
            <w:shd w:val="clear" w:color="auto" w:fill="auto"/>
            <w:tcMar>
              <w:top w:w="30" w:type="dxa"/>
              <w:left w:w="45" w:type="dxa"/>
              <w:bottom w:w="30" w:type="dxa"/>
              <w:right w:w="45" w:type="dxa"/>
            </w:tcMar>
            <w:vAlign w:val="bottom"/>
            <w:hideMark/>
          </w:tcPr>
          <w:p w:rsidR="009129DE" w:rsidRPr="002D5A2C" w:rsidRDefault="009C5032" w:rsidP="00FB7916">
            <w:pPr>
              <w:pStyle w:val="contenido"/>
              <w:spacing w:after="0" w:line="276" w:lineRule="auto"/>
              <w:rPr>
                <w:color w:val="262626" w:themeColor="text1" w:themeTint="D9"/>
                <w:sz w:val="20"/>
              </w:rPr>
            </w:pPr>
            <w:hyperlink r:id="rId61" w:history="1">
              <w:r w:rsidR="00894DC7" w:rsidRPr="002D5A2C">
                <w:rPr>
                  <w:color w:val="262626" w:themeColor="text1" w:themeTint="D9"/>
                  <w:sz w:val="20"/>
                </w:rPr>
                <w:t>http://ieeexplore.ieee.org/xpls/abs_all.jsp?arnumber=5571257</w:t>
              </w:r>
            </w:hyperlink>
          </w:p>
        </w:tc>
      </w:tr>
      <w:tr w:rsidR="002D5A2C" w:rsidRPr="002D5A2C" w:rsidTr="009906D3">
        <w:trPr>
          <w:trHeight w:val="318"/>
          <w:jc w:val="center"/>
        </w:trPr>
        <w:tc>
          <w:tcPr>
            <w:tcW w:w="8396" w:type="dxa"/>
            <w:gridSpan w:val="2"/>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auto"/>
            <w:tcMar>
              <w:top w:w="30" w:type="dxa"/>
              <w:left w:w="45" w:type="dxa"/>
              <w:bottom w:w="30" w:type="dxa"/>
              <w:right w:w="45" w:type="dxa"/>
            </w:tcMar>
            <w:vAlign w:val="center"/>
          </w:tcPr>
          <w:p w:rsidR="00624690" w:rsidRPr="002D5A2C" w:rsidRDefault="00624690" w:rsidP="00624690">
            <w:pPr>
              <w:pStyle w:val="contenido"/>
              <w:spacing w:after="0" w:line="276" w:lineRule="auto"/>
              <w:jc w:val="center"/>
              <w:rPr>
                <w:color w:val="262626" w:themeColor="text1" w:themeTint="D9"/>
                <w:sz w:val="20"/>
              </w:rPr>
            </w:pPr>
            <w:r w:rsidRPr="002D5A2C">
              <w:rPr>
                <w:color w:val="262626" w:themeColor="text1" w:themeTint="D9"/>
                <w:sz w:val="20"/>
              </w:rPr>
              <w:t>Resultados</w:t>
            </w:r>
          </w:p>
        </w:tc>
      </w:tr>
      <w:tr w:rsidR="002D5A2C" w:rsidRPr="002D5A2C" w:rsidTr="009906D3">
        <w:trPr>
          <w:trHeight w:val="318"/>
          <w:jc w:val="center"/>
        </w:trPr>
        <w:tc>
          <w:tcPr>
            <w:tcW w:w="839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Mar>
              <w:top w:w="30" w:type="dxa"/>
              <w:left w:w="45" w:type="dxa"/>
              <w:bottom w:w="30" w:type="dxa"/>
              <w:right w:w="45" w:type="dxa"/>
            </w:tcMar>
            <w:vAlign w:val="center"/>
          </w:tcPr>
          <w:tbl>
            <w:tblPr>
              <w:tblpPr w:leftFromText="141" w:rightFromText="141" w:vertAnchor="text" w:horzAnchor="margin" w:tblpXSpec="center" w:tblpY="-2492"/>
              <w:tblOverlap w:val="never"/>
              <w:tblW w:w="0" w:type="auto"/>
              <w:tblBorders>
                <w:insideH w:val="single" w:sz="4" w:space="0" w:color="BFBFBF" w:themeColor="background1" w:themeShade="BF"/>
                <w:insideV w:val="single" w:sz="4" w:space="0" w:color="BFBFBF" w:themeColor="background1" w:themeShade="BF"/>
              </w:tblBorders>
              <w:tblCellMar>
                <w:left w:w="70" w:type="dxa"/>
                <w:right w:w="70" w:type="dxa"/>
              </w:tblCellMar>
              <w:tblLook w:val="04A0" w:firstRow="1" w:lastRow="0" w:firstColumn="1" w:lastColumn="0" w:noHBand="0" w:noVBand="1"/>
            </w:tblPr>
            <w:tblGrid>
              <w:gridCol w:w="1878"/>
              <w:gridCol w:w="2081"/>
              <w:gridCol w:w="1426"/>
              <w:gridCol w:w="2849"/>
            </w:tblGrid>
            <w:tr w:rsidR="002D5A2C" w:rsidRPr="002D5A2C" w:rsidTr="009906D3">
              <w:trPr>
                <w:trHeight w:val="326"/>
              </w:trPr>
              <w:tc>
                <w:tcPr>
                  <w:tcW w:w="3959" w:type="dxa"/>
                  <w:gridSpan w:val="2"/>
                  <w:shd w:val="clear" w:color="auto" w:fill="F2F2F2" w:themeFill="background1" w:themeFillShade="F2"/>
                  <w:noWrap/>
                  <w:vAlign w:val="bottom"/>
                  <w:hideMark/>
                </w:tcPr>
                <w:p w:rsidR="002D5A2C" w:rsidRPr="00D10B10" w:rsidRDefault="002D5A2C" w:rsidP="002D5A2C">
                  <w:pPr>
                    <w:spacing w:after="0" w:line="240" w:lineRule="auto"/>
                    <w:jc w:val="center"/>
                    <w:rPr>
                      <w:rFonts w:ascii="Arial" w:eastAsia="Times New Roman" w:hAnsi="Arial" w:cs="Arial"/>
                      <w:b/>
                      <w:color w:val="262626" w:themeColor="text1" w:themeTint="D9"/>
                      <w:sz w:val="20"/>
                    </w:rPr>
                  </w:pPr>
                  <w:r w:rsidRPr="002D5A2C">
                    <w:rPr>
                      <w:rFonts w:ascii="Arial" w:eastAsia="Times New Roman" w:hAnsi="Arial" w:cs="Arial"/>
                      <w:b/>
                      <w:color w:val="262626" w:themeColor="text1" w:themeTint="D9"/>
                      <w:sz w:val="20"/>
                    </w:rPr>
                    <w:t>Sentencias</w:t>
                  </w:r>
                </w:p>
              </w:tc>
              <w:tc>
                <w:tcPr>
                  <w:tcW w:w="4275" w:type="dxa"/>
                  <w:gridSpan w:val="2"/>
                  <w:shd w:val="clear" w:color="auto" w:fill="DBE5F1" w:themeFill="accent1" w:themeFillTint="33"/>
                  <w:noWrap/>
                  <w:vAlign w:val="bottom"/>
                  <w:hideMark/>
                </w:tcPr>
                <w:p w:rsidR="002D5A2C" w:rsidRPr="00D10B10" w:rsidRDefault="002D5A2C" w:rsidP="002D5A2C">
                  <w:pPr>
                    <w:spacing w:after="0" w:line="240" w:lineRule="auto"/>
                    <w:jc w:val="center"/>
                    <w:rPr>
                      <w:rFonts w:ascii="Arial" w:eastAsia="Times New Roman" w:hAnsi="Arial" w:cs="Arial"/>
                      <w:b/>
                      <w:color w:val="262626" w:themeColor="text1" w:themeTint="D9"/>
                      <w:sz w:val="20"/>
                    </w:rPr>
                  </w:pPr>
                  <w:r w:rsidRPr="002D5A2C">
                    <w:rPr>
                      <w:rFonts w:ascii="Arial" w:eastAsia="Times New Roman" w:hAnsi="Arial" w:cs="Arial"/>
                      <w:b/>
                      <w:color w:val="262626" w:themeColor="text1" w:themeTint="D9"/>
                      <w:sz w:val="20"/>
                    </w:rPr>
                    <w:t>Tokens</w:t>
                  </w:r>
                </w:p>
              </w:tc>
            </w:tr>
            <w:tr w:rsidR="002D5A2C" w:rsidRPr="002D5A2C" w:rsidTr="009906D3">
              <w:trPr>
                <w:trHeight w:val="310"/>
              </w:trPr>
              <w:tc>
                <w:tcPr>
                  <w:tcW w:w="3959" w:type="dxa"/>
                  <w:gridSpan w:val="2"/>
                  <w:shd w:val="clear" w:color="auto" w:fill="F2F2F2" w:themeFill="background1" w:themeFillShade="F2"/>
                  <w:noWrap/>
                  <w:vAlign w:val="bottom"/>
                  <w:hideMark/>
                </w:tcPr>
                <w:p w:rsidR="002D5A2C" w:rsidRPr="00D10B10" w:rsidRDefault="002D5A2C" w:rsidP="002D5A2C">
                  <w:pPr>
                    <w:spacing w:after="0" w:line="240" w:lineRule="auto"/>
                    <w:jc w:val="center"/>
                    <w:rPr>
                      <w:rFonts w:ascii="Arial" w:eastAsia="Times New Roman" w:hAnsi="Arial" w:cs="Arial"/>
                      <w:color w:val="262626" w:themeColor="text1" w:themeTint="D9"/>
                      <w:sz w:val="20"/>
                    </w:rPr>
                  </w:pPr>
                  <w:r w:rsidRPr="002D5A2C">
                    <w:rPr>
                      <w:rFonts w:ascii="Arial" w:eastAsia="Times New Roman" w:hAnsi="Arial" w:cs="Arial"/>
                      <w:color w:val="262626" w:themeColor="text1" w:themeTint="D9"/>
                      <w:sz w:val="20"/>
                    </w:rPr>
                    <w:t>7</w:t>
                  </w:r>
                </w:p>
              </w:tc>
              <w:tc>
                <w:tcPr>
                  <w:tcW w:w="4275" w:type="dxa"/>
                  <w:gridSpan w:val="2"/>
                  <w:shd w:val="clear" w:color="auto" w:fill="DBE5F1" w:themeFill="accent1" w:themeFillTint="33"/>
                  <w:noWrap/>
                  <w:vAlign w:val="bottom"/>
                  <w:hideMark/>
                </w:tcPr>
                <w:p w:rsidR="002D5A2C" w:rsidRPr="00D10B10" w:rsidRDefault="002D5A2C" w:rsidP="002D5A2C">
                  <w:pPr>
                    <w:spacing w:after="0" w:line="240" w:lineRule="auto"/>
                    <w:jc w:val="center"/>
                    <w:rPr>
                      <w:rFonts w:ascii="Arial" w:eastAsia="Times New Roman" w:hAnsi="Arial" w:cs="Arial"/>
                      <w:color w:val="262626" w:themeColor="text1" w:themeTint="D9"/>
                      <w:sz w:val="20"/>
                    </w:rPr>
                  </w:pPr>
                  <w:r w:rsidRPr="002D5A2C">
                    <w:rPr>
                      <w:rFonts w:ascii="Arial" w:eastAsia="Times New Roman" w:hAnsi="Arial" w:cs="Arial"/>
                      <w:color w:val="262626" w:themeColor="text1" w:themeTint="D9"/>
                      <w:sz w:val="20"/>
                    </w:rPr>
                    <w:t>241</w:t>
                  </w:r>
                </w:p>
              </w:tc>
            </w:tr>
            <w:tr w:rsidR="002D5A2C" w:rsidRPr="002D5A2C" w:rsidTr="009906D3">
              <w:trPr>
                <w:trHeight w:val="310"/>
              </w:trPr>
              <w:tc>
                <w:tcPr>
                  <w:tcW w:w="8234" w:type="dxa"/>
                  <w:gridSpan w:val="4"/>
                  <w:shd w:val="clear" w:color="auto" w:fill="FDE9D9" w:themeFill="accent6" w:themeFillTint="33"/>
                  <w:noWrap/>
                  <w:vAlign w:val="bottom"/>
                  <w:hideMark/>
                </w:tcPr>
                <w:p w:rsidR="002D5A2C" w:rsidRPr="00D10B10" w:rsidRDefault="002D5A2C" w:rsidP="002D5A2C">
                  <w:pPr>
                    <w:spacing w:after="0" w:line="240" w:lineRule="auto"/>
                    <w:jc w:val="center"/>
                    <w:rPr>
                      <w:rFonts w:ascii="Arial" w:eastAsia="Times New Roman" w:hAnsi="Arial" w:cs="Arial"/>
                      <w:b/>
                      <w:color w:val="262626" w:themeColor="text1" w:themeTint="D9"/>
                      <w:sz w:val="20"/>
                    </w:rPr>
                  </w:pPr>
                  <w:r w:rsidRPr="00D10B10">
                    <w:rPr>
                      <w:rFonts w:ascii="Arial" w:eastAsia="Times New Roman" w:hAnsi="Arial" w:cs="Arial"/>
                      <w:b/>
                      <w:color w:val="262626" w:themeColor="text1" w:themeTint="D9"/>
                      <w:sz w:val="20"/>
                    </w:rPr>
                    <w:t>Extracción</w:t>
                  </w:r>
                </w:p>
              </w:tc>
            </w:tr>
            <w:tr w:rsidR="002D5A2C" w:rsidRPr="002D5A2C" w:rsidTr="009906D3">
              <w:trPr>
                <w:trHeight w:val="326"/>
              </w:trPr>
              <w:tc>
                <w:tcPr>
                  <w:tcW w:w="1878" w:type="dxa"/>
                  <w:shd w:val="clear" w:color="auto" w:fill="FDE9D9" w:themeFill="accent6" w:themeFillTint="33"/>
                  <w:noWrap/>
                  <w:vAlign w:val="bottom"/>
                  <w:hideMark/>
                </w:tcPr>
                <w:p w:rsidR="002D5A2C" w:rsidRPr="00D10B10" w:rsidRDefault="002D5A2C" w:rsidP="002D5A2C">
                  <w:pPr>
                    <w:spacing w:after="0" w:line="240" w:lineRule="auto"/>
                    <w:jc w:val="center"/>
                    <w:rPr>
                      <w:rFonts w:ascii="Arial" w:eastAsia="Times New Roman" w:hAnsi="Arial" w:cs="Arial"/>
                      <w:color w:val="262626" w:themeColor="text1" w:themeTint="D9"/>
                      <w:sz w:val="20"/>
                    </w:rPr>
                  </w:pPr>
                  <w:r w:rsidRPr="00D10B10">
                    <w:rPr>
                      <w:rFonts w:ascii="Arial" w:eastAsia="Times New Roman" w:hAnsi="Arial" w:cs="Arial"/>
                      <w:color w:val="262626" w:themeColor="text1" w:themeTint="D9"/>
                      <w:sz w:val="20"/>
                    </w:rPr>
                    <w:t>Entidades</w:t>
                  </w:r>
                </w:p>
              </w:tc>
              <w:tc>
                <w:tcPr>
                  <w:tcW w:w="3507" w:type="dxa"/>
                  <w:gridSpan w:val="2"/>
                  <w:shd w:val="clear" w:color="auto" w:fill="FDE9D9" w:themeFill="accent6" w:themeFillTint="33"/>
                  <w:noWrap/>
                  <w:vAlign w:val="bottom"/>
                  <w:hideMark/>
                </w:tcPr>
                <w:p w:rsidR="002D5A2C" w:rsidRPr="00D10B10" w:rsidRDefault="002D5A2C" w:rsidP="002D5A2C">
                  <w:pPr>
                    <w:spacing w:after="0" w:line="240" w:lineRule="auto"/>
                    <w:jc w:val="center"/>
                    <w:rPr>
                      <w:rFonts w:ascii="Arial" w:eastAsia="Times New Roman" w:hAnsi="Arial" w:cs="Arial"/>
                      <w:color w:val="262626" w:themeColor="text1" w:themeTint="D9"/>
                      <w:sz w:val="20"/>
                    </w:rPr>
                  </w:pPr>
                  <w:r w:rsidRPr="00D10B10">
                    <w:rPr>
                      <w:rFonts w:ascii="Arial" w:eastAsia="Times New Roman" w:hAnsi="Arial" w:cs="Arial"/>
                      <w:color w:val="262626" w:themeColor="text1" w:themeTint="D9"/>
                      <w:sz w:val="20"/>
                    </w:rPr>
                    <w:t>Keywords Compuestas</w:t>
                  </w:r>
                </w:p>
              </w:tc>
              <w:tc>
                <w:tcPr>
                  <w:tcW w:w="2849" w:type="dxa"/>
                  <w:shd w:val="clear" w:color="auto" w:fill="FDE9D9" w:themeFill="accent6" w:themeFillTint="33"/>
                  <w:noWrap/>
                  <w:vAlign w:val="bottom"/>
                  <w:hideMark/>
                </w:tcPr>
                <w:p w:rsidR="002D5A2C" w:rsidRPr="00D10B10" w:rsidRDefault="002D5A2C" w:rsidP="002D5A2C">
                  <w:pPr>
                    <w:spacing w:after="0" w:line="240" w:lineRule="auto"/>
                    <w:jc w:val="center"/>
                    <w:rPr>
                      <w:rFonts w:ascii="Arial" w:eastAsia="Times New Roman" w:hAnsi="Arial" w:cs="Arial"/>
                      <w:color w:val="262626" w:themeColor="text1" w:themeTint="D9"/>
                      <w:sz w:val="20"/>
                    </w:rPr>
                  </w:pPr>
                  <w:r w:rsidRPr="00D10B10">
                    <w:rPr>
                      <w:rFonts w:ascii="Arial" w:eastAsia="Times New Roman" w:hAnsi="Arial" w:cs="Arial"/>
                      <w:color w:val="262626" w:themeColor="text1" w:themeTint="D9"/>
                      <w:sz w:val="20"/>
                    </w:rPr>
                    <w:t>Keywords Simples</w:t>
                  </w:r>
                </w:p>
              </w:tc>
            </w:tr>
            <w:tr w:rsidR="002D5A2C" w:rsidRPr="002D5A2C" w:rsidTr="009906D3">
              <w:trPr>
                <w:trHeight w:val="310"/>
              </w:trPr>
              <w:tc>
                <w:tcPr>
                  <w:tcW w:w="1878" w:type="dxa"/>
                  <w:shd w:val="clear" w:color="auto" w:fill="FDE9D9" w:themeFill="accent6" w:themeFillTint="33"/>
                  <w:noWrap/>
                  <w:vAlign w:val="bottom"/>
                  <w:hideMark/>
                </w:tcPr>
                <w:p w:rsidR="002D5A2C" w:rsidRPr="00D10B10" w:rsidRDefault="002D5A2C" w:rsidP="002D5A2C">
                  <w:pPr>
                    <w:spacing w:after="0" w:line="240" w:lineRule="auto"/>
                    <w:jc w:val="center"/>
                    <w:rPr>
                      <w:rFonts w:ascii="Arial" w:eastAsia="Times New Roman" w:hAnsi="Arial" w:cs="Arial"/>
                      <w:color w:val="262626" w:themeColor="text1" w:themeTint="D9"/>
                      <w:sz w:val="20"/>
                    </w:rPr>
                  </w:pPr>
                  <w:r w:rsidRPr="00D10B10">
                    <w:rPr>
                      <w:rFonts w:ascii="Arial" w:eastAsia="Times New Roman" w:hAnsi="Arial" w:cs="Arial"/>
                      <w:color w:val="262626" w:themeColor="text1" w:themeTint="D9"/>
                      <w:sz w:val="20"/>
                    </w:rPr>
                    <w:t>4</w:t>
                  </w:r>
                </w:p>
              </w:tc>
              <w:tc>
                <w:tcPr>
                  <w:tcW w:w="3507" w:type="dxa"/>
                  <w:gridSpan w:val="2"/>
                  <w:shd w:val="clear" w:color="auto" w:fill="FDE9D9" w:themeFill="accent6" w:themeFillTint="33"/>
                  <w:noWrap/>
                  <w:vAlign w:val="bottom"/>
                  <w:hideMark/>
                </w:tcPr>
                <w:p w:rsidR="002D5A2C" w:rsidRPr="00D10B10" w:rsidRDefault="002D5A2C" w:rsidP="002D5A2C">
                  <w:pPr>
                    <w:spacing w:after="0" w:line="240" w:lineRule="auto"/>
                    <w:jc w:val="center"/>
                    <w:rPr>
                      <w:rFonts w:ascii="Arial" w:eastAsia="Times New Roman" w:hAnsi="Arial" w:cs="Arial"/>
                      <w:color w:val="262626" w:themeColor="text1" w:themeTint="D9"/>
                      <w:sz w:val="20"/>
                    </w:rPr>
                  </w:pPr>
                  <w:r w:rsidRPr="00D10B10">
                    <w:rPr>
                      <w:rFonts w:ascii="Arial" w:eastAsia="Times New Roman" w:hAnsi="Arial" w:cs="Arial"/>
                      <w:color w:val="262626" w:themeColor="text1" w:themeTint="D9"/>
                      <w:sz w:val="20"/>
                    </w:rPr>
                    <w:t>7</w:t>
                  </w:r>
                </w:p>
              </w:tc>
              <w:tc>
                <w:tcPr>
                  <w:tcW w:w="2849" w:type="dxa"/>
                  <w:shd w:val="clear" w:color="auto" w:fill="FDE9D9" w:themeFill="accent6" w:themeFillTint="33"/>
                  <w:noWrap/>
                  <w:vAlign w:val="bottom"/>
                  <w:hideMark/>
                </w:tcPr>
                <w:p w:rsidR="002D5A2C" w:rsidRPr="00D10B10" w:rsidRDefault="002D5A2C" w:rsidP="002D5A2C">
                  <w:pPr>
                    <w:spacing w:after="0" w:line="240" w:lineRule="auto"/>
                    <w:jc w:val="center"/>
                    <w:rPr>
                      <w:rFonts w:ascii="Arial" w:eastAsia="Times New Roman" w:hAnsi="Arial" w:cs="Arial"/>
                      <w:color w:val="262626" w:themeColor="text1" w:themeTint="D9"/>
                      <w:sz w:val="20"/>
                    </w:rPr>
                  </w:pPr>
                  <w:r w:rsidRPr="00D10B10">
                    <w:rPr>
                      <w:rFonts w:ascii="Arial" w:eastAsia="Times New Roman" w:hAnsi="Arial" w:cs="Arial"/>
                      <w:color w:val="262626" w:themeColor="text1" w:themeTint="D9"/>
                      <w:sz w:val="20"/>
                    </w:rPr>
                    <w:t>22</w:t>
                  </w:r>
                </w:p>
              </w:tc>
            </w:tr>
            <w:tr w:rsidR="002D5A2C" w:rsidRPr="002D5A2C" w:rsidTr="009906D3">
              <w:trPr>
                <w:trHeight w:val="310"/>
              </w:trPr>
              <w:tc>
                <w:tcPr>
                  <w:tcW w:w="8234" w:type="dxa"/>
                  <w:gridSpan w:val="4"/>
                  <w:shd w:val="clear" w:color="auto" w:fill="EAF1DD" w:themeFill="accent3" w:themeFillTint="33"/>
                  <w:noWrap/>
                  <w:vAlign w:val="bottom"/>
                  <w:hideMark/>
                </w:tcPr>
                <w:p w:rsidR="002D5A2C" w:rsidRPr="00D10B10" w:rsidRDefault="002D5A2C" w:rsidP="002D5A2C">
                  <w:pPr>
                    <w:spacing w:after="0" w:line="240" w:lineRule="auto"/>
                    <w:jc w:val="center"/>
                    <w:rPr>
                      <w:rFonts w:ascii="Arial" w:eastAsia="Times New Roman" w:hAnsi="Arial" w:cs="Arial"/>
                      <w:b/>
                      <w:color w:val="262626" w:themeColor="text1" w:themeTint="D9"/>
                      <w:sz w:val="20"/>
                    </w:rPr>
                  </w:pPr>
                  <w:r w:rsidRPr="00D10B10">
                    <w:rPr>
                      <w:rFonts w:ascii="Arial" w:eastAsia="Times New Roman" w:hAnsi="Arial" w:cs="Arial"/>
                      <w:b/>
                      <w:color w:val="262626" w:themeColor="text1" w:themeTint="D9"/>
                      <w:sz w:val="20"/>
                    </w:rPr>
                    <w:t>Desambiguación y Enlace</w:t>
                  </w:r>
                </w:p>
              </w:tc>
            </w:tr>
            <w:tr w:rsidR="002D5A2C" w:rsidRPr="002D5A2C" w:rsidTr="009906D3">
              <w:trPr>
                <w:trHeight w:val="326"/>
              </w:trPr>
              <w:tc>
                <w:tcPr>
                  <w:tcW w:w="1878" w:type="dxa"/>
                  <w:shd w:val="clear" w:color="auto" w:fill="EAF1DD" w:themeFill="accent3" w:themeFillTint="33"/>
                  <w:noWrap/>
                  <w:vAlign w:val="bottom"/>
                  <w:hideMark/>
                </w:tcPr>
                <w:p w:rsidR="002D5A2C" w:rsidRPr="00D10B10" w:rsidRDefault="002D5A2C" w:rsidP="002D5A2C">
                  <w:pPr>
                    <w:spacing w:after="0" w:line="240" w:lineRule="auto"/>
                    <w:jc w:val="center"/>
                    <w:rPr>
                      <w:rFonts w:ascii="Arial" w:eastAsia="Times New Roman" w:hAnsi="Arial" w:cs="Arial"/>
                      <w:color w:val="262626" w:themeColor="text1" w:themeTint="D9"/>
                      <w:sz w:val="20"/>
                    </w:rPr>
                  </w:pPr>
                  <w:r w:rsidRPr="00D10B10">
                    <w:rPr>
                      <w:rFonts w:ascii="Arial" w:eastAsia="Times New Roman" w:hAnsi="Arial" w:cs="Arial"/>
                      <w:color w:val="262626" w:themeColor="text1" w:themeTint="D9"/>
                      <w:sz w:val="20"/>
                    </w:rPr>
                    <w:t>Entidades</w:t>
                  </w:r>
                </w:p>
              </w:tc>
              <w:tc>
                <w:tcPr>
                  <w:tcW w:w="3507" w:type="dxa"/>
                  <w:gridSpan w:val="2"/>
                  <w:shd w:val="clear" w:color="auto" w:fill="EAF1DD" w:themeFill="accent3" w:themeFillTint="33"/>
                  <w:noWrap/>
                  <w:vAlign w:val="bottom"/>
                  <w:hideMark/>
                </w:tcPr>
                <w:p w:rsidR="002D5A2C" w:rsidRPr="00D10B10" w:rsidRDefault="002D5A2C" w:rsidP="002D5A2C">
                  <w:pPr>
                    <w:spacing w:after="0" w:line="240" w:lineRule="auto"/>
                    <w:jc w:val="center"/>
                    <w:rPr>
                      <w:rFonts w:ascii="Arial" w:eastAsia="Times New Roman" w:hAnsi="Arial" w:cs="Arial"/>
                      <w:color w:val="262626" w:themeColor="text1" w:themeTint="D9"/>
                      <w:sz w:val="20"/>
                    </w:rPr>
                  </w:pPr>
                  <w:r w:rsidRPr="00D10B10">
                    <w:rPr>
                      <w:rFonts w:ascii="Arial" w:eastAsia="Times New Roman" w:hAnsi="Arial" w:cs="Arial"/>
                      <w:color w:val="262626" w:themeColor="text1" w:themeTint="D9"/>
                      <w:sz w:val="20"/>
                    </w:rPr>
                    <w:t>Keywords Compuestas</w:t>
                  </w:r>
                </w:p>
              </w:tc>
              <w:tc>
                <w:tcPr>
                  <w:tcW w:w="2849" w:type="dxa"/>
                  <w:shd w:val="clear" w:color="auto" w:fill="EAF1DD" w:themeFill="accent3" w:themeFillTint="33"/>
                  <w:noWrap/>
                  <w:vAlign w:val="bottom"/>
                  <w:hideMark/>
                </w:tcPr>
                <w:p w:rsidR="002D5A2C" w:rsidRPr="00D10B10" w:rsidRDefault="002D5A2C" w:rsidP="002D5A2C">
                  <w:pPr>
                    <w:spacing w:after="0" w:line="240" w:lineRule="auto"/>
                    <w:jc w:val="center"/>
                    <w:rPr>
                      <w:rFonts w:ascii="Arial" w:eastAsia="Times New Roman" w:hAnsi="Arial" w:cs="Arial"/>
                      <w:color w:val="262626" w:themeColor="text1" w:themeTint="D9"/>
                      <w:sz w:val="20"/>
                    </w:rPr>
                  </w:pPr>
                  <w:r w:rsidRPr="00D10B10">
                    <w:rPr>
                      <w:rFonts w:ascii="Arial" w:eastAsia="Times New Roman" w:hAnsi="Arial" w:cs="Arial"/>
                      <w:color w:val="262626" w:themeColor="text1" w:themeTint="D9"/>
                      <w:sz w:val="20"/>
                    </w:rPr>
                    <w:t>Keywords Simples</w:t>
                  </w:r>
                </w:p>
              </w:tc>
            </w:tr>
            <w:tr w:rsidR="002D5A2C" w:rsidRPr="002D5A2C" w:rsidTr="009906D3">
              <w:trPr>
                <w:trHeight w:val="310"/>
              </w:trPr>
              <w:tc>
                <w:tcPr>
                  <w:tcW w:w="1878" w:type="dxa"/>
                  <w:shd w:val="clear" w:color="auto" w:fill="EAF1DD" w:themeFill="accent3" w:themeFillTint="33"/>
                  <w:noWrap/>
                  <w:vAlign w:val="bottom"/>
                  <w:hideMark/>
                </w:tcPr>
                <w:p w:rsidR="002D5A2C" w:rsidRPr="00D10B10" w:rsidRDefault="002D5A2C" w:rsidP="002D5A2C">
                  <w:pPr>
                    <w:spacing w:after="0" w:line="240" w:lineRule="auto"/>
                    <w:jc w:val="center"/>
                    <w:rPr>
                      <w:rFonts w:ascii="Arial" w:eastAsia="Times New Roman" w:hAnsi="Arial" w:cs="Arial"/>
                      <w:color w:val="262626" w:themeColor="text1" w:themeTint="D9"/>
                      <w:sz w:val="20"/>
                    </w:rPr>
                  </w:pPr>
                  <w:r w:rsidRPr="002D5A2C">
                    <w:rPr>
                      <w:rFonts w:ascii="Arial" w:eastAsia="Times New Roman" w:hAnsi="Arial" w:cs="Arial"/>
                      <w:color w:val="262626" w:themeColor="text1" w:themeTint="D9"/>
                      <w:sz w:val="20"/>
                    </w:rPr>
                    <w:t>3</w:t>
                  </w:r>
                </w:p>
              </w:tc>
              <w:tc>
                <w:tcPr>
                  <w:tcW w:w="3507" w:type="dxa"/>
                  <w:gridSpan w:val="2"/>
                  <w:shd w:val="clear" w:color="auto" w:fill="EAF1DD" w:themeFill="accent3" w:themeFillTint="33"/>
                  <w:noWrap/>
                  <w:vAlign w:val="bottom"/>
                  <w:hideMark/>
                </w:tcPr>
                <w:p w:rsidR="002D5A2C" w:rsidRPr="00D10B10" w:rsidRDefault="002D5A2C" w:rsidP="002D5A2C">
                  <w:pPr>
                    <w:spacing w:after="0" w:line="240" w:lineRule="auto"/>
                    <w:jc w:val="center"/>
                    <w:rPr>
                      <w:rFonts w:ascii="Arial" w:eastAsia="Times New Roman" w:hAnsi="Arial" w:cs="Arial"/>
                      <w:color w:val="262626" w:themeColor="text1" w:themeTint="D9"/>
                      <w:sz w:val="20"/>
                    </w:rPr>
                  </w:pPr>
                  <w:r w:rsidRPr="002D5A2C">
                    <w:rPr>
                      <w:rFonts w:ascii="Arial" w:eastAsia="Times New Roman" w:hAnsi="Arial" w:cs="Arial"/>
                      <w:color w:val="262626" w:themeColor="text1" w:themeTint="D9"/>
                      <w:sz w:val="20"/>
                    </w:rPr>
                    <w:t>0</w:t>
                  </w:r>
                </w:p>
              </w:tc>
              <w:tc>
                <w:tcPr>
                  <w:tcW w:w="2849" w:type="dxa"/>
                  <w:shd w:val="clear" w:color="auto" w:fill="EAF1DD" w:themeFill="accent3" w:themeFillTint="33"/>
                  <w:noWrap/>
                  <w:vAlign w:val="bottom"/>
                  <w:hideMark/>
                </w:tcPr>
                <w:p w:rsidR="002D5A2C" w:rsidRPr="00D10B10" w:rsidRDefault="002D5A2C" w:rsidP="002D5A2C">
                  <w:pPr>
                    <w:spacing w:after="0" w:line="240" w:lineRule="auto"/>
                    <w:jc w:val="center"/>
                    <w:rPr>
                      <w:rFonts w:ascii="Arial" w:eastAsia="Times New Roman" w:hAnsi="Arial" w:cs="Arial"/>
                      <w:color w:val="262626" w:themeColor="text1" w:themeTint="D9"/>
                      <w:sz w:val="20"/>
                    </w:rPr>
                  </w:pPr>
                  <w:r w:rsidRPr="002D5A2C">
                    <w:rPr>
                      <w:rFonts w:ascii="Arial" w:eastAsia="Times New Roman" w:hAnsi="Arial" w:cs="Arial"/>
                      <w:color w:val="262626" w:themeColor="text1" w:themeTint="D9"/>
                      <w:sz w:val="20"/>
                    </w:rPr>
                    <w:t>10</w:t>
                  </w:r>
                </w:p>
              </w:tc>
            </w:tr>
          </w:tbl>
          <w:p w:rsidR="002D5A2C" w:rsidRPr="002D5A2C" w:rsidRDefault="002D5A2C" w:rsidP="00624690">
            <w:pPr>
              <w:pStyle w:val="contenido"/>
              <w:spacing w:after="0" w:line="276" w:lineRule="auto"/>
              <w:jc w:val="center"/>
              <w:rPr>
                <w:color w:val="262626" w:themeColor="text1" w:themeTint="D9"/>
                <w:sz w:val="20"/>
              </w:rPr>
            </w:pPr>
          </w:p>
        </w:tc>
      </w:tr>
    </w:tbl>
    <w:p w:rsidR="00863021" w:rsidRPr="00AE07C2" w:rsidRDefault="00863021" w:rsidP="00863021">
      <w:pPr>
        <w:pStyle w:val="titulosTF"/>
        <w:rPr>
          <w:sz w:val="18"/>
        </w:rPr>
      </w:pPr>
      <w:r w:rsidRPr="00AE07C2">
        <w:rPr>
          <w:sz w:val="18"/>
        </w:rPr>
        <w:t>Fuente: (propio)</w:t>
      </w:r>
    </w:p>
    <w:p w:rsidR="00EC736F" w:rsidRDefault="00863021" w:rsidP="00EC736F">
      <w:pPr>
        <w:pStyle w:val="contenido"/>
      </w:pPr>
      <w:r>
        <w:t xml:space="preserve"> Los resultados del procesamiento del </w:t>
      </w:r>
      <w:r w:rsidRPr="00863021">
        <w:rPr>
          <w:i/>
        </w:rPr>
        <w:t>abstract</w:t>
      </w:r>
      <w:r>
        <w:t xml:space="preserve"> de la publicación por parte de la aplicación a través de los servicios web se observa en Tabla 24,  en la </w:t>
      </w:r>
      <w:r w:rsidR="00E80805">
        <w:t>figura</w:t>
      </w:r>
      <w:r>
        <w:t xml:space="preserve"> </w:t>
      </w:r>
      <w:r w:rsidR="00E80805">
        <w:t>39</w:t>
      </w:r>
      <w:r>
        <w:t xml:space="preserve"> se aprecia el contraste</w:t>
      </w:r>
      <w:r w:rsidR="00E80805">
        <w:t xml:space="preserve"> en forma numérica</w:t>
      </w:r>
      <w:r>
        <w:t xml:space="preserve"> entre los resultados de las </w:t>
      </w:r>
      <w:r w:rsidR="00AF40B1">
        <w:t>del servicio web de Extracción y el servicio de Desambiguación y Enlace.</w:t>
      </w:r>
      <w:r w:rsidR="00E80805">
        <w:t xml:space="preserve"> </w:t>
      </w:r>
    </w:p>
    <w:p w:rsidR="00EC736F" w:rsidRDefault="000B1D41" w:rsidP="0092794D">
      <w:pPr>
        <w:pStyle w:val="contenido"/>
        <w:spacing w:after="0"/>
        <w:jc w:val="center"/>
      </w:pPr>
      <w:r>
        <w:rPr>
          <w:noProof/>
          <w:lang w:eastAsia="es-EC"/>
        </w:rPr>
        <w:drawing>
          <wp:inline distT="0" distB="0" distL="0" distR="0" wp14:anchorId="1D960212" wp14:editId="1EDA2496">
            <wp:extent cx="4809506" cy="2600696"/>
            <wp:effectExtent l="0" t="0" r="10160" b="9525"/>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EC736F" w:rsidRDefault="000361FE" w:rsidP="0092794D">
      <w:pPr>
        <w:pStyle w:val="titulosTF"/>
        <w:spacing w:after="0"/>
        <w:ind w:left="567" w:right="425"/>
      </w:pPr>
      <w:bookmarkStart w:id="178" w:name="_Toc414268722"/>
      <w:r>
        <w:t xml:space="preserve">Figura </w:t>
      </w:r>
      <w:r w:rsidR="009C5032">
        <w:fldChar w:fldCharType="begin"/>
      </w:r>
      <w:r w:rsidR="009C5032">
        <w:instrText xml:space="preserve"> SEQ Figura \* ARABIC </w:instrText>
      </w:r>
      <w:r w:rsidR="009C5032">
        <w:fldChar w:fldCharType="separate"/>
      </w:r>
      <w:r w:rsidR="007B6AFC">
        <w:rPr>
          <w:noProof/>
        </w:rPr>
        <w:t>39</w:t>
      </w:r>
      <w:r w:rsidR="009C5032">
        <w:rPr>
          <w:noProof/>
        </w:rPr>
        <w:fldChar w:fldCharType="end"/>
      </w:r>
      <w:r>
        <w:t xml:space="preserve">: Contraste de resultados entre </w:t>
      </w:r>
      <w:r w:rsidR="0007202E">
        <w:t>servicio</w:t>
      </w:r>
      <w:r>
        <w:t xml:space="preserve"> de ext</w:t>
      </w:r>
      <w:r w:rsidR="0007202E">
        <w:t>r</w:t>
      </w:r>
      <w:r>
        <w:t>a</w:t>
      </w:r>
      <w:r w:rsidR="0007202E">
        <w:t>cción</w:t>
      </w:r>
      <w:r>
        <w:t xml:space="preserve"> y elem</w:t>
      </w:r>
      <w:r w:rsidR="0007202E">
        <w:t>en</w:t>
      </w:r>
      <w:r>
        <w:t>tos enlazados por servicio de desambiguación y enlace</w:t>
      </w:r>
      <w:bookmarkEnd w:id="178"/>
    </w:p>
    <w:p w:rsidR="00E80805" w:rsidRDefault="0007202E" w:rsidP="0092794D">
      <w:pPr>
        <w:pStyle w:val="contenido"/>
        <w:ind w:left="567"/>
        <w:jc w:val="left"/>
        <w:rPr>
          <w:sz w:val="18"/>
        </w:rPr>
      </w:pPr>
      <w:r w:rsidRPr="0007202E">
        <w:rPr>
          <w:sz w:val="18"/>
        </w:rPr>
        <w:t>Fuente: (propio)</w:t>
      </w:r>
    </w:p>
    <w:p w:rsidR="00E80805" w:rsidRDefault="00EC736F" w:rsidP="00E80805">
      <w:pPr>
        <w:pStyle w:val="contenido"/>
      </w:pPr>
      <w:r>
        <w:lastRenderedPageBreak/>
        <w:t xml:space="preserve">Se debe tener </w:t>
      </w:r>
      <w:r w:rsidR="00E80805">
        <w:t xml:space="preserve">en cuenta que el servicio de desambiguación y enlace realiza sus procesos en base el resultado del elementos </w:t>
      </w:r>
      <w:r>
        <w:t xml:space="preserve">obtenidos </w:t>
      </w:r>
      <w:r w:rsidR="00E80805">
        <w:t>por el servicio de extracción</w:t>
      </w:r>
      <w:r>
        <w:t xml:space="preserve">, </w:t>
      </w:r>
      <w:r w:rsidR="00E80805">
        <w:t xml:space="preserve"> </w:t>
      </w:r>
      <w:r>
        <w:t>en la tabla 25 se observan las entidades extraídas y enlazadas por estos servicios.</w:t>
      </w:r>
    </w:p>
    <w:p w:rsidR="00E80805" w:rsidRDefault="00E80805" w:rsidP="00E80805">
      <w:pPr>
        <w:pStyle w:val="titulosTF"/>
        <w:jc w:val="both"/>
      </w:pPr>
      <w:bookmarkStart w:id="179" w:name="_Toc414268756"/>
      <w:r>
        <w:t xml:space="preserve">Tabla </w:t>
      </w:r>
      <w:r w:rsidR="009C5032">
        <w:fldChar w:fldCharType="begin"/>
      </w:r>
      <w:r w:rsidR="009C5032">
        <w:instrText xml:space="preserve"> SEQ Tabla \*</w:instrText>
      </w:r>
      <w:r w:rsidR="009C5032">
        <w:instrText xml:space="preserve"> ARABIC </w:instrText>
      </w:r>
      <w:r w:rsidR="009C5032">
        <w:fldChar w:fldCharType="separate"/>
      </w:r>
      <w:r w:rsidR="007B6AFC">
        <w:rPr>
          <w:noProof/>
        </w:rPr>
        <w:t>25</w:t>
      </w:r>
      <w:r w:rsidR="009C5032">
        <w:rPr>
          <w:noProof/>
        </w:rPr>
        <w:fldChar w:fldCharType="end"/>
      </w:r>
      <w:r>
        <w:t xml:space="preserve">: Entidades resultado de procesados del servicio de extracción </w:t>
      </w:r>
      <w:r>
        <w:rPr>
          <w:noProof/>
        </w:rPr>
        <w:t>y servicio de esambiguacón y enlace.</w:t>
      </w:r>
      <w:bookmarkEnd w:id="179"/>
    </w:p>
    <w:tbl>
      <w:tblPr>
        <w:tblW w:w="8639" w:type="dxa"/>
        <w:jc w:val="center"/>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329"/>
        <w:gridCol w:w="1276"/>
        <w:gridCol w:w="3685"/>
        <w:gridCol w:w="3349"/>
      </w:tblGrid>
      <w:tr w:rsidR="0090269F" w:rsidRPr="0090269F" w:rsidTr="00546D34">
        <w:trPr>
          <w:trHeight w:val="311"/>
          <w:jc w:val="center"/>
        </w:trPr>
        <w:tc>
          <w:tcPr>
            <w:tcW w:w="329" w:type="dxa"/>
            <w:tcBorders>
              <w:top w:val="single" w:sz="6" w:space="0" w:color="DD5244"/>
              <w:left w:val="single" w:sz="6" w:space="0" w:color="DD5244"/>
              <w:bottom w:val="single" w:sz="6" w:space="0" w:color="2F426A"/>
              <w:right w:val="single" w:sz="6" w:space="0" w:color="DD5244"/>
            </w:tcBorders>
            <w:tcMar>
              <w:top w:w="30" w:type="dxa"/>
              <w:left w:w="45" w:type="dxa"/>
              <w:bottom w:w="30" w:type="dxa"/>
              <w:right w:w="45" w:type="dxa"/>
            </w:tcMar>
            <w:vAlign w:val="center"/>
            <w:hideMark/>
          </w:tcPr>
          <w:p w:rsidR="0090269F" w:rsidRPr="0090269F" w:rsidRDefault="0090269F" w:rsidP="000214F6">
            <w:pPr>
              <w:pStyle w:val="contenido"/>
              <w:spacing w:after="0" w:line="276" w:lineRule="auto"/>
              <w:jc w:val="left"/>
              <w:rPr>
                <w:sz w:val="20"/>
              </w:rPr>
            </w:pPr>
            <w:r w:rsidRPr="0090269F">
              <w:rPr>
                <w:sz w:val="20"/>
              </w:rPr>
              <w:t>#</w:t>
            </w:r>
          </w:p>
        </w:tc>
        <w:tc>
          <w:tcPr>
            <w:tcW w:w="1276" w:type="dxa"/>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90269F" w:rsidRPr="0090269F" w:rsidRDefault="0090269F" w:rsidP="000214F6">
            <w:pPr>
              <w:pStyle w:val="contenido"/>
              <w:spacing w:after="0" w:line="276" w:lineRule="auto"/>
              <w:jc w:val="left"/>
              <w:rPr>
                <w:sz w:val="20"/>
              </w:rPr>
            </w:pPr>
            <w:r w:rsidRPr="0090269F">
              <w:rPr>
                <w:sz w:val="20"/>
              </w:rPr>
              <w:t>Entidad</w:t>
            </w:r>
          </w:p>
        </w:tc>
        <w:tc>
          <w:tcPr>
            <w:tcW w:w="3685" w:type="dxa"/>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90269F" w:rsidRPr="0090269F" w:rsidRDefault="0090269F" w:rsidP="000214F6">
            <w:pPr>
              <w:pStyle w:val="contenido"/>
              <w:spacing w:after="0" w:line="276" w:lineRule="auto"/>
              <w:jc w:val="left"/>
              <w:rPr>
                <w:sz w:val="20"/>
              </w:rPr>
            </w:pPr>
            <w:r w:rsidRPr="0090269F">
              <w:rPr>
                <w:sz w:val="20"/>
              </w:rPr>
              <w:t>Tipo</w:t>
            </w:r>
          </w:p>
        </w:tc>
        <w:tc>
          <w:tcPr>
            <w:tcW w:w="3349" w:type="dxa"/>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90269F" w:rsidRPr="0090269F" w:rsidRDefault="0090269F" w:rsidP="000214F6">
            <w:pPr>
              <w:pStyle w:val="contenido"/>
              <w:spacing w:after="0" w:line="276" w:lineRule="auto"/>
              <w:jc w:val="left"/>
              <w:rPr>
                <w:sz w:val="20"/>
              </w:rPr>
            </w:pPr>
            <w:r w:rsidRPr="0090269F">
              <w:rPr>
                <w:sz w:val="20"/>
              </w:rPr>
              <w:t>Enlace</w:t>
            </w:r>
          </w:p>
        </w:tc>
      </w:tr>
      <w:tr w:rsidR="0090269F" w:rsidRPr="0090269F" w:rsidTr="00546D34">
        <w:trPr>
          <w:trHeight w:val="311"/>
          <w:jc w:val="center"/>
        </w:trPr>
        <w:tc>
          <w:tcPr>
            <w:tcW w:w="329" w:type="dxa"/>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pStyle w:val="contenido"/>
              <w:spacing w:after="0" w:line="276" w:lineRule="auto"/>
              <w:jc w:val="left"/>
              <w:rPr>
                <w:sz w:val="20"/>
              </w:rPr>
            </w:pPr>
            <w:r w:rsidRPr="0090269F">
              <w:rPr>
                <w:sz w:val="20"/>
              </w:rPr>
              <w:t>1</w:t>
            </w:r>
          </w:p>
        </w:tc>
        <w:tc>
          <w:tcPr>
            <w:tcW w:w="127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pStyle w:val="contenido"/>
              <w:spacing w:after="0" w:line="276" w:lineRule="auto"/>
              <w:jc w:val="left"/>
              <w:rPr>
                <w:sz w:val="20"/>
              </w:rPr>
            </w:pPr>
            <w:r w:rsidRPr="0090269F">
              <w:rPr>
                <w:sz w:val="20"/>
              </w:rPr>
              <w:t>Open Educational Resources</w:t>
            </w:r>
          </w:p>
        </w:tc>
        <w:tc>
          <w:tcPr>
            <w:tcW w:w="36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pStyle w:val="contenido"/>
              <w:spacing w:after="0" w:line="276" w:lineRule="auto"/>
              <w:jc w:val="left"/>
              <w:rPr>
                <w:sz w:val="20"/>
              </w:rPr>
            </w:pPr>
          </w:p>
        </w:tc>
        <w:tc>
          <w:tcPr>
            <w:tcW w:w="3349"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C5032" w:rsidP="000214F6">
            <w:pPr>
              <w:pStyle w:val="contenido"/>
              <w:spacing w:after="0" w:line="276" w:lineRule="auto"/>
              <w:jc w:val="left"/>
              <w:rPr>
                <w:sz w:val="20"/>
              </w:rPr>
            </w:pPr>
            <w:hyperlink r:id="rId63" w:tgtFrame="_blank" w:history="1">
              <w:r w:rsidR="0090269F" w:rsidRPr="0090269F">
                <w:rPr>
                  <w:rStyle w:val="Hipervnculo"/>
                  <w:color w:val="auto"/>
                  <w:sz w:val="20"/>
                  <w:szCs w:val="20"/>
                  <w:u w:val="none"/>
                </w:rPr>
                <w:t>http://dbpedia.org/resource/Open_educational_resources</w:t>
              </w:r>
            </w:hyperlink>
          </w:p>
        </w:tc>
      </w:tr>
      <w:tr w:rsidR="0090269F" w:rsidRPr="0090269F" w:rsidTr="00546D34">
        <w:trPr>
          <w:trHeight w:val="311"/>
          <w:jc w:val="center"/>
        </w:trPr>
        <w:tc>
          <w:tcPr>
            <w:tcW w:w="329" w:type="dxa"/>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pStyle w:val="contenido"/>
              <w:spacing w:after="0" w:line="276" w:lineRule="auto"/>
              <w:jc w:val="left"/>
              <w:rPr>
                <w:sz w:val="20"/>
              </w:rPr>
            </w:pPr>
            <w:r w:rsidRPr="0090269F">
              <w:rPr>
                <w:sz w:val="20"/>
              </w:rPr>
              <w:t>2</w:t>
            </w:r>
          </w:p>
        </w:tc>
        <w:tc>
          <w:tcPr>
            <w:tcW w:w="127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pStyle w:val="contenido"/>
              <w:spacing w:after="0" w:line="276" w:lineRule="auto"/>
              <w:jc w:val="left"/>
              <w:rPr>
                <w:sz w:val="20"/>
              </w:rPr>
            </w:pPr>
            <w:r w:rsidRPr="0090269F">
              <w:rPr>
                <w:sz w:val="20"/>
              </w:rPr>
              <w:t>Creative Commons Licenses</w:t>
            </w:r>
          </w:p>
        </w:tc>
        <w:tc>
          <w:tcPr>
            <w:tcW w:w="36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pStyle w:val="contenido"/>
              <w:spacing w:after="0" w:line="276" w:lineRule="auto"/>
              <w:jc w:val="left"/>
              <w:rPr>
                <w:sz w:val="20"/>
              </w:rPr>
            </w:pPr>
          </w:p>
        </w:tc>
        <w:tc>
          <w:tcPr>
            <w:tcW w:w="3349"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C5032" w:rsidP="000214F6">
            <w:pPr>
              <w:pStyle w:val="contenido"/>
              <w:spacing w:after="0" w:line="276" w:lineRule="auto"/>
              <w:jc w:val="left"/>
              <w:rPr>
                <w:sz w:val="20"/>
              </w:rPr>
            </w:pPr>
            <w:hyperlink r:id="rId64" w:tgtFrame="_blank" w:history="1">
              <w:r w:rsidR="0090269F" w:rsidRPr="0090269F">
                <w:rPr>
                  <w:rStyle w:val="Hipervnculo"/>
                  <w:color w:val="auto"/>
                  <w:sz w:val="20"/>
                  <w:szCs w:val="20"/>
                  <w:u w:val="none"/>
                </w:rPr>
                <w:t>http://dbpedia.org/resource/Creative_Commons_license</w:t>
              </w:r>
            </w:hyperlink>
          </w:p>
        </w:tc>
      </w:tr>
      <w:tr w:rsidR="0090269F" w:rsidRPr="0090269F" w:rsidTr="00546D34">
        <w:trPr>
          <w:trHeight w:val="311"/>
          <w:jc w:val="center"/>
        </w:trPr>
        <w:tc>
          <w:tcPr>
            <w:tcW w:w="329" w:type="dxa"/>
            <w:tcBorders>
              <w:top w:val="single" w:sz="6" w:space="0" w:color="CCCCCC"/>
              <w:left w:val="single" w:sz="6" w:space="0" w:color="2F426A"/>
              <w:bottom w:val="single" w:sz="6" w:space="0" w:color="CCCCCC"/>
              <w:right w:val="single" w:sz="6" w:space="0" w:color="2F426A"/>
            </w:tcBorders>
            <w:tcMar>
              <w:top w:w="30" w:type="dxa"/>
              <w:left w:w="45" w:type="dxa"/>
              <w:bottom w:w="30" w:type="dxa"/>
              <w:right w:w="45" w:type="dxa"/>
            </w:tcMar>
            <w:vAlign w:val="center"/>
            <w:hideMark/>
          </w:tcPr>
          <w:p w:rsidR="0090269F" w:rsidRPr="0090269F" w:rsidRDefault="0090269F" w:rsidP="000214F6">
            <w:pPr>
              <w:pStyle w:val="contenido"/>
              <w:spacing w:after="0" w:line="276" w:lineRule="auto"/>
              <w:jc w:val="left"/>
              <w:rPr>
                <w:sz w:val="20"/>
              </w:rPr>
            </w:pPr>
            <w:r w:rsidRPr="0090269F">
              <w:rPr>
                <w:sz w:val="20"/>
              </w:rPr>
              <w:t>3</w:t>
            </w:r>
          </w:p>
        </w:tc>
        <w:tc>
          <w:tcPr>
            <w:tcW w:w="1276"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90269F" w:rsidRPr="0090269F" w:rsidRDefault="0090269F" w:rsidP="000214F6">
            <w:pPr>
              <w:pStyle w:val="contenido"/>
              <w:spacing w:after="0" w:line="276" w:lineRule="auto"/>
              <w:jc w:val="left"/>
              <w:rPr>
                <w:sz w:val="20"/>
              </w:rPr>
            </w:pPr>
            <w:r w:rsidRPr="0090269F">
              <w:rPr>
                <w:sz w:val="20"/>
              </w:rPr>
              <w:t>IEEE</w:t>
            </w:r>
          </w:p>
        </w:tc>
        <w:tc>
          <w:tcPr>
            <w:tcW w:w="3685"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90269F" w:rsidRPr="0090269F" w:rsidRDefault="0090269F" w:rsidP="000214F6">
            <w:pPr>
              <w:pStyle w:val="contenido"/>
              <w:spacing w:after="0" w:line="276" w:lineRule="auto"/>
              <w:jc w:val="left"/>
              <w:rPr>
                <w:sz w:val="20"/>
              </w:rPr>
            </w:pPr>
            <w:r w:rsidRPr="0090269F">
              <w:rPr>
                <w:sz w:val="20"/>
              </w:rPr>
              <w:t>http://www.w3.org/2002/07/owl#Thing</w:t>
            </w:r>
            <w:r w:rsidRPr="0090269F">
              <w:rPr>
                <w:sz w:val="20"/>
              </w:rPr>
              <w:br/>
              <w:t>http://dbpedia.org/ontology/Non-ProfitOrganisation</w:t>
            </w:r>
            <w:r w:rsidRPr="0090269F">
              <w:rPr>
                <w:sz w:val="20"/>
              </w:rPr>
              <w:br/>
              <w:t>http://schema.org/Organization</w:t>
            </w:r>
            <w:r w:rsidRPr="0090269F">
              <w:rPr>
                <w:sz w:val="20"/>
              </w:rPr>
              <w:br/>
              <w:t>http://dbpedia.org/ontology/Agent</w:t>
            </w:r>
            <w:r w:rsidRPr="0090269F">
              <w:rPr>
                <w:sz w:val="20"/>
              </w:rPr>
              <w:br/>
              <w:t>http://dbpedia.org/ontology/Organisation</w:t>
            </w:r>
          </w:p>
        </w:tc>
        <w:tc>
          <w:tcPr>
            <w:tcW w:w="3349"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90269F" w:rsidRPr="0090269F" w:rsidRDefault="009C5032" w:rsidP="000214F6">
            <w:pPr>
              <w:pStyle w:val="contenido"/>
              <w:spacing w:after="0" w:line="276" w:lineRule="auto"/>
              <w:jc w:val="left"/>
              <w:rPr>
                <w:sz w:val="20"/>
              </w:rPr>
            </w:pPr>
            <w:hyperlink r:id="rId65" w:tgtFrame="_blank" w:history="1">
              <w:r w:rsidR="0090269F" w:rsidRPr="0090269F">
                <w:rPr>
                  <w:rStyle w:val="Hipervnculo"/>
                  <w:color w:val="auto"/>
                  <w:sz w:val="20"/>
                  <w:szCs w:val="20"/>
                  <w:u w:val="none"/>
                </w:rPr>
                <w:t>http://dbpedia.org/resource/Institute_of_Electrical_and_Electronics_Engineers</w:t>
              </w:r>
            </w:hyperlink>
          </w:p>
        </w:tc>
      </w:tr>
      <w:tr w:rsidR="0090269F" w:rsidRPr="0090269F" w:rsidTr="00546D34">
        <w:trPr>
          <w:trHeight w:val="311"/>
          <w:jc w:val="center"/>
        </w:trPr>
        <w:tc>
          <w:tcPr>
            <w:tcW w:w="329" w:type="dxa"/>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tcPr>
          <w:p w:rsidR="0090269F" w:rsidRPr="0090269F" w:rsidRDefault="0090269F" w:rsidP="000214F6">
            <w:pPr>
              <w:pStyle w:val="contenido"/>
              <w:spacing w:after="0" w:line="276" w:lineRule="auto"/>
              <w:jc w:val="left"/>
              <w:rPr>
                <w:sz w:val="20"/>
              </w:rPr>
            </w:pPr>
            <w:r>
              <w:rPr>
                <w:sz w:val="20"/>
              </w:rPr>
              <w:t>4</w:t>
            </w:r>
          </w:p>
        </w:tc>
        <w:tc>
          <w:tcPr>
            <w:tcW w:w="127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tcPr>
          <w:p w:rsidR="0090269F" w:rsidRPr="0090269F" w:rsidRDefault="0090269F" w:rsidP="000214F6">
            <w:pPr>
              <w:pStyle w:val="contenido"/>
              <w:spacing w:after="0" w:line="276" w:lineRule="auto"/>
              <w:jc w:val="left"/>
              <w:rPr>
                <w:sz w:val="20"/>
              </w:rPr>
            </w:pPr>
            <w:r>
              <w:rPr>
                <w:sz w:val="20"/>
              </w:rPr>
              <w:t>OER-CC</w:t>
            </w:r>
          </w:p>
        </w:tc>
        <w:tc>
          <w:tcPr>
            <w:tcW w:w="36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tcPr>
          <w:p w:rsidR="0090269F" w:rsidRPr="0090269F" w:rsidRDefault="0090269F" w:rsidP="000214F6">
            <w:pPr>
              <w:pStyle w:val="contenido"/>
              <w:spacing w:after="0" w:line="276" w:lineRule="auto"/>
              <w:jc w:val="left"/>
              <w:rPr>
                <w:sz w:val="20"/>
              </w:rPr>
            </w:pPr>
          </w:p>
        </w:tc>
        <w:tc>
          <w:tcPr>
            <w:tcW w:w="3349"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tcPr>
          <w:p w:rsidR="0090269F" w:rsidRPr="0090269F" w:rsidRDefault="0090269F" w:rsidP="000214F6">
            <w:pPr>
              <w:pStyle w:val="contenido"/>
              <w:spacing w:after="0" w:line="276" w:lineRule="auto"/>
              <w:jc w:val="left"/>
              <w:rPr>
                <w:sz w:val="20"/>
              </w:rPr>
            </w:pPr>
          </w:p>
        </w:tc>
      </w:tr>
    </w:tbl>
    <w:p w:rsidR="00E32A37" w:rsidRPr="00E80805" w:rsidRDefault="00E80805" w:rsidP="00E80805">
      <w:pPr>
        <w:pStyle w:val="titulosTF"/>
        <w:rPr>
          <w:sz w:val="18"/>
        </w:rPr>
      </w:pPr>
      <w:r w:rsidRPr="00E80805">
        <w:rPr>
          <w:sz w:val="18"/>
        </w:rPr>
        <w:t>Fuente: (propio)</w:t>
      </w:r>
    </w:p>
    <w:p w:rsidR="00E32A37" w:rsidRDefault="00E80805" w:rsidP="00243D16">
      <w:pPr>
        <w:pStyle w:val="contenido"/>
      </w:pPr>
      <w:r>
        <w:t xml:space="preserve">En la figura </w:t>
      </w:r>
      <w:r w:rsidR="00E439E5">
        <w:t>40</w:t>
      </w:r>
      <w:r>
        <w:t xml:space="preserve"> se observa de forma porcentual los resultados de los procesos de desambiguación y enlace de las entidades obtenidas del </w:t>
      </w:r>
      <w:r w:rsidRPr="00D61A72">
        <w:rPr>
          <w:i/>
        </w:rPr>
        <w:t>abstract</w:t>
      </w:r>
      <w:r>
        <w:t xml:space="preserve"> de la publicación, que hace referencia a las cuatro entidades extraídas y que solo 3 lograron ser enlazadas con un recurso en DBpedia.</w:t>
      </w:r>
    </w:p>
    <w:p w:rsidR="001F3344" w:rsidRDefault="00C705B7" w:rsidP="001F3344">
      <w:pPr>
        <w:pStyle w:val="contenido"/>
        <w:keepNext/>
        <w:spacing w:after="0"/>
        <w:jc w:val="center"/>
      </w:pPr>
      <w:r>
        <w:rPr>
          <w:noProof/>
          <w:lang w:eastAsia="es-EC"/>
        </w:rPr>
        <w:drawing>
          <wp:inline distT="0" distB="0" distL="0" distR="0" wp14:anchorId="547216BC" wp14:editId="37DF0E54">
            <wp:extent cx="3111335" cy="1980000"/>
            <wp:effectExtent l="0" t="0" r="13335" b="20320"/>
            <wp:docPr id="51" name="Gráfico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9906D3" w:rsidRDefault="001F3344" w:rsidP="001F3344">
      <w:pPr>
        <w:pStyle w:val="titulosTF"/>
        <w:spacing w:after="0"/>
        <w:ind w:left="1701"/>
      </w:pPr>
      <w:bookmarkStart w:id="180" w:name="_Toc414268723"/>
      <w:r>
        <w:t xml:space="preserve">Figura </w:t>
      </w:r>
      <w:r w:rsidR="009C5032">
        <w:fldChar w:fldCharType="begin"/>
      </w:r>
      <w:r w:rsidR="009C5032">
        <w:instrText xml:space="preserve"> SEQ Figura \* ARABIC </w:instrText>
      </w:r>
      <w:r w:rsidR="009C5032">
        <w:fldChar w:fldCharType="separate"/>
      </w:r>
      <w:r w:rsidR="007B6AFC">
        <w:rPr>
          <w:noProof/>
        </w:rPr>
        <w:t>40</w:t>
      </w:r>
      <w:r w:rsidR="009C5032">
        <w:rPr>
          <w:noProof/>
        </w:rPr>
        <w:fldChar w:fldCharType="end"/>
      </w:r>
      <w:r>
        <w:t>: Representación porcentual de entidades enlazadas</w:t>
      </w:r>
      <w:bookmarkEnd w:id="180"/>
    </w:p>
    <w:p w:rsidR="001F3344" w:rsidRPr="001F3344" w:rsidRDefault="001F3344" w:rsidP="001F3344">
      <w:pPr>
        <w:pStyle w:val="titulosTF"/>
        <w:ind w:left="1701"/>
        <w:rPr>
          <w:sz w:val="18"/>
        </w:rPr>
      </w:pPr>
      <w:r w:rsidRPr="001F3344">
        <w:rPr>
          <w:sz w:val="18"/>
        </w:rPr>
        <w:t>Fuente: (propio)</w:t>
      </w:r>
    </w:p>
    <w:p w:rsidR="00990171" w:rsidRDefault="00B56E15" w:rsidP="00990171">
      <w:pPr>
        <w:pStyle w:val="contenido"/>
      </w:pPr>
      <w:r>
        <w:t>Se han extraído siete keywords compuestas</w:t>
      </w:r>
      <w:r w:rsidR="00D61A72">
        <w:t>, presentadas en la tabla 26</w:t>
      </w:r>
      <w:r>
        <w:t xml:space="preserve">, de estas estructuras de texto formadas por más de una palabra, </w:t>
      </w:r>
      <w:r w:rsidR="00E32A37">
        <w:t xml:space="preserve">en la figura </w:t>
      </w:r>
      <w:r w:rsidR="00E439E5">
        <w:t>41</w:t>
      </w:r>
      <w:r w:rsidR="00E32A37">
        <w:t xml:space="preserve"> </w:t>
      </w:r>
      <w:r w:rsidR="00E316FA">
        <w:t>s</w:t>
      </w:r>
      <w:r w:rsidR="00103CF7">
        <w:t>e evidencia</w:t>
      </w:r>
      <w:r w:rsidR="00E316FA">
        <w:t xml:space="preserve"> que no se han logrado enlazar</w:t>
      </w:r>
      <w:r w:rsidR="00E528FA">
        <w:t xml:space="preserve"> con recursos en </w:t>
      </w:r>
      <w:r w:rsidR="00E32A37">
        <w:t>DBpedia</w:t>
      </w:r>
      <w:r w:rsidR="00E528FA">
        <w:t>.</w:t>
      </w:r>
      <w:r w:rsidR="00D61A72">
        <w:t xml:space="preserve"> </w:t>
      </w:r>
    </w:p>
    <w:p w:rsidR="00D61A72" w:rsidRDefault="00D61A72" w:rsidP="00D61A72">
      <w:pPr>
        <w:pStyle w:val="titulosTF"/>
        <w:spacing w:after="0"/>
        <w:jc w:val="center"/>
      </w:pPr>
      <w:bookmarkStart w:id="181" w:name="_Toc414268757"/>
      <w:r>
        <w:lastRenderedPageBreak/>
        <w:t xml:space="preserve">Tabla </w:t>
      </w:r>
      <w:r w:rsidR="009C5032">
        <w:fldChar w:fldCharType="begin"/>
      </w:r>
      <w:r w:rsidR="009C5032">
        <w:instrText xml:space="preserve"> SEQ Tabla \* ARABIC </w:instrText>
      </w:r>
      <w:r w:rsidR="009C5032">
        <w:fldChar w:fldCharType="separate"/>
      </w:r>
      <w:r w:rsidR="007B6AFC">
        <w:rPr>
          <w:noProof/>
        </w:rPr>
        <w:t>26</w:t>
      </w:r>
      <w:r w:rsidR="009C5032">
        <w:rPr>
          <w:noProof/>
        </w:rPr>
        <w:fldChar w:fldCharType="end"/>
      </w:r>
      <w:r>
        <w:t xml:space="preserve">: Keywords </w:t>
      </w:r>
      <w:r w:rsidRPr="00D61A72">
        <w:t>Compuestas</w:t>
      </w:r>
      <w:r>
        <w:t xml:space="preserve"> resultado de los procesos del servicio web de extracción</w:t>
      </w:r>
      <w:bookmarkEnd w:id="181"/>
    </w:p>
    <w:tbl>
      <w:tblPr>
        <w:tblW w:w="7709" w:type="dxa"/>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25"/>
        <w:gridCol w:w="2302"/>
        <w:gridCol w:w="107"/>
        <w:gridCol w:w="225"/>
        <w:gridCol w:w="2352"/>
        <w:gridCol w:w="107"/>
        <w:gridCol w:w="225"/>
        <w:gridCol w:w="2166"/>
      </w:tblGrid>
      <w:tr w:rsidR="00D61A72" w:rsidRPr="00D61A72" w:rsidTr="000214F6">
        <w:trPr>
          <w:trHeight w:val="378"/>
          <w:jc w:val="center"/>
        </w:trPr>
        <w:tc>
          <w:tcPr>
            <w:tcW w:w="0" w:type="auto"/>
            <w:tcBorders>
              <w:top w:val="single" w:sz="6" w:space="0" w:color="DD5244"/>
              <w:left w:val="single" w:sz="6" w:space="0" w:color="DD5244"/>
              <w:bottom w:val="single" w:sz="6" w:space="0" w:color="2F426A"/>
              <w:right w:val="single" w:sz="6" w:space="0" w:color="DD5244"/>
            </w:tcBorders>
            <w:tcMar>
              <w:top w:w="30" w:type="dxa"/>
              <w:left w:w="45" w:type="dxa"/>
              <w:bottom w:w="30" w:type="dxa"/>
              <w:right w:w="45" w:type="dxa"/>
            </w:tcMar>
            <w:vAlign w:val="center"/>
            <w:hideMark/>
          </w:tcPr>
          <w:p w:rsidR="00D61A72" w:rsidRPr="00D61A72" w:rsidRDefault="00D61A72" w:rsidP="000214F6">
            <w:pPr>
              <w:pStyle w:val="contenido"/>
              <w:spacing w:after="0" w:line="276" w:lineRule="auto"/>
              <w:jc w:val="left"/>
              <w:rPr>
                <w:sz w:val="20"/>
              </w:rPr>
            </w:pPr>
            <w:r w:rsidRPr="00D61A72">
              <w:rPr>
                <w:sz w:val="20"/>
              </w:rPr>
              <w:t>#</w:t>
            </w: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D61A72" w:rsidRPr="00D61A72" w:rsidRDefault="00D61A72" w:rsidP="000214F6">
            <w:pPr>
              <w:pStyle w:val="contenido"/>
              <w:spacing w:after="0" w:line="276" w:lineRule="auto"/>
              <w:jc w:val="left"/>
              <w:rPr>
                <w:sz w:val="20"/>
              </w:rPr>
            </w:pPr>
            <w:r>
              <w:rPr>
                <w:sz w:val="20"/>
              </w:rPr>
              <w:t>Keyword</w:t>
            </w:r>
            <w:r w:rsidRPr="00D61A72">
              <w:rPr>
                <w:sz w:val="20"/>
              </w:rPr>
              <w:t xml:space="preserve"> Compuesta</w:t>
            </w:r>
          </w:p>
        </w:tc>
        <w:tc>
          <w:tcPr>
            <w:tcW w:w="0" w:type="auto"/>
            <w:tcBorders>
              <w:top w:val="single" w:sz="6" w:space="0" w:color="CCCCCC"/>
              <w:left w:val="single" w:sz="6" w:space="0" w:color="CCCCCC"/>
              <w:bottom w:val="single" w:sz="6" w:space="0" w:color="CCCCCC"/>
              <w:right w:val="single" w:sz="6" w:space="0" w:color="DD5244"/>
            </w:tcBorders>
            <w:tcMar>
              <w:top w:w="30" w:type="dxa"/>
              <w:left w:w="45" w:type="dxa"/>
              <w:bottom w:w="30" w:type="dxa"/>
              <w:right w:w="45" w:type="dxa"/>
            </w:tcMar>
            <w:vAlign w:val="center"/>
            <w:hideMark/>
          </w:tcPr>
          <w:p w:rsidR="00D61A72" w:rsidRPr="00D61A72" w:rsidRDefault="00D61A72" w:rsidP="000214F6">
            <w:pPr>
              <w:pStyle w:val="contenido"/>
              <w:spacing w:after="0" w:line="276" w:lineRule="auto"/>
              <w:jc w:val="left"/>
              <w:rPr>
                <w:sz w:val="20"/>
              </w:rPr>
            </w:pP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D61A72" w:rsidRPr="00D61A72" w:rsidRDefault="00D61A72" w:rsidP="000214F6">
            <w:pPr>
              <w:pStyle w:val="contenido"/>
              <w:spacing w:after="0" w:line="276" w:lineRule="auto"/>
              <w:jc w:val="left"/>
              <w:rPr>
                <w:sz w:val="20"/>
              </w:rPr>
            </w:pPr>
            <w:r w:rsidRPr="00D61A72">
              <w:rPr>
                <w:sz w:val="20"/>
              </w:rPr>
              <w:t>#</w:t>
            </w: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D61A72" w:rsidRPr="00D61A72" w:rsidRDefault="00D61A72" w:rsidP="000214F6">
            <w:pPr>
              <w:pStyle w:val="contenido"/>
              <w:spacing w:after="0" w:line="276" w:lineRule="auto"/>
              <w:jc w:val="left"/>
              <w:rPr>
                <w:sz w:val="20"/>
              </w:rPr>
            </w:pPr>
            <w:r>
              <w:rPr>
                <w:sz w:val="20"/>
              </w:rPr>
              <w:t>Keyword Compuesta</w:t>
            </w:r>
          </w:p>
        </w:tc>
        <w:tc>
          <w:tcPr>
            <w:tcW w:w="0" w:type="auto"/>
            <w:tcBorders>
              <w:top w:val="single" w:sz="6" w:space="0" w:color="CCCCCC"/>
              <w:left w:val="single" w:sz="6" w:space="0" w:color="CCCCCC"/>
              <w:bottom w:val="single" w:sz="6" w:space="0" w:color="CCCCCC"/>
              <w:right w:val="single" w:sz="6" w:space="0" w:color="DD5244"/>
            </w:tcBorders>
            <w:tcMar>
              <w:top w:w="30" w:type="dxa"/>
              <w:left w:w="45" w:type="dxa"/>
              <w:bottom w:w="30" w:type="dxa"/>
              <w:right w:w="45" w:type="dxa"/>
            </w:tcMar>
            <w:vAlign w:val="center"/>
            <w:hideMark/>
          </w:tcPr>
          <w:p w:rsidR="00D61A72" w:rsidRPr="00D61A72" w:rsidRDefault="00D61A72" w:rsidP="000214F6">
            <w:pPr>
              <w:pStyle w:val="contenido"/>
              <w:spacing w:after="0" w:line="276" w:lineRule="auto"/>
              <w:jc w:val="left"/>
              <w:rPr>
                <w:sz w:val="20"/>
              </w:rPr>
            </w:pP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D61A72" w:rsidRPr="00D61A72" w:rsidRDefault="00D61A72" w:rsidP="000214F6">
            <w:pPr>
              <w:pStyle w:val="contenido"/>
              <w:spacing w:after="0" w:line="276" w:lineRule="auto"/>
              <w:jc w:val="left"/>
              <w:rPr>
                <w:sz w:val="20"/>
              </w:rPr>
            </w:pPr>
            <w:r w:rsidRPr="00D61A72">
              <w:rPr>
                <w:sz w:val="20"/>
              </w:rPr>
              <w:t>#</w:t>
            </w: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D61A72" w:rsidRPr="00D61A72" w:rsidRDefault="00D61A72" w:rsidP="000214F6">
            <w:pPr>
              <w:pStyle w:val="contenido"/>
              <w:spacing w:after="0" w:line="276" w:lineRule="auto"/>
              <w:jc w:val="left"/>
              <w:rPr>
                <w:sz w:val="20"/>
              </w:rPr>
            </w:pPr>
            <w:r>
              <w:rPr>
                <w:sz w:val="20"/>
              </w:rPr>
              <w:t>Keyword</w:t>
            </w:r>
            <w:r w:rsidRPr="00D61A72">
              <w:rPr>
                <w:sz w:val="20"/>
              </w:rPr>
              <w:t xml:space="preserve"> Compuesta</w:t>
            </w:r>
          </w:p>
        </w:tc>
      </w:tr>
      <w:tr w:rsidR="00D61A72" w:rsidRPr="00D61A72" w:rsidTr="000214F6">
        <w:trPr>
          <w:trHeight w:val="378"/>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D61A72" w:rsidRPr="00D61A72" w:rsidRDefault="00D61A72" w:rsidP="000214F6">
            <w:pPr>
              <w:pStyle w:val="contenido"/>
              <w:spacing w:after="0" w:line="276" w:lineRule="auto"/>
              <w:jc w:val="left"/>
              <w:rPr>
                <w:sz w:val="20"/>
              </w:rPr>
            </w:pPr>
            <w:r w:rsidRPr="00D61A72">
              <w:rPr>
                <w:sz w:val="20"/>
              </w:rPr>
              <w:t>1</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D61A72" w:rsidRPr="00D61A72" w:rsidRDefault="00D61A72" w:rsidP="000214F6">
            <w:pPr>
              <w:pStyle w:val="contenido"/>
              <w:spacing w:after="0" w:line="276" w:lineRule="auto"/>
              <w:jc w:val="left"/>
              <w:rPr>
                <w:sz w:val="20"/>
              </w:rPr>
            </w:pPr>
            <w:r w:rsidRPr="00D61A72">
              <w:rPr>
                <w:sz w:val="20"/>
              </w:rPr>
              <w:t>semantic technologies</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D61A72" w:rsidRPr="00D61A72" w:rsidRDefault="00D61A72" w:rsidP="000214F6">
            <w:pPr>
              <w:pStyle w:val="contenido"/>
              <w:spacing w:after="0" w:line="276" w:lineRule="auto"/>
              <w:jc w:val="left"/>
              <w:rPr>
                <w:sz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D61A72" w:rsidRPr="00D61A72" w:rsidRDefault="00D61A72" w:rsidP="000214F6">
            <w:pPr>
              <w:pStyle w:val="contenido"/>
              <w:spacing w:after="0" w:line="276" w:lineRule="auto"/>
              <w:jc w:val="left"/>
              <w:rPr>
                <w:sz w:val="20"/>
              </w:rPr>
            </w:pPr>
            <w:r w:rsidRPr="00D61A72">
              <w:rPr>
                <w:sz w:val="20"/>
              </w:rPr>
              <w:t>2</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D61A72" w:rsidRPr="00D61A72" w:rsidRDefault="00D61A72" w:rsidP="000214F6">
            <w:pPr>
              <w:pStyle w:val="contenido"/>
              <w:spacing w:after="0" w:line="276" w:lineRule="auto"/>
              <w:jc w:val="left"/>
              <w:rPr>
                <w:sz w:val="20"/>
              </w:rPr>
            </w:pPr>
            <w:r w:rsidRPr="00D61A72">
              <w:rPr>
                <w:sz w:val="20"/>
              </w:rPr>
              <w:t>effective way</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D61A72" w:rsidRPr="00D61A72" w:rsidRDefault="00D61A72" w:rsidP="000214F6">
            <w:pPr>
              <w:pStyle w:val="contenido"/>
              <w:spacing w:after="0" w:line="276" w:lineRule="auto"/>
              <w:jc w:val="left"/>
              <w:rPr>
                <w:sz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D61A72" w:rsidRPr="00D61A72" w:rsidRDefault="00D61A72" w:rsidP="000214F6">
            <w:pPr>
              <w:pStyle w:val="contenido"/>
              <w:spacing w:after="0" w:line="276" w:lineRule="auto"/>
              <w:jc w:val="left"/>
              <w:rPr>
                <w:sz w:val="20"/>
              </w:rPr>
            </w:pPr>
            <w:r w:rsidRPr="00D61A72">
              <w:rPr>
                <w:sz w:val="20"/>
              </w:rPr>
              <w:t>3</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D61A72" w:rsidRPr="00D61A72" w:rsidRDefault="00D61A72" w:rsidP="000214F6">
            <w:pPr>
              <w:pStyle w:val="contenido"/>
              <w:spacing w:after="0" w:line="276" w:lineRule="auto"/>
              <w:jc w:val="left"/>
              <w:rPr>
                <w:sz w:val="20"/>
              </w:rPr>
            </w:pPr>
            <w:r w:rsidRPr="00D61A72">
              <w:rPr>
                <w:sz w:val="20"/>
              </w:rPr>
              <w:t>domain knowledge</w:t>
            </w:r>
          </w:p>
        </w:tc>
      </w:tr>
      <w:tr w:rsidR="00D61A72" w:rsidRPr="00D61A72" w:rsidTr="000214F6">
        <w:trPr>
          <w:trHeight w:val="378"/>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D61A72" w:rsidRPr="00D61A72" w:rsidRDefault="00D61A72" w:rsidP="000214F6">
            <w:pPr>
              <w:pStyle w:val="contenido"/>
              <w:spacing w:after="0" w:line="276" w:lineRule="auto"/>
              <w:jc w:val="left"/>
              <w:rPr>
                <w:sz w:val="20"/>
              </w:rPr>
            </w:pPr>
            <w:r w:rsidRPr="00D61A72">
              <w:rPr>
                <w:sz w:val="20"/>
              </w:rPr>
              <w:t>4</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D61A72" w:rsidRPr="00D61A72" w:rsidRDefault="00D61A72" w:rsidP="000214F6">
            <w:pPr>
              <w:pStyle w:val="contenido"/>
              <w:spacing w:after="0" w:line="276" w:lineRule="auto"/>
              <w:jc w:val="left"/>
              <w:rPr>
                <w:sz w:val="20"/>
              </w:rPr>
            </w:pPr>
            <w:r w:rsidRPr="00D61A72">
              <w:rPr>
                <w:sz w:val="20"/>
              </w:rPr>
              <w:t>educational resources</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D61A72" w:rsidRPr="00D61A72" w:rsidRDefault="00D61A72" w:rsidP="000214F6">
            <w:pPr>
              <w:pStyle w:val="contenido"/>
              <w:spacing w:after="0" w:line="276" w:lineRule="auto"/>
              <w:jc w:val="left"/>
              <w:rPr>
                <w:sz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D61A72" w:rsidRPr="00D61A72" w:rsidRDefault="00D61A72" w:rsidP="000214F6">
            <w:pPr>
              <w:pStyle w:val="contenido"/>
              <w:spacing w:after="0" w:line="276" w:lineRule="auto"/>
              <w:jc w:val="left"/>
              <w:rPr>
                <w:sz w:val="20"/>
              </w:rPr>
            </w:pPr>
            <w:r w:rsidRPr="00D61A72">
              <w:rPr>
                <w:sz w:val="20"/>
              </w:rPr>
              <w:t>5</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D61A72" w:rsidRPr="00D61A72" w:rsidRDefault="00D61A72" w:rsidP="000214F6">
            <w:pPr>
              <w:pStyle w:val="contenido"/>
              <w:spacing w:after="0" w:line="276" w:lineRule="auto"/>
              <w:jc w:val="left"/>
              <w:rPr>
                <w:sz w:val="20"/>
              </w:rPr>
            </w:pPr>
            <w:r w:rsidRPr="00D61A72">
              <w:rPr>
                <w:sz w:val="20"/>
              </w:rPr>
              <w:t>important contributions</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D61A72" w:rsidRPr="00D61A72" w:rsidRDefault="00D61A72" w:rsidP="000214F6">
            <w:pPr>
              <w:pStyle w:val="contenido"/>
              <w:spacing w:after="0" w:line="276" w:lineRule="auto"/>
              <w:jc w:val="left"/>
              <w:rPr>
                <w:sz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D61A72" w:rsidRPr="00D61A72" w:rsidRDefault="00D61A72" w:rsidP="000214F6">
            <w:pPr>
              <w:pStyle w:val="contenido"/>
              <w:spacing w:after="0" w:line="276" w:lineRule="auto"/>
              <w:jc w:val="left"/>
              <w:rPr>
                <w:sz w:val="20"/>
              </w:rPr>
            </w:pPr>
            <w:r w:rsidRPr="00D61A72">
              <w:rPr>
                <w:sz w:val="20"/>
              </w:rPr>
              <w:t>6</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D61A72" w:rsidRPr="00D61A72" w:rsidRDefault="00D61A72" w:rsidP="000214F6">
            <w:pPr>
              <w:pStyle w:val="contenido"/>
              <w:spacing w:after="0" w:line="276" w:lineRule="auto"/>
              <w:jc w:val="left"/>
              <w:rPr>
                <w:sz w:val="20"/>
              </w:rPr>
            </w:pPr>
            <w:r w:rsidRPr="00D61A72">
              <w:rPr>
                <w:sz w:val="20"/>
              </w:rPr>
              <w:t>different rules</w:t>
            </w:r>
          </w:p>
        </w:tc>
      </w:tr>
      <w:tr w:rsidR="00D61A72" w:rsidRPr="00D61A72" w:rsidTr="000214F6">
        <w:trPr>
          <w:trHeight w:val="378"/>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D61A72" w:rsidRPr="00D61A72" w:rsidRDefault="00D61A72" w:rsidP="000214F6">
            <w:pPr>
              <w:pStyle w:val="contenido"/>
              <w:spacing w:after="0" w:line="276" w:lineRule="auto"/>
              <w:jc w:val="left"/>
              <w:rPr>
                <w:sz w:val="20"/>
              </w:rPr>
            </w:pPr>
            <w:r w:rsidRPr="00D61A72">
              <w:rPr>
                <w:sz w:val="20"/>
              </w:rPr>
              <w:t>7</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D61A72" w:rsidRPr="00D61A72" w:rsidRDefault="00D61A72" w:rsidP="000214F6">
            <w:pPr>
              <w:pStyle w:val="contenido"/>
              <w:spacing w:after="0" w:line="276" w:lineRule="auto"/>
              <w:jc w:val="left"/>
              <w:rPr>
                <w:sz w:val="20"/>
              </w:rPr>
            </w:pPr>
            <w:r w:rsidRPr="00D61A72">
              <w:rPr>
                <w:sz w:val="20"/>
              </w:rPr>
              <w:t>particular uses</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D61A72" w:rsidRPr="00D61A72" w:rsidRDefault="00D61A72" w:rsidP="000214F6">
            <w:pPr>
              <w:pStyle w:val="contenido"/>
              <w:spacing w:after="0" w:line="276" w:lineRule="auto"/>
              <w:jc w:val="left"/>
              <w:rPr>
                <w:sz w:val="2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D61A72" w:rsidRPr="00D61A72" w:rsidRDefault="00D61A72" w:rsidP="000214F6">
            <w:pPr>
              <w:pStyle w:val="contenido"/>
              <w:spacing w:after="0" w:line="276" w:lineRule="auto"/>
              <w:jc w:val="left"/>
              <w:rPr>
                <w:sz w:val="2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D61A72" w:rsidRPr="00D61A72" w:rsidRDefault="00D61A72" w:rsidP="000214F6">
            <w:pPr>
              <w:pStyle w:val="contenido"/>
              <w:spacing w:after="0" w:line="276" w:lineRule="auto"/>
              <w:jc w:val="left"/>
              <w:rPr>
                <w:sz w:val="2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D61A72" w:rsidRPr="00D61A72" w:rsidRDefault="00D61A72" w:rsidP="000214F6">
            <w:pPr>
              <w:pStyle w:val="contenido"/>
              <w:spacing w:after="0" w:line="276" w:lineRule="auto"/>
              <w:jc w:val="left"/>
              <w:rPr>
                <w:sz w:val="2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D61A72" w:rsidRPr="00D61A72" w:rsidRDefault="00D61A72" w:rsidP="000214F6">
            <w:pPr>
              <w:pStyle w:val="contenido"/>
              <w:spacing w:after="0" w:line="276" w:lineRule="auto"/>
              <w:jc w:val="left"/>
              <w:rPr>
                <w:sz w:val="2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D61A72" w:rsidRPr="00D61A72" w:rsidRDefault="00D61A72" w:rsidP="000214F6">
            <w:pPr>
              <w:pStyle w:val="contenido"/>
              <w:spacing w:after="0" w:line="276" w:lineRule="auto"/>
              <w:jc w:val="left"/>
              <w:rPr>
                <w:sz w:val="20"/>
              </w:rPr>
            </w:pPr>
          </w:p>
        </w:tc>
      </w:tr>
    </w:tbl>
    <w:p w:rsidR="00D61A72" w:rsidRDefault="00D61A72" w:rsidP="00D61A72">
      <w:pPr>
        <w:pStyle w:val="titulosTF"/>
        <w:ind w:left="567"/>
      </w:pPr>
      <w:r w:rsidRPr="00D61A72">
        <w:rPr>
          <w:rStyle w:val="titulosTFCar"/>
          <w:bCs/>
          <w:color w:val="auto"/>
        </w:rPr>
        <w:t>Fuente: (propio</w:t>
      </w:r>
      <w:r w:rsidRPr="00D61A72">
        <w:t>)</w:t>
      </w:r>
    </w:p>
    <w:p w:rsidR="00D61A72" w:rsidRPr="00D61A72" w:rsidRDefault="00D61A72" w:rsidP="00D61A72">
      <w:pPr>
        <w:pStyle w:val="contenido"/>
      </w:pPr>
    </w:p>
    <w:p w:rsidR="00E439E5" w:rsidRDefault="00C705B7" w:rsidP="00E439E5">
      <w:pPr>
        <w:pStyle w:val="contenido"/>
        <w:keepNext/>
        <w:spacing w:after="0"/>
        <w:jc w:val="center"/>
      </w:pPr>
      <w:r>
        <w:rPr>
          <w:noProof/>
          <w:lang w:eastAsia="es-EC"/>
        </w:rPr>
        <w:drawing>
          <wp:inline distT="0" distB="0" distL="0" distR="0" wp14:anchorId="033572CD" wp14:editId="3481E47C">
            <wp:extent cx="3110400" cy="1980000"/>
            <wp:effectExtent l="0" t="0" r="13970" b="20320"/>
            <wp:docPr id="50" name="Gráfico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F63023" w:rsidRDefault="00E439E5" w:rsidP="00E439E5">
      <w:pPr>
        <w:pStyle w:val="titulosTF"/>
        <w:spacing w:after="0"/>
        <w:ind w:left="1134"/>
      </w:pPr>
      <w:bookmarkStart w:id="182" w:name="_Toc414268724"/>
      <w:r>
        <w:t xml:space="preserve">Figura </w:t>
      </w:r>
      <w:r w:rsidR="009C5032">
        <w:fldChar w:fldCharType="begin"/>
      </w:r>
      <w:r w:rsidR="009C5032">
        <w:instrText xml:space="preserve"> SEQ Figura \* ARABIC </w:instrText>
      </w:r>
      <w:r w:rsidR="009C5032">
        <w:fldChar w:fldCharType="separate"/>
      </w:r>
      <w:r w:rsidR="007B6AFC">
        <w:rPr>
          <w:noProof/>
        </w:rPr>
        <w:t>41</w:t>
      </w:r>
      <w:r w:rsidR="009C5032">
        <w:rPr>
          <w:noProof/>
        </w:rPr>
        <w:fldChar w:fldCharType="end"/>
      </w:r>
      <w:r>
        <w:t>: representación porcentual de keywords compuestas enlazadas</w:t>
      </w:r>
      <w:bookmarkEnd w:id="182"/>
    </w:p>
    <w:p w:rsidR="00E439E5" w:rsidRPr="001F3344" w:rsidRDefault="00E439E5" w:rsidP="00E439E5">
      <w:pPr>
        <w:pStyle w:val="titulosTF"/>
        <w:ind w:left="1134"/>
        <w:rPr>
          <w:sz w:val="18"/>
        </w:rPr>
      </w:pPr>
      <w:r w:rsidRPr="001F3344">
        <w:rPr>
          <w:sz w:val="18"/>
        </w:rPr>
        <w:t>Fuente: (propio)</w:t>
      </w:r>
    </w:p>
    <w:p w:rsidR="0090269F" w:rsidRDefault="00E528FA" w:rsidP="00CD5617">
      <w:pPr>
        <w:pStyle w:val="contenido"/>
        <w:tabs>
          <w:tab w:val="left" w:pos="7237"/>
        </w:tabs>
      </w:pPr>
      <w:r>
        <w:t>De las palabras representativas</w:t>
      </w:r>
      <w:r w:rsidR="00CD5617">
        <w:t xml:space="preserve"> (keywords simples)</w:t>
      </w:r>
      <w:r>
        <w:t xml:space="preserve"> </w:t>
      </w:r>
      <w:r w:rsidR="00842C27">
        <w:t xml:space="preserve">obtenidas </w:t>
      </w:r>
      <w:r>
        <w:t xml:space="preserve">del </w:t>
      </w:r>
      <w:r w:rsidRPr="00E528FA">
        <w:rPr>
          <w:i/>
        </w:rPr>
        <w:t>abstract</w:t>
      </w:r>
      <w:r>
        <w:t xml:space="preserve"> de </w:t>
      </w:r>
      <w:r w:rsidR="00842C27">
        <w:t>la publicación enumerada</w:t>
      </w:r>
      <w:r w:rsidR="00CD5617">
        <w:t xml:space="preserve"> en la tabla 2</w:t>
      </w:r>
      <w:r w:rsidR="00D61A72">
        <w:t>7</w:t>
      </w:r>
      <w:r w:rsidR="00CD5617">
        <w:t xml:space="preserve"> con un total de veintidós, luego de los procesos del servicio web de desambiguación y enlace se </w:t>
      </w:r>
      <w:r w:rsidR="00842C27">
        <w:t xml:space="preserve">ha </w:t>
      </w:r>
      <w:r w:rsidR="00CD5617">
        <w:t xml:space="preserve">obtenido como resultado enlaces para diez de estas palabras a recursos de DBpedia, estas se visualizan en la tabla </w:t>
      </w:r>
      <w:r w:rsidR="00D61A72">
        <w:t>28</w:t>
      </w:r>
      <w:r w:rsidR="00CD5617">
        <w:t xml:space="preserve">. </w:t>
      </w:r>
    </w:p>
    <w:p w:rsidR="0090269F" w:rsidRDefault="0090269F" w:rsidP="00CD5617">
      <w:pPr>
        <w:pStyle w:val="titulosTF"/>
        <w:ind w:left="426"/>
      </w:pPr>
      <w:bookmarkStart w:id="183" w:name="_Toc414268758"/>
      <w:r>
        <w:t xml:space="preserve">Tabla </w:t>
      </w:r>
      <w:r w:rsidR="009C5032">
        <w:fldChar w:fldCharType="begin"/>
      </w:r>
      <w:r w:rsidR="009C5032">
        <w:instrText xml:space="preserve"> SEQ Tabla \* ARABIC </w:instrText>
      </w:r>
      <w:r w:rsidR="009C5032">
        <w:fldChar w:fldCharType="separate"/>
      </w:r>
      <w:r w:rsidR="007B6AFC">
        <w:rPr>
          <w:noProof/>
        </w:rPr>
        <w:t>27</w:t>
      </w:r>
      <w:r w:rsidR="009C5032">
        <w:rPr>
          <w:noProof/>
        </w:rPr>
        <w:fldChar w:fldCharType="end"/>
      </w:r>
      <w:r>
        <w:t>: Keywords Simples resultado del proceso de extracción</w:t>
      </w:r>
      <w:bookmarkEnd w:id="183"/>
    </w:p>
    <w:tbl>
      <w:tblPr>
        <w:tblW w:w="7920" w:type="dxa"/>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91"/>
        <w:gridCol w:w="2169"/>
        <w:gridCol w:w="120"/>
        <w:gridCol w:w="391"/>
        <w:gridCol w:w="2169"/>
        <w:gridCol w:w="120"/>
        <w:gridCol w:w="391"/>
        <w:gridCol w:w="2169"/>
      </w:tblGrid>
      <w:tr w:rsidR="0090269F" w:rsidRPr="000214F6" w:rsidTr="000214F6">
        <w:trPr>
          <w:trHeight w:val="333"/>
          <w:jc w:val="center"/>
        </w:trPr>
        <w:tc>
          <w:tcPr>
            <w:tcW w:w="0" w:type="auto"/>
            <w:tcBorders>
              <w:top w:val="single" w:sz="6" w:space="0" w:color="DD5244"/>
              <w:left w:val="single" w:sz="6" w:space="0" w:color="DD5244"/>
              <w:bottom w:val="single" w:sz="6" w:space="0" w:color="2F426A"/>
              <w:right w:val="single" w:sz="6" w:space="0" w:color="DD5244"/>
            </w:tcBorders>
            <w:tcMar>
              <w:top w:w="30" w:type="dxa"/>
              <w:left w:w="45" w:type="dxa"/>
              <w:bottom w:w="30" w:type="dxa"/>
              <w:right w:w="45" w:type="dxa"/>
            </w:tcMar>
            <w:vAlign w:val="center"/>
            <w:hideMark/>
          </w:tcPr>
          <w:p w:rsidR="0090269F" w:rsidRPr="000214F6" w:rsidRDefault="0090269F" w:rsidP="000214F6">
            <w:pPr>
              <w:spacing w:after="0"/>
              <w:rPr>
                <w:rFonts w:ascii="Arial" w:eastAsia="Times New Roman" w:hAnsi="Arial" w:cs="Arial"/>
                <w:color w:val="222222"/>
                <w:sz w:val="20"/>
                <w:szCs w:val="20"/>
              </w:rPr>
            </w:pPr>
            <w:r w:rsidRPr="000214F6">
              <w:rPr>
                <w:rFonts w:ascii="Arial" w:eastAsia="Times New Roman" w:hAnsi="Arial" w:cs="Arial"/>
                <w:color w:val="222222"/>
                <w:sz w:val="20"/>
                <w:szCs w:val="20"/>
              </w:rPr>
              <w:t>#</w:t>
            </w: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90269F" w:rsidRPr="000214F6" w:rsidRDefault="0090269F" w:rsidP="000214F6">
            <w:pPr>
              <w:spacing w:after="0"/>
              <w:rPr>
                <w:rFonts w:ascii="Arial" w:eastAsia="Times New Roman" w:hAnsi="Arial" w:cs="Arial"/>
                <w:color w:val="222222"/>
                <w:sz w:val="20"/>
                <w:szCs w:val="20"/>
              </w:rPr>
            </w:pPr>
            <w:r w:rsidRPr="000214F6">
              <w:rPr>
                <w:rFonts w:ascii="Arial" w:eastAsia="Times New Roman" w:hAnsi="Arial" w:cs="Arial"/>
                <w:color w:val="222222"/>
                <w:sz w:val="20"/>
                <w:szCs w:val="20"/>
              </w:rPr>
              <w:t>Keywords Simples</w:t>
            </w:r>
          </w:p>
        </w:tc>
        <w:tc>
          <w:tcPr>
            <w:tcW w:w="0" w:type="auto"/>
            <w:tcBorders>
              <w:top w:val="single" w:sz="6" w:space="0" w:color="CCCCCC"/>
              <w:left w:val="single" w:sz="6" w:space="0" w:color="CCCCCC"/>
              <w:bottom w:val="single" w:sz="6" w:space="0" w:color="CCCCCC"/>
              <w:right w:val="single" w:sz="6" w:space="0" w:color="DD5244"/>
            </w:tcBorders>
            <w:tcMar>
              <w:top w:w="30" w:type="dxa"/>
              <w:left w:w="45" w:type="dxa"/>
              <w:bottom w:w="30" w:type="dxa"/>
              <w:right w:w="45" w:type="dxa"/>
            </w:tcMar>
            <w:vAlign w:val="center"/>
            <w:hideMark/>
          </w:tcPr>
          <w:p w:rsidR="0090269F" w:rsidRPr="000214F6" w:rsidRDefault="0090269F" w:rsidP="000214F6">
            <w:pPr>
              <w:spacing w:after="0"/>
              <w:rPr>
                <w:rFonts w:ascii="Arial" w:eastAsia="Times New Roman" w:hAnsi="Arial" w:cs="Arial"/>
                <w:sz w:val="20"/>
                <w:szCs w:val="20"/>
              </w:rPr>
            </w:pP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90269F" w:rsidRPr="000214F6" w:rsidRDefault="0090269F" w:rsidP="000214F6">
            <w:pPr>
              <w:spacing w:after="0"/>
              <w:rPr>
                <w:rFonts w:ascii="Arial" w:eastAsia="Times New Roman" w:hAnsi="Arial" w:cs="Arial"/>
                <w:color w:val="222222"/>
                <w:sz w:val="20"/>
                <w:szCs w:val="20"/>
              </w:rPr>
            </w:pPr>
            <w:r w:rsidRPr="000214F6">
              <w:rPr>
                <w:rFonts w:ascii="Arial" w:eastAsia="Times New Roman" w:hAnsi="Arial" w:cs="Arial"/>
                <w:color w:val="222222"/>
                <w:sz w:val="20"/>
                <w:szCs w:val="20"/>
              </w:rPr>
              <w:t>#</w:t>
            </w: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90269F" w:rsidRPr="000214F6" w:rsidRDefault="0090269F" w:rsidP="000214F6">
            <w:pPr>
              <w:spacing w:after="0"/>
              <w:rPr>
                <w:rFonts w:ascii="Arial" w:eastAsia="Times New Roman" w:hAnsi="Arial" w:cs="Arial"/>
                <w:color w:val="222222"/>
                <w:sz w:val="20"/>
                <w:szCs w:val="20"/>
              </w:rPr>
            </w:pPr>
            <w:r w:rsidRPr="000214F6">
              <w:rPr>
                <w:rFonts w:ascii="Arial" w:eastAsia="Times New Roman" w:hAnsi="Arial" w:cs="Arial"/>
                <w:color w:val="222222"/>
                <w:sz w:val="20"/>
                <w:szCs w:val="20"/>
              </w:rPr>
              <w:t>Keywords Simples</w:t>
            </w:r>
          </w:p>
        </w:tc>
        <w:tc>
          <w:tcPr>
            <w:tcW w:w="0" w:type="auto"/>
            <w:tcBorders>
              <w:top w:val="single" w:sz="6" w:space="0" w:color="CCCCCC"/>
              <w:left w:val="single" w:sz="6" w:space="0" w:color="CCCCCC"/>
              <w:bottom w:val="single" w:sz="6" w:space="0" w:color="CCCCCC"/>
              <w:right w:val="single" w:sz="6" w:space="0" w:color="DD5244"/>
            </w:tcBorders>
            <w:tcMar>
              <w:top w:w="30" w:type="dxa"/>
              <w:left w:w="45" w:type="dxa"/>
              <w:bottom w:w="30" w:type="dxa"/>
              <w:right w:w="45" w:type="dxa"/>
            </w:tcMar>
            <w:vAlign w:val="center"/>
            <w:hideMark/>
          </w:tcPr>
          <w:p w:rsidR="0090269F" w:rsidRPr="000214F6" w:rsidRDefault="0090269F" w:rsidP="000214F6">
            <w:pPr>
              <w:spacing w:after="0"/>
              <w:rPr>
                <w:rFonts w:ascii="Arial" w:eastAsia="Times New Roman" w:hAnsi="Arial" w:cs="Arial"/>
                <w:sz w:val="20"/>
                <w:szCs w:val="20"/>
              </w:rPr>
            </w:pP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90269F" w:rsidRPr="000214F6" w:rsidRDefault="0090269F" w:rsidP="000214F6">
            <w:pPr>
              <w:spacing w:after="0"/>
              <w:rPr>
                <w:rFonts w:ascii="Arial" w:eastAsia="Times New Roman" w:hAnsi="Arial" w:cs="Arial"/>
                <w:color w:val="222222"/>
                <w:sz w:val="20"/>
                <w:szCs w:val="20"/>
              </w:rPr>
            </w:pPr>
            <w:r w:rsidRPr="000214F6">
              <w:rPr>
                <w:rFonts w:ascii="Arial" w:eastAsia="Times New Roman" w:hAnsi="Arial" w:cs="Arial"/>
                <w:color w:val="222222"/>
                <w:sz w:val="20"/>
                <w:szCs w:val="20"/>
              </w:rPr>
              <w:t>#</w:t>
            </w: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90269F" w:rsidRPr="000214F6" w:rsidRDefault="0090269F" w:rsidP="000214F6">
            <w:pPr>
              <w:spacing w:after="0"/>
              <w:rPr>
                <w:rFonts w:ascii="Arial" w:eastAsia="Times New Roman" w:hAnsi="Arial" w:cs="Arial"/>
                <w:color w:val="222222"/>
                <w:sz w:val="20"/>
                <w:szCs w:val="20"/>
              </w:rPr>
            </w:pPr>
            <w:r w:rsidRPr="000214F6">
              <w:rPr>
                <w:rFonts w:ascii="Arial" w:eastAsia="Times New Roman" w:hAnsi="Arial" w:cs="Arial"/>
                <w:color w:val="222222"/>
                <w:sz w:val="20"/>
                <w:szCs w:val="20"/>
              </w:rPr>
              <w:t>Keywords Simples</w:t>
            </w:r>
          </w:p>
        </w:tc>
      </w:tr>
      <w:tr w:rsidR="0090269F" w:rsidRPr="0090269F" w:rsidTr="000214F6">
        <w:trPr>
          <w:trHeight w:val="333"/>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1</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application</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2</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technologies</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3</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agent</w:t>
            </w:r>
          </w:p>
        </w:tc>
      </w:tr>
      <w:tr w:rsidR="0090269F" w:rsidRPr="0090269F" w:rsidTr="000214F6">
        <w:trPr>
          <w:trHeight w:val="333"/>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4</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contents</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5</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agent</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6</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tasks</w:t>
            </w:r>
          </w:p>
        </w:tc>
      </w:tr>
      <w:tr w:rsidR="0090269F" w:rsidRPr="0090269F" w:rsidTr="000214F6">
        <w:trPr>
          <w:trHeight w:val="333"/>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7</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way</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8</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paper</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9</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design</w:t>
            </w:r>
          </w:p>
        </w:tc>
      </w:tr>
      <w:tr w:rsidR="0090269F" w:rsidRPr="0090269F" w:rsidTr="000214F6">
        <w:trPr>
          <w:trHeight w:val="333"/>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10</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validation</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11</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ontology</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12</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domain</w:t>
            </w:r>
          </w:p>
        </w:tc>
      </w:tr>
      <w:tr w:rsidR="0090269F" w:rsidRPr="0090269F" w:rsidTr="000214F6">
        <w:trPr>
          <w:trHeight w:val="333"/>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13</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knowledge</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14</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resources</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15</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contributions</w:t>
            </w:r>
          </w:p>
        </w:tc>
      </w:tr>
      <w:tr w:rsidR="0090269F" w:rsidRPr="0090269F" w:rsidTr="000214F6">
        <w:trPr>
          <w:trHeight w:val="333"/>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16</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work</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17</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rules</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18</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axioms</w:t>
            </w:r>
          </w:p>
        </w:tc>
      </w:tr>
      <w:tr w:rsidR="0090269F" w:rsidRPr="0090269F" w:rsidTr="000214F6">
        <w:trPr>
          <w:trHeight w:val="333"/>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19</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inconsistencies</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20</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rights</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21</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material</w:t>
            </w:r>
          </w:p>
        </w:tc>
      </w:tr>
      <w:tr w:rsidR="0090269F" w:rsidRPr="0090269F" w:rsidTr="000214F6">
        <w:trPr>
          <w:trHeight w:val="333"/>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22</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uses</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90269F" w:rsidRPr="0090269F" w:rsidRDefault="0090269F"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90269F" w:rsidRPr="0090269F" w:rsidRDefault="0090269F"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90269F" w:rsidRPr="0090269F" w:rsidRDefault="0090269F"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90269F" w:rsidRPr="0090269F" w:rsidRDefault="0090269F"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90269F" w:rsidRPr="0090269F" w:rsidRDefault="0090269F"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90269F" w:rsidRPr="0090269F" w:rsidRDefault="0090269F" w:rsidP="000214F6">
            <w:pPr>
              <w:spacing w:after="0"/>
              <w:rPr>
                <w:rFonts w:ascii="Arial" w:eastAsia="Times New Roman" w:hAnsi="Arial" w:cs="Arial"/>
                <w:sz w:val="20"/>
                <w:szCs w:val="20"/>
              </w:rPr>
            </w:pPr>
          </w:p>
        </w:tc>
      </w:tr>
    </w:tbl>
    <w:p w:rsidR="0090269F" w:rsidRDefault="00CD5617" w:rsidP="00CD5617">
      <w:pPr>
        <w:pStyle w:val="titulosTF"/>
        <w:ind w:left="426"/>
        <w:rPr>
          <w:sz w:val="18"/>
        </w:rPr>
      </w:pPr>
      <w:r w:rsidRPr="00CD5617">
        <w:rPr>
          <w:sz w:val="18"/>
        </w:rPr>
        <w:t>Fuente: (propio)</w:t>
      </w:r>
    </w:p>
    <w:p w:rsidR="00CD5617" w:rsidRPr="00CD5617" w:rsidRDefault="00CD5617" w:rsidP="00CD5617">
      <w:pPr>
        <w:pStyle w:val="contenido"/>
      </w:pPr>
    </w:p>
    <w:p w:rsidR="00842C27" w:rsidRDefault="00842C27" w:rsidP="00842C27">
      <w:pPr>
        <w:pStyle w:val="titulosTF"/>
        <w:ind w:left="426"/>
      </w:pPr>
      <w:bookmarkStart w:id="184" w:name="_Toc414268759"/>
      <w:r>
        <w:lastRenderedPageBreak/>
        <w:t xml:space="preserve">Tabla </w:t>
      </w:r>
      <w:r w:rsidR="009C5032">
        <w:fldChar w:fldCharType="begin"/>
      </w:r>
      <w:r w:rsidR="009C5032">
        <w:instrText xml:space="preserve"> SEQ Tabla \* ARABIC </w:instrText>
      </w:r>
      <w:r w:rsidR="009C5032">
        <w:fldChar w:fldCharType="separate"/>
      </w:r>
      <w:r w:rsidR="007B6AFC">
        <w:rPr>
          <w:noProof/>
        </w:rPr>
        <w:t>28</w:t>
      </w:r>
      <w:r w:rsidR="009C5032">
        <w:rPr>
          <w:noProof/>
        </w:rPr>
        <w:fldChar w:fldCharType="end"/>
      </w:r>
      <w:r>
        <w:t>: Keywords simples enlazados aun recurso en DBpedia.</w:t>
      </w:r>
      <w:bookmarkEnd w:id="184"/>
    </w:p>
    <w:tbl>
      <w:tblPr>
        <w:tblW w:w="7927" w:type="dxa"/>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66"/>
        <w:gridCol w:w="1755"/>
        <w:gridCol w:w="1470"/>
        <w:gridCol w:w="4336"/>
      </w:tblGrid>
      <w:tr w:rsidR="001455B9" w:rsidRPr="001455B9" w:rsidTr="000214F6">
        <w:trPr>
          <w:trHeight w:val="381"/>
          <w:jc w:val="center"/>
        </w:trPr>
        <w:tc>
          <w:tcPr>
            <w:tcW w:w="0" w:type="auto"/>
            <w:tcBorders>
              <w:top w:val="single" w:sz="6" w:space="0" w:color="DD5244"/>
              <w:left w:val="single" w:sz="6" w:space="0" w:color="DD5244"/>
              <w:bottom w:val="single" w:sz="6" w:space="0" w:color="2F426A"/>
              <w:right w:val="single" w:sz="6" w:space="0" w:color="DD5244"/>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r w:rsidRPr="001455B9">
              <w:rPr>
                <w:rFonts w:ascii="Arial" w:hAnsi="Arial" w:cs="Arial"/>
                <w:sz w:val="20"/>
                <w:szCs w:val="20"/>
              </w:rPr>
              <w:t>#</w:t>
            </w: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r>
              <w:rPr>
                <w:rFonts w:ascii="Arial" w:hAnsi="Arial" w:cs="Arial"/>
                <w:sz w:val="20"/>
                <w:szCs w:val="20"/>
              </w:rPr>
              <w:t>Keyword simple</w:t>
            </w:r>
          </w:p>
        </w:tc>
        <w:tc>
          <w:tcPr>
            <w:tcW w:w="1470" w:type="dxa"/>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r w:rsidRPr="001455B9">
              <w:rPr>
                <w:rFonts w:ascii="Arial" w:hAnsi="Arial" w:cs="Arial"/>
                <w:sz w:val="20"/>
                <w:szCs w:val="20"/>
              </w:rPr>
              <w:t>Tipo</w:t>
            </w:r>
          </w:p>
        </w:tc>
        <w:tc>
          <w:tcPr>
            <w:tcW w:w="4336" w:type="dxa"/>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r w:rsidRPr="001455B9">
              <w:rPr>
                <w:rFonts w:ascii="Arial" w:hAnsi="Arial" w:cs="Arial"/>
                <w:sz w:val="20"/>
                <w:szCs w:val="20"/>
              </w:rPr>
              <w:t>Enlace</w:t>
            </w:r>
          </w:p>
        </w:tc>
      </w:tr>
      <w:tr w:rsidR="001455B9" w:rsidRPr="001455B9" w:rsidTr="000214F6">
        <w:trPr>
          <w:trHeight w:val="381"/>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r w:rsidRPr="001455B9">
              <w:rPr>
                <w:rFonts w:ascii="Arial" w:hAnsi="Arial" w:cs="Arial"/>
                <w:sz w:val="20"/>
                <w:szCs w:val="20"/>
              </w:rPr>
              <w:t>1</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r w:rsidRPr="001455B9">
              <w:rPr>
                <w:rFonts w:ascii="Arial" w:hAnsi="Arial" w:cs="Arial"/>
                <w:sz w:val="20"/>
                <w:szCs w:val="20"/>
              </w:rPr>
              <w:t>technologies</w:t>
            </w:r>
          </w:p>
        </w:tc>
        <w:tc>
          <w:tcPr>
            <w:tcW w:w="147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p>
        </w:tc>
        <w:tc>
          <w:tcPr>
            <w:tcW w:w="433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9C5032" w:rsidP="000214F6">
            <w:pPr>
              <w:spacing w:after="0"/>
              <w:rPr>
                <w:rFonts w:ascii="Arial" w:hAnsi="Arial" w:cs="Arial"/>
                <w:sz w:val="20"/>
                <w:szCs w:val="20"/>
              </w:rPr>
            </w:pPr>
            <w:hyperlink r:id="rId68" w:tgtFrame="_blank" w:history="1">
              <w:r w:rsidR="001455B9" w:rsidRPr="001455B9">
                <w:rPr>
                  <w:rStyle w:val="Hipervnculo"/>
                  <w:rFonts w:ascii="Arial" w:hAnsi="Arial" w:cs="Arial"/>
                  <w:color w:val="auto"/>
                  <w:sz w:val="20"/>
                  <w:szCs w:val="20"/>
                  <w:u w:val="none"/>
                </w:rPr>
                <w:t>http://dbpedia.org/resource/Technologies</w:t>
              </w:r>
            </w:hyperlink>
          </w:p>
        </w:tc>
      </w:tr>
      <w:tr w:rsidR="001455B9" w:rsidRPr="001455B9" w:rsidTr="000214F6">
        <w:trPr>
          <w:trHeight w:val="381"/>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r w:rsidRPr="001455B9">
              <w:rPr>
                <w:rFonts w:ascii="Arial" w:hAnsi="Arial" w:cs="Arial"/>
                <w:sz w:val="20"/>
                <w:szCs w:val="20"/>
              </w:rPr>
              <w:t>2</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r w:rsidRPr="001455B9">
              <w:rPr>
                <w:rFonts w:ascii="Arial" w:hAnsi="Arial" w:cs="Arial"/>
                <w:sz w:val="20"/>
                <w:szCs w:val="20"/>
              </w:rPr>
              <w:t>knowledge</w:t>
            </w:r>
          </w:p>
        </w:tc>
        <w:tc>
          <w:tcPr>
            <w:tcW w:w="147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p>
        </w:tc>
        <w:tc>
          <w:tcPr>
            <w:tcW w:w="433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9C5032" w:rsidP="000214F6">
            <w:pPr>
              <w:spacing w:after="0"/>
              <w:rPr>
                <w:rFonts w:ascii="Arial" w:hAnsi="Arial" w:cs="Arial"/>
                <w:sz w:val="20"/>
                <w:szCs w:val="20"/>
              </w:rPr>
            </w:pPr>
            <w:hyperlink r:id="rId69" w:tgtFrame="_blank" w:history="1">
              <w:r w:rsidR="001455B9" w:rsidRPr="001455B9">
                <w:rPr>
                  <w:rStyle w:val="Hipervnculo"/>
                  <w:rFonts w:ascii="Arial" w:hAnsi="Arial" w:cs="Arial"/>
                  <w:color w:val="auto"/>
                  <w:sz w:val="20"/>
                  <w:szCs w:val="20"/>
                  <w:u w:val="none"/>
                </w:rPr>
                <w:t>http://dbpedia.org/resource/Knowledge</w:t>
              </w:r>
            </w:hyperlink>
          </w:p>
        </w:tc>
      </w:tr>
      <w:tr w:rsidR="001455B9" w:rsidRPr="001455B9" w:rsidTr="000214F6">
        <w:trPr>
          <w:trHeight w:val="381"/>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r w:rsidRPr="001455B9">
              <w:rPr>
                <w:rFonts w:ascii="Arial" w:hAnsi="Arial" w:cs="Arial"/>
                <w:sz w:val="20"/>
                <w:szCs w:val="20"/>
              </w:rPr>
              <w:t>3</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r w:rsidRPr="001455B9">
              <w:rPr>
                <w:rFonts w:ascii="Arial" w:hAnsi="Arial" w:cs="Arial"/>
                <w:sz w:val="20"/>
                <w:szCs w:val="20"/>
              </w:rPr>
              <w:t>paper</w:t>
            </w:r>
          </w:p>
        </w:tc>
        <w:tc>
          <w:tcPr>
            <w:tcW w:w="147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p>
        </w:tc>
        <w:tc>
          <w:tcPr>
            <w:tcW w:w="433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9C5032" w:rsidP="000214F6">
            <w:pPr>
              <w:spacing w:after="0"/>
              <w:rPr>
                <w:rFonts w:ascii="Arial" w:hAnsi="Arial" w:cs="Arial"/>
                <w:sz w:val="20"/>
                <w:szCs w:val="20"/>
              </w:rPr>
            </w:pPr>
            <w:hyperlink r:id="rId70" w:tgtFrame="_blank" w:history="1">
              <w:r w:rsidR="001455B9" w:rsidRPr="001455B9">
                <w:rPr>
                  <w:rStyle w:val="Hipervnculo"/>
                  <w:rFonts w:ascii="Arial" w:hAnsi="Arial" w:cs="Arial"/>
                  <w:color w:val="auto"/>
                  <w:sz w:val="20"/>
                  <w:szCs w:val="20"/>
                  <w:u w:val="none"/>
                </w:rPr>
                <w:t>http://dbpedia.org/resource/Paper</w:t>
              </w:r>
            </w:hyperlink>
          </w:p>
        </w:tc>
      </w:tr>
      <w:tr w:rsidR="001455B9" w:rsidRPr="001455B9" w:rsidTr="000214F6">
        <w:trPr>
          <w:trHeight w:val="381"/>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r w:rsidRPr="001455B9">
              <w:rPr>
                <w:rFonts w:ascii="Arial" w:hAnsi="Arial" w:cs="Arial"/>
                <w:sz w:val="20"/>
                <w:szCs w:val="20"/>
              </w:rPr>
              <w:t>4</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r w:rsidRPr="001455B9">
              <w:rPr>
                <w:rFonts w:ascii="Arial" w:hAnsi="Arial" w:cs="Arial"/>
                <w:sz w:val="20"/>
                <w:szCs w:val="20"/>
              </w:rPr>
              <w:t>design</w:t>
            </w:r>
          </w:p>
        </w:tc>
        <w:tc>
          <w:tcPr>
            <w:tcW w:w="147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p>
        </w:tc>
        <w:tc>
          <w:tcPr>
            <w:tcW w:w="433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9C5032" w:rsidP="000214F6">
            <w:pPr>
              <w:spacing w:after="0"/>
              <w:rPr>
                <w:rFonts w:ascii="Arial" w:hAnsi="Arial" w:cs="Arial"/>
                <w:sz w:val="20"/>
                <w:szCs w:val="20"/>
              </w:rPr>
            </w:pPr>
            <w:hyperlink r:id="rId71" w:tgtFrame="_blank" w:history="1">
              <w:r w:rsidR="001455B9" w:rsidRPr="001455B9">
                <w:rPr>
                  <w:rStyle w:val="Hipervnculo"/>
                  <w:rFonts w:ascii="Arial" w:hAnsi="Arial" w:cs="Arial"/>
                  <w:color w:val="auto"/>
                  <w:sz w:val="20"/>
                  <w:szCs w:val="20"/>
                  <w:u w:val="none"/>
                </w:rPr>
                <w:t>http://dbpedia.org/resource/Design</w:t>
              </w:r>
            </w:hyperlink>
          </w:p>
        </w:tc>
      </w:tr>
      <w:tr w:rsidR="001455B9" w:rsidRPr="001455B9" w:rsidTr="000214F6">
        <w:trPr>
          <w:trHeight w:val="381"/>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r w:rsidRPr="001455B9">
              <w:rPr>
                <w:rFonts w:ascii="Arial" w:hAnsi="Arial" w:cs="Arial"/>
                <w:sz w:val="20"/>
                <w:szCs w:val="20"/>
              </w:rPr>
              <w:t>5</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r w:rsidRPr="001455B9">
              <w:rPr>
                <w:rFonts w:ascii="Arial" w:hAnsi="Arial" w:cs="Arial"/>
                <w:sz w:val="20"/>
                <w:szCs w:val="20"/>
              </w:rPr>
              <w:t>ontology</w:t>
            </w:r>
          </w:p>
        </w:tc>
        <w:tc>
          <w:tcPr>
            <w:tcW w:w="147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p>
        </w:tc>
        <w:tc>
          <w:tcPr>
            <w:tcW w:w="433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9C5032" w:rsidP="000214F6">
            <w:pPr>
              <w:spacing w:after="0"/>
              <w:rPr>
                <w:rFonts w:ascii="Arial" w:hAnsi="Arial" w:cs="Arial"/>
                <w:sz w:val="20"/>
                <w:szCs w:val="20"/>
              </w:rPr>
            </w:pPr>
            <w:hyperlink r:id="rId72" w:tgtFrame="_blank" w:history="1">
              <w:r w:rsidR="001455B9" w:rsidRPr="001455B9">
                <w:rPr>
                  <w:rStyle w:val="Hipervnculo"/>
                  <w:rFonts w:ascii="Arial" w:hAnsi="Arial" w:cs="Arial"/>
                  <w:color w:val="auto"/>
                  <w:sz w:val="20"/>
                  <w:szCs w:val="20"/>
                  <w:u w:val="none"/>
                </w:rPr>
                <w:t>http://dbpedia.org/resource/Ontology</w:t>
              </w:r>
            </w:hyperlink>
          </w:p>
        </w:tc>
      </w:tr>
      <w:tr w:rsidR="001455B9" w:rsidRPr="001455B9" w:rsidTr="000214F6">
        <w:trPr>
          <w:trHeight w:val="381"/>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r w:rsidRPr="001455B9">
              <w:rPr>
                <w:rFonts w:ascii="Arial" w:hAnsi="Arial" w:cs="Arial"/>
                <w:sz w:val="20"/>
                <w:szCs w:val="20"/>
              </w:rPr>
              <w:t>6</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r w:rsidRPr="001455B9">
              <w:rPr>
                <w:rFonts w:ascii="Arial" w:hAnsi="Arial" w:cs="Arial"/>
                <w:sz w:val="20"/>
                <w:szCs w:val="20"/>
              </w:rPr>
              <w:t>resources</w:t>
            </w:r>
          </w:p>
        </w:tc>
        <w:tc>
          <w:tcPr>
            <w:tcW w:w="147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p>
        </w:tc>
        <w:tc>
          <w:tcPr>
            <w:tcW w:w="433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9C5032" w:rsidP="000214F6">
            <w:pPr>
              <w:spacing w:after="0"/>
              <w:rPr>
                <w:rFonts w:ascii="Arial" w:hAnsi="Arial" w:cs="Arial"/>
                <w:sz w:val="20"/>
                <w:szCs w:val="20"/>
              </w:rPr>
            </w:pPr>
            <w:hyperlink r:id="rId73" w:tgtFrame="_blank" w:history="1">
              <w:r w:rsidR="001455B9" w:rsidRPr="001455B9">
                <w:rPr>
                  <w:rStyle w:val="Hipervnculo"/>
                  <w:rFonts w:ascii="Arial" w:hAnsi="Arial" w:cs="Arial"/>
                  <w:color w:val="auto"/>
                  <w:sz w:val="20"/>
                  <w:szCs w:val="20"/>
                  <w:u w:val="none"/>
                </w:rPr>
                <w:t>http://dbpedia.org/resource/Resources</w:t>
              </w:r>
            </w:hyperlink>
          </w:p>
        </w:tc>
      </w:tr>
      <w:tr w:rsidR="001455B9" w:rsidRPr="001455B9" w:rsidTr="000214F6">
        <w:trPr>
          <w:trHeight w:val="381"/>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r w:rsidRPr="001455B9">
              <w:rPr>
                <w:rFonts w:ascii="Arial" w:hAnsi="Arial" w:cs="Arial"/>
                <w:sz w:val="20"/>
                <w:szCs w:val="20"/>
              </w:rPr>
              <w:t>7</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r w:rsidRPr="001455B9">
              <w:rPr>
                <w:rFonts w:ascii="Arial" w:hAnsi="Arial" w:cs="Arial"/>
                <w:sz w:val="20"/>
                <w:szCs w:val="20"/>
              </w:rPr>
              <w:t>material</w:t>
            </w:r>
          </w:p>
        </w:tc>
        <w:tc>
          <w:tcPr>
            <w:tcW w:w="147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p>
        </w:tc>
        <w:tc>
          <w:tcPr>
            <w:tcW w:w="433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9C5032" w:rsidP="000214F6">
            <w:pPr>
              <w:spacing w:after="0"/>
              <w:rPr>
                <w:rFonts w:ascii="Arial" w:hAnsi="Arial" w:cs="Arial"/>
                <w:sz w:val="20"/>
                <w:szCs w:val="20"/>
              </w:rPr>
            </w:pPr>
            <w:hyperlink r:id="rId74" w:tgtFrame="_blank" w:history="1">
              <w:r w:rsidR="001455B9" w:rsidRPr="001455B9">
                <w:rPr>
                  <w:rStyle w:val="Hipervnculo"/>
                  <w:rFonts w:ascii="Arial" w:hAnsi="Arial" w:cs="Arial"/>
                  <w:color w:val="auto"/>
                  <w:sz w:val="20"/>
                  <w:szCs w:val="20"/>
                  <w:u w:val="none"/>
                </w:rPr>
                <w:t>http://dbpedia.org/resource/Material</w:t>
              </w:r>
            </w:hyperlink>
          </w:p>
        </w:tc>
      </w:tr>
      <w:tr w:rsidR="001455B9" w:rsidRPr="001455B9" w:rsidTr="000214F6">
        <w:trPr>
          <w:trHeight w:val="381"/>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r w:rsidRPr="001455B9">
              <w:rPr>
                <w:rFonts w:ascii="Arial" w:hAnsi="Arial" w:cs="Arial"/>
                <w:sz w:val="20"/>
                <w:szCs w:val="20"/>
              </w:rPr>
              <w:t>8</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r w:rsidRPr="001455B9">
              <w:rPr>
                <w:rFonts w:ascii="Arial" w:hAnsi="Arial" w:cs="Arial"/>
                <w:sz w:val="20"/>
                <w:szCs w:val="20"/>
              </w:rPr>
              <w:t>rights</w:t>
            </w:r>
          </w:p>
        </w:tc>
        <w:tc>
          <w:tcPr>
            <w:tcW w:w="147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p>
        </w:tc>
        <w:tc>
          <w:tcPr>
            <w:tcW w:w="433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9C5032" w:rsidP="000214F6">
            <w:pPr>
              <w:spacing w:after="0"/>
              <w:rPr>
                <w:rFonts w:ascii="Arial" w:hAnsi="Arial" w:cs="Arial"/>
                <w:sz w:val="20"/>
                <w:szCs w:val="20"/>
              </w:rPr>
            </w:pPr>
            <w:hyperlink r:id="rId75" w:tgtFrame="_blank" w:history="1">
              <w:r w:rsidR="001455B9" w:rsidRPr="001455B9">
                <w:rPr>
                  <w:rStyle w:val="Hipervnculo"/>
                  <w:rFonts w:ascii="Arial" w:hAnsi="Arial" w:cs="Arial"/>
                  <w:color w:val="auto"/>
                  <w:sz w:val="20"/>
                  <w:szCs w:val="20"/>
                  <w:u w:val="none"/>
                </w:rPr>
                <w:t>http://dbpedia.org/resource/Rights</w:t>
              </w:r>
            </w:hyperlink>
          </w:p>
        </w:tc>
      </w:tr>
      <w:tr w:rsidR="001455B9" w:rsidRPr="001455B9" w:rsidTr="000214F6">
        <w:trPr>
          <w:trHeight w:val="381"/>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r w:rsidRPr="001455B9">
              <w:rPr>
                <w:rFonts w:ascii="Arial" w:hAnsi="Arial" w:cs="Arial"/>
                <w:sz w:val="20"/>
                <w:szCs w:val="20"/>
              </w:rPr>
              <w:t>9</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r w:rsidRPr="001455B9">
              <w:rPr>
                <w:rFonts w:ascii="Arial" w:hAnsi="Arial" w:cs="Arial"/>
                <w:sz w:val="20"/>
                <w:szCs w:val="20"/>
              </w:rPr>
              <w:t>contributions</w:t>
            </w:r>
          </w:p>
        </w:tc>
        <w:tc>
          <w:tcPr>
            <w:tcW w:w="147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p>
        </w:tc>
        <w:tc>
          <w:tcPr>
            <w:tcW w:w="433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9C5032" w:rsidP="000214F6">
            <w:pPr>
              <w:spacing w:after="0"/>
              <w:rPr>
                <w:rFonts w:ascii="Arial" w:hAnsi="Arial" w:cs="Arial"/>
                <w:sz w:val="20"/>
                <w:szCs w:val="20"/>
              </w:rPr>
            </w:pPr>
            <w:hyperlink r:id="rId76" w:tgtFrame="_blank" w:history="1">
              <w:r w:rsidR="001455B9" w:rsidRPr="001455B9">
                <w:rPr>
                  <w:rStyle w:val="Hipervnculo"/>
                  <w:rFonts w:ascii="Arial" w:hAnsi="Arial" w:cs="Arial"/>
                  <w:color w:val="auto"/>
                  <w:sz w:val="20"/>
                  <w:szCs w:val="20"/>
                  <w:u w:val="none"/>
                </w:rPr>
                <w:t>http://dbpedia.org/resource/Contributions</w:t>
              </w:r>
            </w:hyperlink>
          </w:p>
        </w:tc>
      </w:tr>
      <w:tr w:rsidR="001455B9" w:rsidRPr="001455B9" w:rsidTr="000214F6">
        <w:trPr>
          <w:trHeight w:val="381"/>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r w:rsidRPr="001455B9">
              <w:rPr>
                <w:rFonts w:ascii="Arial" w:hAnsi="Arial" w:cs="Arial"/>
                <w:sz w:val="20"/>
                <w:szCs w:val="20"/>
              </w:rPr>
              <w:t>10</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r w:rsidRPr="001455B9">
              <w:rPr>
                <w:rFonts w:ascii="Arial" w:hAnsi="Arial" w:cs="Arial"/>
                <w:sz w:val="20"/>
                <w:szCs w:val="20"/>
              </w:rPr>
              <w:t>axioms</w:t>
            </w:r>
          </w:p>
        </w:tc>
        <w:tc>
          <w:tcPr>
            <w:tcW w:w="147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p>
        </w:tc>
        <w:tc>
          <w:tcPr>
            <w:tcW w:w="433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9C5032" w:rsidP="000214F6">
            <w:pPr>
              <w:spacing w:after="0"/>
              <w:rPr>
                <w:rFonts w:ascii="Arial" w:hAnsi="Arial" w:cs="Arial"/>
                <w:sz w:val="20"/>
                <w:szCs w:val="20"/>
              </w:rPr>
            </w:pPr>
            <w:hyperlink r:id="rId77" w:tgtFrame="_blank" w:history="1">
              <w:r w:rsidR="001455B9" w:rsidRPr="001455B9">
                <w:rPr>
                  <w:rStyle w:val="Hipervnculo"/>
                  <w:rFonts w:ascii="Arial" w:hAnsi="Arial" w:cs="Arial"/>
                  <w:color w:val="auto"/>
                  <w:sz w:val="20"/>
                  <w:szCs w:val="20"/>
                  <w:u w:val="none"/>
                </w:rPr>
                <w:t>http://dbpedia.org/resource/Axioms</w:t>
              </w:r>
            </w:hyperlink>
          </w:p>
        </w:tc>
      </w:tr>
    </w:tbl>
    <w:p w:rsidR="0090269F" w:rsidRPr="00842C27" w:rsidRDefault="00842C27" w:rsidP="00842C27">
      <w:pPr>
        <w:pStyle w:val="titulosTF"/>
        <w:ind w:left="426"/>
        <w:rPr>
          <w:sz w:val="18"/>
        </w:rPr>
      </w:pPr>
      <w:r w:rsidRPr="00842C27">
        <w:rPr>
          <w:sz w:val="18"/>
        </w:rPr>
        <w:t>Fuente: (propio)</w:t>
      </w:r>
    </w:p>
    <w:p w:rsidR="00D61A72" w:rsidRDefault="00391B1E" w:rsidP="008F32C3">
      <w:pPr>
        <w:pStyle w:val="contenido"/>
      </w:pPr>
      <w:r>
        <w:t xml:space="preserve">La figura 42 </w:t>
      </w:r>
      <w:r w:rsidR="007800DA">
        <w:t xml:space="preserve">presenta </w:t>
      </w:r>
      <w:r w:rsidR="009F7D50">
        <w:t xml:space="preserve">en </w:t>
      </w:r>
      <w:r w:rsidR="007800DA">
        <w:t>la gráfica</w:t>
      </w:r>
      <w:r>
        <w:t xml:space="preserve"> los porcentajes </w:t>
      </w:r>
      <w:r w:rsidR="007800DA">
        <w:t xml:space="preserve">correspondientes a las keywords simples enlazadas </w:t>
      </w:r>
      <w:r w:rsidR="009F7D50">
        <w:t>por el servicio de desambiguación y enlace con 45%, en contraste con el porcentaje de las que no se enlazaron recursos en DBpedia con 55%, teniendo como base las keywords simples proporcionado por servicio web de extracción.</w:t>
      </w:r>
    </w:p>
    <w:p w:rsidR="008F32C3" w:rsidRDefault="00F63023" w:rsidP="008F32C3">
      <w:pPr>
        <w:pStyle w:val="contenido"/>
        <w:keepNext/>
        <w:spacing w:after="0"/>
        <w:jc w:val="center"/>
      </w:pPr>
      <w:r>
        <w:rPr>
          <w:noProof/>
          <w:lang w:eastAsia="es-EC"/>
        </w:rPr>
        <w:drawing>
          <wp:inline distT="0" distB="0" distL="0" distR="0" wp14:anchorId="762743DC" wp14:editId="5B634575">
            <wp:extent cx="3533775" cy="1980000"/>
            <wp:effectExtent l="0" t="0" r="9525" b="20320"/>
            <wp:docPr id="40" name="Gráfico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954F50" w:rsidRDefault="008F32C3" w:rsidP="008F32C3">
      <w:pPr>
        <w:pStyle w:val="titulosTF"/>
        <w:spacing w:after="0"/>
        <w:ind w:left="1560"/>
      </w:pPr>
      <w:bookmarkStart w:id="185" w:name="_Toc414268725"/>
      <w:r>
        <w:t xml:space="preserve">Figura </w:t>
      </w:r>
      <w:r w:rsidR="009C5032">
        <w:fldChar w:fldCharType="begin"/>
      </w:r>
      <w:r w:rsidR="009C5032">
        <w:instrText xml:space="preserve"> SEQ Figura \* ARABIC </w:instrText>
      </w:r>
      <w:r w:rsidR="009C5032">
        <w:fldChar w:fldCharType="separate"/>
      </w:r>
      <w:r w:rsidR="007B6AFC">
        <w:rPr>
          <w:noProof/>
        </w:rPr>
        <w:t>42</w:t>
      </w:r>
      <w:r w:rsidR="009C5032">
        <w:rPr>
          <w:noProof/>
        </w:rPr>
        <w:fldChar w:fldCharType="end"/>
      </w:r>
      <w:r>
        <w:t>: porcentajes de enlaces de keywords simples.</w:t>
      </w:r>
      <w:bookmarkEnd w:id="185"/>
    </w:p>
    <w:p w:rsidR="008F32C3" w:rsidRDefault="008F32C3" w:rsidP="00AA446E">
      <w:pPr>
        <w:pStyle w:val="titulosTF"/>
        <w:spacing w:line="360" w:lineRule="auto"/>
        <w:ind w:left="1560"/>
      </w:pPr>
      <w:r>
        <w:t>Fuente: (propio)</w:t>
      </w:r>
    </w:p>
    <w:p w:rsidR="0078578A" w:rsidRDefault="008F32C3" w:rsidP="008F32C3">
      <w:pPr>
        <w:pStyle w:val="Nivel3"/>
      </w:pPr>
      <w:bookmarkStart w:id="186" w:name="_Toc414268659"/>
      <w:r>
        <w:t>Segunda prueba  de validación</w:t>
      </w:r>
      <w:r w:rsidR="00624280">
        <w:t>.</w:t>
      </w:r>
      <w:bookmarkEnd w:id="186"/>
    </w:p>
    <w:p w:rsidR="00F63023" w:rsidRDefault="00786E76" w:rsidP="009906D3">
      <w:pPr>
        <w:pStyle w:val="contenido"/>
      </w:pPr>
      <w:r>
        <w:t>Para la ejecución de esta prueba de validación la publicación seleccionada se encu</w:t>
      </w:r>
      <w:r w:rsidR="00B434DC">
        <w:t>en</w:t>
      </w:r>
      <w:r>
        <w:t xml:space="preserve">tra relacionada con temas de cultivo, producción agrícola, biología entre otros, </w:t>
      </w:r>
      <w:r w:rsidR="00DD4AF4">
        <w:t xml:space="preserve">la prueba se </w:t>
      </w:r>
      <w:r w:rsidR="00065912">
        <w:t xml:space="preserve">realiza  en base al </w:t>
      </w:r>
      <w:r w:rsidR="00065912" w:rsidRPr="00065912">
        <w:rPr>
          <w:i/>
        </w:rPr>
        <w:t>abstract</w:t>
      </w:r>
      <w:r w:rsidR="00065912">
        <w:t xml:space="preserve"> </w:t>
      </w:r>
      <w:r w:rsidR="00DD4AF4">
        <w:t>de la publica</w:t>
      </w:r>
      <w:r w:rsidR="00065912">
        <w:t>c</w:t>
      </w:r>
      <w:r w:rsidR="00DD4AF4">
        <w:t>i</w:t>
      </w:r>
      <w:r w:rsidR="00065912">
        <w:t>ó</w:t>
      </w:r>
      <w:r w:rsidR="00DD4AF4">
        <w:t>n</w:t>
      </w:r>
      <w:r w:rsidR="00065912">
        <w:t>,</w:t>
      </w:r>
      <w:r w:rsidR="00DD4AF4">
        <w:t xml:space="preserve"> </w:t>
      </w:r>
      <w:r>
        <w:t>la tabla 29 presenta los datos</w:t>
      </w:r>
      <w:r w:rsidR="00065912">
        <w:t xml:space="preserve"> de la </w:t>
      </w:r>
      <w:r w:rsidR="00065912">
        <w:lastRenderedPageBreak/>
        <w:t>publicación</w:t>
      </w:r>
      <w:r w:rsidR="00391B1E">
        <w:t xml:space="preserve"> y resultados de esa ejecuci</w:t>
      </w:r>
      <w:r w:rsidR="00065912">
        <w:t xml:space="preserve">ón (para más detalles de los resultados de la ejecución de la prueba consultar anexo 10). </w:t>
      </w:r>
    </w:p>
    <w:p w:rsidR="00786E76" w:rsidRDefault="00786E76" w:rsidP="00786E76">
      <w:pPr>
        <w:pStyle w:val="titulosTF"/>
        <w:ind w:left="142"/>
      </w:pPr>
      <w:bookmarkStart w:id="187" w:name="_Toc414268760"/>
      <w:r>
        <w:t xml:space="preserve">Tabla </w:t>
      </w:r>
      <w:r w:rsidR="009C5032">
        <w:fldChar w:fldCharType="begin"/>
      </w:r>
      <w:r w:rsidR="009C5032">
        <w:instrText xml:space="preserve"> SEQ Tabla \* ARABIC </w:instrText>
      </w:r>
      <w:r w:rsidR="009C5032">
        <w:fldChar w:fldCharType="separate"/>
      </w:r>
      <w:r w:rsidR="007B6AFC">
        <w:rPr>
          <w:noProof/>
        </w:rPr>
        <w:t>29</w:t>
      </w:r>
      <w:r w:rsidR="009C5032">
        <w:rPr>
          <w:noProof/>
        </w:rPr>
        <w:fldChar w:fldCharType="end"/>
      </w:r>
      <w:r>
        <w:t>: Datos y resultados de la publicación</w:t>
      </w:r>
      <w:bookmarkEnd w:id="187"/>
    </w:p>
    <w:tbl>
      <w:tblPr>
        <w:tblW w:w="0" w:type="auto"/>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393"/>
        <w:gridCol w:w="7003"/>
      </w:tblGrid>
      <w:tr w:rsidR="00F63023" w:rsidRPr="00470D3A" w:rsidTr="00786E76">
        <w:trPr>
          <w:trHeight w:val="318"/>
          <w:jc w:val="center"/>
        </w:trPr>
        <w:tc>
          <w:tcPr>
            <w:tcW w:w="139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rsidR="00F63023" w:rsidRPr="002D5A2C" w:rsidRDefault="00F63023" w:rsidP="00F10CF0">
            <w:pPr>
              <w:pStyle w:val="contenido"/>
              <w:spacing w:after="0" w:line="276" w:lineRule="auto"/>
              <w:jc w:val="left"/>
              <w:rPr>
                <w:b/>
                <w:color w:val="262626" w:themeColor="text1" w:themeTint="D9"/>
                <w:sz w:val="20"/>
              </w:rPr>
            </w:pPr>
            <w:r w:rsidRPr="002D5A2C">
              <w:rPr>
                <w:b/>
                <w:color w:val="262626" w:themeColor="text1" w:themeTint="D9"/>
                <w:sz w:val="20"/>
              </w:rPr>
              <w:t>T</w:t>
            </w:r>
            <w:r w:rsidR="0078578A">
              <w:rPr>
                <w:b/>
                <w:color w:val="262626" w:themeColor="text1" w:themeTint="D9"/>
                <w:sz w:val="20"/>
              </w:rPr>
              <w:t>í</w:t>
            </w:r>
            <w:r w:rsidRPr="002D5A2C">
              <w:rPr>
                <w:b/>
                <w:color w:val="262626" w:themeColor="text1" w:themeTint="D9"/>
                <w:sz w:val="20"/>
              </w:rPr>
              <w:t>itulo</w:t>
            </w:r>
          </w:p>
        </w:tc>
        <w:tc>
          <w:tcPr>
            <w:tcW w:w="7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rsidR="00F63023" w:rsidRPr="0078578A" w:rsidRDefault="0078578A" w:rsidP="00F10CF0">
            <w:pPr>
              <w:pStyle w:val="contenido"/>
              <w:spacing w:after="0" w:line="276" w:lineRule="auto"/>
              <w:rPr>
                <w:color w:val="262626" w:themeColor="text1" w:themeTint="D9"/>
                <w:sz w:val="20"/>
                <w:lang w:val="en-US"/>
              </w:rPr>
            </w:pPr>
            <w:r w:rsidRPr="00E206A6">
              <w:rPr>
                <w:sz w:val="20"/>
                <w:szCs w:val="20"/>
                <w:lang w:val="en-US"/>
              </w:rPr>
              <w:t>Productivity and management of Phytelephas aequ</w:t>
            </w:r>
            <w:r w:rsidRPr="0078578A">
              <w:rPr>
                <w:sz w:val="20"/>
                <w:szCs w:val="20"/>
                <w:lang w:val="en-US"/>
              </w:rPr>
              <w:t>atorialis (Arecaceae) in Ecuador</w:t>
            </w:r>
          </w:p>
        </w:tc>
      </w:tr>
      <w:tr w:rsidR="00F63023" w:rsidRPr="00470D3A" w:rsidTr="00786E76">
        <w:trPr>
          <w:trHeight w:val="318"/>
          <w:jc w:val="center"/>
        </w:trPr>
        <w:tc>
          <w:tcPr>
            <w:tcW w:w="139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rsidR="00F63023" w:rsidRPr="002D5A2C" w:rsidRDefault="00F63023" w:rsidP="00F10CF0">
            <w:pPr>
              <w:pStyle w:val="contenido"/>
              <w:spacing w:after="0" w:line="276" w:lineRule="auto"/>
              <w:jc w:val="left"/>
              <w:rPr>
                <w:b/>
                <w:color w:val="262626" w:themeColor="text1" w:themeTint="D9"/>
                <w:sz w:val="20"/>
              </w:rPr>
            </w:pPr>
            <w:r w:rsidRPr="002D5A2C">
              <w:rPr>
                <w:b/>
                <w:color w:val="262626" w:themeColor="text1" w:themeTint="D9"/>
                <w:sz w:val="20"/>
              </w:rPr>
              <w:t>Autores:</w:t>
            </w:r>
          </w:p>
        </w:tc>
        <w:tc>
          <w:tcPr>
            <w:tcW w:w="7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rsidR="00F63023" w:rsidRPr="0078578A" w:rsidRDefault="0078578A" w:rsidP="00F10CF0">
            <w:pPr>
              <w:pStyle w:val="contenido"/>
              <w:spacing w:after="0" w:line="276" w:lineRule="auto"/>
              <w:rPr>
                <w:color w:val="262626" w:themeColor="text1" w:themeTint="D9"/>
                <w:sz w:val="20"/>
                <w:lang w:val="en-US"/>
              </w:rPr>
            </w:pPr>
            <w:r w:rsidRPr="0078578A">
              <w:rPr>
                <w:sz w:val="20"/>
                <w:szCs w:val="20"/>
                <w:lang w:val="en-US"/>
              </w:rPr>
              <w:t>G. Brokamp, H. Borgtoft Pedersen, R. Montúfar, J. Jácome, M. Weigend, and H. Balslev</w:t>
            </w:r>
          </w:p>
        </w:tc>
      </w:tr>
      <w:tr w:rsidR="00F63023" w:rsidRPr="002D5A2C" w:rsidTr="00786E76">
        <w:trPr>
          <w:trHeight w:val="318"/>
          <w:jc w:val="center"/>
        </w:trPr>
        <w:tc>
          <w:tcPr>
            <w:tcW w:w="139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rsidR="00F63023" w:rsidRPr="002D5A2C" w:rsidRDefault="00F63023" w:rsidP="00F10CF0">
            <w:pPr>
              <w:pStyle w:val="contenido"/>
              <w:spacing w:after="0" w:line="276" w:lineRule="auto"/>
              <w:jc w:val="left"/>
              <w:rPr>
                <w:b/>
                <w:color w:val="262626" w:themeColor="text1" w:themeTint="D9"/>
                <w:sz w:val="20"/>
              </w:rPr>
            </w:pPr>
            <w:r w:rsidRPr="002D5A2C">
              <w:rPr>
                <w:b/>
                <w:color w:val="262626" w:themeColor="text1" w:themeTint="D9"/>
                <w:sz w:val="20"/>
              </w:rPr>
              <w:t>Año:</w:t>
            </w:r>
          </w:p>
        </w:tc>
        <w:tc>
          <w:tcPr>
            <w:tcW w:w="7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rsidR="00F63023" w:rsidRPr="002D5A2C" w:rsidRDefault="0078578A" w:rsidP="00F10CF0">
            <w:pPr>
              <w:pStyle w:val="contenido"/>
              <w:spacing w:after="0" w:line="276" w:lineRule="auto"/>
              <w:rPr>
                <w:color w:val="262626" w:themeColor="text1" w:themeTint="D9"/>
                <w:sz w:val="20"/>
              </w:rPr>
            </w:pPr>
            <w:r>
              <w:rPr>
                <w:color w:val="262626" w:themeColor="text1" w:themeTint="D9"/>
                <w:sz w:val="20"/>
              </w:rPr>
              <w:t>2014</w:t>
            </w:r>
          </w:p>
        </w:tc>
      </w:tr>
      <w:tr w:rsidR="00F63023" w:rsidRPr="002D5A2C" w:rsidTr="00786E76">
        <w:trPr>
          <w:trHeight w:val="318"/>
          <w:jc w:val="center"/>
        </w:trPr>
        <w:tc>
          <w:tcPr>
            <w:tcW w:w="1393" w:type="dxa"/>
            <w:tcBorders>
              <w:top w:val="single" w:sz="6" w:space="0" w:color="CCCCCC"/>
              <w:left w:val="single" w:sz="6" w:space="0" w:color="CCCCCC"/>
              <w:bottom w:val="single" w:sz="4" w:space="0" w:color="D9D9D9" w:themeColor="background1" w:themeShade="D9"/>
              <w:right w:val="single" w:sz="6" w:space="0" w:color="CCCCCC"/>
            </w:tcBorders>
            <w:shd w:val="clear" w:color="auto" w:fill="auto"/>
            <w:tcMar>
              <w:top w:w="30" w:type="dxa"/>
              <w:left w:w="45" w:type="dxa"/>
              <w:bottom w:w="30" w:type="dxa"/>
              <w:right w:w="45" w:type="dxa"/>
            </w:tcMar>
            <w:vAlign w:val="center"/>
            <w:hideMark/>
          </w:tcPr>
          <w:p w:rsidR="00F63023" w:rsidRPr="009F7D50" w:rsidRDefault="00F63023" w:rsidP="00F10CF0">
            <w:pPr>
              <w:pStyle w:val="contenido"/>
              <w:spacing w:after="0" w:line="276" w:lineRule="auto"/>
              <w:jc w:val="left"/>
              <w:rPr>
                <w:sz w:val="20"/>
              </w:rPr>
            </w:pPr>
            <w:r w:rsidRPr="009F7D50">
              <w:rPr>
                <w:b/>
                <w:sz w:val="20"/>
              </w:rPr>
              <w:t>Url</w:t>
            </w:r>
            <w:r w:rsidRPr="004203CD">
              <w:rPr>
                <w:b/>
                <w:sz w:val="20"/>
              </w:rPr>
              <w:t>:</w:t>
            </w:r>
          </w:p>
        </w:tc>
        <w:tc>
          <w:tcPr>
            <w:tcW w:w="7003" w:type="dxa"/>
            <w:tcBorders>
              <w:top w:val="single" w:sz="6" w:space="0" w:color="CCCCCC"/>
              <w:left w:val="single" w:sz="6" w:space="0" w:color="CCCCCC"/>
              <w:bottom w:val="single" w:sz="4" w:space="0" w:color="D9D9D9" w:themeColor="background1" w:themeShade="D9"/>
              <w:right w:val="single" w:sz="6" w:space="0" w:color="CCCCCC"/>
            </w:tcBorders>
            <w:shd w:val="clear" w:color="auto" w:fill="auto"/>
            <w:tcMar>
              <w:top w:w="30" w:type="dxa"/>
              <w:left w:w="45" w:type="dxa"/>
              <w:bottom w:w="30" w:type="dxa"/>
              <w:right w:w="45" w:type="dxa"/>
            </w:tcMar>
            <w:vAlign w:val="bottom"/>
            <w:hideMark/>
          </w:tcPr>
          <w:p w:rsidR="00F63023" w:rsidRPr="004203CD" w:rsidRDefault="009C5032" w:rsidP="0078578A">
            <w:pPr>
              <w:pStyle w:val="contenido"/>
              <w:spacing w:after="0" w:line="276" w:lineRule="auto"/>
            </w:pPr>
            <w:hyperlink r:id="rId79" w:history="1">
              <w:r w:rsidR="004203CD" w:rsidRPr="004203CD">
                <w:rPr>
                  <w:rStyle w:val="Hipervnculo"/>
                  <w:color w:val="auto"/>
                  <w:u w:val="none"/>
                </w:rPr>
                <w:t>http://onlinelibrary.wiley.com/doi/10.1111/aab.12098/abstract</w:t>
              </w:r>
            </w:hyperlink>
            <w:r w:rsidR="004203CD" w:rsidRPr="004203CD">
              <w:t xml:space="preserve"> </w:t>
            </w:r>
          </w:p>
        </w:tc>
      </w:tr>
      <w:tr w:rsidR="00F63023" w:rsidRPr="002D5A2C" w:rsidTr="00786E76">
        <w:trPr>
          <w:trHeight w:val="318"/>
          <w:jc w:val="center"/>
        </w:trPr>
        <w:tc>
          <w:tcPr>
            <w:tcW w:w="8396" w:type="dxa"/>
            <w:gridSpan w:val="2"/>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auto"/>
            <w:tcMar>
              <w:top w:w="30" w:type="dxa"/>
              <w:left w:w="45" w:type="dxa"/>
              <w:bottom w:w="30" w:type="dxa"/>
              <w:right w:w="45" w:type="dxa"/>
            </w:tcMar>
            <w:vAlign w:val="center"/>
          </w:tcPr>
          <w:p w:rsidR="00F63023" w:rsidRPr="002D5A2C" w:rsidRDefault="00F63023" w:rsidP="00F10CF0">
            <w:pPr>
              <w:pStyle w:val="contenido"/>
              <w:spacing w:after="0" w:line="276" w:lineRule="auto"/>
              <w:jc w:val="center"/>
              <w:rPr>
                <w:color w:val="262626" w:themeColor="text1" w:themeTint="D9"/>
                <w:sz w:val="20"/>
              </w:rPr>
            </w:pPr>
            <w:r w:rsidRPr="002D5A2C">
              <w:rPr>
                <w:color w:val="262626" w:themeColor="text1" w:themeTint="D9"/>
                <w:sz w:val="20"/>
              </w:rPr>
              <w:t>Resultados</w:t>
            </w:r>
          </w:p>
        </w:tc>
      </w:tr>
      <w:tr w:rsidR="00F63023" w:rsidRPr="002D5A2C" w:rsidTr="00786E76">
        <w:trPr>
          <w:trHeight w:val="318"/>
          <w:jc w:val="center"/>
        </w:trPr>
        <w:tc>
          <w:tcPr>
            <w:tcW w:w="839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Mar>
              <w:top w:w="30" w:type="dxa"/>
              <w:left w:w="45" w:type="dxa"/>
              <w:bottom w:w="30" w:type="dxa"/>
              <w:right w:w="45" w:type="dxa"/>
            </w:tcMar>
            <w:vAlign w:val="center"/>
          </w:tcPr>
          <w:tbl>
            <w:tblPr>
              <w:tblpPr w:leftFromText="141" w:rightFromText="141" w:vertAnchor="text" w:horzAnchor="margin" w:tblpXSpec="center" w:tblpY="-2492"/>
              <w:tblOverlap w:val="never"/>
              <w:tblW w:w="0" w:type="auto"/>
              <w:tblBorders>
                <w:insideH w:val="single" w:sz="4" w:space="0" w:color="BFBFBF" w:themeColor="background1" w:themeShade="BF"/>
                <w:insideV w:val="single" w:sz="4" w:space="0" w:color="BFBFBF" w:themeColor="background1" w:themeShade="BF"/>
              </w:tblBorders>
              <w:tblCellMar>
                <w:left w:w="70" w:type="dxa"/>
                <w:right w:w="70" w:type="dxa"/>
              </w:tblCellMar>
              <w:tblLook w:val="04A0" w:firstRow="1" w:lastRow="0" w:firstColumn="1" w:lastColumn="0" w:noHBand="0" w:noVBand="1"/>
            </w:tblPr>
            <w:tblGrid>
              <w:gridCol w:w="1878"/>
              <w:gridCol w:w="2081"/>
              <w:gridCol w:w="1426"/>
              <w:gridCol w:w="2849"/>
            </w:tblGrid>
            <w:tr w:rsidR="00F63023" w:rsidRPr="002D5A2C" w:rsidTr="00F10CF0">
              <w:trPr>
                <w:trHeight w:val="326"/>
              </w:trPr>
              <w:tc>
                <w:tcPr>
                  <w:tcW w:w="3959" w:type="dxa"/>
                  <w:gridSpan w:val="2"/>
                  <w:shd w:val="clear" w:color="auto" w:fill="F2F2F2" w:themeFill="background1" w:themeFillShade="F2"/>
                  <w:noWrap/>
                  <w:vAlign w:val="bottom"/>
                  <w:hideMark/>
                </w:tcPr>
                <w:p w:rsidR="00F63023" w:rsidRPr="00D10B10" w:rsidRDefault="00F63023" w:rsidP="00F10CF0">
                  <w:pPr>
                    <w:spacing w:after="0" w:line="240" w:lineRule="auto"/>
                    <w:jc w:val="center"/>
                    <w:rPr>
                      <w:rFonts w:ascii="Arial" w:eastAsia="Times New Roman" w:hAnsi="Arial" w:cs="Arial"/>
                      <w:b/>
                      <w:color w:val="262626" w:themeColor="text1" w:themeTint="D9"/>
                      <w:sz w:val="20"/>
                    </w:rPr>
                  </w:pPr>
                  <w:r w:rsidRPr="002D5A2C">
                    <w:rPr>
                      <w:rFonts w:ascii="Arial" w:eastAsia="Times New Roman" w:hAnsi="Arial" w:cs="Arial"/>
                      <w:b/>
                      <w:color w:val="262626" w:themeColor="text1" w:themeTint="D9"/>
                      <w:sz w:val="20"/>
                    </w:rPr>
                    <w:t>Sentencias</w:t>
                  </w:r>
                </w:p>
              </w:tc>
              <w:tc>
                <w:tcPr>
                  <w:tcW w:w="4275" w:type="dxa"/>
                  <w:gridSpan w:val="2"/>
                  <w:shd w:val="clear" w:color="auto" w:fill="DBE5F1" w:themeFill="accent1" w:themeFillTint="33"/>
                  <w:noWrap/>
                  <w:vAlign w:val="bottom"/>
                  <w:hideMark/>
                </w:tcPr>
                <w:p w:rsidR="00F63023" w:rsidRPr="00D10B10" w:rsidRDefault="00F63023" w:rsidP="00F10CF0">
                  <w:pPr>
                    <w:spacing w:after="0" w:line="240" w:lineRule="auto"/>
                    <w:jc w:val="center"/>
                    <w:rPr>
                      <w:rFonts w:ascii="Arial" w:eastAsia="Times New Roman" w:hAnsi="Arial" w:cs="Arial"/>
                      <w:b/>
                      <w:color w:val="262626" w:themeColor="text1" w:themeTint="D9"/>
                      <w:sz w:val="20"/>
                    </w:rPr>
                  </w:pPr>
                  <w:r w:rsidRPr="002D5A2C">
                    <w:rPr>
                      <w:rFonts w:ascii="Arial" w:eastAsia="Times New Roman" w:hAnsi="Arial" w:cs="Arial"/>
                      <w:b/>
                      <w:color w:val="262626" w:themeColor="text1" w:themeTint="D9"/>
                      <w:sz w:val="20"/>
                    </w:rPr>
                    <w:t>Tokens</w:t>
                  </w:r>
                </w:p>
              </w:tc>
            </w:tr>
            <w:tr w:rsidR="00F63023" w:rsidRPr="002D5A2C" w:rsidTr="00F10CF0">
              <w:trPr>
                <w:trHeight w:val="310"/>
              </w:trPr>
              <w:tc>
                <w:tcPr>
                  <w:tcW w:w="3959" w:type="dxa"/>
                  <w:gridSpan w:val="2"/>
                  <w:shd w:val="clear" w:color="auto" w:fill="F2F2F2" w:themeFill="background1" w:themeFillShade="F2"/>
                  <w:noWrap/>
                  <w:vAlign w:val="bottom"/>
                  <w:hideMark/>
                </w:tcPr>
                <w:p w:rsidR="00F63023" w:rsidRPr="00D10B10" w:rsidRDefault="00F63023" w:rsidP="00F10CF0">
                  <w:pPr>
                    <w:spacing w:after="0" w:line="240" w:lineRule="auto"/>
                    <w:jc w:val="center"/>
                    <w:rPr>
                      <w:rFonts w:ascii="Arial" w:eastAsia="Times New Roman" w:hAnsi="Arial" w:cs="Arial"/>
                      <w:color w:val="262626" w:themeColor="text1" w:themeTint="D9"/>
                      <w:sz w:val="20"/>
                    </w:rPr>
                  </w:pPr>
                  <w:r w:rsidRPr="002D5A2C">
                    <w:rPr>
                      <w:rFonts w:ascii="Arial" w:eastAsia="Times New Roman" w:hAnsi="Arial" w:cs="Arial"/>
                      <w:color w:val="262626" w:themeColor="text1" w:themeTint="D9"/>
                      <w:sz w:val="20"/>
                    </w:rPr>
                    <w:t>7</w:t>
                  </w:r>
                </w:p>
              </w:tc>
              <w:tc>
                <w:tcPr>
                  <w:tcW w:w="4275" w:type="dxa"/>
                  <w:gridSpan w:val="2"/>
                  <w:shd w:val="clear" w:color="auto" w:fill="DBE5F1" w:themeFill="accent1" w:themeFillTint="33"/>
                  <w:noWrap/>
                  <w:vAlign w:val="bottom"/>
                  <w:hideMark/>
                </w:tcPr>
                <w:p w:rsidR="00F63023" w:rsidRPr="00D10B10" w:rsidRDefault="00F63023" w:rsidP="00F10CF0">
                  <w:pPr>
                    <w:spacing w:after="0" w:line="240" w:lineRule="auto"/>
                    <w:jc w:val="center"/>
                    <w:rPr>
                      <w:rFonts w:ascii="Arial" w:eastAsia="Times New Roman" w:hAnsi="Arial" w:cs="Arial"/>
                      <w:color w:val="262626" w:themeColor="text1" w:themeTint="D9"/>
                      <w:sz w:val="20"/>
                    </w:rPr>
                  </w:pPr>
                  <w:r w:rsidRPr="002D5A2C">
                    <w:rPr>
                      <w:rFonts w:ascii="Arial" w:eastAsia="Times New Roman" w:hAnsi="Arial" w:cs="Arial"/>
                      <w:color w:val="262626" w:themeColor="text1" w:themeTint="D9"/>
                      <w:sz w:val="20"/>
                    </w:rPr>
                    <w:t>241</w:t>
                  </w:r>
                </w:p>
              </w:tc>
            </w:tr>
            <w:tr w:rsidR="00F63023" w:rsidRPr="002D5A2C" w:rsidTr="00F10CF0">
              <w:trPr>
                <w:trHeight w:val="310"/>
              </w:trPr>
              <w:tc>
                <w:tcPr>
                  <w:tcW w:w="8234" w:type="dxa"/>
                  <w:gridSpan w:val="4"/>
                  <w:shd w:val="clear" w:color="auto" w:fill="FDE9D9" w:themeFill="accent6" w:themeFillTint="33"/>
                  <w:noWrap/>
                  <w:vAlign w:val="bottom"/>
                  <w:hideMark/>
                </w:tcPr>
                <w:p w:rsidR="00F63023" w:rsidRPr="00D10B10" w:rsidRDefault="00F63023" w:rsidP="00F10CF0">
                  <w:pPr>
                    <w:spacing w:after="0" w:line="240" w:lineRule="auto"/>
                    <w:jc w:val="center"/>
                    <w:rPr>
                      <w:rFonts w:ascii="Arial" w:eastAsia="Times New Roman" w:hAnsi="Arial" w:cs="Arial"/>
                      <w:b/>
                      <w:color w:val="262626" w:themeColor="text1" w:themeTint="D9"/>
                      <w:sz w:val="20"/>
                    </w:rPr>
                  </w:pPr>
                  <w:r w:rsidRPr="00D10B10">
                    <w:rPr>
                      <w:rFonts w:ascii="Arial" w:eastAsia="Times New Roman" w:hAnsi="Arial" w:cs="Arial"/>
                      <w:b/>
                      <w:color w:val="262626" w:themeColor="text1" w:themeTint="D9"/>
                      <w:sz w:val="20"/>
                    </w:rPr>
                    <w:t>Extracción</w:t>
                  </w:r>
                </w:p>
              </w:tc>
            </w:tr>
            <w:tr w:rsidR="00F63023" w:rsidRPr="002D5A2C" w:rsidTr="00F10CF0">
              <w:trPr>
                <w:trHeight w:val="326"/>
              </w:trPr>
              <w:tc>
                <w:tcPr>
                  <w:tcW w:w="1878" w:type="dxa"/>
                  <w:shd w:val="clear" w:color="auto" w:fill="FDE9D9" w:themeFill="accent6" w:themeFillTint="33"/>
                  <w:noWrap/>
                  <w:vAlign w:val="bottom"/>
                  <w:hideMark/>
                </w:tcPr>
                <w:p w:rsidR="00F63023" w:rsidRPr="00D10B10" w:rsidRDefault="00F63023" w:rsidP="00F10CF0">
                  <w:pPr>
                    <w:spacing w:after="0" w:line="240" w:lineRule="auto"/>
                    <w:jc w:val="center"/>
                    <w:rPr>
                      <w:rFonts w:ascii="Arial" w:eastAsia="Times New Roman" w:hAnsi="Arial" w:cs="Arial"/>
                      <w:color w:val="262626" w:themeColor="text1" w:themeTint="D9"/>
                      <w:sz w:val="20"/>
                    </w:rPr>
                  </w:pPr>
                  <w:r w:rsidRPr="00D10B10">
                    <w:rPr>
                      <w:rFonts w:ascii="Arial" w:eastAsia="Times New Roman" w:hAnsi="Arial" w:cs="Arial"/>
                      <w:color w:val="262626" w:themeColor="text1" w:themeTint="D9"/>
                      <w:sz w:val="20"/>
                    </w:rPr>
                    <w:t>Entidades</w:t>
                  </w:r>
                </w:p>
              </w:tc>
              <w:tc>
                <w:tcPr>
                  <w:tcW w:w="3507" w:type="dxa"/>
                  <w:gridSpan w:val="2"/>
                  <w:shd w:val="clear" w:color="auto" w:fill="FDE9D9" w:themeFill="accent6" w:themeFillTint="33"/>
                  <w:noWrap/>
                  <w:vAlign w:val="bottom"/>
                  <w:hideMark/>
                </w:tcPr>
                <w:p w:rsidR="00F63023" w:rsidRPr="00D10B10" w:rsidRDefault="00F63023" w:rsidP="00F10CF0">
                  <w:pPr>
                    <w:spacing w:after="0" w:line="240" w:lineRule="auto"/>
                    <w:jc w:val="center"/>
                    <w:rPr>
                      <w:rFonts w:ascii="Arial" w:eastAsia="Times New Roman" w:hAnsi="Arial" w:cs="Arial"/>
                      <w:color w:val="262626" w:themeColor="text1" w:themeTint="D9"/>
                      <w:sz w:val="20"/>
                    </w:rPr>
                  </w:pPr>
                  <w:r w:rsidRPr="00D10B10">
                    <w:rPr>
                      <w:rFonts w:ascii="Arial" w:eastAsia="Times New Roman" w:hAnsi="Arial" w:cs="Arial"/>
                      <w:color w:val="262626" w:themeColor="text1" w:themeTint="D9"/>
                      <w:sz w:val="20"/>
                    </w:rPr>
                    <w:t>Keywords Compuestas</w:t>
                  </w:r>
                </w:p>
              </w:tc>
              <w:tc>
                <w:tcPr>
                  <w:tcW w:w="2849" w:type="dxa"/>
                  <w:shd w:val="clear" w:color="auto" w:fill="FDE9D9" w:themeFill="accent6" w:themeFillTint="33"/>
                  <w:noWrap/>
                  <w:vAlign w:val="bottom"/>
                  <w:hideMark/>
                </w:tcPr>
                <w:p w:rsidR="00F63023" w:rsidRPr="00D10B10" w:rsidRDefault="00F63023" w:rsidP="00F10CF0">
                  <w:pPr>
                    <w:spacing w:after="0" w:line="240" w:lineRule="auto"/>
                    <w:jc w:val="center"/>
                    <w:rPr>
                      <w:rFonts w:ascii="Arial" w:eastAsia="Times New Roman" w:hAnsi="Arial" w:cs="Arial"/>
                      <w:color w:val="262626" w:themeColor="text1" w:themeTint="D9"/>
                      <w:sz w:val="20"/>
                    </w:rPr>
                  </w:pPr>
                  <w:r w:rsidRPr="00D10B10">
                    <w:rPr>
                      <w:rFonts w:ascii="Arial" w:eastAsia="Times New Roman" w:hAnsi="Arial" w:cs="Arial"/>
                      <w:color w:val="262626" w:themeColor="text1" w:themeTint="D9"/>
                      <w:sz w:val="20"/>
                    </w:rPr>
                    <w:t>Keywords Simples</w:t>
                  </w:r>
                </w:p>
              </w:tc>
            </w:tr>
            <w:tr w:rsidR="00F63023" w:rsidRPr="002D5A2C" w:rsidTr="00F10CF0">
              <w:trPr>
                <w:trHeight w:val="310"/>
              </w:trPr>
              <w:tc>
                <w:tcPr>
                  <w:tcW w:w="1878" w:type="dxa"/>
                  <w:shd w:val="clear" w:color="auto" w:fill="FDE9D9" w:themeFill="accent6" w:themeFillTint="33"/>
                  <w:noWrap/>
                  <w:vAlign w:val="bottom"/>
                  <w:hideMark/>
                </w:tcPr>
                <w:p w:rsidR="00F63023" w:rsidRPr="00D10B10" w:rsidRDefault="0078578A" w:rsidP="00F10CF0">
                  <w:pPr>
                    <w:spacing w:after="0" w:line="240" w:lineRule="auto"/>
                    <w:jc w:val="center"/>
                    <w:rPr>
                      <w:rFonts w:ascii="Arial" w:eastAsia="Times New Roman" w:hAnsi="Arial" w:cs="Arial"/>
                      <w:color w:val="262626" w:themeColor="text1" w:themeTint="D9"/>
                      <w:sz w:val="20"/>
                    </w:rPr>
                  </w:pPr>
                  <w:r>
                    <w:rPr>
                      <w:rFonts w:ascii="Arial" w:eastAsia="Times New Roman" w:hAnsi="Arial" w:cs="Arial"/>
                      <w:color w:val="262626" w:themeColor="text1" w:themeTint="D9"/>
                      <w:sz w:val="20"/>
                    </w:rPr>
                    <w:t>6</w:t>
                  </w:r>
                </w:p>
              </w:tc>
              <w:tc>
                <w:tcPr>
                  <w:tcW w:w="3507" w:type="dxa"/>
                  <w:gridSpan w:val="2"/>
                  <w:shd w:val="clear" w:color="auto" w:fill="FDE9D9" w:themeFill="accent6" w:themeFillTint="33"/>
                  <w:noWrap/>
                  <w:vAlign w:val="bottom"/>
                  <w:hideMark/>
                </w:tcPr>
                <w:p w:rsidR="00F63023" w:rsidRPr="00D10B10" w:rsidRDefault="0078578A" w:rsidP="00F10CF0">
                  <w:pPr>
                    <w:spacing w:after="0" w:line="240" w:lineRule="auto"/>
                    <w:jc w:val="center"/>
                    <w:rPr>
                      <w:rFonts w:ascii="Arial" w:eastAsia="Times New Roman" w:hAnsi="Arial" w:cs="Arial"/>
                      <w:color w:val="262626" w:themeColor="text1" w:themeTint="D9"/>
                      <w:sz w:val="20"/>
                    </w:rPr>
                  </w:pPr>
                  <w:r>
                    <w:rPr>
                      <w:rFonts w:ascii="Arial" w:eastAsia="Times New Roman" w:hAnsi="Arial" w:cs="Arial"/>
                      <w:color w:val="262626" w:themeColor="text1" w:themeTint="D9"/>
                      <w:sz w:val="20"/>
                    </w:rPr>
                    <w:t>39</w:t>
                  </w:r>
                </w:p>
              </w:tc>
              <w:tc>
                <w:tcPr>
                  <w:tcW w:w="2849" w:type="dxa"/>
                  <w:shd w:val="clear" w:color="auto" w:fill="FDE9D9" w:themeFill="accent6" w:themeFillTint="33"/>
                  <w:noWrap/>
                  <w:vAlign w:val="bottom"/>
                  <w:hideMark/>
                </w:tcPr>
                <w:p w:rsidR="00F63023" w:rsidRPr="00D10B10" w:rsidRDefault="0078578A" w:rsidP="00F10CF0">
                  <w:pPr>
                    <w:spacing w:after="0" w:line="240" w:lineRule="auto"/>
                    <w:jc w:val="center"/>
                    <w:rPr>
                      <w:rFonts w:ascii="Arial" w:eastAsia="Times New Roman" w:hAnsi="Arial" w:cs="Arial"/>
                      <w:color w:val="262626" w:themeColor="text1" w:themeTint="D9"/>
                      <w:sz w:val="20"/>
                    </w:rPr>
                  </w:pPr>
                  <w:r>
                    <w:rPr>
                      <w:rFonts w:ascii="Arial" w:eastAsia="Times New Roman" w:hAnsi="Arial" w:cs="Arial"/>
                      <w:color w:val="262626" w:themeColor="text1" w:themeTint="D9"/>
                      <w:sz w:val="20"/>
                    </w:rPr>
                    <w:t>99</w:t>
                  </w:r>
                </w:p>
              </w:tc>
            </w:tr>
            <w:tr w:rsidR="00F63023" w:rsidRPr="002D5A2C" w:rsidTr="00F10CF0">
              <w:trPr>
                <w:trHeight w:val="310"/>
              </w:trPr>
              <w:tc>
                <w:tcPr>
                  <w:tcW w:w="8234" w:type="dxa"/>
                  <w:gridSpan w:val="4"/>
                  <w:shd w:val="clear" w:color="auto" w:fill="EAF1DD" w:themeFill="accent3" w:themeFillTint="33"/>
                  <w:noWrap/>
                  <w:vAlign w:val="bottom"/>
                  <w:hideMark/>
                </w:tcPr>
                <w:p w:rsidR="00F63023" w:rsidRPr="00D10B10" w:rsidRDefault="00F63023" w:rsidP="00F10CF0">
                  <w:pPr>
                    <w:spacing w:after="0" w:line="240" w:lineRule="auto"/>
                    <w:jc w:val="center"/>
                    <w:rPr>
                      <w:rFonts w:ascii="Arial" w:eastAsia="Times New Roman" w:hAnsi="Arial" w:cs="Arial"/>
                      <w:b/>
                      <w:color w:val="262626" w:themeColor="text1" w:themeTint="D9"/>
                      <w:sz w:val="20"/>
                    </w:rPr>
                  </w:pPr>
                  <w:r w:rsidRPr="00D10B10">
                    <w:rPr>
                      <w:rFonts w:ascii="Arial" w:eastAsia="Times New Roman" w:hAnsi="Arial" w:cs="Arial"/>
                      <w:b/>
                      <w:color w:val="262626" w:themeColor="text1" w:themeTint="D9"/>
                      <w:sz w:val="20"/>
                    </w:rPr>
                    <w:t>Desambiguación y Enlace</w:t>
                  </w:r>
                </w:p>
              </w:tc>
            </w:tr>
            <w:tr w:rsidR="00F63023" w:rsidRPr="002D5A2C" w:rsidTr="00F10CF0">
              <w:trPr>
                <w:trHeight w:val="326"/>
              </w:trPr>
              <w:tc>
                <w:tcPr>
                  <w:tcW w:w="1878" w:type="dxa"/>
                  <w:shd w:val="clear" w:color="auto" w:fill="EAF1DD" w:themeFill="accent3" w:themeFillTint="33"/>
                  <w:noWrap/>
                  <w:vAlign w:val="bottom"/>
                  <w:hideMark/>
                </w:tcPr>
                <w:p w:rsidR="00F63023" w:rsidRPr="00D10B10" w:rsidRDefault="00F63023" w:rsidP="00F10CF0">
                  <w:pPr>
                    <w:spacing w:after="0" w:line="240" w:lineRule="auto"/>
                    <w:jc w:val="center"/>
                    <w:rPr>
                      <w:rFonts w:ascii="Arial" w:eastAsia="Times New Roman" w:hAnsi="Arial" w:cs="Arial"/>
                      <w:color w:val="262626" w:themeColor="text1" w:themeTint="D9"/>
                      <w:sz w:val="20"/>
                    </w:rPr>
                  </w:pPr>
                  <w:r w:rsidRPr="00D10B10">
                    <w:rPr>
                      <w:rFonts w:ascii="Arial" w:eastAsia="Times New Roman" w:hAnsi="Arial" w:cs="Arial"/>
                      <w:color w:val="262626" w:themeColor="text1" w:themeTint="D9"/>
                      <w:sz w:val="20"/>
                    </w:rPr>
                    <w:t>Entidades</w:t>
                  </w:r>
                </w:p>
              </w:tc>
              <w:tc>
                <w:tcPr>
                  <w:tcW w:w="3507" w:type="dxa"/>
                  <w:gridSpan w:val="2"/>
                  <w:shd w:val="clear" w:color="auto" w:fill="EAF1DD" w:themeFill="accent3" w:themeFillTint="33"/>
                  <w:noWrap/>
                  <w:vAlign w:val="bottom"/>
                  <w:hideMark/>
                </w:tcPr>
                <w:p w:rsidR="00F63023" w:rsidRPr="00D10B10" w:rsidRDefault="00F63023" w:rsidP="00F10CF0">
                  <w:pPr>
                    <w:spacing w:after="0" w:line="240" w:lineRule="auto"/>
                    <w:jc w:val="center"/>
                    <w:rPr>
                      <w:rFonts w:ascii="Arial" w:eastAsia="Times New Roman" w:hAnsi="Arial" w:cs="Arial"/>
                      <w:color w:val="262626" w:themeColor="text1" w:themeTint="D9"/>
                      <w:sz w:val="20"/>
                    </w:rPr>
                  </w:pPr>
                  <w:r w:rsidRPr="00D10B10">
                    <w:rPr>
                      <w:rFonts w:ascii="Arial" w:eastAsia="Times New Roman" w:hAnsi="Arial" w:cs="Arial"/>
                      <w:color w:val="262626" w:themeColor="text1" w:themeTint="D9"/>
                      <w:sz w:val="20"/>
                    </w:rPr>
                    <w:t>Keywords Compuestas</w:t>
                  </w:r>
                </w:p>
              </w:tc>
              <w:tc>
                <w:tcPr>
                  <w:tcW w:w="2849" w:type="dxa"/>
                  <w:shd w:val="clear" w:color="auto" w:fill="EAF1DD" w:themeFill="accent3" w:themeFillTint="33"/>
                  <w:noWrap/>
                  <w:vAlign w:val="bottom"/>
                  <w:hideMark/>
                </w:tcPr>
                <w:p w:rsidR="00F63023" w:rsidRPr="00D10B10" w:rsidRDefault="00F63023" w:rsidP="00F10CF0">
                  <w:pPr>
                    <w:spacing w:after="0" w:line="240" w:lineRule="auto"/>
                    <w:jc w:val="center"/>
                    <w:rPr>
                      <w:rFonts w:ascii="Arial" w:eastAsia="Times New Roman" w:hAnsi="Arial" w:cs="Arial"/>
                      <w:color w:val="262626" w:themeColor="text1" w:themeTint="D9"/>
                      <w:sz w:val="20"/>
                    </w:rPr>
                  </w:pPr>
                  <w:r w:rsidRPr="00D10B10">
                    <w:rPr>
                      <w:rFonts w:ascii="Arial" w:eastAsia="Times New Roman" w:hAnsi="Arial" w:cs="Arial"/>
                      <w:color w:val="262626" w:themeColor="text1" w:themeTint="D9"/>
                      <w:sz w:val="20"/>
                    </w:rPr>
                    <w:t>Keywords Simples</w:t>
                  </w:r>
                </w:p>
              </w:tc>
            </w:tr>
            <w:tr w:rsidR="00F63023" w:rsidRPr="002D5A2C" w:rsidTr="00F10CF0">
              <w:trPr>
                <w:trHeight w:val="310"/>
              </w:trPr>
              <w:tc>
                <w:tcPr>
                  <w:tcW w:w="1878" w:type="dxa"/>
                  <w:shd w:val="clear" w:color="auto" w:fill="EAF1DD" w:themeFill="accent3" w:themeFillTint="33"/>
                  <w:noWrap/>
                  <w:vAlign w:val="bottom"/>
                  <w:hideMark/>
                </w:tcPr>
                <w:p w:rsidR="00F63023" w:rsidRPr="00D10B10" w:rsidRDefault="0078578A" w:rsidP="00F10CF0">
                  <w:pPr>
                    <w:spacing w:after="0" w:line="240" w:lineRule="auto"/>
                    <w:jc w:val="center"/>
                    <w:rPr>
                      <w:rFonts w:ascii="Arial" w:eastAsia="Times New Roman" w:hAnsi="Arial" w:cs="Arial"/>
                      <w:color w:val="262626" w:themeColor="text1" w:themeTint="D9"/>
                      <w:sz w:val="20"/>
                    </w:rPr>
                  </w:pPr>
                  <w:r>
                    <w:rPr>
                      <w:rFonts w:ascii="Arial" w:eastAsia="Times New Roman" w:hAnsi="Arial" w:cs="Arial"/>
                      <w:color w:val="262626" w:themeColor="text1" w:themeTint="D9"/>
                      <w:sz w:val="20"/>
                    </w:rPr>
                    <w:t>5</w:t>
                  </w:r>
                </w:p>
              </w:tc>
              <w:tc>
                <w:tcPr>
                  <w:tcW w:w="3507" w:type="dxa"/>
                  <w:gridSpan w:val="2"/>
                  <w:shd w:val="clear" w:color="auto" w:fill="EAF1DD" w:themeFill="accent3" w:themeFillTint="33"/>
                  <w:noWrap/>
                  <w:vAlign w:val="bottom"/>
                  <w:hideMark/>
                </w:tcPr>
                <w:p w:rsidR="00F63023" w:rsidRPr="00D10B10" w:rsidRDefault="0078578A" w:rsidP="00F10CF0">
                  <w:pPr>
                    <w:spacing w:after="0" w:line="240" w:lineRule="auto"/>
                    <w:jc w:val="center"/>
                    <w:rPr>
                      <w:rFonts w:ascii="Arial" w:eastAsia="Times New Roman" w:hAnsi="Arial" w:cs="Arial"/>
                      <w:color w:val="262626" w:themeColor="text1" w:themeTint="D9"/>
                      <w:sz w:val="20"/>
                    </w:rPr>
                  </w:pPr>
                  <w:r>
                    <w:rPr>
                      <w:rFonts w:ascii="Arial" w:eastAsia="Times New Roman" w:hAnsi="Arial" w:cs="Arial"/>
                      <w:color w:val="262626" w:themeColor="text1" w:themeTint="D9"/>
                      <w:sz w:val="20"/>
                    </w:rPr>
                    <w:t>4</w:t>
                  </w:r>
                </w:p>
              </w:tc>
              <w:tc>
                <w:tcPr>
                  <w:tcW w:w="2849" w:type="dxa"/>
                  <w:shd w:val="clear" w:color="auto" w:fill="EAF1DD" w:themeFill="accent3" w:themeFillTint="33"/>
                  <w:noWrap/>
                  <w:vAlign w:val="bottom"/>
                  <w:hideMark/>
                </w:tcPr>
                <w:p w:rsidR="00F63023" w:rsidRPr="00D10B10" w:rsidRDefault="0078578A" w:rsidP="00F10CF0">
                  <w:pPr>
                    <w:spacing w:after="0" w:line="240" w:lineRule="auto"/>
                    <w:jc w:val="center"/>
                    <w:rPr>
                      <w:rFonts w:ascii="Arial" w:eastAsia="Times New Roman" w:hAnsi="Arial" w:cs="Arial"/>
                      <w:color w:val="262626" w:themeColor="text1" w:themeTint="D9"/>
                      <w:sz w:val="20"/>
                    </w:rPr>
                  </w:pPr>
                  <w:r>
                    <w:rPr>
                      <w:rFonts w:ascii="Arial" w:eastAsia="Times New Roman" w:hAnsi="Arial" w:cs="Arial"/>
                      <w:color w:val="262626" w:themeColor="text1" w:themeTint="D9"/>
                      <w:sz w:val="20"/>
                    </w:rPr>
                    <w:t>39</w:t>
                  </w:r>
                </w:p>
              </w:tc>
            </w:tr>
          </w:tbl>
          <w:p w:rsidR="00F63023" w:rsidRPr="002D5A2C" w:rsidRDefault="00F63023" w:rsidP="00F10CF0">
            <w:pPr>
              <w:pStyle w:val="contenido"/>
              <w:spacing w:after="0" w:line="276" w:lineRule="auto"/>
              <w:jc w:val="center"/>
              <w:rPr>
                <w:color w:val="262626" w:themeColor="text1" w:themeTint="D9"/>
                <w:sz w:val="20"/>
              </w:rPr>
            </w:pPr>
          </w:p>
        </w:tc>
      </w:tr>
    </w:tbl>
    <w:p w:rsidR="00F63023" w:rsidRDefault="00786E76" w:rsidP="00B434DC">
      <w:pPr>
        <w:pStyle w:val="titulosTF"/>
        <w:ind w:left="142"/>
        <w:rPr>
          <w:sz w:val="18"/>
        </w:rPr>
      </w:pPr>
      <w:r w:rsidRPr="00786E76">
        <w:rPr>
          <w:sz w:val="18"/>
        </w:rPr>
        <w:t>Fuente: (propio)</w:t>
      </w:r>
    </w:p>
    <w:p w:rsidR="00B434DC" w:rsidRDefault="00B434DC" w:rsidP="00B434DC">
      <w:pPr>
        <w:pStyle w:val="contenido"/>
      </w:pPr>
      <w:r>
        <w:t xml:space="preserve">Tomando los resultados de los servicio web de Extracción y el servicio web de Desambiguación y Enlace, </w:t>
      </w:r>
      <w:r w:rsidR="002C61DA">
        <w:t xml:space="preserve">se construye la figura </w:t>
      </w:r>
      <w:r w:rsidR="00707361">
        <w:t>43 en función de entidades, keywo</w:t>
      </w:r>
      <w:r w:rsidR="00065912">
        <w:t>r</w:t>
      </w:r>
      <w:r w:rsidR="00707361">
        <w:t xml:space="preserve">ds compuestos y keywords simples, </w:t>
      </w:r>
    </w:p>
    <w:p w:rsidR="002C61DA" w:rsidRDefault="0078578A" w:rsidP="002C61DA">
      <w:pPr>
        <w:pStyle w:val="contenido"/>
        <w:keepNext/>
        <w:spacing w:after="0"/>
        <w:jc w:val="center"/>
      </w:pPr>
      <w:r>
        <w:rPr>
          <w:noProof/>
          <w:lang w:eastAsia="es-EC"/>
        </w:rPr>
        <w:drawing>
          <wp:inline distT="0" distB="0" distL="0" distR="0" wp14:anchorId="0A6C8122" wp14:editId="7FA2B0D7">
            <wp:extent cx="4824000" cy="2592000"/>
            <wp:effectExtent l="0" t="0" r="15240" b="18415"/>
            <wp:docPr id="45" name="Gráfico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rsidR="002C61DA" w:rsidRDefault="002C61DA" w:rsidP="00DD4AF4">
      <w:pPr>
        <w:pStyle w:val="titulosTF"/>
        <w:spacing w:after="0"/>
        <w:ind w:left="567"/>
      </w:pPr>
      <w:bookmarkStart w:id="188" w:name="_Toc414268726"/>
      <w:r>
        <w:t xml:space="preserve">Figura </w:t>
      </w:r>
      <w:r w:rsidR="009C5032">
        <w:fldChar w:fldCharType="begin"/>
      </w:r>
      <w:r w:rsidR="009C5032">
        <w:instrText xml:space="preserve"> SEQ Figura \* ARABIC </w:instrText>
      </w:r>
      <w:r w:rsidR="009C5032">
        <w:fldChar w:fldCharType="separate"/>
      </w:r>
      <w:r w:rsidR="007B6AFC">
        <w:rPr>
          <w:noProof/>
        </w:rPr>
        <w:t>43</w:t>
      </w:r>
      <w:r w:rsidR="009C5032">
        <w:rPr>
          <w:noProof/>
        </w:rPr>
        <w:fldChar w:fldCharType="end"/>
      </w:r>
      <w:r>
        <w:t>: Entidades, keywords compuestas y simples, resultados de los servicio de extracción y desambiguación/enlace</w:t>
      </w:r>
      <w:bookmarkEnd w:id="188"/>
    </w:p>
    <w:p w:rsidR="002C61DA" w:rsidRDefault="002C61DA" w:rsidP="00DD4AF4">
      <w:pPr>
        <w:pStyle w:val="titulosTF"/>
        <w:ind w:left="567"/>
        <w:rPr>
          <w:sz w:val="18"/>
        </w:rPr>
      </w:pPr>
      <w:r w:rsidRPr="002C61DA">
        <w:rPr>
          <w:sz w:val="18"/>
        </w:rPr>
        <w:t>Fuente: (propio)</w:t>
      </w:r>
    </w:p>
    <w:p w:rsidR="005C4B4D" w:rsidRDefault="005C4B4D" w:rsidP="002E5268">
      <w:pPr>
        <w:pStyle w:val="contenido"/>
      </w:pPr>
    </w:p>
    <w:p w:rsidR="002E5268" w:rsidRPr="002C61DA" w:rsidRDefault="005C4B4D" w:rsidP="002E5268">
      <w:pPr>
        <w:pStyle w:val="contenido"/>
      </w:pPr>
      <w:r>
        <w:lastRenderedPageBreak/>
        <w:t xml:space="preserve">En la tabla 30 se expones las entidades resultantes del servicio web de </w:t>
      </w:r>
      <w:r w:rsidR="00225937">
        <w:t>extracción</w:t>
      </w:r>
      <w:r>
        <w:t xml:space="preserve"> y los recursos de D</w:t>
      </w:r>
      <w:r w:rsidR="00225937">
        <w:t>Bpedia con cuales se los enlazó,  teniendo en cuenta que no todas la entidad pueden ser enlazadas.</w:t>
      </w:r>
    </w:p>
    <w:p w:rsidR="0070436D" w:rsidRDefault="0070436D" w:rsidP="0070436D">
      <w:pPr>
        <w:pStyle w:val="titulosTF"/>
      </w:pPr>
      <w:bookmarkStart w:id="189" w:name="_Toc414268761"/>
      <w:r>
        <w:t xml:space="preserve">Tabla </w:t>
      </w:r>
      <w:r w:rsidR="009C5032">
        <w:fldChar w:fldCharType="begin"/>
      </w:r>
      <w:r w:rsidR="009C5032">
        <w:instrText xml:space="preserve"> SEQ Tabla \* ARABIC </w:instrText>
      </w:r>
      <w:r w:rsidR="009C5032">
        <w:fldChar w:fldCharType="separate"/>
      </w:r>
      <w:r w:rsidR="007B6AFC">
        <w:rPr>
          <w:noProof/>
        </w:rPr>
        <w:t>30</w:t>
      </w:r>
      <w:r w:rsidR="009C5032">
        <w:rPr>
          <w:noProof/>
        </w:rPr>
        <w:fldChar w:fldCharType="end"/>
      </w:r>
      <w:r>
        <w:t>: Entidades enlazadas y no enlazadas</w:t>
      </w:r>
      <w:bookmarkEnd w:id="189"/>
    </w:p>
    <w:tbl>
      <w:tblPr>
        <w:tblW w:w="0" w:type="auto"/>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329"/>
        <w:gridCol w:w="1559"/>
        <w:gridCol w:w="3969"/>
        <w:gridCol w:w="2552"/>
      </w:tblGrid>
      <w:tr w:rsidR="0070436D" w:rsidTr="000214F6">
        <w:trPr>
          <w:trHeight w:val="315"/>
        </w:trPr>
        <w:tc>
          <w:tcPr>
            <w:tcW w:w="329" w:type="dxa"/>
            <w:tcBorders>
              <w:top w:val="single" w:sz="6" w:space="0" w:color="DD5244"/>
              <w:left w:val="single" w:sz="6" w:space="0" w:color="DD5244"/>
              <w:bottom w:val="single" w:sz="6" w:space="0" w:color="2F426A"/>
              <w:right w:val="single" w:sz="6" w:space="0" w:color="DD5244"/>
            </w:tcBorders>
            <w:tcMar>
              <w:top w:w="30" w:type="dxa"/>
              <w:left w:w="45" w:type="dxa"/>
              <w:bottom w:w="30" w:type="dxa"/>
              <w:right w:w="45" w:type="dxa"/>
            </w:tcMar>
            <w:vAlign w:val="center"/>
            <w:hideMark/>
          </w:tcPr>
          <w:p w:rsidR="0070436D" w:rsidRDefault="0070436D" w:rsidP="000214F6">
            <w:pPr>
              <w:spacing w:after="0"/>
              <w:rPr>
                <w:rFonts w:ascii="Arial" w:hAnsi="Arial" w:cs="Arial"/>
                <w:color w:val="222222"/>
                <w:sz w:val="20"/>
                <w:szCs w:val="20"/>
              </w:rPr>
            </w:pPr>
            <w:r>
              <w:rPr>
                <w:rFonts w:ascii="Arial" w:hAnsi="Arial" w:cs="Arial"/>
                <w:color w:val="222222"/>
                <w:sz w:val="20"/>
                <w:szCs w:val="20"/>
              </w:rPr>
              <w:t>#</w:t>
            </w:r>
          </w:p>
        </w:tc>
        <w:tc>
          <w:tcPr>
            <w:tcW w:w="1559" w:type="dxa"/>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70436D" w:rsidRDefault="0070436D" w:rsidP="000214F6">
            <w:pPr>
              <w:spacing w:after="0"/>
              <w:rPr>
                <w:rFonts w:ascii="Arial" w:hAnsi="Arial" w:cs="Arial"/>
                <w:color w:val="222222"/>
                <w:sz w:val="20"/>
                <w:szCs w:val="20"/>
              </w:rPr>
            </w:pPr>
            <w:r>
              <w:rPr>
                <w:rFonts w:ascii="Arial" w:hAnsi="Arial" w:cs="Arial"/>
                <w:color w:val="222222"/>
                <w:sz w:val="20"/>
                <w:szCs w:val="20"/>
              </w:rPr>
              <w:t>Entidad</w:t>
            </w:r>
          </w:p>
        </w:tc>
        <w:tc>
          <w:tcPr>
            <w:tcW w:w="3969" w:type="dxa"/>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70436D" w:rsidRDefault="0070436D" w:rsidP="000214F6">
            <w:pPr>
              <w:spacing w:after="0"/>
              <w:rPr>
                <w:rFonts w:ascii="Arial" w:hAnsi="Arial" w:cs="Arial"/>
                <w:color w:val="222222"/>
                <w:sz w:val="20"/>
                <w:szCs w:val="20"/>
              </w:rPr>
            </w:pPr>
            <w:r>
              <w:rPr>
                <w:rFonts w:ascii="Arial" w:hAnsi="Arial" w:cs="Arial"/>
                <w:color w:val="222222"/>
                <w:sz w:val="20"/>
                <w:szCs w:val="20"/>
              </w:rPr>
              <w:t>Tipo</w:t>
            </w:r>
          </w:p>
        </w:tc>
        <w:tc>
          <w:tcPr>
            <w:tcW w:w="2552" w:type="dxa"/>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70436D" w:rsidRDefault="0070436D" w:rsidP="000214F6">
            <w:pPr>
              <w:spacing w:after="0"/>
              <w:rPr>
                <w:rFonts w:ascii="Arial" w:hAnsi="Arial" w:cs="Arial"/>
                <w:color w:val="222222"/>
                <w:sz w:val="20"/>
                <w:szCs w:val="20"/>
              </w:rPr>
            </w:pPr>
            <w:r>
              <w:rPr>
                <w:rFonts w:ascii="Arial" w:hAnsi="Arial" w:cs="Arial"/>
                <w:color w:val="222222"/>
                <w:sz w:val="20"/>
                <w:szCs w:val="20"/>
              </w:rPr>
              <w:t>Enlace</w:t>
            </w:r>
          </w:p>
        </w:tc>
      </w:tr>
      <w:tr w:rsidR="0070436D" w:rsidTr="000214F6">
        <w:trPr>
          <w:trHeight w:val="315"/>
        </w:trPr>
        <w:tc>
          <w:tcPr>
            <w:tcW w:w="329" w:type="dxa"/>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70436D" w:rsidRDefault="0070436D" w:rsidP="000214F6">
            <w:pPr>
              <w:spacing w:after="0"/>
              <w:rPr>
                <w:rFonts w:ascii="Arial" w:hAnsi="Arial" w:cs="Arial"/>
                <w:color w:val="222222"/>
                <w:sz w:val="20"/>
                <w:szCs w:val="20"/>
              </w:rPr>
            </w:pPr>
            <w:r>
              <w:rPr>
                <w:rFonts w:ascii="Arial" w:hAnsi="Arial" w:cs="Arial"/>
                <w:color w:val="222222"/>
                <w:sz w:val="20"/>
                <w:szCs w:val="20"/>
              </w:rPr>
              <w:t>1</w:t>
            </w:r>
          </w:p>
        </w:tc>
        <w:tc>
          <w:tcPr>
            <w:tcW w:w="1559"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70436D" w:rsidRDefault="0070436D" w:rsidP="000214F6">
            <w:pPr>
              <w:spacing w:after="0"/>
              <w:rPr>
                <w:rFonts w:ascii="Arial" w:hAnsi="Arial" w:cs="Arial"/>
                <w:color w:val="222222"/>
                <w:sz w:val="20"/>
                <w:szCs w:val="20"/>
              </w:rPr>
            </w:pPr>
            <w:r>
              <w:rPr>
                <w:rFonts w:ascii="Arial" w:hAnsi="Arial" w:cs="Arial"/>
                <w:color w:val="222222"/>
                <w:sz w:val="20"/>
                <w:szCs w:val="20"/>
              </w:rPr>
              <w:t>Phytelephas aequatorialis</w:t>
            </w:r>
          </w:p>
        </w:tc>
        <w:tc>
          <w:tcPr>
            <w:tcW w:w="3969"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70436D" w:rsidRDefault="0070436D" w:rsidP="000214F6">
            <w:pPr>
              <w:spacing w:after="0"/>
              <w:rPr>
                <w:rFonts w:ascii="Arial" w:hAnsi="Arial" w:cs="Arial"/>
                <w:sz w:val="20"/>
                <w:szCs w:val="20"/>
              </w:rPr>
            </w:pPr>
            <w:r>
              <w:rPr>
                <w:rFonts w:ascii="Arial" w:hAnsi="Arial" w:cs="Arial"/>
                <w:sz w:val="20"/>
                <w:szCs w:val="20"/>
              </w:rPr>
              <w:t>http://www.w3.org/2002/07/owl#Thing</w:t>
            </w:r>
            <w:r>
              <w:rPr>
                <w:rFonts w:ascii="Arial" w:hAnsi="Arial" w:cs="Arial"/>
                <w:sz w:val="20"/>
                <w:szCs w:val="20"/>
              </w:rPr>
              <w:br/>
              <w:t>http://dbpedia.org/ontology/Eukaryote</w:t>
            </w:r>
            <w:r>
              <w:rPr>
                <w:rFonts w:ascii="Arial" w:hAnsi="Arial" w:cs="Arial"/>
                <w:sz w:val="20"/>
                <w:szCs w:val="20"/>
              </w:rPr>
              <w:br/>
              <w:t>http://dbpedia.org/ontology/Plant</w:t>
            </w:r>
            <w:r>
              <w:rPr>
                <w:rFonts w:ascii="Arial" w:hAnsi="Arial" w:cs="Arial"/>
                <w:sz w:val="20"/>
                <w:szCs w:val="20"/>
              </w:rPr>
              <w:br/>
              <w:t>http://dbpedia.org/ontology/Species</w:t>
            </w:r>
          </w:p>
        </w:tc>
        <w:tc>
          <w:tcPr>
            <w:tcW w:w="255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70436D" w:rsidRPr="0070436D" w:rsidRDefault="009C5032" w:rsidP="000214F6">
            <w:pPr>
              <w:spacing w:after="0"/>
              <w:rPr>
                <w:rFonts w:ascii="Arial" w:hAnsi="Arial" w:cs="Arial"/>
                <w:sz w:val="20"/>
                <w:szCs w:val="20"/>
              </w:rPr>
            </w:pPr>
            <w:hyperlink r:id="rId81" w:tgtFrame="_blank" w:history="1">
              <w:r w:rsidR="0070436D" w:rsidRPr="0070436D">
                <w:rPr>
                  <w:rStyle w:val="Hipervnculo"/>
                  <w:rFonts w:ascii="Arial" w:hAnsi="Arial" w:cs="Arial"/>
                  <w:color w:val="auto"/>
                  <w:sz w:val="20"/>
                  <w:szCs w:val="20"/>
                  <w:u w:val="none"/>
                </w:rPr>
                <w:t>http://dbpedia.org/resource/Phytelephas_aequatorialis</w:t>
              </w:r>
            </w:hyperlink>
          </w:p>
        </w:tc>
      </w:tr>
      <w:tr w:rsidR="0070436D" w:rsidTr="000214F6">
        <w:trPr>
          <w:trHeight w:val="315"/>
        </w:trPr>
        <w:tc>
          <w:tcPr>
            <w:tcW w:w="329" w:type="dxa"/>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70436D" w:rsidRDefault="0070436D" w:rsidP="000214F6">
            <w:pPr>
              <w:spacing w:after="0"/>
              <w:rPr>
                <w:rFonts w:ascii="Arial" w:hAnsi="Arial" w:cs="Arial"/>
                <w:color w:val="222222"/>
                <w:sz w:val="20"/>
                <w:szCs w:val="20"/>
              </w:rPr>
            </w:pPr>
            <w:r>
              <w:rPr>
                <w:rFonts w:ascii="Arial" w:hAnsi="Arial" w:cs="Arial"/>
                <w:color w:val="222222"/>
                <w:sz w:val="20"/>
                <w:szCs w:val="20"/>
              </w:rPr>
              <w:t>2</w:t>
            </w:r>
          </w:p>
        </w:tc>
        <w:tc>
          <w:tcPr>
            <w:tcW w:w="1559"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70436D" w:rsidRDefault="0070436D" w:rsidP="000214F6">
            <w:pPr>
              <w:spacing w:after="0"/>
              <w:rPr>
                <w:rFonts w:ascii="Arial" w:hAnsi="Arial" w:cs="Arial"/>
                <w:color w:val="222222"/>
                <w:sz w:val="20"/>
                <w:szCs w:val="20"/>
              </w:rPr>
            </w:pPr>
            <w:r>
              <w:rPr>
                <w:rFonts w:ascii="Arial" w:hAnsi="Arial" w:cs="Arial"/>
                <w:color w:val="222222"/>
                <w:sz w:val="20"/>
                <w:szCs w:val="20"/>
              </w:rPr>
              <w:t>tagua</w:t>
            </w:r>
          </w:p>
        </w:tc>
        <w:tc>
          <w:tcPr>
            <w:tcW w:w="3969"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70436D" w:rsidRDefault="0070436D" w:rsidP="000214F6">
            <w:pPr>
              <w:spacing w:after="0"/>
              <w:rPr>
                <w:rFonts w:ascii="Arial" w:hAnsi="Arial" w:cs="Arial"/>
                <w:sz w:val="20"/>
                <w:szCs w:val="20"/>
              </w:rPr>
            </w:pPr>
            <w:r>
              <w:rPr>
                <w:rFonts w:ascii="Arial" w:hAnsi="Arial" w:cs="Arial"/>
                <w:sz w:val="20"/>
                <w:szCs w:val="20"/>
              </w:rPr>
              <w:t>http://www.w3.org/2002/07/owl#Thing</w:t>
            </w:r>
            <w:r>
              <w:rPr>
                <w:rFonts w:ascii="Arial" w:hAnsi="Arial" w:cs="Arial"/>
                <w:sz w:val="20"/>
                <w:szCs w:val="20"/>
              </w:rPr>
              <w:br/>
              <w:t>http://dbpedia.org/ontology/Eukaryote</w:t>
            </w:r>
            <w:r>
              <w:rPr>
                <w:rFonts w:ascii="Arial" w:hAnsi="Arial" w:cs="Arial"/>
                <w:sz w:val="20"/>
                <w:szCs w:val="20"/>
              </w:rPr>
              <w:br/>
              <w:t>http://dbpedia.org/ontology/Plant</w:t>
            </w:r>
            <w:r>
              <w:rPr>
                <w:rFonts w:ascii="Arial" w:hAnsi="Arial" w:cs="Arial"/>
                <w:sz w:val="20"/>
                <w:szCs w:val="20"/>
              </w:rPr>
              <w:br/>
              <w:t>http://dbpedia.org/ontology/Species</w:t>
            </w:r>
          </w:p>
        </w:tc>
        <w:tc>
          <w:tcPr>
            <w:tcW w:w="255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70436D" w:rsidRPr="0070436D" w:rsidRDefault="009C5032" w:rsidP="000214F6">
            <w:pPr>
              <w:spacing w:after="0"/>
              <w:rPr>
                <w:rFonts w:ascii="Arial" w:hAnsi="Arial" w:cs="Arial"/>
                <w:sz w:val="20"/>
                <w:szCs w:val="20"/>
              </w:rPr>
            </w:pPr>
            <w:hyperlink r:id="rId82" w:tgtFrame="_blank" w:history="1">
              <w:r w:rsidR="0070436D" w:rsidRPr="0070436D">
                <w:rPr>
                  <w:rStyle w:val="Hipervnculo"/>
                  <w:rFonts w:ascii="Arial" w:hAnsi="Arial" w:cs="Arial"/>
                  <w:color w:val="auto"/>
                  <w:sz w:val="20"/>
                  <w:szCs w:val="20"/>
                  <w:u w:val="none"/>
                </w:rPr>
                <w:t>http://dbpedia.org/resource/Phytelephas</w:t>
              </w:r>
            </w:hyperlink>
          </w:p>
        </w:tc>
      </w:tr>
      <w:tr w:rsidR="0070436D" w:rsidTr="000214F6">
        <w:trPr>
          <w:trHeight w:val="315"/>
        </w:trPr>
        <w:tc>
          <w:tcPr>
            <w:tcW w:w="329" w:type="dxa"/>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70436D" w:rsidRDefault="0070436D" w:rsidP="000214F6">
            <w:pPr>
              <w:spacing w:after="0"/>
              <w:rPr>
                <w:rFonts w:ascii="Arial" w:hAnsi="Arial" w:cs="Arial"/>
                <w:color w:val="222222"/>
                <w:sz w:val="20"/>
                <w:szCs w:val="20"/>
              </w:rPr>
            </w:pPr>
            <w:r>
              <w:rPr>
                <w:rFonts w:ascii="Arial" w:hAnsi="Arial" w:cs="Arial"/>
                <w:color w:val="222222"/>
                <w:sz w:val="20"/>
                <w:szCs w:val="20"/>
              </w:rPr>
              <w:t>3</w:t>
            </w:r>
          </w:p>
        </w:tc>
        <w:tc>
          <w:tcPr>
            <w:tcW w:w="1559"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70436D" w:rsidRDefault="0070436D" w:rsidP="000214F6">
            <w:pPr>
              <w:spacing w:after="0"/>
              <w:rPr>
                <w:rFonts w:ascii="Arial" w:hAnsi="Arial" w:cs="Arial"/>
                <w:color w:val="222222"/>
                <w:sz w:val="20"/>
                <w:szCs w:val="20"/>
              </w:rPr>
            </w:pPr>
            <w:r>
              <w:rPr>
                <w:rFonts w:ascii="Arial" w:hAnsi="Arial" w:cs="Arial"/>
                <w:color w:val="222222"/>
                <w:sz w:val="20"/>
                <w:szCs w:val="20"/>
              </w:rPr>
              <w:t>US</w:t>
            </w:r>
          </w:p>
        </w:tc>
        <w:tc>
          <w:tcPr>
            <w:tcW w:w="3969"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70436D" w:rsidRDefault="0070436D" w:rsidP="000214F6">
            <w:pPr>
              <w:spacing w:after="0"/>
              <w:rPr>
                <w:rFonts w:ascii="Arial" w:hAnsi="Arial" w:cs="Arial"/>
                <w:sz w:val="20"/>
                <w:szCs w:val="20"/>
              </w:rPr>
            </w:pPr>
            <w:r>
              <w:rPr>
                <w:rFonts w:ascii="Arial" w:hAnsi="Arial" w:cs="Arial"/>
                <w:sz w:val="20"/>
                <w:szCs w:val="20"/>
              </w:rPr>
              <w:t>http://www.w3.org/2002/07/owl#Thing</w:t>
            </w:r>
            <w:r>
              <w:rPr>
                <w:rFonts w:ascii="Arial" w:hAnsi="Arial" w:cs="Arial"/>
                <w:sz w:val="20"/>
                <w:szCs w:val="20"/>
              </w:rPr>
              <w:br/>
              <w:t>http://schema.org/Organization</w:t>
            </w:r>
            <w:r>
              <w:rPr>
                <w:rFonts w:ascii="Arial" w:hAnsi="Arial" w:cs="Arial"/>
                <w:sz w:val="20"/>
                <w:szCs w:val="20"/>
              </w:rPr>
              <w:br/>
              <w:t>http://dbpedia.org/ontology/Agent</w:t>
            </w:r>
            <w:r>
              <w:rPr>
                <w:rFonts w:ascii="Arial" w:hAnsi="Arial" w:cs="Arial"/>
                <w:sz w:val="20"/>
                <w:szCs w:val="20"/>
              </w:rPr>
              <w:br/>
              <w:t>http://dbpedia.org/ontology/Organisation</w:t>
            </w:r>
          </w:p>
        </w:tc>
        <w:tc>
          <w:tcPr>
            <w:tcW w:w="255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70436D" w:rsidRPr="0070436D" w:rsidRDefault="009C5032" w:rsidP="000214F6">
            <w:pPr>
              <w:spacing w:after="0"/>
              <w:rPr>
                <w:rFonts w:ascii="Arial" w:hAnsi="Arial" w:cs="Arial"/>
                <w:sz w:val="20"/>
                <w:szCs w:val="20"/>
              </w:rPr>
            </w:pPr>
            <w:hyperlink r:id="rId83" w:tgtFrame="_blank" w:history="1">
              <w:r w:rsidR="0070436D" w:rsidRPr="0070436D">
                <w:rPr>
                  <w:rStyle w:val="Hipervnculo"/>
                  <w:rFonts w:ascii="Arial" w:hAnsi="Arial" w:cs="Arial"/>
                  <w:color w:val="auto"/>
                  <w:sz w:val="20"/>
                  <w:szCs w:val="20"/>
                  <w:u w:val="none"/>
                </w:rPr>
                <w:t>http://dbpedia.org/resource/Union_State</w:t>
              </w:r>
            </w:hyperlink>
          </w:p>
        </w:tc>
      </w:tr>
      <w:tr w:rsidR="0070436D" w:rsidTr="000214F6">
        <w:trPr>
          <w:trHeight w:val="315"/>
        </w:trPr>
        <w:tc>
          <w:tcPr>
            <w:tcW w:w="329" w:type="dxa"/>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70436D" w:rsidRDefault="0070436D" w:rsidP="000214F6">
            <w:pPr>
              <w:spacing w:after="0"/>
              <w:rPr>
                <w:rFonts w:ascii="Arial" w:hAnsi="Arial" w:cs="Arial"/>
                <w:color w:val="222222"/>
                <w:sz w:val="20"/>
                <w:szCs w:val="20"/>
              </w:rPr>
            </w:pPr>
            <w:r>
              <w:rPr>
                <w:rFonts w:ascii="Arial" w:hAnsi="Arial" w:cs="Arial"/>
                <w:color w:val="222222"/>
                <w:sz w:val="20"/>
                <w:szCs w:val="20"/>
              </w:rPr>
              <w:t>4</w:t>
            </w:r>
          </w:p>
        </w:tc>
        <w:tc>
          <w:tcPr>
            <w:tcW w:w="1559"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70436D" w:rsidRDefault="0070436D" w:rsidP="000214F6">
            <w:pPr>
              <w:spacing w:after="0"/>
              <w:rPr>
                <w:rFonts w:ascii="Arial" w:hAnsi="Arial" w:cs="Arial"/>
                <w:color w:val="222222"/>
                <w:sz w:val="20"/>
                <w:szCs w:val="20"/>
              </w:rPr>
            </w:pPr>
            <w:r>
              <w:rPr>
                <w:rFonts w:ascii="Arial" w:hAnsi="Arial" w:cs="Arial"/>
                <w:color w:val="222222"/>
                <w:sz w:val="20"/>
                <w:szCs w:val="20"/>
              </w:rPr>
              <w:t>Ecuador</w:t>
            </w:r>
          </w:p>
        </w:tc>
        <w:tc>
          <w:tcPr>
            <w:tcW w:w="3969"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70436D" w:rsidRDefault="0070436D" w:rsidP="000214F6">
            <w:pPr>
              <w:spacing w:after="0"/>
              <w:rPr>
                <w:rFonts w:ascii="Arial" w:hAnsi="Arial" w:cs="Arial"/>
                <w:sz w:val="20"/>
                <w:szCs w:val="20"/>
              </w:rPr>
            </w:pPr>
            <w:r>
              <w:rPr>
                <w:rFonts w:ascii="Arial" w:hAnsi="Arial" w:cs="Arial"/>
                <w:sz w:val="20"/>
                <w:szCs w:val="20"/>
              </w:rPr>
              <w:t>http://www.w3.org/2002/07/owl#Thing</w:t>
            </w:r>
            <w:r>
              <w:rPr>
                <w:rFonts w:ascii="Arial" w:hAnsi="Arial" w:cs="Arial"/>
                <w:sz w:val="20"/>
                <w:szCs w:val="20"/>
              </w:rPr>
              <w:br/>
              <w:t>http://dbpedia.org/ontology/Country</w:t>
            </w:r>
            <w:r>
              <w:rPr>
                <w:rFonts w:ascii="Arial" w:hAnsi="Arial" w:cs="Arial"/>
                <w:sz w:val="20"/>
                <w:szCs w:val="20"/>
              </w:rPr>
              <w:br/>
              <w:t>http://dbpedia.org/ontology/Place</w:t>
            </w:r>
            <w:r>
              <w:rPr>
                <w:rFonts w:ascii="Arial" w:hAnsi="Arial" w:cs="Arial"/>
                <w:sz w:val="20"/>
                <w:szCs w:val="20"/>
              </w:rPr>
              <w:br/>
              <w:t>http://dbpedia.org/ontology/PopulatedPlace</w:t>
            </w:r>
            <w:r>
              <w:rPr>
                <w:rFonts w:ascii="Arial" w:hAnsi="Arial" w:cs="Arial"/>
                <w:sz w:val="20"/>
                <w:szCs w:val="20"/>
              </w:rPr>
              <w:br/>
              <w:t>http://schema.org/Country</w:t>
            </w:r>
            <w:r>
              <w:rPr>
                <w:rFonts w:ascii="Arial" w:hAnsi="Arial" w:cs="Arial"/>
                <w:sz w:val="20"/>
                <w:szCs w:val="20"/>
              </w:rPr>
              <w:br/>
              <w:t>http://schema.org/Place</w:t>
            </w:r>
          </w:p>
        </w:tc>
        <w:tc>
          <w:tcPr>
            <w:tcW w:w="255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70436D" w:rsidRPr="0070436D" w:rsidRDefault="009C5032" w:rsidP="000214F6">
            <w:pPr>
              <w:spacing w:after="0"/>
              <w:rPr>
                <w:rFonts w:ascii="Arial" w:hAnsi="Arial" w:cs="Arial"/>
                <w:sz w:val="20"/>
                <w:szCs w:val="20"/>
              </w:rPr>
            </w:pPr>
            <w:hyperlink r:id="rId84" w:tgtFrame="_blank" w:history="1">
              <w:r w:rsidR="0070436D" w:rsidRPr="0070436D">
                <w:rPr>
                  <w:rStyle w:val="Hipervnculo"/>
                  <w:rFonts w:ascii="Arial" w:hAnsi="Arial" w:cs="Arial"/>
                  <w:color w:val="auto"/>
                  <w:sz w:val="20"/>
                  <w:szCs w:val="20"/>
                  <w:u w:val="none"/>
                </w:rPr>
                <w:t>http://dbpedia.org/resource/Ecuador</w:t>
              </w:r>
            </w:hyperlink>
          </w:p>
        </w:tc>
      </w:tr>
      <w:tr w:rsidR="0070436D" w:rsidTr="000214F6">
        <w:trPr>
          <w:trHeight w:val="315"/>
        </w:trPr>
        <w:tc>
          <w:tcPr>
            <w:tcW w:w="329" w:type="dxa"/>
            <w:tcBorders>
              <w:top w:val="single" w:sz="6" w:space="0" w:color="CCCCCC"/>
              <w:left w:val="single" w:sz="6" w:space="0" w:color="2F426A"/>
              <w:bottom w:val="single" w:sz="6" w:space="0" w:color="CCCCCC"/>
              <w:right w:val="single" w:sz="6" w:space="0" w:color="2F426A"/>
            </w:tcBorders>
            <w:tcMar>
              <w:top w:w="30" w:type="dxa"/>
              <w:left w:w="45" w:type="dxa"/>
              <w:bottom w:w="30" w:type="dxa"/>
              <w:right w:w="45" w:type="dxa"/>
            </w:tcMar>
            <w:vAlign w:val="center"/>
            <w:hideMark/>
          </w:tcPr>
          <w:p w:rsidR="0070436D" w:rsidRDefault="0070436D" w:rsidP="000214F6">
            <w:pPr>
              <w:spacing w:after="0"/>
              <w:rPr>
                <w:rFonts w:ascii="Arial" w:hAnsi="Arial" w:cs="Arial"/>
                <w:color w:val="222222"/>
                <w:sz w:val="20"/>
                <w:szCs w:val="20"/>
              </w:rPr>
            </w:pPr>
            <w:r>
              <w:rPr>
                <w:rFonts w:ascii="Arial" w:hAnsi="Arial" w:cs="Arial"/>
                <w:color w:val="222222"/>
                <w:sz w:val="20"/>
                <w:szCs w:val="20"/>
              </w:rPr>
              <w:t>5</w:t>
            </w:r>
          </w:p>
        </w:tc>
        <w:tc>
          <w:tcPr>
            <w:tcW w:w="1559"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70436D" w:rsidRDefault="0070436D" w:rsidP="000214F6">
            <w:pPr>
              <w:spacing w:after="0"/>
              <w:rPr>
                <w:rFonts w:ascii="Arial" w:hAnsi="Arial" w:cs="Arial"/>
                <w:color w:val="222222"/>
                <w:sz w:val="20"/>
                <w:szCs w:val="20"/>
              </w:rPr>
            </w:pPr>
            <w:r>
              <w:rPr>
                <w:rFonts w:ascii="Arial" w:hAnsi="Arial" w:cs="Arial"/>
                <w:color w:val="222222"/>
                <w:sz w:val="20"/>
                <w:szCs w:val="20"/>
              </w:rPr>
              <w:t>Phytelephas</w:t>
            </w:r>
          </w:p>
        </w:tc>
        <w:tc>
          <w:tcPr>
            <w:tcW w:w="3969"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70436D" w:rsidRDefault="0070436D" w:rsidP="000214F6">
            <w:pPr>
              <w:spacing w:after="0"/>
              <w:rPr>
                <w:rFonts w:ascii="Arial" w:hAnsi="Arial" w:cs="Arial"/>
                <w:sz w:val="20"/>
                <w:szCs w:val="20"/>
              </w:rPr>
            </w:pPr>
            <w:r>
              <w:rPr>
                <w:rFonts w:ascii="Arial" w:hAnsi="Arial" w:cs="Arial"/>
                <w:sz w:val="20"/>
                <w:szCs w:val="20"/>
              </w:rPr>
              <w:t>http://www.w3.org/2002/07/owl#Thing</w:t>
            </w:r>
            <w:r>
              <w:rPr>
                <w:rFonts w:ascii="Arial" w:hAnsi="Arial" w:cs="Arial"/>
                <w:sz w:val="20"/>
                <w:szCs w:val="20"/>
              </w:rPr>
              <w:br/>
              <w:t>http://dbpedia.org/ontology/Eukaryote</w:t>
            </w:r>
            <w:r>
              <w:rPr>
                <w:rFonts w:ascii="Arial" w:hAnsi="Arial" w:cs="Arial"/>
                <w:sz w:val="20"/>
                <w:szCs w:val="20"/>
              </w:rPr>
              <w:br/>
              <w:t>http://dbpedia.org/ontology/Plant</w:t>
            </w:r>
            <w:r>
              <w:rPr>
                <w:rFonts w:ascii="Arial" w:hAnsi="Arial" w:cs="Arial"/>
                <w:sz w:val="20"/>
                <w:szCs w:val="20"/>
              </w:rPr>
              <w:br/>
              <w:t>http://dbpedia.org/ontology/Species</w:t>
            </w:r>
          </w:p>
        </w:tc>
        <w:tc>
          <w:tcPr>
            <w:tcW w:w="2552"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70436D" w:rsidRPr="0070436D" w:rsidRDefault="009C5032" w:rsidP="000214F6">
            <w:pPr>
              <w:spacing w:after="0"/>
              <w:rPr>
                <w:rFonts w:ascii="Arial" w:hAnsi="Arial" w:cs="Arial"/>
                <w:sz w:val="20"/>
                <w:szCs w:val="20"/>
              </w:rPr>
            </w:pPr>
            <w:hyperlink r:id="rId85" w:tgtFrame="_blank" w:history="1">
              <w:r w:rsidR="0070436D" w:rsidRPr="0070436D">
                <w:rPr>
                  <w:rStyle w:val="Hipervnculo"/>
                  <w:rFonts w:ascii="Arial" w:hAnsi="Arial" w:cs="Arial"/>
                  <w:color w:val="auto"/>
                  <w:sz w:val="20"/>
                  <w:szCs w:val="20"/>
                  <w:u w:val="none"/>
                </w:rPr>
                <w:t>http://dbpedia.org/resource/Phytelephas</w:t>
              </w:r>
            </w:hyperlink>
          </w:p>
        </w:tc>
      </w:tr>
      <w:tr w:rsidR="0070436D" w:rsidTr="000214F6">
        <w:trPr>
          <w:trHeight w:val="315"/>
        </w:trPr>
        <w:tc>
          <w:tcPr>
            <w:tcW w:w="329" w:type="dxa"/>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tcPr>
          <w:p w:rsidR="0070436D" w:rsidRDefault="0070436D" w:rsidP="000214F6">
            <w:pPr>
              <w:spacing w:after="0"/>
              <w:rPr>
                <w:rFonts w:ascii="Arial" w:hAnsi="Arial" w:cs="Arial"/>
                <w:color w:val="222222"/>
                <w:sz w:val="20"/>
                <w:szCs w:val="20"/>
              </w:rPr>
            </w:pPr>
            <w:r>
              <w:rPr>
                <w:rFonts w:ascii="Arial" w:hAnsi="Arial" w:cs="Arial"/>
                <w:color w:val="222222"/>
                <w:sz w:val="20"/>
                <w:szCs w:val="20"/>
              </w:rPr>
              <w:t>6</w:t>
            </w:r>
          </w:p>
        </w:tc>
        <w:tc>
          <w:tcPr>
            <w:tcW w:w="1559"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tcPr>
          <w:p w:rsidR="0070436D" w:rsidRDefault="0070436D" w:rsidP="000214F6">
            <w:pPr>
              <w:spacing w:after="0"/>
              <w:rPr>
                <w:rFonts w:ascii="Arial" w:hAnsi="Arial" w:cs="Arial"/>
                <w:color w:val="222222"/>
                <w:sz w:val="20"/>
                <w:szCs w:val="20"/>
              </w:rPr>
            </w:pPr>
            <w:r>
              <w:rPr>
                <w:rFonts w:ascii="Arial" w:hAnsi="Arial" w:cs="Arial"/>
                <w:color w:val="222222"/>
                <w:sz w:val="20"/>
                <w:szCs w:val="20"/>
                <w:shd w:val="clear" w:color="auto" w:fill="FFFFFF"/>
              </w:rPr>
              <w:t>western Ecuador</w:t>
            </w:r>
          </w:p>
        </w:tc>
        <w:tc>
          <w:tcPr>
            <w:tcW w:w="3969"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tcPr>
          <w:p w:rsidR="0070436D" w:rsidRDefault="0070436D" w:rsidP="000214F6">
            <w:pPr>
              <w:spacing w:after="0"/>
              <w:rPr>
                <w:rFonts w:ascii="Arial" w:hAnsi="Arial" w:cs="Arial"/>
                <w:sz w:val="20"/>
                <w:szCs w:val="20"/>
              </w:rPr>
            </w:pPr>
          </w:p>
        </w:tc>
        <w:tc>
          <w:tcPr>
            <w:tcW w:w="255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tcPr>
          <w:p w:rsidR="0070436D" w:rsidRDefault="0070436D" w:rsidP="000214F6">
            <w:pPr>
              <w:spacing w:after="0"/>
              <w:rPr>
                <w:rFonts w:ascii="Arial" w:hAnsi="Arial" w:cs="Arial"/>
                <w:color w:val="1155CC"/>
                <w:sz w:val="20"/>
                <w:szCs w:val="20"/>
                <w:u w:val="single"/>
              </w:rPr>
            </w:pPr>
          </w:p>
        </w:tc>
      </w:tr>
    </w:tbl>
    <w:p w:rsidR="0070436D" w:rsidRDefault="0070436D" w:rsidP="0070436D">
      <w:pPr>
        <w:pStyle w:val="titulosTF"/>
        <w:rPr>
          <w:sz w:val="18"/>
          <w:szCs w:val="18"/>
        </w:rPr>
      </w:pPr>
      <w:r w:rsidRPr="0070436D">
        <w:rPr>
          <w:sz w:val="18"/>
          <w:szCs w:val="18"/>
        </w:rPr>
        <w:t>Fuente: (propio)</w:t>
      </w:r>
    </w:p>
    <w:p w:rsidR="008B43B9" w:rsidRDefault="008B43B9" w:rsidP="008B43B9">
      <w:pPr>
        <w:pStyle w:val="contenido"/>
      </w:pPr>
      <w:r>
        <w:t>La figura 44 muestra los porcentajes de enlaces realizados sobre el número total de entidades extraídas, teniendo un 83% de enlazadas sobre un 17% de no enlazadas.</w:t>
      </w:r>
    </w:p>
    <w:p w:rsidR="00346057" w:rsidRPr="0070436D" w:rsidRDefault="00346057" w:rsidP="0070436D">
      <w:pPr>
        <w:pStyle w:val="contenido"/>
      </w:pPr>
    </w:p>
    <w:p w:rsidR="002C61DA" w:rsidRDefault="0078578A" w:rsidP="00C35A4B">
      <w:pPr>
        <w:keepNext/>
        <w:spacing w:after="0"/>
        <w:jc w:val="center"/>
      </w:pPr>
      <w:r>
        <w:rPr>
          <w:noProof/>
        </w:rPr>
        <w:lastRenderedPageBreak/>
        <w:drawing>
          <wp:inline distT="0" distB="0" distL="0" distR="0" wp14:anchorId="1F6730DA" wp14:editId="54C9E1B4">
            <wp:extent cx="3313216" cy="2016000"/>
            <wp:effectExtent l="0" t="0" r="20955" b="22860"/>
            <wp:docPr id="42" name="Gráfico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78578A" w:rsidRDefault="002C61DA" w:rsidP="00C35A4B">
      <w:pPr>
        <w:pStyle w:val="titulosTF"/>
        <w:spacing w:after="0"/>
        <w:ind w:left="1701"/>
      </w:pPr>
      <w:bookmarkStart w:id="190" w:name="_Toc414268727"/>
      <w:r>
        <w:t xml:space="preserve">Figura </w:t>
      </w:r>
      <w:r w:rsidR="009C5032">
        <w:fldChar w:fldCharType="begin"/>
      </w:r>
      <w:r w:rsidR="009C5032">
        <w:instrText xml:space="preserve"> SEQ Figura \* ARABIC </w:instrText>
      </w:r>
      <w:r w:rsidR="009C5032">
        <w:fldChar w:fldCharType="separate"/>
      </w:r>
      <w:r w:rsidR="007B6AFC">
        <w:rPr>
          <w:noProof/>
        </w:rPr>
        <w:t>44</w:t>
      </w:r>
      <w:r w:rsidR="009C5032">
        <w:rPr>
          <w:noProof/>
        </w:rPr>
        <w:fldChar w:fldCharType="end"/>
      </w:r>
      <w:r>
        <w:t xml:space="preserve">: </w:t>
      </w:r>
      <w:r w:rsidR="00C35A4B">
        <w:t>Entidades</w:t>
      </w:r>
      <w:r w:rsidR="00225937">
        <w:t xml:space="preserve"> enlazadas y no enlaz</w:t>
      </w:r>
      <w:r w:rsidR="00C35A4B">
        <w:t>adas.</w:t>
      </w:r>
      <w:bookmarkEnd w:id="190"/>
    </w:p>
    <w:p w:rsidR="00C35A4B" w:rsidRDefault="00C35A4B" w:rsidP="00C35A4B">
      <w:pPr>
        <w:pStyle w:val="titulosTF"/>
        <w:ind w:left="1701"/>
      </w:pPr>
      <w:r>
        <w:t>Fuente: (propio)</w:t>
      </w:r>
    </w:p>
    <w:p w:rsidR="008B43B9" w:rsidRDefault="008B43B9" w:rsidP="008B43B9">
      <w:pPr>
        <w:pStyle w:val="contenido"/>
      </w:pPr>
      <w:r>
        <w:t>Las keyword compuestas resultantes del servicio de  extracción se encuentran en la tabla 31 con un total treinta y nueve, las keywords compuestas que se han enlazado  se encuentran en la tabla 32 siendo estas cuatro, constituyendo el 10% del total de keywords compuestas extraídas, la gráfica porcentual se la observa en la figura 45.</w:t>
      </w:r>
    </w:p>
    <w:p w:rsidR="00346057" w:rsidRDefault="00346057" w:rsidP="00AA446E">
      <w:pPr>
        <w:pStyle w:val="titulosTF"/>
        <w:spacing w:after="0"/>
        <w:ind w:left="142"/>
      </w:pPr>
      <w:bookmarkStart w:id="191" w:name="_Toc414268762"/>
      <w:r>
        <w:t xml:space="preserve">Tabla </w:t>
      </w:r>
      <w:r w:rsidR="009C5032">
        <w:fldChar w:fldCharType="begin"/>
      </w:r>
      <w:r w:rsidR="009C5032">
        <w:instrText xml:space="preserve"> SEQ Tabla \* ARABIC </w:instrText>
      </w:r>
      <w:r w:rsidR="009C5032">
        <w:fldChar w:fldCharType="separate"/>
      </w:r>
      <w:r w:rsidR="007B6AFC">
        <w:rPr>
          <w:noProof/>
        </w:rPr>
        <w:t>31</w:t>
      </w:r>
      <w:r w:rsidR="009C5032">
        <w:rPr>
          <w:noProof/>
        </w:rPr>
        <w:fldChar w:fldCharType="end"/>
      </w:r>
      <w:r>
        <w:t xml:space="preserve">: Keywords </w:t>
      </w:r>
      <w:r w:rsidR="00AA446E">
        <w:t>compuestas</w:t>
      </w:r>
      <w:r>
        <w:t xml:space="preserve"> resultado del servicio web de extracción.</w:t>
      </w:r>
      <w:bookmarkEnd w:id="191"/>
    </w:p>
    <w:tbl>
      <w:tblPr>
        <w:tblW w:w="0" w:type="auto"/>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13"/>
        <w:gridCol w:w="2680"/>
        <w:gridCol w:w="96"/>
        <w:gridCol w:w="313"/>
        <w:gridCol w:w="2147"/>
        <w:gridCol w:w="96"/>
        <w:gridCol w:w="313"/>
        <w:gridCol w:w="2369"/>
      </w:tblGrid>
      <w:tr w:rsidR="00C35A4B" w:rsidRPr="000214F6" w:rsidTr="000214F6">
        <w:trPr>
          <w:trHeight w:val="315"/>
          <w:jc w:val="center"/>
        </w:trPr>
        <w:tc>
          <w:tcPr>
            <w:tcW w:w="0" w:type="auto"/>
            <w:tcBorders>
              <w:top w:val="single" w:sz="6" w:space="0" w:color="DD5244"/>
              <w:left w:val="single" w:sz="6" w:space="0" w:color="DD5244"/>
              <w:bottom w:val="single" w:sz="6" w:space="0" w:color="2F426A"/>
              <w:right w:val="single" w:sz="6" w:space="0" w:color="DD5244"/>
            </w:tcBorders>
            <w:tcMar>
              <w:top w:w="30" w:type="dxa"/>
              <w:left w:w="45" w:type="dxa"/>
              <w:bottom w:w="30" w:type="dxa"/>
              <w:right w:w="45" w:type="dxa"/>
            </w:tcMar>
            <w:vAlign w:val="center"/>
            <w:hideMark/>
          </w:tcPr>
          <w:p w:rsidR="00C35A4B" w:rsidRPr="000214F6" w:rsidRDefault="00C35A4B" w:rsidP="000214F6">
            <w:pPr>
              <w:spacing w:after="0" w:line="240" w:lineRule="auto"/>
              <w:jc w:val="center"/>
              <w:rPr>
                <w:rFonts w:ascii="Arial" w:eastAsia="Times New Roman" w:hAnsi="Arial" w:cs="Arial"/>
                <w:color w:val="222222"/>
                <w:sz w:val="20"/>
                <w:szCs w:val="20"/>
              </w:rPr>
            </w:pPr>
            <w:r w:rsidRPr="000214F6">
              <w:rPr>
                <w:rFonts w:ascii="Arial" w:eastAsia="Times New Roman" w:hAnsi="Arial" w:cs="Arial"/>
                <w:color w:val="222222"/>
                <w:sz w:val="20"/>
                <w:szCs w:val="20"/>
              </w:rPr>
              <w:t>#</w:t>
            </w: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C35A4B" w:rsidRPr="000214F6" w:rsidRDefault="00C35A4B" w:rsidP="000214F6">
            <w:pPr>
              <w:spacing w:after="0" w:line="240" w:lineRule="auto"/>
              <w:rPr>
                <w:rFonts w:ascii="Arial" w:eastAsia="Times New Roman" w:hAnsi="Arial" w:cs="Arial"/>
                <w:color w:val="222222"/>
                <w:sz w:val="20"/>
                <w:szCs w:val="20"/>
              </w:rPr>
            </w:pPr>
            <w:r w:rsidRPr="000214F6">
              <w:rPr>
                <w:rFonts w:ascii="Arial" w:eastAsia="Times New Roman" w:hAnsi="Arial" w:cs="Arial"/>
                <w:color w:val="222222"/>
                <w:sz w:val="20"/>
                <w:szCs w:val="20"/>
              </w:rPr>
              <w:t>Keywords Compuestas</w:t>
            </w:r>
          </w:p>
        </w:tc>
        <w:tc>
          <w:tcPr>
            <w:tcW w:w="0" w:type="auto"/>
            <w:tcBorders>
              <w:top w:val="single" w:sz="6" w:space="0" w:color="CCCCCC"/>
              <w:left w:val="single" w:sz="6" w:space="0" w:color="CCCCCC"/>
              <w:bottom w:val="single" w:sz="6" w:space="0" w:color="CCCCCC"/>
              <w:right w:val="single" w:sz="6" w:space="0" w:color="DD5244"/>
            </w:tcBorders>
            <w:tcMar>
              <w:top w:w="30" w:type="dxa"/>
              <w:left w:w="45" w:type="dxa"/>
              <w:bottom w:w="30" w:type="dxa"/>
              <w:right w:w="45" w:type="dxa"/>
            </w:tcMar>
            <w:vAlign w:val="center"/>
            <w:hideMark/>
          </w:tcPr>
          <w:p w:rsidR="00C35A4B" w:rsidRPr="000214F6" w:rsidRDefault="00C35A4B" w:rsidP="000214F6">
            <w:pPr>
              <w:spacing w:after="0" w:line="240" w:lineRule="auto"/>
              <w:rPr>
                <w:rFonts w:ascii="Arial" w:eastAsia="Times New Roman" w:hAnsi="Arial" w:cs="Arial"/>
                <w:sz w:val="20"/>
                <w:szCs w:val="20"/>
              </w:rPr>
            </w:pP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C35A4B" w:rsidRPr="000214F6" w:rsidRDefault="00C35A4B" w:rsidP="000214F6">
            <w:pPr>
              <w:spacing w:after="0" w:line="240" w:lineRule="auto"/>
              <w:jc w:val="center"/>
              <w:rPr>
                <w:rFonts w:ascii="Arial" w:eastAsia="Times New Roman" w:hAnsi="Arial" w:cs="Arial"/>
                <w:color w:val="222222"/>
                <w:sz w:val="20"/>
                <w:szCs w:val="20"/>
              </w:rPr>
            </w:pPr>
            <w:r w:rsidRPr="000214F6">
              <w:rPr>
                <w:rFonts w:ascii="Arial" w:eastAsia="Times New Roman" w:hAnsi="Arial" w:cs="Arial"/>
                <w:color w:val="222222"/>
                <w:sz w:val="20"/>
                <w:szCs w:val="20"/>
              </w:rPr>
              <w:t>#</w:t>
            </w: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C35A4B" w:rsidRPr="000214F6" w:rsidRDefault="00C35A4B" w:rsidP="000214F6">
            <w:pPr>
              <w:spacing w:after="0" w:line="240" w:lineRule="auto"/>
              <w:rPr>
                <w:rFonts w:ascii="Arial" w:eastAsia="Times New Roman" w:hAnsi="Arial" w:cs="Arial"/>
                <w:color w:val="222222"/>
                <w:sz w:val="20"/>
                <w:szCs w:val="20"/>
              </w:rPr>
            </w:pPr>
            <w:r w:rsidRPr="000214F6">
              <w:rPr>
                <w:rFonts w:ascii="Arial" w:eastAsia="Times New Roman" w:hAnsi="Arial" w:cs="Arial"/>
                <w:color w:val="222222"/>
                <w:sz w:val="20"/>
                <w:szCs w:val="20"/>
              </w:rPr>
              <w:t>Keywords Compuestas</w:t>
            </w:r>
          </w:p>
        </w:tc>
        <w:tc>
          <w:tcPr>
            <w:tcW w:w="0" w:type="auto"/>
            <w:tcBorders>
              <w:top w:val="single" w:sz="6" w:space="0" w:color="CCCCCC"/>
              <w:left w:val="single" w:sz="6" w:space="0" w:color="CCCCCC"/>
              <w:bottom w:val="single" w:sz="6" w:space="0" w:color="CCCCCC"/>
              <w:right w:val="single" w:sz="6" w:space="0" w:color="DD5244"/>
            </w:tcBorders>
            <w:tcMar>
              <w:top w:w="30" w:type="dxa"/>
              <w:left w:w="45" w:type="dxa"/>
              <w:bottom w:w="30" w:type="dxa"/>
              <w:right w:w="45" w:type="dxa"/>
            </w:tcMar>
            <w:vAlign w:val="center"/>
            <w:hideMark/>
          </w:tcPr>
          <w:p w:rsidR="00C35A4B" w:rsidRPr="000214F6" w:rsidRDefault="00C35A4B" w:rsidP="000214F6">
            <w:pPr>
              <w:spacing w:after="0" w:line="240" w:lineRule="auto"/>
              <w:rPr>
                <w:rFonts w:ascii="Arial" w:eastAsia="Times New Roman" w:hAnsi="Arial" w:cs="Arial"/>
                <w:sz w:val="20"/>
                <w:szCs w:val="20"/>
              </w:rPr>
            </w:pP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C35A4B" w:rsidRPr="000214F6" w:rsidRDefault="00C35A4B" w:rsidP="000214F6">
            <w:pPr>
              <w:spacing w:after="0" w:line="240" w:lineRule="auto"/>
              <w:jc w:val="center"/>
              <w:rPr>
                <w:rFonts w:ascii="Arial" w:eastAsia="Times New Roman" w:hAnsi="Arial" w:cs="Arial"/>
                <w:color w:val="222222"/>
                <w:sz w:val="20"/>
                <w:szCs w:val="20"/>
              </w:rPr>
            </w:pPr>
            <w:r w:rsidRPr="000214F6">
              <w:rPr>
                <w:rFonts w:ascii="Arial" w:eastAsia="Times New Roman" w:hAnsi="Arial" w:cs="Arial"/>
                <w:color w:val="222222"/>
                <w:sz w:val="20"/>
                <w:szCs w:val="20"/>
              </w:rPr>
              <w:t>#</w:t>
            </w: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C35A4B" w:rsidRPr="000214F6" w:rsidRDefault="00C35A4B" w:rsidP="000214F6">
            <w:pPr>
              <w:spacing w:after="0" w:line="240" w:lineRule="auto"/>
              <w:rPr>
                <w:rFonts w:ascii="Arial" w:eastAsia="Times New Roman" w:hAnsi="Arial" w:cs="Arial"/>
                <w:color w:val="222222"/>
                <w:sz w:val="20"/>
                <w:szCs w:val="20"/>
              </w:rPr>
            </w:pPr>
            <w:r w:rsidRPr="000214F6">
              <w:rPr>
                <w:rFonts w:ascii="Arial" w:eastAsia="Times New Roman" w:hAnsi="Arial" w:cs="Arial"/>
                <w:color w:val="222222"/>
                <w:sz w:val="20"/>
                <w:szCs w:val="20"/>
              </w:rPr>
              <w:t>Keywords Compuestas</w:t>
            </w:r>
          </w:p>
        </w:tc>
      </w:tr>
      <w:tr w:rsidR="00C35A4B" w:rsidRPr="00C35A4B"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1</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Vegetable ivory</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2</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hard endosperm</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3</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vegetable ivory</w:t>
            </w:r>
          </w:p>
        </w:tc>
      </w:tr>
      <w:tr w:rsidR="00C35A4B" w:rsidRPr="00C35A4B"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4</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important product</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5</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native palms</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6</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Vegetable ivory</w:t>
            </w:r>
          </w:p>
        </w:tc>
      </w:tr>
      <w:tr w:rsidR="00C35A4B" w:rsidRPr="00C35A4B"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7</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vegetable ivory</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8</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high demand</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9</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immature infructescences</w:t>
            </w:r>
          </w:p>
        </w:tc>
      </w:tr>
      <w:tr w:rsidR="00C35A4B" w:rsidRPr="00C35A4B"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10</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young seeds</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11</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inferior quality</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12</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tagua discs</w:t>
            </w:r>
          </w:p>
        </w:tc>
      </w:tr>
      <w:tr w:rsidR="00C35A4B" w:rsidRPr="00C35A4B"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13</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Premature harvest</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14</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high-quality seed</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15</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resource limitation</w:t>
            </w:r>
          </w:p>
        </w:tc>
      </w:tr>
      <w:tr w:rsidR="00C35A4B" w:rsidRPr="00C35A4B"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16</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processing industry</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17</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international demand</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18</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Fruit production</w:t>
            </w:r>
          </w:p>
        </w:tc>
      </w:tr>
      <w:tr w:rsidR="00C35A4B" w:rsidRPr="00C35A4B"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19</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lowland agroforestry systems</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20</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m a.s.l.</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21</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Andean slopes</w:t>
            </w:r>
          </w:p>
        </w:tc>
      </w:tr>
      <w:tr w:rsidR="00C35A4B" w:rsidRPr="00C35A4B"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22</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m a.s.l.</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23</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male palms</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24</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female palms</w:t>
            </w:r>
          </w:p>
        </w:tc>
      </w:tr>
      <w:tr w:rsidR="00C35A4B" w:rsidRPr="00C35A4B"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25</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Leaf harvest</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26</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little impact</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27</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leaf production</w:t>
            </w:r>
          </w:p>
        </w:tc>
      </w:tr>
      <w:tr w:rsidR="00C35A4B" w:rsidRPr="00C35A4B"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28</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fruit production</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29</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Natural regeneration</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30</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Sustainable use</w:t>
            </w:r>
          </w:p>
        </w:tc>
      </w:tr>
      <w:tr w:rsidR="00C35A4B" w:rsidRPr="00C35A4B"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31</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products tagua</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32</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vegetable ivory</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33</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unsustainable practices</w:t>
            </w:r>
          </w:p>
        </w:tc>
      </w:tr>
      <w:tr w:rsidR="00C35A4B" w:rsidRPr="00C35A4B"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34</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population decline</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35</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resource limitation</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36</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processing industry</w:t>
            </w:r>
          </w:p>
        </w:tc>
      </w:tr>
      <w:tr w:rsidR="00C35A4B" w:rsidRPr="00C35A4B"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37</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main challenges</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38</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sustainable use</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39</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valuable palm species</w:t>
            </w:r>
          </w:p>
        </w:tc>
      </w:tr>
    </w:tbl>
    <w:p w:rsidR="00C35A4B" w:rsidRDefault="00AA446E" w:rsidP="000214F6">
      <w:pPr>
        <w:pStyle w:val="titulosTF"/>
        <w:tabs>
          <w:tab w:val="left" w:pos="284"/>
        </w:tabs>
        <w:ind w:left="142"/>
      </w:pPr>
      <w:r>
        <w:t>Fuente: (propio)</w:t>
      </w:r>
    </w:p>
    <w:p w:rsidR="008B43B9" w:rsidRDefault="008B43B9" w:rsidP="00AA446E">
      <w:pPr>
        <w:pStyle w:val="titulosTF"/>
        <w:ind w:left="142"/>
      </w:pPr>
    </w:p>
    <w:p w:rsidR="00AA446E" w:rsidRDefault="00AA446E" w:rsidP="00AA446E">
      <w:pPr>
        <w:pStyle w:val="titulosTF"/>
        <w:spacing w:after="0"/>
        <w:ind w:left="426" w:right="425"/>
      </w:pPr>
      <w:bookmarkStart w:id="192" w:name="_Toc414268763"/>
      <w:r>
        <w:rPr>
          <w:noProof/>
        </w:rPr>
        <w:t>Tabla</w:t>
      </w:r>
      <w:r>
        <w:t xml:space="preserve"> </w:t>
      </w:r>
      <w:r w:rsidR="009C5032">
        <w:fldChar w:fldCharType="begin"/>
      </w:r>
      <w:r w:rsidR="009C5032">
        <w:instrText xml:space="preserve"> SEQ Tabla \* ARABIC </w:instrText>
      </w:r>
      <w:r w:rsidR="009C5032">
        <w:fldChar w:fldCharType="separate"/>
      </w:r>
      <w:r w:rsidR="007B6AFC">
        <w:rPr>
          <w:noProof/>
        </w:rPr>
        <w:t>32</w:t>
      </w:r>
      <w:r w:rsidR="009C5032">
        <w:rPr>
          <w:noProof/>
        </w:rPr>
        <w:fldChar w:fldCharType="end"/>
      </w:r>
      <w:r>
        <w:t>: Keyword compuestas enlzadas con recursos de DBpedia, resultado servicio web de desambiguación y enlace</w:t>
      </w:r>
      <w:bookmarkEnd w:id="192"/>
    </w:p>
    <w:tbl>
      <w:tblPr>
        <w:tblW w:w="0" w:type="auto"/>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70"/>
        <w:gridCol w:w="1746"/>
        <w:gridCol w:w="947"/>
        <w:gridCol w:w="4713"/>
      </w:tblGrid>
      <w:tr w:rsidR="000214F6" w:rsidRPr="000214F6" w:rsidTr="000214F6">
        <w:trPr>
          <w:trHeight w:val="315"/>
          <w:jc w:val="center"/>
        </w:trPr>
        <w:tc>
          <w:tcPr>
            <w:tcW w:w="370" w:type="dxa"/>
            <w:tcBorders>
              <w:top w:val="single" w:sz="6" w:space="0" w:color="DD5244"/>
              <w:left w:val="single" w:sz="6" w:space="0" w:color="DD5244"/>
              <w:bottom w:val="single" w:sz="6" w:space="0" w:color="2F426A"/>
              <w:right w:val="single" w:sz="6" w:space="0" w:color="DD5244"/>
            </w:tcBorders>
            <w:tcMar>
              <w:top w:w="30" w:type="dxa"/>
              <w:left w:w="45" w:type="dxa"/>
              <w:bottom w:w="30" w:type="dxa"/>
              <w:right w:w="45" w:type="dxa"/>
            </w:tcMar>
            <w:vAlign w:val="center"/>
            <w:hideMark/>
          </w:tcPr>
          <w:p w:rsidR="00C35A4B" w:rsidRPr="000214F6" w:rsidRDefault="00C35A4B" w:rsidP="000214F6">
            <w:pPr>
              <w:spacing w:after="0"/>
              <w:jc w:val="center"/>
              <w:rPr>
                <w:rFonts w:ascii="Arial" w:hAnsi="Arial" w:cs="Arial"/>
                <w:sz w:val="20"/>
                <w:szCs w:val="20"/>
              </w:rPr>
            </w:pPr>
            <w:r w:rsidRPr="000214F6">
              <w:rPr>
                <w:rFonts w:ascii="Arial" w:hAnsi="Arial" w:cs="Arial"/>
                <w:sz w:val="20"/>
                <w:szCs w:val="20"/>
              </w:rPr>
              <w:t>#</w:t>
            </w:r>
          </w:p>
        </w:tc>
        <w:tc>
          <w:tcPr>
            <w:tcW w:w="1746" w:type="dxa"/>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C35A4B" w:rsidRPr="000214F6" w:rsidRDefault="00C35A4B" w:rsidP="000214F6">
            <w:pPr>
              <w:spacing w:after="0"/>
              <w:rPr>
                <w:rFonts w:ascii="Arial" w:hAnsi="Arial" w:cs="Arial"/>
                <w:sz w:val="20"/>
                <w:szCs w:val="20"/>
              </w:rPr>
            </w:pPr>
            <w:r w:rsidRPr="000214F6">
              <w:rPr>
                <w:rFonts w:ascii="Arial" w:hAnsi="Arial" w:cs="Arial"/>
                <w:sz w:val="20"/>
                <w:szCs w:val="20"/>
              </w:rPr>
              <w:t>Entidad</w:t>
            </w:r>
          </w:p>
        </w:tc>
        <w:tc>
          <w:tcPr>
            <w:tcW w:w="947" w:type="dxa"/>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C35A4B" w:rsidRPr="000214F6" w:rsidRDefault="00C35A4B" w:rsidP="000214F6">
            <w:pPr>
              <w:spacing w:after="0"/>
              <w:rPr>
                <w:rFonts w:ascii="Arial" w:hAnsi="Arial" w:cs="Arial"/>
                <w:sz w:val="20"/>
                <w:szCs w:val="20"/>
              </w:rPr>
            </w:pPr>
            <w:r w:rsidRPr="000214F6">
              <w:rPr>
                <w:rFonts w:ascii="Arial" w:hAnsi="Arial" w:cs="Arial"/>
                <w:sz w:val="20"/>
                <w:szCs w:val="20"/>
              </w:rPr>
              <w:t>Tipo</w:t>
            </w:r>
          </w:p>
        </w:tc>
        <w:tc>
          <w:tcPr>
            <w:tcW w:w="4713" w:type="dxa"/>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C35A4B" w:rsidRPr="000214F6" w:rsidRDefault="00C35A4B" w:rsidP="000214F6">
            <w:pPr>
              <w:spacing w:after="0"/>
              <w:rPr>
                <w:rFonts w:ascii="Arial" w:hAnsi="Arial" w:cs="Arial"/>
                <w:sz w:val="20"/>
                <w:szCs w:val="20"/>
              </w:rPr>
            </w:pPr>
            <w:r w:rsidRPr="000214F6">
              <w:rPr>
                <w:rFonts w:ascii="Arial" w:hAnsi="Arial" w:cs="Arial"/>
                <w:sz w:val="20"/>
                <w:szCs w:val="20"/>
              </w:rPr>
              <w:t>Enlace</w:t>
            </w:r>
          </w:p>
        </w:tc>
      </w:tr>
      <w:tr w:rsidR="000214F6" w:rsidRPr="000214F6" w:rsidTr="000214F6">
        <w:trPr>
          <w:trHeight w:val="315"/>
          <w:jc w:val="center"/>
        </w:trPr>
        <w:tc>
          <w:tcPr>
            <w:tcW w:w="370" w:type="dxa"/>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C35A4B" w:rsidRPr="000214F6" w:rsidRDefault="00C35A4B" w:rsidP="000214F6">
            <w:pPr>
              <w:spacing w:after="0"/>
              <w:jc w:val="center"/>
              <w:rPr>
                <w:rFonts w:ascii="Arial" w:hAnsi="Arial" w:cs="Arial"/>
                <w:sz w:val="20"/>
                <w:szCs w:val="20"/>
              </w:rPr>
            </w:pPr>
            <w:r w:rsidRPr="000214F6">
              <w:rPr>
                <w:rFonts w:ascii="Arial" w:hAnsi="Arial" w:cs="Arial"/>
                <w:sz w:val="20"/>
                <w:szCs w:val="20"/>
              </w:rPr>
              <w:t>1</w:t>
            </w:r>
          </w:p>
        </w:tc>
        <w:tc>
          <w:tcPr>
            <w:tcW w:w="174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0214F6" w:rsidRDefault="00C35A4B" w:rsidP="000214F6">
            <w:pPr>
              <w:spacing w:after="0"/>
              <w:rPr>
                <w:rFonts w:ascii="Arial" w:hAnsi="Arial" w:cs="Arial"/>
                <w:sz w:val="20"/>
                <w:szCs w:val="20"/>
              </w:rPr>
            </w:pPr>
            <w:r w:rsidRPr="000214F6">
              <w:rPr>
                <w:rFonts w:ascii="Arial" w:hAnsi="Arial" w:cs="Arial"/>
                <w:sz w:val="20"/>
                <w:szCs w:val="20"/>
              </w:rPr>
              <w:t>Vegetable ivory</w:t>
            </w:r>
          </w:p>
        </w:tc>
        <w:tc>
          <w:tcPr>
            <w:tcW w:w="947"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0214F6" w:rsidRDefault="00C35A4B" w:rsidP="000214F6">
            <w:pPr>
              <w:spacing w:after="0"/>
              <w:rPr>
                <w:rFonts w:ascii="Arial" w:hAnsi="Arial" w:cs="Arial"/>
                <w:sz w:val="20"/>
                <w:szCs w:val="20"/>
              </w:rPr>
            </w:pPr>
          </w:p>
        </w:tc>
        <w:tc>
          <w:tcPr>
            <w:tcW w:w="4713"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0214F6" w:rsidRDefault="009C5032" w:rsidP="000214F6">
            <w:pPr>
              <w:spacing w:after="0"/>
              <w:rPr>
                <w:rFonts w:ascii="Arial" w:hAnsi="Arial" w:cs="Arial"/>
                <w:sz w:val="20"/>
                <w:szCs w:val="20"/>
              </w:rPr>
            </w:pPr>
            <w:hyperlink r:id="rId87" w:tgtFrame="_blank" w:history="1">
              <w:r w:rsidR="00C35A4B" w:rsidRPr="000214F6">
                <w:rPr>
                  <w:rStyle w:val="Hipervnculo"/>
                  <w:rFonts w:ascii="Arial" w:hAnsi="Arial" w:cs="Arial"/>
                  <w:color w:val="auto"/>
                  <w:sz w:val="20"/>
                  <w:szCs w:val="20"/>
                  <w:u w:val="none"/>
                </w:rPr>
                <w:t>http://dbpedia.org/resource/Vegetable_ivory</w:t>
              </w:r>
            </w:hyperlink>
          </w:p>
        </w:tc>
      </w:tr>
      <w:tr w:rsidR="000214F6" w:rsidRPr="000214F6" w:rsidTr="000214F6">
        <w:trPr>
          <w:trHeight w:val="315"/>
          <w:jc w:val="center"/>
        </w:trPr>
        <w:tc>
          <w:tcPr>
            <w:tcW w:w="370" w:type="dxa"/>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C35A4B" w:rsidRPr="000214F6" w:rsidRDefault="00C35A4B" w:rsidP="000214F6">
            <w:pPr>
              <w:spacing w:after="0"/>
              <w:jc w:val="center"/>
              <w:rPr>
                <w:rFonts w:ascii="Arial" w:hAnsi="Arial" w:cs="Arial"/>
                <w:sz w:val="20"/>
                <w:szCs w:val="20"/>
              </w:rPr>
            </w:pPr>
            <w:r w:rsidRPr="000214F6">
              <w:rPr>
                <w:rFonts w:ascii="Arial" w:hAnsi="Arial" w:cs="Arial"/>
                <w:sz w:val="20"/>
                <w:szCs w:val="20"/>
              </w:rPr>
              <w:lastRenderedPageBreak/>
              <w:t>2</w:t>
            </w:r>
          </w:p>
        </w:tc>
        <w:tc>
          <w:tcPr>
            <w:tcW w:w="174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0214F6" w:rsidRDefault="00C35A4B" w:rsidP="000214F6">
            <w:pPr>
              <w:spacing w:after="0"/>
              <w:rPr>
                <w:rFonts w:ascii="Arial" w:hAnsi="Arial" w:cs="Arial"/>
                <w:sz w:val="20"/>
                <w:szCs w:val="20"/>
              </w:rPr>
            </w:pPr>
            <w:r w:rsidRPr="000214F6">
              <w:rPr>
                <w:rFonts w:ascii="Arial" w:hAnsi="Arial" w:cs="Arial"/>
                <w:sz w:val="20"/>
                <w:szCs w:val="20"/>
              </w:rPr>
              <w:t>Fruit production</w:t>
            </w:r>
          </w:p>
        </w:tc>
        <w:tc>
          <w:tcPr>
            <w:tcW w:w="947"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0214F6" w:rsidRDefault="00C35A4B" w:rsidP="000214F6">
            <w:pPr>
              <w:spacing w:after="0"/>
              <w:rPr>
                <w:rFonts w:ascii="Arial" w:hAnsi="Arial" w:cs="Arial"/>
                <w:sz w:val="20"/>
                <w:szCs w:val="20"/>
              </w:rPr>
            </w:pPr>
          </w:p>
        </w:tc>
        <w:tc>
          <w:tcPr>
            <w:tcW w:w="4713"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0214F6" w:rsidRDefault="009C5032" w:rsidP="000214F6">
            <w:pPr>
              <w:spacing w:after="0"/>
              <w:rPr>
                <w:rFonts w:ascii="Arial" w:hAnsi="Arial" w:cs="Arial"/>
                <w:sz w:val="20"/>
                <w:szCs w:val="20"/>
              </w:rPr>
            </w:pPr>
            <w:hyperlink r:id="rId88" w:tgtFrame="_blank" w:history="1">
              <w:r w:rsidR="00C35A4B" w:rsidRPr="000214F6">
                <w:rPr>
                  <w:rStyle w:val="Hipervnculo"/>
                  <w:rFonts w:ascii="Arial" w:hAnsi="Arial" w:cs="Arial"/>
                  <w:color w:val="auto"/>
                  <w:sz w:val="20"/>
                  <w:szCs w:val="20"/>
                  <w:u w:val="none"/>
                </w:rPr>
                <w:t>http://dbpedia.org/resource/Agriculture</w:t>
              </w:r>
            </w:hyperlink>
          </w:p>
        </w:tc>
      </w:tr>
      <w:tr w:rsidR="000214F6" w:rsidRPr="000214F6" w:rsidTr="000214F6">
        <w:trPr>
          <w:trHeight w:val="315"/>
          <w:jc w:val="center"/>
        </w:trPr>
        <w:tc>
          <w:tcPr>
            <w:tcW w:w="370" w:type="dxa"/>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C35A4B" w:rsidRPr="000214F6" w:rsidRDefault="00C35A4B" w:rsidP="000214F6">
            <w:pPr>
              <w:spacing w:after="0"/>
              <w:jc w:val="center"/>
              <w:rPr>
                <w:rFonts w:ascii="Arial" w:hAnsi="Arial" w:cs="Arial"/>
                <w:sz w:val="20"/>
                <w:szCs w:val="20"/>
              </w:rPr>
            </w:pPr>
            <w:r w:rsidRPr="000214F6">
              <w:rPr>
                <w:rFonts w:ascii="Arial" w:hAnsi="Arial" w:cs="Arial"/>
                <w:sz w:val="20"/>
                <w:szCs w:val="20"/>
              </w:rPr>
              <w:t>3</w:t>
            </w:r>
          </w:p>
        </w:tc>
        <w:tc>
          <w:tcPr>
            <w:tcW w:w="174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0214F6" w:rsidRDefault="00C35A4B" w:rsidP="000214F6">
            <w:pPr>
              <w:spacing w:after="0"/>
              <w:rPr>
                <w:rFonts w:ascii="Arial" w:hAnsi="Arial" w:cs="Arial"/>
                <w:sz w:val="20"/>
                <w:szCs w:val="20"/>
              </w:rPr>
            </w:pPr>
            <w:r w:rsidRPr="000214F6">
              <w:rPr>
                <w:rFonts w:ascii="Arial" w:hAnsi="Arial" w:cs="Arial"/>
                <w:sz w:val="20"/>
                <w:szCs w:val="20"/>
              </w:rPr>
              <w:t>Natural regeneration</w:t>
            </w:r>
          </w:p>
        </w:tc>
        <w:tc>
          <w:tcPr>
            <w:tcW w:w="947"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0214F6" w:rsidRDefault="00C35A4B" w:rsidP="000214F6">
            <w:pPr>
              <w:spacing w:after="0"/>
              <w:rPr>
                <w:rFonts w:ascii="Arial" w:hAnsi="Arial" w:cs="Arial"/>
                <w:sz w:val="20"/>
                <w:szCs w:val="20"/>
              </w:rPr>
            </w:pPr>
          </w:p>
        </w:tc>
        <w:tc>
          <w:tcPr>
            <w:tcW w:w="4713"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0214F6" w:rsidRDefault="009C5032" w:rsidP="000214F6">
            <w:pPr>
              <w:spacing w:after="0"/>
              <w:rPr>
                <w:rFonts w:ascii="Arial" w:hAnsi="Arial" w:cs="Arial"/>
                <w:sz w:val="20"/>
                <w:szCs w:val="20"/>
              </w:rPr>
            </w:pPr>
            <w:hyperlink r:id="rId89" w:tgtFrame="_blank" w:history="1">
              <w:r w:rsidR="00C35A4B" w:rsidRPr="000214F6">
                <w:rPr>
                  <w:rStyle w:val="Hipervnculo"/>
                  <w:rFonts w:ascii="Arial" w:hAnsi="Arial" w:cs="Arial"/>
                  <w:color w:val="auto"/>
                  <w:sz w:val="20"/>
                  <w:szCs w:val="20"/>
                  <w:u w:val="none"/>
                </w:rPr>
                <w:t>http://dbpedia.org/resource/Ecological_succession</w:t>
              </w:r>
            </w:hyperlink>
          </w:p>
        </w:tc>
      </w:tr>
      <w:tr w:rsidR="000214F6" w:rsidRPr="000214F6" w:rsidTr="000214F6">
        <w:trPr>
          <w:trHeight w:val="315"/>
          <w:jc w:val="center"/>
        </w:trPr>
        <w:tc>
          <w:tcPr>
            <w:tcW w:w="370" w:type="dxa"/>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C35A4B" w:rsidRPr="000214F6" w:rsidRDefault="00C35A4B" w:rsidP="000214F6">
            <w:pPr>
              <w:spacing w:after="0"/>
              <w:jc w:val="center"/>
              <w:rPr>
                <w:rFonts w:ascii="Arial" w:hAnsi="Arial" w:cs="Arial"/>
                <w:sz w:val="20"/>
                <w:szCs w:val="20"/>
              </w:rPr>
            </w:pPr>
            <w:r w:rsidRPr="000214F6">
              <w:rPr>
                <w:rFonts w:ascii="Arial" w:hAnsi="Arial" w:cs="Arial"/>
                <w:sz w:val="20"/>
                <w:szCs w:val="20"/>
              </w:rPr>
              <w:t>4</w:t>
            </w:r>
          </w:p>
        </w:tc>
        <w:tc>
          <w:tcPr>
            <w:tcW w:w="174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0214F6" w:rsidRDefault="00C35A4B" w:rsidP="000214F6">
            <w:pPr>
              <w:spacing w:after="0"/>
              <w:rPr>
                <w:rFonts w:ascii="Arial" w:hAnsi="Arial" w:cs="Arial"/>
                <w:sz w:val="20"/>
                <w:szCs w:val="20"/>
              </w:rPr>
            </w:pPr>
            <w:r w:rsidRPr="000214F6">
              <w:rPr>
                <w:rFonts w:ascii="Arial" w:hAnsi="Arial" w:cs="Arial"/>
                <w:sz w:val="20"/>
                <w:szCs w:val="20"/>
              </w:rPr>
              <w:t>Sustainable use</w:t>
            </w:r>
          </w:p>
        </w:tc>
        <w:tc>
          <w:tcPr>
            <w:tcW w:w="947"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0214F6" w:rsidRDefault="00C35A4B" w:rsidP="000214F6">
            <w:pPr>
              <w:spacing w:after="0"/>
              <w:rPr>
                <w:rFonts w:ascii="Arial" w:hAnsi="Arial" w:cs="Arial"/>
                <w:sz w:val="20"/>
                <w:szCs w:val="20"/>
              </w:rPr>
            </w:pPr>
          </w:p>
        </w:tc>
        <w:tc>
          <w:tcPr>
            <w:tcW w:w="4713"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0214F6" w:rsidRDefault="009C5032" w:rsidP="000214F6">
            <w:pPr>
              <w:spacing w:after="0"/>
              <w:rPr>
                <w:rFonts w:ascii="Arial" w:hAnsi="Arial" w:cs="Arial"/>
                <w:sz w:val="20"/>
                <w:szCs w:val="20"/>
              </w:rPr>
            </w:pPr>
            <w:hyperlink r:id="rId90" w:tgtFrame="_blank" w:history="1">
              <w:r w:rsidR="00C35A4B" w:rsidRPr="000214F6">
                <w:rPr>
                  <w:rStyle w:val="Hipervnculo"/>
                  <w:rFonts w:ascii="Arial" w:hAnsi="Arial" w:cs="Arial"/>
                  <w:color w:val="auto"/>
                  <w:sz w:val="20"/>
                  <w:szCs w:val="20"/>
                  <w:u w:val="none"/>
                </w:rPr>
                <w:t>http://dbpedia.org/resource/Sustainability</w:t>
              </w:r>
            </w:hyperlink>
          </w:p>
        </w:tc>
      </w:tr>
    </w:tbl>
    <w:p w:rsidR="00C35A4B" w:rsidRDefault="00AA446E" w:rsidP="008B43B9">
      <w:pPr>
        <w:pStyle w:val="titulosTF"/>
        <w:ind w:left="567"/>
      </w:pPr>
      <w:r>
        <w:t>Fuente: (propio)</w:t>
      </w:r>
    </w:p>
    <w:p w:rsidR="00C35A4B" w:rsidRDefault="00C35A4B" w:rsidP="00C35A4B">
      <w:pPr>
        <w:pStyle w:val="titulosTF"/>
        <w:ind w:left="1701"/>
      </w:pPr>
    </w:p>
    <w:p w:rsidR="008B43B9" w:rsidRDefault="0078578A" w:rsidP="008B43B9">
      <w:pPr>
        <w:keepNext/>
        <w:jc w:val="center"/>
      </w:pPr>
      <w:r>
        <w:rPr>
          <w:noProof/>
        </w:rPr>
        <w:drawing>
          <wp:inline distT="0" distB="0" distL="0" distR="0" wp14:anchorId="5FE48D4E" wp14:editId="5E0DDE26">
            <wp:extent cx="3533775" cy="2338389"/>
            <wp:effectExtent l="0" t="0" r="9525" b="24130"/>
            <wp:docPr id="43" name="Gráfico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rsidR="0078578A" w:rsidRDefault="008B43B9" w:rsidP="008B43B9">
      <w:pPr>
        <w:pStyle w:val="titulosTF"/>
        <w:ind w:left="1418" w:right="1276"/>
      </w:pPr>
      <w:bookmarkStart w:id="193" w:name="_Toc414268728"/>
      <w:r>
        <w:t xml:space="preserve">Figura </w:t>
      </w:r>
      <w:r w:rsidR="009C5032">
        <w:fldChar w:fldCharType="begin"/>
      </w:r>
      <w:r w:rsidR="009C5032">
        <w:instrText xml:space="preserve"> SEQ Figura \* ARABIC </w:instrText>
      </w:r>
      <w:r w:rsidR="009C5032">
        <w:fldChar w:fldCharType="separate"/>
      </w:r>
      <w:r w:rsidR="007B6AFC">
        <w:rPr>
          <w:noProof/>
        </w:rPr>
        <w:t>45</w:t>
      </w:r>
      <w:r w:rsidR="009C5032">
        <w:rPr>
          <w:noProof/>
        </w:rPr>
        <w:fldChar w:fldCharType="end"/>
      </w:r>
      <w:r>
        <w:t>: Porcentajes de keyword compuestas enlazadas, resultado del servicio web de desambiguación y enlace</w:t>
      </w:r>
      <w:bookmarkEnd w:id="193"/>
    </w:p>
    <w:p w:rsidR="008B43B9" w:rsidRPr="002D0EE7" w:rsidRDefault="008B2AD9" w:rsidP="008B43B9">
      <w:pPr>
        <w:pStyle w:val="contenido"/>
      </w:pPr>
      <w:r>
        <w:t xml:space="preserve">En cuanto a las keywords simples </w:t>
      </w:r>
      <w:r w:rsidR="002D0EE7">
        <w:t xml:space="preserve">en tabla 33 se enumeran las encontradas en el </w:t>
      </w:r>
      <w:r w:rsidR="002D0EE7" w:rsidRPr="002D0EE7">
        <w:rPr>
          <w:i/>
        </w:rPr>
        <w:t>abstract</w:t>
      </w:r>
      <w:r w:rsidR="002D0EE7">
        <w:rPr>
          <w:i/>
        </w:rPr>
        <w:t xml:space="preserve"> </w:t>
      </w:r>
      <w:r w:rsidR="002D0EE7">
        <w:t xml:space="preserve"> de la publicación dando un total de noventa y nueve, siendo estas el resultado del servicio web de ext</w:t>
      </w:r>
      <w:r w:rsidR="00546D34">
        <w:t>racción. En la tabla 34 se enlistan las keywords simples enlazadas.</w:t>
      </w:r>
    </w:p>
    <w:p w:rsidR="008B2AD9" w:rsidRDefault="008B2AD9" w:rsidP="008B2AD9">
      <w:pPr>
        <w:pStyle w:val="titulosTF"/>
        <w:ind w:left="708" w:hanging="141"/>
      </w:pPr>
      <w:bookmarkStart w:id="194" w:name="_Toc414268764"/>
      <w:r>
        <w:t xml:space="preserve">Tabla </w:t>
      </w:r>
      <w:r w:rsidR="009C5032">
        <w:fldChar w:fldCharType="begin"/>
      </w:r>
      <w:r w:rsidR="009C5032">
        <w:instrText xml:space="preserve"> SEQ Tabla \* ARABIC </w:instrText>
      </w:r>
      <w:r w:rsidR="009C5032">
        <w:fldChar w:fldCharType="separate"/>
      </w:r>
      <w:r w:rsidR="007B6AFC">
        <w:rPr>
          <w:noProof/>
        </w:rPr>
        <w:t>33</w:t>
      </w:r>
      <w:r w:rsidR="009C5032">
        <w:rPr>
          <w:noProof/>
        </w:rPr>
        <w:fldChar w:fldCharType="end"/>
      </w:r>
      <w:r>
        <w:t>: Keywords simples resultado del servicio de extracción</w:t>
      </w:r>
      <w:bookmarkEnd w:id="194"/>
    </w:p>
    <w:tbl>
      <w:tblPr>
        <w:tblW w:w="0" w:type="auto"/>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13"/>
        <w:gridCol w:w="2202"/>
        <w:gridCol w:w="110"/>
        <w:gridCol w:w="313"/>
        <w:gridCol w:w="2385"/>
        <w:gridCol w:w="110"/>
        <w:gridCol w:w="313"/>
        <w:gridCol w:w="2101"/>
      </w:tblGrid>
      <w:tr w:rsidR="008B43B9" w:rsidRPr="008B43B9" w:rsidTr="000214F6">
        <w:trPr>
          <w:trHeight w:val="315"/>
          <w:jc w:val="center"/>
        </w:trPr>
        <w:tc>
          <w:tcPr>
            <w:tcW w:w="0" w:type="auto"/>
            <w:tcBorders>
              <w:top w:val="single" w:sz="6" w:space="0" w:color="DD5244"/>
              <w:left w:val="single" w:sz="6" w:space="0" w:color="DD5244"/>
              <w:bottom w:val="single" w:sz="6" w:space="0" w:color="2F426A"/>
              <w:right w:val="single" w:sz="6" w:space="0" w:color="DD5244"/>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w:t>
            </w:r>
          </w:p>
        </w:tc>
        <w:tc>
          <w:tcPr>
            <w:tcW w:w="2202" w:type="dxa"/>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Keywords Simples</w:t>
            </w:r>
          </w:p>
        </w:tc>
        <w:tc>
          <w:tcPr>
            <w:tcW w:w="110" w:type="dxa"/>
            <w:tcBorders>
              <w:top w:val="single" w:sz="6" w:space="0" w:color="CCCCCC"/>
              <w:left w:val="single" w:sz="6" w:space="0" w:color="CCCCCC"/>
              <w:bottom w:val="single" w:sz="6" w:space="0" w:color="CCCCCC"/>
              <w:right w:val="single" w:sz="6" w:space="0" w:color="DD5244"/>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w:t>
            </w:r>
          </w:p>
        </w:tc>
        <w:tc>
          <w:tcPr>
            <w:tcW w:w="2385" w:type="dxa"/>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Keywords Simples</w:t>
            </w:r>
          </w:p>
        </w:tc>
        <w:tc>
          <w:tcPr>
            <w:tcW w:w="110" w:type="dxa"/>
            <w:tcBorders>
              <w:top w:val="single" w:sz="6" w:space="0" w:color="CCCCCC"/>
              <w:left w:val="single" w:sz="6" w:space="0" w:color="CCCCCC"/>
              <w:bottom w:val="single" w:sz="6" w:space="0" w:color="CCCCCC"/>
              <w:right w:val="single" w:sz="6" w:space="0" w:color="DD5244"/>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w:t>
            </w:r>
          </w:p>
        </w:tc>
        <w:tc>
          <w:tcPr>
            <w:tcW w:w="2101" w:type="dxa"/>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Keywords Simples</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1</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Vegetable</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2</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ivory</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3</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endosperm</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4</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thatch</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5</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palm</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6</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Export</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7</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vegetable</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8</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ivory</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9</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value</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10</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product</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11</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palms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12</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country</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13</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Vegetable</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14</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ivory</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15</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leaves</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16</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palm</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17</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seeds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18</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vegetable</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19</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ivory</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20</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ground</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21</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times</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22</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demand</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23</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harvesters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24</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infructescences</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25</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seeds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26</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quality</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27</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fabrication</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28</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E206A6"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T</w:t>
            </w:r>
            <w:r w:rsidR="008B43B9" w:rsidRPr="008B43B9">
              <w:rPr>
                <w:rFonts w:ascii="Arial" w:eastAsia="Times New Roman" w:hAnsi="Arial" w:cs="Arial"/>
                <w:color w:val="222222"/>
                <w:sz w:val="20"/>
                <w:szCs w:val="20"/>
              </w:rPr>
              <w:t>agua</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29</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discs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30</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export</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31</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E206A6"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H</w:t>
            </w:r>
            <w:r w:rsidR="008B43B9" w:rsidRPr="008B43B9">
              <w:rPr>
                <w:rFonts w:ascii="Arial" w:eastAsia="Times New Roman" w:hAnsi="Arial" w:cs="Arial"/>
                <w:color w:val="222222"/>
                <w:sz w:val="20"/>
                <w:szCs w:val="20"/>
              </w:rPr>
              <w:t>arvest</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32</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amount</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33</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seed</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lastRenderedPageBreak/>
              <w:t>34</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resource</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35</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limitation</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36</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processing</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37</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industry</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38</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demand</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39</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Fruit</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40</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production</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41</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agroforestry</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42</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systems</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43</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level</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44</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exposure</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45</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light</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46</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development</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47</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infructescences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48</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years</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49</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lowlands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50</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a.s.l.</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51</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years</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52</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slopes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53</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a.s.l.</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54</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Data</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55</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individuals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56</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palms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57</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leaves</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58</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palms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59</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palms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60</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shade</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61</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quality</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62</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thatch</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63</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Leaf</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64</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harvest</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65</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impact</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66</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leaf</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67</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production</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68</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fruit</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69</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production</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70</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regeneration</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71</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populations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72</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pastures</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73</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survival</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74</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populations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75</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use</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76</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commercialization</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77</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products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78</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tagua</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79</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vegetable</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80</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ivory</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81</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leaves</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82</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thatch</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83</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Application</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84</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practices</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85</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harvest</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86</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seeds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87</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leaves</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88</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population</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89</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decline</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90</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pastures</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91</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resource</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92</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limitation</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93</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processing</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94</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industry</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95</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challenges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96</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use</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97</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palm</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98</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species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99</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future</w:t>
            </w:r>
          </w:p>
        </w:tc>
      </w:tr>
    </w:tbl>
    <w:p w:rsidR="008B43B9" w:rsidRDefault="008B2AD9" w:rsidP="008B2AD9">
      <w:pPr>
        <w:pStyle w:val="titulosTF"/>
        <w:ind w:left="426"/>
      </w:pPr>
      <w:r>
        <w:t>Fuente: (propio)</w:t>
      </w:r>
    </w:p>
    <w:p w:rsidR="00AE0495" w:rsidRDefault="00AE0495" w:rsidP="008B2AD9">
      <w:pPr>
        <w:pStyle w:val="titulosTF"/>
        <w:ind w:left="426"/>
      </w:pPr>
    </w:p>
    <w:p w:rsidR="008B2AD9" w:rsidRDefault="008B2AD9" w:rsidP="00AE0495">
      <w:pPr>
        <w:pStyle w:val="titulosTF"/>
        <w:ind w:left="426"/>
      </w:pPr>
      <w:bookmarkStart w:id="195" w:name="_Toc414268765"/>
      <w:r>
        <w:t xml:space="preserve">Tabla </w:t>
      </w:r>
      <w:r w:rsidR="009C5032">
        <w:fldChar w:fldCharType="begin"/>
      </w:r>
      <w:r w:rsidR="009C5032">
        <w:instrText xml:space="preserve"> SEQ Tabla \* ARABIC </w:instrText>
      </w:r>
      <w:r w:rsidR="009C5032">
        <w:fldChar w:fldCharType="separate"/>
      </w:r>
      <w:r w:rsidR="007B6AFC">
        <w:rPr>
          <w:noProof/>
        </w:rPr>
        <w:t>34</w:t>
      </w:r>
      <w:r w:rsidR="009C5032">
        <w:rPr>
          <w:noProof/>
        </w:rPr>
        <w:fldChar w:fldCharType="end"/>
      </w:r>
      <w:r>
        <w:t>: Keywords simples enlazadas resultado del servicio de desambiguación y enlace</w:t>
      </w:r>
      <w:bookmarkEnd w:id="195"/>
    </w:p>
    <w:tbl>
      <w:tblPr>
        <w:tblW w:w="0" w:type="auto"/>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13"/>
        <w:gridCol w:w="1691"/>
        <w:gridCol w:w="1010"/>
        <w:gridCol w:w="4181"/>
      </w:tblGrid>
      <w:tr w:rsidR="000214F6" w:rsidRPr="000214F6" w:rsidTr="00AE0495">
        <w:trPr>
          <w:trHeight w:val="315"/>
          <w:jc w:val="center"/>
        </w:trPr>
        <w:tc>
          <w:tcPr>
            <w:tcW w:w="0" w:type="auto"/>
            <w:tcBorders>
              <w:top w:val="single" w:sz="6" w:space="0" w:color="DD5244"/>
              <w:left w:val="single" w:sz="6" w:space="0" w:color="DD5244"/>
              <w:bottom w:val="single" w:sz="6" w:space="0" w:color="2F426A"/>
              <w:right w:val="single" w:sz="6" w:space="0" w:color="DD5244"/>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w:t>
            </w: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Entidad</w:t>
            </w:r>
          </w:p>
        </w:tc>
        <w:tc>
          <w:tcPr>
            <w:tcW w:w="1010" w:type="dxa"/>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Tipo</w:t>
            </w:r>
          </w:p>
        </w:tc>
        <w:tc>
          <w:tcPr>
            <w:tcW w:w="4181" w:type="dxa"/>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Enlace</w:t>
            </w:r>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1</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Vegetable</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9C5032" w:rsidP="000214F6">
            <w:pPr>
              <w:spacing w:after="0"/>
              <w:rPr>
                <w:rFonts w:ascii="Arial" w:hAnsi="Arial" w:cs="Arial"/>
                <w:sz w:val="20"/>
                <w:szCs w:val="20"/>
              </w:rPr>
            </w:pPr>
            <w:hyperlink r:id="rId92" w:tgtFrame="_blank" w:history="1">
              <w:r w:rsidR="00560C52" w:rsidRPr="000214F6">
                <w:rPr>
                  <w:rStyle w:val="Hipervnculo"/>
                  <w:rFonts w:ascii="Arial" w:hAnsi="Arial" w:cs="Arial"/>
                  <w:color w:val="auto"/>
                  <w:sz w:val="20"/>
                  <w:szCs w:val="20"/>
                  <w:u w:val="none"/>
                </w:rPr>
                <w:t>http://dbpedia.org/resource/Vegetable</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2</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thatch</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9C5032" w:rsidP="000214F6">
            <w:pPr>
              <w:spacing w:after="0"/>
              <w:rPr>
                <w:rFonts w:ascii="Arial" w:hAnsi="Arial" w:cs="Arial"/>
                <w:sz w:val="20"/>
                <w:szCs w:val="20"/>
              </w:rPr>
            </w:pPr>
            <w:hyperlink r:id="rId93" w:tgtFrame="_blank" w:history="1">
              <w:r w:rsidR="00560C52" w:rsidRPr="000214F6">
                <w:rPr>
                  <w:rStyle w:val="Hipervnculo"/>
                  <w:rFonts w:ascii="Arial" w:hAnsi="Arial" w:cs="Arial"/>
                  <w:color w:val="auto"/>
                  <w:sz w:val="20"/>
                  <w:szCs w:val="20"/>
                  <w:u w:val="none"/>
                </w:rPr>
                <w:t>http://dbpedia.org/resource/Thatch</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3</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ivory</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9C5032" w:rsidP="000214F6">
            <w:pPr>
              <w:spacing w:after="0"/>
              <w:rPr>
                <w:rFonts w:ascii="Arial" w:hAnsi="Arial" w:cs="Arial"/>
                <w:sz w:val="20"/>
                <w:szCs w:val="20"/>
              </w:rPr>
            </w:pPr>
            <w:hyperlink r:id="rId94" w:tgtFrame="_blank" w:history="1">
              <w:r w:rsidR="00560C52" w:rsidRPr="000214F6">
                <w:rPr>
                  <w:rStyle w:val="Hipervnculo"/>
                  <w:rFonts w:ascii="Arial" w:hAnsi="Arial" w:cs="Arial"/>
                  <w:color w:val="auto"/>
                  <w:sz w:val="20"/>
                  <w:szCs w:val="20"/>
                  <w:u w:val="none"/>
                </w:rPr>
                <w:t>http://dbpedia.org/resource/Ivory</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4</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endosperm</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9C5032" w:rsidP="000214F6">
            <w:pPr>
              <w:spacing w:after="0"/>
              <w:rPr>
                <w:rFonts w:ascii="Arial" w:hAnsi="Arial" w:cs="Arial"/>
                <w:sz w:val="20"/>
                <w:szCs w:val="20"/>
              </w:rPr>
            </w:pPr>
            <w:hyperlink r:id="rId95" w:tgtFrame="_blank" w:history="1">
              <w:r w:rsidR="00560C52" w:rsidRPr="000214F6">
                <w:rPr>
                  <w:rStyle w:val="Hipervnculo"/>
                  <w:rFonts w:ascii="Arial" w:hAnsi="Arial" w:cs="Arial"/>
                  <w:color w:val="auto"/>
                  <w:sz w:val="20"/>
                  <w:szCs w:val="20"/>
                  <w:u w:val="none"/>
                </w:rPr>
                <w:t>http://dbpedia.org/resource/Endosperm</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5</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country</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9C5032" w:rsidP="000214F6">
            <w:pPr>
              <w:spacing w:after="0"/>
              <w:rPr>
                <w:rFonts w:ascii="Arial" w:hAnsi="Arial" w:cs="Arial"/>
                <w:sz w:val="20"/>
                <w:szCs w:val="20"/>
              </w:rPr>
            </w:pPr>
            <w:hyperlink r:id="rId96" w:tgtFrame="_blank" w:history="1">
              <w:r w:rsidR="00560C52" w:rsidRPr="000214F6">
                <w:rPr>
                  <w:rStyle w:val="Hipervnculo"/>
                  <w:rFonts w:ascii="Arial" w:hAnsi="Arial" w:cs="Arial"/>
                  <w:color w:val="auto"/>
                  <w:sz w:val="20"/>
                  <w:szCs w:val="20"/>
                  <w:u w:val="none"/>
                </w:rPr>
                <w:t>http://dbpedia.org/resource/Country</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6</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Export</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9C5032" w:rsidP="000214F6">
            <w:pPr>
              <w:spacing w:after="0"/>
              <w:rPr>
                <w:rFonts w:ascii="Arial" w:hAnsi="Arial" w:cs="Arial"/>
                <w:sz w:val="20"/>
                <w:szCs w:val="20"/>
              </w:rPr>
            </w:pPr>
            <w:hyperlink r:id="rId97" w:tgtFrame="_blank" w:history="1">
              <w:r w:rsidR="00560C52" w:rsidRPr="000214F6">
                <w:rPr>
                  <w:rStyle w:val="Hipervnculo"/>
                  <w:rFonts w:ascii="Arial" w:hAnsi="Arial" w:cs="Arial"/>
                  <w:color w:val="auto"/>
                  <w:sz w:val="20"/>
                  <w:szCs w:val="20"/>
                  <w:u w:val="none"/>
                </w:rPr>
                <w:t>http://dbpedia.org/resource/Export</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7</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vegetable</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9C5032" w:rsidP="000214F6">
            <w:pPr>
              <w:spacing w:after="0"/>
              <w:rPr>
                <w:rFonts w:ascii="Arial" w:hAnsi="Arial" w:cs="Arial"/>
                <w:sz w:val="20"/>
                <w:szCs w:val="20"/>
              </w:rPr>
            </w:pPr>
            <w:hyperlink r:id="rId98" w:tgtFrame="_blank" w:history="1">
              <w:r w:rsidR="00560C52" w:rsidRPr="000214F6">
                <w:rPr>
                  <w:rStyle w:val="Hipervnculo"/>
                  <w:rFonts w:ascii="Arial" w:hAnsi="Arial" w:cs="Arial"/>
                  <w:color w:val="auto"/>
                  <w:sz w:val="20"/>
                  <w:szCs w:val="20"/>
                  <w:u w:val="none"/>
                </w:rPr>
                <w:t>http://dbpedia.org/resource/Vegetable</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8</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leaves</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9C5032" w:rsidP="000214F6">
            <w:pPr>
              <w:spacing w:after="0"/>
              <w:rPr>
                <w:rFonts w:ascii="Arial" w:hAnsi="Arial" w:cs="Arial"/>
                <w:sz w:val="20"/>
                <w:szCs w:val="20"/>
              </w:rPr>
            </w:pPr>
            <w:hyperlink r:id="rId99" w:tgtFrame="_blank" w:history="1">
              <w:r w:rsidR="00560C52" w:rsidRPr="000214F6">
                <w:rPr>
                  <w:rStyle w:val="Hipervnculo"/>
                  <w:rFonts w:ascii="Arial" w:hAnsi="Arial" w:cs="Arial"/>
                  <w:color w:val="auto"/>
                  <w:sz w:val="20"/>
                  <w:szCs w:val="20"/>
                  <w:u w:val="none"/>
                </w:rPr>
                <w:t>http://dbpedia.org/resource/Leaves</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lastRenderedPageBreak/>
              <w:t>9</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seeds</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9C5032" w:rsidP="000214F6">
            <w:pPr>
              <w:spacing w:after="0"/>
              <w:rPr>
                <w:rFonts w:ascii="Arial" w:hAnsi="Arial" w:cs="Arial"/>
                <w:sz w:val="20"/>
                <w:szCs w:val="20"/>
              </w:rPr>
            </w:pPr>
            <w:hyperlink r:id="rId100" w:tgtFrame="_blank" w:history="1">
              <w:r w:rsidR="00560C52" w:rsidRPr="000214F6">
                <w:rPr>
                  <w:rStyle w:val="Hipervnculo"/>
                  <w:rFonts w:ascii="Arial" w:hAnsi="Arial" w:cs="Arial"/>
                  <w:color w:val="auto"/>
                  <w:sz w:val="20"/>
                  <w:szCs w:val="20"/>
                  <w:u w:val="none"/>
                </w:rPr>
                <w:t>http://dbpedia.org/resource/Seeds</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10</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discs</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9C5032" w:rsidP="000214F6">
            <w:pPr>
              <w:spacing w:after="0"/>
              <w:rPr>
                <w:rFonts w:ascii="Arial" w:hAnsi="Arial" w:cs="Arial"/>
                <w:sz w:val="20"/>
                <w:szCs w:val="20"/>
              </w:rPr>
            </w:pPr>
            <w:hyperlink r:id="rId101" w:tgtFrame="_blank" w:history="1">
              <w:r w:rsidR="00560C52" w:rsidRPr="000214F6">
                <w:rPr>
                  <w:rStyle w:val="Hipervnculo"/>
                  <w:rFonts w:ascii="Arial" w:hAnsi="Arial" w:cs="Arial"/>
                  <w:color w:val="auto"/>
                  <w:sz w:val="20"/>
                  <w:szCs w:val="20"/>
                  <w:u w:val="none"/>
                </w:rPr>
                <w:t>http://dbpedia.org/resource/Discs</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11</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tagua</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9C5032" w:rsidP="000214F6">
            <w:pPr>
              <w:spacing w:after="0"/>
              <w:rPr>
                <w:rFonts w:ascii="Arial" w:hAnsi="Arial" w:cs="Arial"/>
                <w:sz w:val="20"/>
                <w:szCs w:val="20"/>
              </w:rPr>
            </w:pPr>
            <w:hyperlink r:id="rId102" w:tgtFrame="_blank" w:history="1">
              <w:r w:rsidR="00560C52" w:rsidRPr="000214F6">
                <w:rPr>
                  <w:rStyle w:val="Hipervnculo"/>
                  <w:rFonts w:ascii="Arial" w:hAnsi="Arial" w:cs="Arial"/>
                  <w:color w:val="auto"/>
                  <w:sz w:val="20"/>
                  <w:szCs w:val="20"/>
                  <w:u w:val="none"/>
                </w:rPr>
                <w:t>http://dbpedia.org/resource/Tagua</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12</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times</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9C5032" w:rsidP="000214F6">
            <w:pPr>
              <w:spacing w:after="0"/>
              <w:rPr>
                <w:rFonts w:ascii="Arial" w:hAnsi="Arial" w:cs="Arial"/>
                <w:sz w:val="20"/>
                <w:szCs w:val="20"/>
              </w:rPr>
            </w:pPr>
            <w:hyperlink r:id="rId103" w:tgtFrame="_blank" w:history="1">
              <w:r w:rsidR="00560C52" w:rsidRPr="000214F6">
                <w:rPr>
                  <w:rStyle w:val="Hipervnculo"/>
                  <w:rFonts w:ascii="Arial" w:hAnsi="Arial" w:cs="Arial"/>
                  <w:color w:val="auto"/>
                  <w:sz w:val="20"/>
                  <w:szCs w:val="20"/>
                  <w:u w:val="none"/>
                </w:rPr>
                <w:t>http://dbpedia.org/resource/Times</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13</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export</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9C5032" w:rsidP="000214F6">
            <w:pPr>
              <w:spacing w:after="0"/>
              <w:rPr>
                <w:rFonts w:ascii="Arial" w:hAnsi="Arial" w:cs="Arial"/>
                <w:sz w:val="20"/>
                <w:szCs w:val="20"/>
              </w:rPr>
            </w:pPr>
            <w:hyperlink r:id="rId104" w:tgtFrame="_blank" w:history="1">
              <w:r w:rsidR="00560C52" w:rsidRPr="000214F6">
                <w:rPr>
                  <w:rStyle w:val="Hipervnculo"/>
                  <w:rFonts w:ascii="Arial" w:hAnsi="Arial" w:cs="Arial"/>
                  <w:color w:val="auto"/>
                  <w:sz w:val="20"/>
                  <w:szCs w:val="20"/>
                  <w:u w:val="none"/>
                </w:rPr>
                <w:t>http://dbpedia.org/resource/Export</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14</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demand</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9C5032" w:rsidP="000214F6">
            <w:pPr>
              <w:spacing w:after="0"/>
              <w:rPr>
                <w:rFonts w:ascii="Arial" w:hAnsi="Arial" w:cs="Arial"/>
                <w:sz w:val="20"/>
                <w:szCs w:val="20"/>
              </w:rPr>
            </w:pPr>
            <w:hyperlink r:id="rId105" w:tgtFrame="_blank" w:history="1">
              <w:r w:rsidR="00560C52" w:rsidRPr="000214F6">
                <w:rPr>
                  <w:rStyle w:val="Hipervnculo"/>
                  <w:rFonts w:ascii="Arial" w:hAnsi="Arial" w:cs="Arial"/>
                  <w:color w:val="auto"/>
                  <w:sz w:val="20"/>
                  <w:szCs w:val="20"/>
                  <w:u w:val="none"/>
                </w:rPr>
                <w:t>http://dbpedia.org/resource/Demand</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15</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limitation</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9C5032" w:rsidP="000214F6">
            <w:pPr>
              <w:spacing w:after="0"/>
              <w:rPr>
                <w:rFonts w:ascii="Arial" w:hAnsi="Arial" w:cs="Arial"/>
                <w:sz w:val="20"/>
                <w:szCs w:val="20"/>
              </w:rPr>
            </w:pPr>
            <w:hyperlink r:id="rId106" w:tgtFrame="_blank" w:history="1">
              <w:r w:rsidR="00560C52" w:rsidRPr="000214F6">
                <w:rPr>
                  <w:rStyle w:val="Hipervnculo"/>
                  <w:rFonts w:ascii="Arial" w:hAnsi="Arial" w:cs="Arial"/>
                  <w:color w:val="auto"/>
                  <w:sz w:val="20"/>
                  <w:szCs w:val="20"/>
                  <w:u w:val="none"/>
                </w:rPr>
                <w:t>http://dbpedia.org/resource/Limitation</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16</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resource</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9C5032" w:rsidP="000214F6">
            <w:pPr>
              <w:spacing w:after="0"/>
              <w:rPr>
                <w:rFonts w:ascii="Arial" w:hAnsi="Arial" w:cs="Arial"/>
                <w:sz w:val="20"/>
                <w:szCs w:val="20"/>
              </w:rPr>
            </w:pPr>
            <w:hyperlink r:id="rId107" w:tgtFrame="_blank" w:history="1">
              <w:r w:rsidR="00560C52" w:rsidRPr="000214F6">
                <w:rPr>
                  <w:rStyle w:val="Hipervnculo"/>
                  <w:rFonts w:ascii="Arial" w:hAnsi="Arial" w:cs="Arial"/>
                  <w:color w:val="auto"/>
                  <w:sz w:val="20"/>
                  <w:szCs w:val="20"/>
                  <w:u w:val="none"/>
                </w:rPr>
                <w:t>http://dbpedia.org/resource/Resource</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17</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industry</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9C5032" w:rsidP="000214F6">
            <w:pPr>
              <w:spacing w:after="0"/>
              <w:rPr>
                <w:rFonts w:ascii="Arial" w:hAnsi="Arial" w:cs="Arial"/>
                <w:sz w:val="20"/>
                <w:szCs w:val="20"/>
              </w:rPr>
            </w:pPr>
            <w:hyperlink r:id="rId108" w:tgtFrame="_blank" w:history="1">
              <w:r w:rsidR="00560C52" w:rsidRPr="000214F6">
                <w:rPr>
                  <w:rStyle w:val="Hipervnculo"/>
                  <w:rFonts w:ascii="Arial" w:hAnsi="Arial" w:cs="Arial"/>
                  <w:color w:val="auto"/>
                  <w:sz w:val="20"/>
                  <w:szCs w:val="20"/>
                  <w:u w:val="none"/>
                </w:rPr>
                <w:t>http://dbpedia.org/resource/Industry</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18</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amount</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9C5032" w:rsidP="000214F6">
            <w:pPr>
              <w:spacing w:after="0"/>
              <w:rPr>
                <w:rFonts w:ascii="Arial" w:hAnsi="Arial" w:cs="Arial"/>
                <w:sz w:val="20"/>
                <w:szCs w:val="20"/>
              </w:rPr>
            </w:pPr>
            <w:hyperlink r:id="rId109" w:tgtFrame="_blank" w:history="1">
              <w:r w:rsidR="00560C52" w:rsidRPr="000214F6">
                <w:rPr>
                  <w:rStyle w:val="Hipervnculo"/>
                  <w:rFonts w:ascii="Arial" w:hAnsi="Arial" w:cs="Arial"/>
                  <w:color w:val="auto"/>
                  <w:sz w:val="20"/>
                  <w:szCs w:val="20"/>
                  <w:u w:val="none"/>
                </w:rPr>
                <w:t>http://dbpedia.org/resource/Amount</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19</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seed</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9C5032" w:rsidP="000214F6">
            <w:pPr>
              <w:spacing w:after="0"/>
              <w:rPr>
                <w:rFonts w:ascii="Arial" w:hAnsi="Arial" w:cs="Arial"/>
                <w:sz w:val="20"/>
                <w:szCs w:val="20"/>
              </w:rPr>
            </w:pPr>
            <w:hyperlink r:id="rId110" w:tgtFrame="_blank" w:history="1">
              <w:r w:rsidR="00560C52" w:rsidRPr="000214F6">
                <w:rPr>
                  <w:rStyle w:val="Hipervnculo"/>
                  <w:rFonts w:ascii="Arial" w:hAnsi="Arial" w:cs="Arial"/>
                  <w:color w:val="auto"/>
                  <w:sz w:val="20"/>
                  <w:szCs w:val="20"/>
                  <w:u w:val="none"/>
                </w:rPr>
                <w:t>http://dbpedia.org/resource/Seeds</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20</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harvest</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9C5032" w:rsidP="000214F6">
            <w:pPr>
              <w:spacing w:after="0"/>
              <w:rPr>
                <w:rFonts w:ascii="Arial" w:hAnsi="Arial" w:cs="Arial"/>
                <w:sz w:val="20"/>
                <w:szCs w:val="20"/>
              </w:rPr>
            </w:pPr>
            <w:hyperlink r:id="rId111" w:tgtFrame="_blank" w:history="1">
              <w:r w:rsidR="00560C52" w:rsidRPr="000214F6">
                <w:rPr>
                  <w:rStyle w:val="Hipervnculo"/>
                  <w:rFonts w:ascii="Arial" w:hAnsi="Arial" w:cs="Arial"/>
                  <w:color w:val="auto"/>
                  <w:sz w:val="20"/>
                  <w:szCs w:val="20"/>
                  <w:u w:val="none"/>
                </w:rPr>
                <w:t>http://dbpedia.org/resource/Harvest</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21</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light</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9C5032" w:rsidP="000214F6">
            <w:pPr>
              <w:spacing w:after="0"/>
              <w:rPr>
                <w:rFonts w:ascii="Arial" w:hAnsi="Arial" w:cs="Arial"/>
                <w:sz w:val="20"/>
                <w:szCs w:val="20"/>
              </w:rPr>
            </w:pPr>
            <w:hyperlink r:id="rId112" w:tgtFrame="_blank" w:history="1">
              <w:r w:rsidR="00560C52" w:rsidRPr="000214F6">
                <w:rPr>
                  <w:rStyle w:val="Hipervnculo"/>
                  <w:rFonts w:ascii="Arial" w:hAnsi="Arial" w:cs="Arial"/>
                  <w:color w:val="auto"/>
                  <w:sz w:val="20"/>
                  <w:szCs w:val="20"/>
                  <w:u w:val="none"/>
                </w:rPr>
                <w:t>http://dbpedia.org/resource/Light</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22</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Fruit</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9C5032" w:rsidP="000214F6">
            <w:pPr>
              <w:spacing w:after="0"/>
              <w:rPr>
                <w:rFonts w:ascii="Arial" w:hAnsi="Arial" w:cs="Arial"/>
                <w:sz w:val="20"/>
                <w:szCs w:val="20"/>
              </w:rPr>
            </w:pPr>
            <w:hyperlink r:id="rId113" w:tgtFrame="_blank" w:history="1">
              <w:r w:rsidR="00560C52" w:rsidRPr="000214F6">
                <w:rPr>
                  <w:rStyle w:val="Hipervnculo"/>
                  <w:rFonts w:ascii="Arial" w:hAnsi="Arial" w:cs="Arial"/>
                  <w:color w:val="auto"/>
                  <w:sz w:val="20"/>
                  <w:szCs w:val="20"/>
                  <w:u w:val="none"/>
                </w:rPr>
                <w:t>http://dbpedia.org/resource/Fruit</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23</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agroforestry</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9C5032" w:rsidP="000214F6">
            <w:pPr>
              <w:spacing w:after="0"/>
              <w:rPr>
                <w:rFonts w:ascii="Arial" w:hAnsi="Arial" w:cs="Arial"/>
                <w:sz w:val="20"/>
                <w:szCs w:val="20"/>
              </w:rPr>
            </w:pPr>
            <w:hyperlink r:id="rId114" w:tgtFrame="_blank" w:history="1">
              <w:r w:rsidR="00560C52" w:rsidRPr="000214F6">
                <w:rPr>
                  <w:rStyle w:val="Hipervnculo"/>
                  <w:rFonts w:ascii="Arial" w:hAnsi="Arial" w:cs="Arial"/>
                  <w:color w:val="auto"/>
                  <w:sz w:val="20"/>
                  <w:szCs w:val="20"/>
                  <w:u w:val="none"/>
                </w:rPr>
                <w:t>http://dbpedia.org/resource/Agroforestry</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24</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systems</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9C5032" w:rsidP="000214F6">
            <w:pPr>
              <w:spacing w:after="0"/>
              <w:rPr>
                <w:rFonts w:ascii="Arial" w:hAnsi="Arial" w:cs="Arial"/>
                <w:sz w:val="20"/>
                <w:szCs w:val="20"/>
              </w:rPr>
            </w:pPr>
            <w:hyperlink r:id="rId115" w:tgtFrame="_blank" w:history="1">
              <w:r w:rsidR="00560C52" w:rsidRPr="000214F6">
                <w:rPr>
                  <w:rStyle w:val="Hipervnculo"/>
                  <w:rFonts w:ascii="Arial" w:hAnsi="Arial" w:cs="Arial"/>
                  <w:color w:val="auto"/>
                  <w:sz w:val="20"/>
                  <w:szCs w:val="20"/>
                  <w:u w:val="none"/>
                </w:rPr>
                <w:t>http://dbpedia.org/resource/Systems</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25</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years</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9C5032" w:rsidP="000214F6">
            <w:pPr>
              <w:spacing w:after="0"/>
              <w:rPr>
                <w:rFonts w:ascii="Arial" w:hAnsi="Arial" w:cs="Arial"/>
                <w:sz w:val="20"/>
                <w:szCs w:val="20"/>
              </w:rPr>
            </w:pPr>
            <w:hyperlink r:id="rId116" w:tgtFrame="_blank" w:history="1">
              <w:r w:rsidR="00560C52" w:rsidRPr="000214F6">
                <w:rPr>
                  <w:rStyle w:val="Hipervnculo"/>
                  <w:rFonts w:ascii="Arial" w:hAnsi="Arial" w:cs="Arial"/>
                  <w:color w:val="auto"/>
                  <w:sz w:val="20"/>
                  <w:szCs w:val="20"/>
                  <w:u w:val="none"/>
                </w:rPr>
                <w:t>http://dbpedia.org/resource/Years</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26</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slopes</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9C5032" w:rsidP="000214F6">
            <w:pPr>
              <w:spacing w:after="0"/>
              <w:rPr>
                <w:rFonts w:ascii="Arial" w:hAnsi="Arial" w:cs="Arial"/>
                <w:sz w:val="20"/>
                <w:szCs w:val="20"/>
              </w:rPr>
            </w:pPr>
            <w:hyperlink r:id="rId117" w:tgtFrame="_blank" w:history="1">
              <w:r w:rsidR="00560C52" w:rsidRPr="000214F6">
                <w:rPr>
                  <w:rStyle w:val="Hipervnculo"/>
                  <w:rFonts w:ascii="Arial" w:hAnsi="Arial" w:cs="Arial"/>
                  <w:color w:val="auto"/>
                  <w:sz w:val="20"/>
                  <w:szCs w:val="20"/>
                  <w:u w:val="none"/>
                </w:rPr>
                <w:t>http://dbpedia.org/resource/Slopes</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27</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Data</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9C5032" w:rsidP="000214F6">
            <w:pPr>
              <w:spacing w:after="0"/>
              <w:rPr>
                <w:rFonts w:ascii="Arial" w:hAnsi="Arial" w:cs="Arial"/>
                <w:sz w:val="20"/>
                <w:szCs w:val="20"/>
              </w:rPr>
            </w:pPr>
            <w:hyperlink r:id="rId118" w:tgtFrame="_blank" w:history="1">
              <w:r w:rsidR="00560C52" w:rsidRPr="000214F6">
                <w:rPr>
                  <w:rStyle w:val="Hipervnculo"/>
                  <w:rFonts w:ascii="Arial" w:hAnsi="Arial" w:cs="Arial"/>
                  <w:color w:val="auto"/>
                  <w:sz w:val="20"/>
                  <w:szCs w:val="20"/>
                  <w:u w:val="none"/>
                </w:rPr>
                <w:t>http://dbpedia.org/resource/Data</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28</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individuals</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9C5032" w:rsidP="000214F6">
            <w:pPr>
              <w:spacing w:after="0"/>
              <w:rPr>
                <w:rFonts w:ascii="Arial" w:hAnsi="Arial" w:cs="Arial"/>
                <w:sz w:val="20"/>
                <w:szCs w:val="20"/>
              </w:rPr>
            </w:pPr>
            <w:hyperlink r:id="rId119" w:tgtFrame="_blank" w:history="1">
              <w:r w:rsidR="00560C52" w:rsidRPr="000214F6">
                <w:rPr>
                  <w:rStyle w:val="Hipervnculo"/>
                  <w:rFonts w:ascii="Arial" w:hAnsi="Arial" w:cs="Arial"/>
                  <w:color w:val="auto"/>
                  <w:sz w:val="20"/>
                  <w:szCs w:val="20"/>
                  <w:u w:val="none"/>
                </w:rPr>
                <w:t>http://dbpedia.org/resource/Individuals</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29</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shade</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9C5032" w:rsidP="000214F6">
            <w:pPr>
              <w:spacing w:after="0"/>
              <w:rPr>
                <w:rFonts w:ascii="Arial" w:hAnsi="Arial" w:cs="Arial"/>
                <w:sz w:val="20"/>
                <w:szCs w:val="20"/>
              </w:rPr>
            </w:pPr>
            <w:hyperlink r:id="rId120" w:tgtFrame="_blank" w:history="1">
              <w:r w:rsidR="00560C52" w:rsidRPr="000214F6">
                <w:rPr>
                  <w:rStyle w:val="Hipervnculo"/>
                  <w:rFonts w:ascii="Arial" w:hAnsi="Arial" w:cs="Arial"/>
                  <w:color w:val="auto"/>
                  <w:sz w:val="20"/>
                  <w:szCs w:val="20"/>
                  <w:u w:val="none"/>
                </w:rPr>
                <w:t>http://dbpedia.org/resource/Shade</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30</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leaf</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9C5032" w:rsidP="000214F6">
            <w:pPr>
              <w:spacing w:after="0"/>
              <w:rPr>
                <w:rFonts w:ascii="Arial" w:hAnsi="Arial" w:cs="Arial"/>
                <w:sz w:val="20"/>
                <w:szCs w:val="20"/>
              </w:rPr>
            </w:pPr>
            <w:hyperlink r:id="rId121" w:tgtFrame="_blank" w:history="1">
              <w:r w:rsidR="00560C52" w:rsidRPr="000214F6">
                <w:rPr>
                  <w:rStyle w:val="Hipervnculo"/>
                  <w:rFonts w:ascii="Arial" w:hAnsi="Arial" w:cs="Arial"/>
                  <w:color w:val="auto"/>
                  <w:sz w:val="20"/>
                  <w:szCs w:val="20"/>
                  <w:u w:val="none"/>
                </w:rPr>
                <w:t>http://dbpedia.org/resource/Leaf</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31</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fruit</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9C5032" w:rsidP="000214F6">
            <w:pPr>
              <w:spacing w:after="0"/>
              <w:rPr>
                <w:rFonts w:ascii="Arial" w:hAnsi="Arial" w:cs="Arial"/>
                <w:sz w:val="20"/>
                <w:szCs w:val="20"/>
              </w:rPr>
            </w:pPr>
            <w:hyperlink r:id="rId122" w:tgtFrame="_blank" w:history="1">
              <w:r w:rsidR="00560C52" w:rsidRPr="000214F6">
                <w:rPr>
                  <w:rStyle w:val="Hipervnculo"/>
                  <w:rFonts w:ascii="Arial" w:hAnsi="Arial" w:cs="Arial"/>
                  <w:color w:val="auto"/>
                  <w:sz w:val="20"/>
                  <w:szCs w:val="20"/>
                  <w:u w:val="none"/>
                </w:rPr>
                <w:t>http://dbpedia.org/resource/Fruit</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32</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Leaf</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9C5032" w:rsidP="000214F6">
            <w:pPr>
              <w:spacing w:after="0"/>
              <w:rPr>
                <w:rFonts w:ascii="Arial" w:hAnsi="Arial" w:cs="Arial"/>
                <w:sz w:val="20"/>
                <w:szCs w:val="20"/>
              </w:rPr>
            </w:pPr>
            <w:hyperlink r:id="rId123" w:tgtFrame="_blank" w:history="1">
              <w:r w:rsidR="00560C52" w:rsidRPr="000214F6">
                <w:rPr>
                  <w:rStyle w:val="Hipervnculo"/>
                  <w:rFonts w:ascii="Arial" w:hAnsi="Arial" w:cs="Arial"/>
                  <w:color w:val="auto"/>
                  <w:sz w:val="20"/>
                  <w:szCs w:val="20"/>
                  <w:u w:val="none"/>
                </w:rPr>
                <w:t>http://dbpedia.org/resource/Leaf</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33</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pastures</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9C5032" w:rsidP="000214F6">
            <w:pPr>
              <w:spacing w:after="0"/>
              <w:rPr>
                <w:rFonts w:ascii="Arial" w:hAnsi="Arial" w:cs="Arial"/>
                <w:sz w:val="20"/>
                <w:szCs w:val="20"/>
              </w:rPr>
            </w:pPr>
            <w:hyperlink r:id="rId124" w:tgtFrame="_blank" w:history="1">
              <w:r w:rsidR="00560C52" w:rsidRPr="000214F6">
                <w:rPr>
                  <w:rStyle w:val="Hipervnculo"/>
                  <w:rFonts w:ascii="Arial" w:hAnsi="Arial" w:cs="Arial"/>
                  <w:color w:val="auto"/>
                  <w:sz w:val="20"/>
                  <w:szCs w:val="20"/>
                  <w:u w:val="none"/>
                </w:rPr>
                <w:t>http://dbpedia.org/resource/Pastures</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34</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populations</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9C5032" w:rsidP="000214F6">
            <w:pPr>
              <w:spacing w:after="0"/>
              <w:rPr>
                <w:rFonts w:ascii="Arial" w:hAnsi="Arial" w:cs="Arial"/>
                <w:sz w:val="20"/>
                <w:szCs w:val="20"/>
              </w:rPr>
            </w:pPr>
            <w:hyperlink r:id="rId125" w:tgtFrame="_blank" w:history="1">
              <w:r w:rsidR="00560C52" w:rsidRPr="000214F6">
                <w:rPr>
                  <w:rStyle w:val="Hipervnculo"/>
                  <w:rFonts w:ascii="Arial" w:hAnsi="Arial" w:cs="Arial"/>
                  <w:color w:val="auto"/>
                  <w:sz w:val="20"/>
                  <w:szCs w:val="20"/>
                  <w:u w:val="none"/>
                </w:rPr>
                <w:t>http://dbpedia.org/resource/Populations</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35</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commercialization</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9C5032" w:rsidP="000214F6">
            <w:pPr>
              <w:spacing w:after="0"/>
              <w:rPr>
                <w:rFonts w:ascii="Arial" w:hAnsi="Arial" w:cs="Arial"/>
                <w:sz w:val="20"/>
                <w:szCs w:val="20"/>
              </w:rPr>
            </w:pPr>
            <w:hyperlink r:id="rId126" w:tgtFrame="_blank" w:history="1">
              <w:r w:rsidR="00560C52" w:rsidRPr="000214F6">
                <w:rPr>
                  <w:rStyle w:val="Hipervnculo"/>
                  <w:rFonts w:ascii="Arial" w:hAnsi="Arial" w:cs="Arial"/>
                  <w:color w:val="auto"/>
                  <w:sz w:val="20"/>
                  <w:szCs w:val="20"/>
                  <w:u w:val="none"/>
                </w:rPr>
                <w:t>http://dbpedia.org/resource/Commercialization</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36</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decline</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9C5032" w:rsidP="000214F6">
            <w:pPr>
              <w:spacing w:after="0"/>
              <w:rPr>
                <w:rFonts w:ascii="Arial" w:hAnsi="Arial" w:cs="Arial"/>
                <w:sz w:val="20"/>
                <w:szCs w:val="20"/>
              </w:rPr>
            </w:pPr>
            <w:hyperlink r:id="rId127" w:tgtFrame="_blank" w:history="1">
              <w:r w:rsidR="00560C52" w:rsidRPr="000214F6">
                <w:rPr>
                  <w:rStyle w:val="Hipervnculo"/>
                  <w:rFonts w:ascii="Arial" w:hAnsi="Arial" w:cs="Arial"/>
                  <w:color w:val="auto"/>
                  <w:sz w:val="20"/>
                  <w:szCs w:val="20"/>
                  <w:u w:val="none"/>
                </w:rPr>
                <w:t>http://dbpedia.org/resource/Decline</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37</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species</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9C5032" w:rsidP="000214F6">
            <w:pPr>
              <w:spacing w:after="0"/>
              <w:rPr>
                <w:rFonts w:ascii="Arial" w:hAnsi="Arial" w:cs="Arial"/>
                <w:sz w:val="20"/>
                <w:szCs w:val="20"/>
              </w:rPr>
            </w:pPr>
            <w:hyperlink r:id="rId128" w:tgtFrame="_blank" w:history="1">
              <w:r w:rsidR="00560C52" w:rsidRPr="000214F6">
                <w:rPr>
                  <w:rStyle w:val="Hipervnculo"/>
                  <w:rFonts w:ascii="Arial" w:hAnsi="Arial" w:cs="Arial"/>
                  <w:color w:val="auto"/>
                  <w:sz w:val="20"/>
                  <w:szCs w:val="20"/>
                  <w:u w:val="none"/>
                </w:rPr>
                <w:t>http://dbpedia.org/resource/Species</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38</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future</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9C5032" w:rsidP="000214F6">
            <w:pPr>
              <w:spacing w:after="0"/>
              <w:rPr>
                <w:rFonts w:ascii="Arial" w:hAnsi="Arial" w:cs="Arial"/>
                <w:sz w:val="20"/>
                <w:szCs w:val="20"/>
              </w:rPr>
            </w:pPr>
            <w:hyperlink r:id="rId129" w:tgtFrame="_blank" w:history="1">
              <w:r w:rsidR="00560C52" w:rsidRPr="000214F6">
                <w:rPr>
                  <w:rStyle w:val="Hipervnculo"/>
                  <w:rFonts w:ascii="Arial" w:hAnsi="Arial" w:cs="Arial"/>
                  <w:color w:val="auto"/>
                  <w:sz w:val="20"/>
                  <w:szCs w:val="20"/>
                  <w:u w:val="none"/>
                </w:rPr>
                <w:t>http://dbpedia.org/resource/Future</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CCCCCC"/>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39</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population</w:t>
            </w:r>
          </w:p>
        </w:tc>
        <w:tc>
          <w:tcPr>
            <w:tcW w:w="10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560C52" w:rsidRPr="000214F6" w:rsidRDefault="009C5032" w:rsidP="000214F6">
            <w:pPr>
              <w:spacing w:after="0"/>
              <w:rPr>
                <w:rFonts w:ascii="Arial" w:hAnsi="Arial" w:cs="Arial"/>
                <w:sz w:val="20"/>
                <w:szCs w:val="20"/>
              </w:rPr>
            </w:pPr>
            <w:hyperlink r:id="rId130" w:tgtFrame="_blank" w:history="1">
              <w:r w:rsidR="00560C52" w:rsidRPr="000214F6">
                <w:rPr>
                  <w:rStyle w:val="Hipervnculo"/>
                  <w:rFonts w:ascii="Arial" w:hAnsi="Arial" w:cs="Arial"/>
                  <w:color w:val="auto"/>
                  <w:sz w:val="20"/>
                  <w:szCs w:val="20"/>
                  <w:u w:val="none"/>
                </w:rPr>
                <w:t>http://dbpedia.org/resource/Populations</w:t>
              </w:r>
            </w:hyperlink>
          </w:p>
        </w:tc>
      </w:tr>
      <w:tr w:rsidR="00AE0495" w:rsidRPr="000214F6" w:rsidTr="00AE0495">
        <w:trPr>
          <w:trHeight w:val="315"/>
          <w:jc w:val="center"/>
        </w:trPr>
        <w:tc>
          <w:tcPr>
            <w:tcW w:w="7195" w:type="dxa"/>
            <w:gridSpan w:val="4"/>
            <w:tcBorders>
              <w:top w:val="single" w:sz="6" w:space="0" w:color="CCCCCC"/>
              <w:left w:val="nil"/>
              <w:bottom w:val="nil"/>
              <w:right w:val="nil"/>
            </w:tcBorders>
            <w:tcMar>
              <w:top w:w="30" w:type="dxa"/>
              <w:left w:w="45" w:type="dxa"/>
              <w:bottom w:w="30" w:type="dxa"/>
              <w:right w:w="45" w:type="dxa"/>
            </w:tcMar>
            <w:vAlign w:val="center"/>
          </w:tcPr>
          <w:p w:rsidR="00AE0495" w:rsidRPr="000214F6" w:rsidRDefault="00AE0495" w:rsidP="00AE0495">
            <w:pPr>
              <w:pStyle w:val="titulosTF"/>
            </w:pPr>
            <w:r>
              <w:rPr>
                <w:sz w:val="18"/>
              </w:rPr>
              <w:t>F</w:t>
            </w:r>
            <w:r w:rsidRPr="008B2AD9">
              <w:rPr>
                <w:sz w:val="18"/>
              </w:rPr>
              <w:t>uente: (propio)</w:t>
            </w:r>
          </w:p>
        </w:tc>
      </w:tr>
    </w:tbl>
    <w:p w:rsidR="00AE71B4" w:rsidRDefault="0078578A" w:rsidP="00AE71B4">
      <w:pPr>
        <w:keepNext/>
        <w:spacing w:after="0"/>
        <w:jc w:val="center"/>
      </w:pPr>
      <w:r>
        <w:rPr>
          <w:noProof/>
        </w:rPr>
        <w:lastRenderedPageBreak/>
        <w:drawing>
          <wp:inline distT="0" distB="0" distL="0" distR="0" wp14:anchorId="7031501B" wp14:editId="2EDB1319">
            <wp:extent cx="3533775" cy="2338389"/>
            <wp:effectExtent l="0" t="0" r="9525" b="24130"/>
            <wp:docPr id="44" name="Gráfico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p>
    <w:p w:rsidR="0078578A" w:rsidRDefault="00AE71B4" w:rsidP="00AE71B4">
      <w:pPr>
        <w:pStyle w:val="titulosTF"/>
        <w:spacing w:after="0"/>
        <w:ind w:left="1560"/>
        <w:rPr>
          <w:noProof/>
        </w:rPr>
      </w:pPr>
      <w:bookmarkStart w:id="196" w:name="_Toc414268729"/>
      <w:r>
        <w:t xml:space="preserve">Figura </w:t>
      </w:r>
      <w:r w:rsidR="009C5032">
        <w:fldChar w:fldCharType="begin"/>
      </w:r>
      <w:r w:rsidR="009C5032">
        <w:instrText xml:space="preserve"> SEQ Figura \* ARABIC </w:instrText>
      </w:r>
      <w:r w:rsidR="009C5032">
        <w:fldChar w:fldCharType="separate"/>
      </w:r>
      <w:r w:rsidR="007B6AFC">
        <w:rPr>
          <w:noProof/>
        </w:rPr>
        <w:t>46</w:t>
      </w:r>
      <w:r w:rsidR="009C5032">
        <w:rPr>
          <w:noProof/>
        </w:rPr>
        <w:fldChar w:fldCharType="end"/>
      </w:r>
      <w:r>
        <w:t xml:space="preserve">: Keywords </w:t>
      </w:r>
      <w:r>
        <w:rPr>
          <w:noProof/>
        </w:rPr>
        <w:t>simples enlazadas con recurso de Dbpedia</w:t>
      </w:r>
      <w:bookmarkEnd w:id="196"/>
    </w:p>
    <w:p w:rsidR="00AE71B4" w:rsidRDefault="00AE71B4" w:rsidP="00AE71B4">
      <w:pPr>
        <w:pStyle w:val="titulosTF"/>
        <w:ind w:left="1560"/>
      </w:pPr>
      <w:r>
        <w:t>Fuente: (propio)</w:t>
      </w:r>
    </w:p>
    <w:p w:rsidR="00AE71B4" w:rsidRDefault="00AE71B4" w:rsidP="00AE71B4">
      <w:pPr>
        <w:pStyle w:val="titulosTF"/>
        <w:ind w:left="1560"/>
      </w:pPr>
    </w:p>
    <w:p w:rsidR="009B6061" w:rsidRDefault="009B6061" w:rsidP="00A12447">
      <w:pPr>
        <w:pStyle w:val="Nivel2"/>
      </w:pPr>
      <w:bookmarkStart w:id="197" w:name="_Toc414268660"/>
      <w:r>
        <w:t>Pruebas funcionales</w:t>
      </w:r>
      <w:bookmarkEnd w:id="197"/>
    </w:p>
    <w:p w:rsidR="00AE71B4" w:rsidRDefault="00AE71B4" w:rsidP="00AE71B4">
      <w:pPr>
        <w:pStyle w:val="Nivel3"/>
      </w:pPr>
      <w:bookmarkStart w:id="198" w:name="_Toc414268661"/>
      <w:r>
        <w:t>Objetivo</w:t>
      </w:r>
      <w:bookmarkEnd w:id="198"/>
    </w:p>
    <w:p w:rsidR="00624280" w:rsidRPr="006B4DD9" w:rsidRDefault="008A2537" w:rsidP="006B4DD9">
      <w:pPr>
        <w:pStyle w:val="contenido"/>
      </w:pPr>
      <w:r>
        <w:t>Se pretende c</w:t>
      </w:r>
      <w:r w:rsidR="006B4DD9">
        <w:t>omprobar el buen funcionamiento de los servicio</w:t>
      </w:r>
      <w:r>
        <w:t>s</w:t>
      </w:r>
      <w:r w:rsidR="006B4DD9">
        <w:t xml:space="preserve"> en las posibles interacciones con los usuarios, en específico se verificará:</w:t>
      </w:r>
    </w:p>
    <w:p w:rsidR="00624280" w:rsidRDefault="00E04D88" w:rsidP="00333126">
      <w:pPr>
        <w:pStyle w:val="contenido"/>
        <w:numPr>
          <w:ilvl w:val="0"/>
          <w:numId w:val="36"/>
        </w:numPr>
      </w:pPr>
      <w:r>
        <w:t>La aplicación responde de forma adecuada a las solicitudes</w:t>
      </w:r>
      <w:r w:rsidR="00A64ABA">
        <w:t>.</w:t>
      </w:r>
    </w:p>
    <w:p w:rsidR="00E04D88" w:rsidRDefault="00E04D88" w:rsidP="00333126">
      <w:pPr>
        <w:pStyle w:val="contenido"/>
        <w:numPr>
          <w:ilvl w:val="0"/>
          <w:numId w:val="36"/>
        </w:numPr>
      </w:pPr>
      <w:r>
        <w:t>Se obtiene la respuesta específica solicitada a través de los servicios web.</w:t>
      </w:r>
    </w:p>
    <w:p w:rsidR="00E04D88" w:rsidRDefault="00E04D88" w:rsidP="00333126">
      <w:pPr>
        <w:pStyle w:val="contenido"/>
        <w:numPr>
          <w:ilvl w:val="0"/>
          <w:numId w:val="36"/>
        </w:numPr>
      </w:pPr>
      <w:r w:rsidRPr="006B4DD9">
        <w:t>No presenta efectos secundarios sobre otras funcionalidades</w:t>
      </w:r>
      <w:r>
        <w:t>.</w:t>
      </w:r>
    </w:p>
    <w:p w:rsidR="00E04D88" w:rsidRDefault="00E04D88" w:rsidP="00333126">
      <w:pPr>
        <w:pStyle w:val="contenido"/>
        <w:numPr>
          <w:ilvl w:val="0"/>
          <w:numId w:val="36"/>
        </w:numPr>
      </w:pPr>
      <w:r>
        <w:t>La aplicación no se paraliza.</w:t>
      </w:r>
    </w:p>
    <w:p w:rsidR="00624280" w:rsidRPr="006B4DD9" w:rsidRDefault="00624280" w:rsidP="00333126">
      <w:pPr>
        <w:pStyle w:val="contenido"/>
        <w:numPr>
          <w:ilvl w:val="0"/>
          <w:numId w:val="36"/>
        </w:numPr>
      </w:pPr>
      <w:r w:rsidRPr="006B4DD9">
        <w:t xml:space="preserve">No </w:t>
      </w:r>
      <w:r w:rsidR="00E04D88">
        <w:t xml:space="preserve">se </w:t>
      </w:r>
      <w:r w:rsidRPr="006B4DD9">
        <w:t>presenta</w:t>
      </w:r>
      <w:r w:rsidR="00E04D88">
        <w:t>n</w:t>
      </w:r>
      <w:r w:rsidRPr="006B4DD9">
        <w:t xml:space="preserve"> errores</w:t>
      </w:r>
      <w:r w:rsidR="008A2537">
        <w:t>.</w:t>
      </w:r>
    </w:p>
    <w:p w:rsidR="00AE71B4" w:rsidRDefault="00AE71B4" w:rsidP="00AE71B4">
      <w:pPr>
        <w:pStyle w:val="Nivel3"/>
      </w:pPr>
      <w:bookmarkStart w:id="199" w:name="_Toc414268662"/>
      <w:r>
        <w:t>Escenario</w:t>
      </w:r>
      <w:bookmarkEnd w:id="199"/>
      <w:r>
        <w:tab/>
      </w:r>
    </w:p>
    <w:p w:rsidR="00E04D88" w:rsidRDefault="00E04D88" w:rsidP="00E04D88">
      <w:pPr>
        <w:pStyle w:val="contenido"/>
      </w:pPr>
      <w:r>
        <w:t xml:space="preserve">Las pruebas se </w:t>
      </w:r>
      <w:r w:rsidR="00AE0495">
        <w:t>realizarán</w:t>
      </w:r>
      <w:r>
        <w:t xml:space="preserve"> </w:t>
      </w:r>
      <w:r w:rsidR="00AE0495">
        <w:t>en</w:t>
      </w:r>
      <w:r>
        <w:t xml:space="preserve"> un servidor local y se accederá a través </w:t>
      </w:r>
      <w:r w:rsidR="00AE0495">
        <w:t>de la interfaz web que permite la interacción entre los servicios construidos.</w:t>
      </w:r>
    </w:p>
    <w:p w:rsidR="00F50FAD" w:rsidRPr="000F73B7" w:rsidRDefault="001D751E" w:rsidP="00F50FAD">
      <w:pPr>
        <w:pStyle w:val="Nivel3"/>
      </w:pPr>
      <w:bookmarkStart w:id="200" w:name="_Toc414268663"/>
      <w:r>
        <w:t>Pruebas sobre el s</w:t>
      </w:r>
      <w:r w:rsidR="00F50FAD">
        <w:t>ervicio web de Segmentación en Sentencias</w:t>
      </w:r>
      <w:bookmarkEnd w:id="200"/>
    </w:p>
    <w:p w:rsidR="001D751E" w:rsidRDefault="001D751E" w:rsidP="001D751E">
      <w:pPr>
        <w:pStyle w:val="titulosTF"/>
      </w:pPr>
      <w:bookmarkStart w:id="201" w:name="_Toc414268766"/>
      <w:r w:rsidRPr="001D751E">
        <w:rPr>
          <w:rStyle w:val="contenidoCar"/>
        </w:rPr>
        <w:t xml:space="preserve">Tabla </w:t>
      </w:r>
      <w:r w:rsidRPr="001D751E">
        <w:rPr>
          <w:rStyle w:val="contenidoCar"/>
        </w:rPr>
        <w:fldChar w:fldCharType="begin"/>
      </w:r>
      <w:r w:rsidRPr="001D751E">
        <w:rPr>
          <w:rStyle w:val="contenidoCar"/>
        </w:rPr>
        <w:instrText xml:space="preserve"> SEQ Tabla \* ARABIC </w:instrText>
      </w:r>
      <w:r w:rsidRPr="001D751E">
        <w:rPr>
          <w:rStyle w:val="contenidoCar"/>
        </w:rPr>
        <w:fldChar w:fldCharType="separate"/>
      </w:r>
      <w:r w:rsidR="007B6AFC">
        <w:rPr>
          <w:rStyle w:val="contenidoCar"/>
          <w:noProof/>
        </w:rPr>
        <w:t>35</w:t>
      </w:r>
      <w:r w:rsidRPr="001D751E">
        <w:rPr>
          <w:rStyle w:val="contenidoCar"/>
        </w:rPr>
        <w:fldChar w:fldCharType="end"/>
      </w:r>
      <w:r w:rsidRPr="001D751E">
        <w:rPr>
          <w:rStyle w:val="contenidoCar"/>
        </w:rPr>
        <w:t>: Pruebas de funcionalidad  sobre servicio web de segmentación en sentencias</w:t>
      </w:r>
      <w:r>
        <w:rPr>
          <w:noProof/>
        </w:rPr>
        <w:t>.</w:t>
      </w:r>
      <w:bookmarkEnd w:id="201"/>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899"/>
        <w:gridCol w:w="2716"/>
        <w:gridCol w:w="2716"/>
        <w:gridCol w:w="713"/>
        <w:gridCol w:w="835"/>
      </w:tblGrid>
      <w:tr w:rsidR="009B6061" w:rsidRPr="009B6061" w:rsidTr="009B6061">
        <w:trPr>
          <w:trHeight w:val="315"/>
        </w:trPr>
        <w:tc>
          <w:tcPr>
            <w:tcW w:w="0" w:type="auto"/>
            <w:vMerge w:val="restart"/>
            <w:tcBorders>
              <w:top w:val="single" w:sz="6" w:space="0" w:color="76A5AF"/>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b/>
                <w:sz w:val="20"/>
                <w:szCs w:val="20"/>
              </w:rPr>
            </w:pPr>
            <w:r w:rsidRPr="009B6061">
              <w:rPr>
                <w:rFonts w:ascii="Arial" w:eastAsia="Times New Roman" w:hAnsi="Arial" w:cs="Arial"/>
                <w:b/>
                <w:sz w:val="20"/>
                <w:szCs w:val="20"/>
              </w:rPr>
              <w:t>Entrada</w:t>
            </w:r>
          </w:p>
        </w:tc>
        <w:tc>
          <w:tcPr>
            <w:tcW w:w="0" w:type="auto"/>
            <w:gridSpan w:val="3"/>
            <w:tcBorders>
              <w:top w:val="single" w:sz="6" w:space="0" w:color="76A5AF"/>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F50FAD" w:rsidP="009B6061">
            <w:pPr>
              <w:spacing w:after="0" w:line="240" w:lineRule="auto"/>
              <w:jc w:val="center"/>
              <w:rPr>
                <w:rFonts w:ascii="Arial" w:eastAsia="Times New Roman" w:hAnsi="Arial" w:cs="Arial"/>
                <w:b/>
                <w:sz w:val="20"/>
                <w:szCs w:val="20"/>
              </w:rPr>
            </w:pPr>
            <w:r>
              <w:rPr>
                <w:rFonts w:ascii="Arial" w:eastAsia="Times New Roman" w:hAnsi="Arial" w:cs="Arial"/>
                <w:b/>
                <w:sz w:val="20"/>
                <w:szCs w:val="20"/>
              </w:rPr>
              <w:t xml:space="preserve">WS - Segmentación </w:t>
            </w:r>
            <w:r w:rsidR="009B6061" w:rsidRPr="009B6061">
              <w:rPr>
                <w:rFonts w:ascii="Arial" w:eastAsia="Times New Roman" w:hAnsi="Arial" w:cs="Arial"/>
                <w:b/>
                <w:sz w:val="20"/>
                <w:szCs w:val="20"/>
              </w:rPr>
              <w:t>e</w:t>
            </w:r>
            <w:r>
              <w:rPr>
                <w:rFonts w:ascii="Arial" w:eastAsia="Times New Roman" w:hAnsi="Arial" w:cs="Arial"/>
                <w:b/>
                <w:sz w:val="20"/>
                <w:szCs w:val="20"/>
              </w:rPr>
              <w:t>n</w:t>
            </w:r>
            <w:r w:rsidR="009B6061" w:rsidRPr="009B6061">
              <w:rPr>
                <w:rFonts w:ascii="Arial" w:eastAsia="Times New Roman" w:hAnsi="Arial" w:cs="Arial"/>
                <w:b/>
                <w:sz w:val="20"/>
                <w:szCs w:val="20"/>
              </w:rPr>
              <w:t xml:space="preserve"> Sentencias</w:t>
            </w:r>
          </w:p>
        </w:tc>
        <w:tc>
          <w:tcPr>
            <w:tcW w:w="0" w:type="auto"/>
            <w:vMerge w:val="restart"/>
            <w:tcBorders>
              <w:top w:val="single" w:sz="6" w:space="0" w:color="76A5AF"/>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b/>
                <w:sz w:val="20"/>
                <w:szCs w:val="20"/>
              </w:rPr>
            </w:pPr>
            <w:r w:rsidRPr="009B6061">
              <w:rPr>
                <w:rFonts w:ascii="Arial" w:eastAsia="Times New Roman" w:hAnsi="Arial" w:cs="Arial"/>
                <w:b/>
                <w:sz w:val="20"/>
                <w:szCs w:val="20"/>
              </w:rPr>
              <w:t>Observ.</w:t>
            </w:r>
          </w:p>
        </w:tc>
      </w:tr>
      <w:tr w:rsidR="009B6061" w:rsidRPr="009B6061" w:rsidTr="009B6061">
        <w:trPr>
          <w:trHeight w:val="315"/>
        </w:trPr>
        <w:tc>
          <w:tcPr>
            <w:tcW w:w="0" w:type="auto"/>
            <w:vMerge/>
            <w:tcBorders>
              <w:top w:val="single" w:sz="6" w:space="0" w:color="76A5AF"/>
              <w:left w:val="single" w:sz="6" w:space="0" w:color="76A5AF"/>
              <w:bottom w:val="single" w:sz="6" w:space="0" w:color="76A5AF"/>
              <w:right w:val="single" w:sz="6" w:space="0" w:color="76A5AF"/>
            </w:tcBorders>
            <w:vAlign w:val="center"/>
            <w:hideMark/>
          </w:tcPr>
          <w:p w:rsidR="009B6061" w:rsidRPr="009B6061" w:rsidRDefault="009B6061" w:rsidP="009B6061">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b/>
                <w:sz w:val="20"/>
                <w:szCs w:val="20"/>
              </w:rPr>
            </w:pPr>
            <w:r w:rsidRPr="009B6061">
              <w:rPr>
                <w:rFonts w:ascii="Arial" w:eastAsia="Times New Roman" w:hAnsi="Arial" w:cs="Arial"/>
                <w:b/>
                <w:sz w:val="20"/>
                <w:szCs w:val="20"/>
              </w:rPr>
              <w:t>Resultado Esperado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b/>
                <w:sz w:val="20"/>
                <w:szCs w:val="20"/>
              </w:rPr>
            </w:pPr>
            <w:r w:rsidRPr="009B6061">
              <w:rPr>
                <w:rFonts w:ascii="Arial" w:eastAsia="Times New Roman" w:hAnsi="Arial" w:cs="Arial"/>
                <w:b/>
                <w:sz w:val="20"/>
                <w:szCs w:val="20"/>
              </w:rPr>
              <w:t>Resultado Obtenido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b/>
                <w:sz w:val="20"/>
                <w:szCs w:val="20"/>
              </w:rPr>
            </w:pPr>
            <w:r w:rsidRPr="009B6061">
              <w:rPr>
                <w:rFonts w:ascii="Arial" w:eastAsia="Times New Roman" w:hAnsi="Arial" w:cs="Arial"/>
                <w:b/>
                <w:sz w:val="20"/>
                <w:szCs w:val="20"/>
              </w:rPr>
              <w:t xml:space="preserve">Error </w:t>
            </w:r>
            <w:r w:rsidRPr="009B6061">
              <w:rPr>
                <w:rFonts w:ascii="Arial" w:eastAsia="Times New Roman" w:hAnsi="Arial" w:cs="Arial"/>
                <w:b/>
                <w:sz w:val="20"/>
                <w:szCs w:val="20"/>
              </w:rPr>
              <w:lastRenderedPageBreak/>
              <w:t>(S/N)</w:t>
            </w:r>
          </w:p>
        </w:tc>
        <w:tc>
          <w:tcPr>
            <w:tcW w:w="0" w:type="auto"/>
            <w:vMerge/>
            <w:tcBorders>
              <w:top w:val="single" w:sz="6" w:space="0" w:color="76A5AF"/>
              <w:left w:val="single" w:sz="6" w:space="0" w:color="CCCCCC"/>
              <w:bottom w:val="single" w:sz="6" w:space="0" w:color="76A5AF"/>
              <w:right w:val="single" w:sz="6" w:space="0" w:color="76A5AF"/>
            </w:tcBorders>
            <w:vAlign w:val="center"/>
            <w:hideMark/>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Pr>
                <w:rFonts w:ascii="Arial" w:eastAsia="Times New Roman" w:hAnsi="Arial" w:cs="Arial"/>
                <w:sz w:val="20"/>
                <w:szCs w:val="20"/>
              </w:rPr>
              <w:lastRenderedPageBreak/>
              <w:t>T</w:t>
            </w:r>
            <w:r w:rsidRPr="009B6061">
              <w:rPr>
                <w:rFonts w:ascii="Arial" w:eastAsia="Times New Roman" w:hAnsi="Arial" w:cs="Arial"/>
                <w:sz w:val="20"/>
                <w:szCs w:val="20"/>
              </w:rPr>
              <w:t>exto vacío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8C31E6" w:rsidP="009B6061">
            <w:pPr>
              <w:spacing w:after="0" w:line="240" w:lineRule="auto"/>
              <w:rPr>
                <w:rFonts w:ascii="Arial" w:eastAsia="Times New Roman" w:hAnsi="Arial" w:cs="Arial"/>
                <w:sz w:val="20"/>
                <w:szCs w:val="20"/>
              </w:rPr>
            </w:pPr>
            <w:r>
              <w:rPr>
                <w:rFonts w:ascii="Arial" w:eastAsia="Times New Roman" w:hAnsi="Arial" w:cs="Arial"/>
                <w:sz w:val="20"/>
                <w:szCs w:val="20"/>
              </w:rPr>
              <w:t>Caracteres especiales</w:t>
            </w:r>
            <w:r w:rsidR="009B6061" w:rsidRPr="009B6061">
              <w:rPr>
                <w:rFonts w:ascii="Arial" w:eastAsia="Times New Roman" w:hAnsi="Arial" w:cs="Arial"/>
                <w:sz w:val="20"/>
                <w:szCs w:val="20"/>
              </w:rPr>
              <w:br/>
              <w:t>"#$%&amp;/()=?¡*-:;|@½·~~¬{[()]}</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lang w:val="en-US"/>
              </w:rPr>
            </w:pPr>
            <w:r w:rsidRPr="009B6061">
              <w:rPr>
                <w:rFonts w:ascii="Arial" w:eastAsia="Times New Roman" w:hAnsi="Arial" w:cs="Arial"/>
                <w:sz w:val="20"/>
                <w:szCs w:val="20"/>
                <w:lang w:val="en-US"/>
              </w:rPr>
              <w:t>json con mensaje de "error: Text unsupported or language unsupportedd"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lang w:val="en-US"/>
              </w:rPr>
            </w:pPr>
            <w:r w:rsidRPr="009B6061">
              <w:rPr>
                <w:rFonts w:ascii="Arial" w:eastAsia="Times New Roman" w:hAnsi="Arial" w:cs="Arial"/>
                <w:sz w:val="20"/>
                <w:szCs w:val="20"/>
                <w:lang w:val="en-US"/>
              </w:rPr>
              <w:t>json con mensaje de "error: Text unsupported or language unsupportedd"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Pr>
                <w:rFonts w:ascii="Arial" w:eastAsia="Times New Roman" w:hAnsi="Arial" w:cs="Arial"/>
                <w:sz w:val="20"/>
                <w:szCs w:val="20"/>
              </w:rPr>
              <w:t>T</w:t>
            </w:r>
            <w:r w:rsidRPr="009B6061">
              <w:rPr>
                <w:rFonts w:ascii="Arial" w:eastAsia="Times New Roman" w:hAnsi="Arial" w:cs="Arial"/>
                <w:sz w:val="20"/>
                <w:szCs w:val="20"/>
              </w:rPr>
              <w:t xml:space="preserve">exto solo con caracteres en blanco </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lang w:val="en-US"/>
              </w:rPr>
            </w:pPr>
            <w:r w:rsidRPr="009B6061">
              <w:rPr>
                <w:rFonts w:ascii="Arial" w:eastAsia="Times New Roman" w:hAnsi="Arial" w:cs="Arial"/>
                <w:sz w:val="20"/>
                <w:szCs w:val="20"/>
                <w:lang w:val="en-US"/>
              </w:rPr>
              <w:t>json con mensaje de "error: Text unsupported or language unsupportedd"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lang w:val="en-US"/>
              </w:rPr>
            </w:pPr>
            <w:r w:rsidRPr="009B6061">
              <w:rPr>
                <w:rFonts w:ascii="Arial" w:eastAsia="Times New Roman" w:hAnsi="Arial" w:cs="Arial"/>
                <w:sz w:val="20"/>
                <w:szCs w:val="20"/>
                <w:lang w:val="en-US"/>
              </w:rPr>
              <w:t>json con mensaje de "error: Text unsupported or language unsupportedd"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8C31E6" w:rsidP="009B6061">
            <w:pPr>
              <w:spacing w:after="0" w:line="240" w:lineRule="auto"/>
              <w:rPr>
                <w:rFonts w:ascii="Arial" w:eastAsia="Times New Roman" w:hAnsi="Arial" w:cs="Arial"/>
                <w:sz w:val="20"/>
                <w:szCs w:val="20"/>
              </w:rPr>
            </w:pPr>
            <w:r>
              <w:rPr>
                <w:rFonts w:ascii="Arial" w:eastAsia="Times New Roman" w:hAnsi="Arial" w:cs="Arial"/>
                <w:sz w:val="20"/>
                <w:szCs w:val="20"/>
              </w:rPr>
              <w:t>Texto en español</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lang w:val="en-US"/>
              </w:rPr>
            </w:pPr>
            <w:r w:rsidRPr="009B6061">
              <w:rPr>
                <w:rFonts w:ascii="Arial" w:eastAsia="Times New Roman" w:hAnsi="Arial" w:cs="Arial"/>
                <w:sz w:val="20"/>
                <w:szCs w:val="20"/>
                <w:lang w:val="en-US"/>
              </w:rPr>
              <w:t>json con mensaje de "error: Text unsupported or language unsupportedd"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Pr>
                <w:rFonts w:ascii="Arial" w:eastAsia="Times New Roman" w:hAnsi="Arial" w:cs="Arial"/>
                <w:sz w:val="20"/>
                <w:szCs w:val="20"/>
              </w:rPr>
              <w:t>T</w:t>
            </w:r>
            <w:r w:rsidRPr="009B6061">
              <w:rPr>
                <w:rFonts w:ascii="Arial" w:eastAsia="Times New Roman" w:hAnsi="Arial" w:cs="Arial"/>
                <w:sz w:val="20"/>
                <w:szCs w:val="20"/>
              </w:rPr>
              <w:t>exto en francés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tcPr>
          <w:p w:rsidR="009B6061" w:rsidRPr="009B6061" w:rsidRDefault="009B6061" w:rsidP="009B6061">
            <w:pPr>
              <w:spacing w:after="0" w:line="240" w:lineRule="auto"/>
              <w:rPr>
                <w:rFonts w:ascii="Arial" w:eastAsia="Times New Roman" w:hAnsi="Arial" w:cs="Arial"/>
                <w:sz w:val="20"/>
                <w:szCs w:val="20"/>
              </w:rPr>
            </w:pPr>
            <w:r>
              <w:rPr>
                <w:rFonts w:ascii="Arial" w:eastAsia="Times New Roman" w:hAnsi="Arial" w:cs="Arial"/>
                <w:sz w:val="20"/>
                <w:szCs w:val="20"/>
              </w:rPr>
              <w:t>Texto en otro idioma (italiano)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tcPr>
          <w:p w:rsidR="009B6061" w:rsidRPr="009B6061" w:rsidRDefault="009B6061" w:rsidP="00560C52">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tcPr>
          <w:p w:rsidR="009B6061" w:rsidRPr="009B6061" w:rsidRDefault="009B6061" w:rsidP="00560C52">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8C31E6" w:rsidP="009B6061">
            <w:pPr>
              <w:spacing w:after="0" w:line="240" w:lineRule="auto"/>
              <w:rPr>
                <w:rFonts w:ascii="Arial" w:eastAsia="Times New Roman" w:hAnsi="Arial" w:cs="Arial"/>
                <w:sz w:val="20"/>
                <w:szCs w:val="20"/>
              </w:rPr>
            </w:pPr>
            <w:r>
              <w:rPr>
                <w:rFonts w:ascii="Arial" w:eastAsia="Times New Roman" w:hAnsi="Arial" w:cs="Arial"/>
                <w:sz w:val="20"/>
                <w:szCs w:val="20"/>
              </w:rPr>
              <w:t>Texto con entidades en español</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roofErr w:type="gramStart"/>
            <w:r w:rsidRPr="009B6061">
              <w:rPr>
                <w:rFonts w:ascii="Arial" w:eastAsia="Times New Roman" w:hAnsi="Arial" w:cs="Arial"/>
                <w:sz w:val="20"/>
                <w:szCs w:val="20"/>
              </w:rPr>
              <w:t>json</w:t>
            </w:r>
            <w:proofErr w:type="gramEnd"/>
            <w:r w:rsidRPr="009B6061">
              <w:rPr>
                <w:rFonts w:ascii="Arial" w:eastAsia="Times New Roman" w:hAnsi="Arial" w:cs="Arial"/>
                <w:sz w:val="20"/>
                <w:szCs w:val="20"/>
              </w:rPr>
              <w:t xml:space="preserve"> son sentencias detectadas.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roofErr w:type="gramStart"/>
            <w:r w:rsidRPr="009B6061">
              <w:rPr>
                <w:rFonts w:ascii="Arial" w:eastAsia="Times New Roman" w:hAnsi="Arial" w:cs="Arial"/>
                <w:sz w:val="20"/>
                <w:szCs w:val="20"/>
              </w:rPr>
              <w:t>json</w:t>
            </w:r>
            <w:proofErr w:type="gramEnd"/>
            <w:r w:rsidRPr="009B6061">
              <w:rPr>
                <w:rFonts w:ascii="Arial" w:eastAsia="Times New Roman" w:hAnsi="Arial" w:cs="Arial"/>
                <w:sz w:val="20"/>
                <w:szCs w:val="20"/>
              </w:rPr>
              <w:t xml:space="preserve"> son sentencias detectadas.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Pr>
                <w:rFonts w:ascii="Arial" w:eastAsia="Times New Roman" w:hAnsi="Arial" w:cs="Arial"/>
                <w:sz w:val="20"/>
                <w:szCs w:val="20"/>
              </w:rPr>
              <w:t>T</w:t>
            </w:r>
            <w:r w:rsidRPr="009B6061">
              <w:rPr>
                <w:rFonts w:ascii="Arial" w:eastAsia="Times New Roman" w:hAnsi="Arial" w:cs="Arial"/>
                <w:sz w:val="20"/>
                <w:szCs w:val="20"/>
              </w:rPr>
              <w:t>exto con entidades en francés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roofErr w:type="gramStart"/>
            <w:r w:rsidRPr="009B6061">
              <w:rPr>
                <w:rFonts w:ascii="Arial" w:eastAsia="Times New Roman" w:hAnsi="Arial" w:cs="Arial"/>
                <w:sz w:val="20"/>
                <w:szCs w:val="20"/>
              </w:rPr>
              <w:t>json</w:t>
            </w:r>
            <w:proofErr w:type="gramEnd"/>
            <w:r w:rsidRPr="009B6061">
              <w:rPr>
                <w:rFonts w:ascii="Arial" w:eastAsia="Times New Roman" w:hAnsi="Arial" w:cs="Arial"/>
                <w:sz w:val="20"/>
                <w:szCs w:val="20"/>
              </w:rPr>
              <w:t xml:space="preserve"> son sentencias detectadas.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roofErr w:type="gramStart"/>
            <w:r w:rsidRPr="009B6061">
              <w:rPr>
                <w:rFonts w:ascii="Arial" w:eastAsia="Times New Roman" w:hAnsi="Arial" w:cs="Arial"/>
                <w:sz w:val="20"/>
                <w:szCs w:val="20"/>
              </w:rPr>
              <w:t>json</w:t>
            </w:r>
            <w:proofErr w:type="gramEnd"/>
            <w:r w:rsidRPr="009B6061">
              <w:rPr>
                <w:rFonts w:ascii="Arial" w:eastAsia="Times New Roman" w:hAnsi="Arial" w:cs="Arial"/>
                <w:sz w:val="20"/>
                <w:szCs w:val="20"/>
              </w:rPr>
              <w:t xml:space="preserve"> son sentencias detectadas.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8C31E6" w:rsidP="009B6061">
            <w:pPr>
              <w:spacing w:after="0" w:line="240" w:lineRule="auto"/>
              <w:rPr>
                <w:rFonts w:ascii="Arial" w:eastAsia="Times New Roman" w:hAnsi="Arial" w:cs="Arial"/>
                <w:sz w:val="20"/>
                <w:szCs w:val="20"/>
              </w:rPr>
            </w:pPr>
            <w:r>
              <w:rPr>
                <w:rFonts w:ascii="Arial" w:eastAsia="Times New Roman" w:hAnsi="Arial" w:cs="Arial"/>
                <w:sz w:val="20"/>
                <w:szCs w:val="20"/>
              </w:rPr>
              <w:t>Texto solo con números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
        </w:tc>
      </w:tr>
    </w:tbl>
    <w:p w:rsidR="00E206A6" w:rsidRDefault="001D751E" w:rsidP="001D751E">
      <w:pPr>
        <w:pStyle w:val="titulosTF"/>
        <w:rPr>
          <w:sz w:val="18"/>
          <w:szCs w:val="18"/>
        </w:rPr>
      </w:pPr>
      <w:r w:rsidRPr="001D751E">
        <w:rPr>
          <w:sz w:val="18"/>
          <w:szCs w:val="18"/>
        </w:rPr>
        <w:t>Fuente: (propio)</w:t>
      </w:r>
    </w:p>
    <w:p w:rsidR="001D751E" w:rsidRPr="001D751E" w:rsidRDefault="001D751E" w:rsidP="001D751E">
      <w:pPr>
        <w:pStyle w:val="titulosTF"/>
        <w:rPr>
          <w:sz w:val="18"/>
          <w:szCs w:val="18"/>
        </w:rPr>
      </w:pPr>
    </w:p>
    <w:p w:rsidR="00F50FAD" w:rsidRPr="000F73B7" w:rsidRDefault="001D751E" w:rsidP="00F50FAD">
      <w:pPr>
        <w:pStyle w:val="Nivel3"/>
      </w:pPr>
      <w:bookmarkStart w:id="202" w:name="_Toc414268664"/>
      <w:r>
        <w:t>Prueba sobre el s</w:t>
      </w:r>
      <w:r w:rsidR="00F50FAD">
        <w:t xml:space="preserve">ervicio web de </w:t>
      </w:r>
      <w:r w:rsidR="00751760">
        <w:t>Tokenización</w:t>
      </w:r>
      <w:bookmarkEnd w:id="202"/>
      <w:r w:rsidR="00751760">
        <w:t xml:space="preserve"> </w:t>
      </w:r>
    </w:p>
    <w:p w:rsidR="001D751E" w:rsidRDefault="001D751E" w:rsidP="001D751E">
      <w:pPr>
        <w:pStyle w:val="titulosTF"/>
      </w:pPr>
      <w:bookmarkStart w:id="203" w:name="_Toc414268767"/>
      <w:r>
        <w:t xml:space="preserve">Tabla </w:t>
      </w:r>
      <w:r w:rsidR="009C5032">
        <w:fldChar w:fldCharType="begin"/>
      </w:r>
      <w:r w:rsidR="009C5032">
        <w:instrText xml:space="preserve"> SEQ Tabla \* ARABIC </w:instrText>
      </w:r>
      <w:r w:rsidR="009C5032">
        <w:fldChar w:fldCharType="separate"/>
      </w:r>
      <w:r w:rsidR="007B6AFC">
        <w:rPr>
          <w:noProof/>
        </w:rPr>
        <w:t>36</w:t>
      </w:r>
      <w:r w:rsidR="009C5032">
        <w:rPr>
          <w:noProof/>
        </w:rPr>
        <w:fldChar w:fldCharType="end"/>
      </w:r>
      <w:r>
        <w:t>: Pruebas  del servicio web de Tokenización</w:t>
      </w:r>
      <w:bookmarkEnd w:id="203"/>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927"/>
        <w:gridCol w:w="2732"/>
        <w:gridCol w:w="2732"/>
        <w:gridCol w:w="697"/>
        <w:gridCol w:w="791"/>
      </w:tblGrid>
      <w:tr w:rsidR="00751760" w:rsidRPr="00E65133" w:rsidTr="00751760">
        <w:trPr>
          <w:trHeight w:val="315"/>
        </w:trPr>
        <w:tc>
          <w:tcPr>
            <w:tcW w:w="0" w:type="auto"/>
            <w:vMerge w:val="restart"/>
            <w:tcBorders>
              <w:top w:val="single" w:sz="6" w:space="0" w:color="76A5AF"/>
              <w:left w:val="single" w:sz="6" w:space="0" w:color="76A5AF"/>
              <w:right w:val="single" w:sz="6" w:space="0" w:color="76A5AF"/>
            </w:tcBorders>
            <w:tcMar>
              <w:top w:w="30" w:type="dxa"/>
              <w:left w:w="45" w:type="dxa"/>
              <w:bottom w:w="30" w:type="dxa"/>
              <w:right w:w="45" w:type="dxa"/>
            </w:tcMar>
            <w:vAlign w:val="center"/>
            <w:hideMark/>
          </w:tcPr>
          <w:p w:rsidR="00751760" w:rsidRPr="00E65133" w:rsidRDefault="00751760"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Entrada</w:t>
            </w:r>
          </w:p>
        </w:tc>
        <w:tc>
          <w:tcPr>
            <w:tcW w:w="0" w:type="auto"/>
            <w:gridSpan w:val="3"/>
            <w:tcBorders>
              <w:top w:val="single" w:sz="6" w:space="0" w:color="76A5AF"/>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751760" w:rsidRPr="00E65133" w:rsidRDefault="00751760"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WS - Tokenización</w:t>
            </w:r>
          </w:p>
        </w:tc>
        <w:tc>
          <w:tcPr>
            <w:tcW w:w="0" w:type="auto"/>
            <w:vMerge w:val="restart"/>
            <w:tcBorders>
              <w:top w:val="single" w:sz="6" w:space="0" w:color="76A5AF"/>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751760" w:rsidRPr="00E65133" w:rsidRDefault="00751760"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Observ.</w:t>
            </w:r>
          </w:p>
        </w:tc>
      </w:tr>
      <w:tr w:rsidR="00751760" w:rsidRPr="00E65133" w:rsidTr="00751760">
        <w:trPr>
          <w:trHeight w:val="235"/>
        </w:trPr>
        <w:tc>
          <w:tcPr>
            <w:tcW w:w="0" w:type="auto"/>
            <w:vMerge/>
            <w:tcBorders>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751760" w:rsidRPr="00E65133" w:rsidRDefault="00751760" w:rsidP="00751760">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751760" w:rsidRPr="00E65133" w:rsidRDefault="00751760"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Resultado Esperdo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751760" w:rsidRPr="00E65133" w:rsidRDefault="00751760"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Resultado Obtenido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751760" w:rsidRPr="00E65133" w:rsidRDefault="00751760"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Error (S/N)</w:t>
            </w:r>
          </w:p>
        </w:tc>
        <w:tc>
          <w:tcPr>
            <w:tcW w:w="0" w:type="auto"/>
            <w:vMerge/>
            <w:tcBorders>
              <w:top w:val="single" w:sz="6" w:space="0" w:color="76A5AF"/>
              <w:left w:val="single" w:sz="6" w:space="0" w:color="CCCCCC"/>
              <w:bottom w:val="single" w:sz="6" w:space="0" w:color="76A5AF"/>
              <w:right w:val="single" w:sz="6" w:space="0" w:color="76A5AF"/>
            </w:tcBorders>
            <w:vAlign w:val="center"/>
            <w:hideMark/>
          </w:tcPr>
          <w:p w:rsidR="00751760" w:rsidRPr="00E65133" w:rsidRDefault="00751760" w:rsidP="00751760">
            <w:pPr>
              <w:spacing w:after="0" w:line="240" w:lineRule="auto"/>
              <w:rPr>
                <w:rFonts w:ascii="Arial" w:eastAsia="Times New Roman" w:hAnsi="Arial" w:cs="Arial"/>
                <w:sz w:val="20"/>
                <w:szCs w:val="20"/>
              </w:rPr>
            </w:pPr>
          </w:p>
        </w:tc>
      </w:tr>
      <w:tr w:rsidR="00E65133" w:rsidRPr="00E65133" w:rsidTr="00751760">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8C31E6" w:rsidP="00751760">
            <w:pPr>
              <w:spacing w:after="0" w:line="240" w:lineRule="auto"/>
              <w:rPr>
                <w:rFonts w:ascii="Arial" w:eastAsia="Times New Roman" w:hAnsi="Arial" w:cs="Arial"/>
                <w:sz w:val="20"/>
                <w:szCs w:val="20"/>
              </w:rPr>
            </w:pPr>
            <w:r>
              <w:rPr>
                <w:rFonts w:ascii="Arial" w:eastAsia="Times New Roman" w:hAnsi="Arial" w:cs="Arial"/>
                <w:sz w:val="20"/>
                <w:szCs w:val="20"/>
              </w:rPr>
              <w:t>T</w:t>
            </w:r>
            <w:r w:rsidR="00E65133" w:rsidRPr="00E65133">
              <w:rPr>
                <w:rFonts w:ascii="Arial" w:eastAsia="Times New Roman" w:hAnsi="Arial" w:cs="Arial"/>
                <w:sz w:val="20"/>
                <w:szCs w:val="20"/>
              </w:rPr>
              <w:t xml:space="preserve">exto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p>
        </w:tc>
      </w:tr>
      <w:tr w:rsidR="00E65133" w:rsidRPr="00E65133" w:rsidTr="00751760">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8C31E6" w:rsidP="00751760">
            <w:pPr>
              <w:spacing w:after="0" w:line="240" w:lineRule="auto"/>
              <w:rPr>
                <w:rFonts w:ascii="Arial" w:eastAsia="Times New Roman" w:hAnsi="Arial" w:cs="Arial"/>
                <w:sz w:val="20"/>
                <w:szCs w:val="20"/>
              </w:rPr>
            </w:pPr>
            <w:r>
              <w:rPr>
                <w:rFonts w:ascii="Arial" w:eastAsia="Times New Roman" w:hAnsi="Arial" w:cs="Arial"/>
                <w:sz w:val="20"/>
                <w:szCs w:val="20"/>
              </w:rPr>
              <w:t>Caracteres especiales</w:t>
            </w:r>
            <w:r w:rsidR="00E65133" w:rsidRPr="00E65133">
              <w:rPr>
                <w:rFonts w:ascii="Arial" w:eastAsia="Times New Roman" w:hAnsi="Arial" w:cs="Arial"/>
                <w:sz w:val="20"/>
                <w:szCs w:val="20"/>
              </w:rPr>
              <w:br/>
              <w:t>"#$%&amp;/()=?¡*-:;|@½·~~¬{[()]}</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tokens por cada caracter encontrado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tokens por cada caracter encontrado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p>
        </w:tc>
      </w:tr>
      <w:tr w:rsidR="00E65133" w:rsidRPr="00E65133" w:rsidTr="00751760">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texto solo con </w:t>
            </w:r>
            <w:r w:rsidR="000214F6">
              <w:rPr>
                <w:rFonts w:ascii="Arial" w:eastAsia="Times New Roman" w:hAnsi="Arial" w:cs="Arial"/>
                <w:sz w:val="20"/>
                <w:szCs w:val="20"/>
              </w:rPr>
              <w:t>caracteres</w:t>
            </w:r>
            <w:r w:rsidRPr="00E65133">
              <w:rPr>
                <w:rFonts w:ascii="Arial" w:eastAsia="Times New Roman" w:hAnsi="Arial" w:cs="Arial"/>
                <w:sz w:val="20"/>
                <w:szCs w:val="20"/>
              </w:rPr>
              <w:t xml:space="preserve"> en blanco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p>
        </w:tc>
      </w:tr>
      <w:tr w:rsidR="00E65133" w:rsidRPr="00E65133" w:rsidTr="00751760">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8C31E6" w:rsidP="00751760">
            <w:pPr>
              <w:spacing w:after="0" w:line="240" w:lineRule="auto"/>
              <w:rPr>
                <w:rFonts w:ascii="Arial" w:eastAsia="Times New Roman" w:hAnsi="Arial" w:cs="Arial"/>
                <w:sz w:val="20"/>
                <w:szCs w:val="20"/>
              </w:rPr>
            </w:pPr>
            <w:r>
              <w:rPr>
                <w:rFonts w:ascii="Arial" w:eastAsia="Times New Roman" w:hAnsi="Arial" w:cs="Arial"/>
                <w:sz w:val="20"/>
                <w:szCs w:val="20"/>
              </w:rPr>
              <w:t>Texto en español</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spanish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p>
        </w:tc>
      </w:tr>
      <w:tr w:rsidR="00E65133" w:rsidRPr="00E65133" w:rsidTr="00751760">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texto en </w:t>
            </w:r>
            <w:r w:rsidR="000214F6" w:rsidRPr="00E65133">
              <w:rPr>
                <w:rFonts w:ascii="Arial" w:eastAsia="Times New Roman" w:hAnsi="Arial" w:cs="Arial"/>
                <w:sz w:val="20"/>
                <w:szCs w:val="20"/>
              </w:rPr>
              <w:t>francés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french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p>
        </w:tc>
      </w:tr>
      <w:tr w:rsidR="00E65133" w:rsidRPr="00E65133" w:rsidTr="00751760">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lastRenderedPageBreak/>
              <w:t>Texto en otro idioma (italiano)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french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p>
        </w:tc>
      </w:tr>
      <w:tr w:rsidR="00E65133" w:rsidRPr="00E65133" w:rsidTr="00751760">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8C31E6" w:rsidP="00751760">
            <w:pPr>
              <w:spacing w:after="0" w:line="240" w:lineRule="auto"/>
              <w:rPr>
                <w:rFonts w:ascii="Arial" w:eastAsia="Times New Roman" w:hAnsi="Arial" w:cs="Arial"/>
                <w:sz w:val="20"/>
                <w:szCs w:val="20"/>
              </w:rPr>
            </w:pPr>
            <w:r>
              <w:rPr>
                <w:rFonts w:ascii="Arial" w:eastAsia="Times New Roman" w:hAnsi="Arial" w:cs="Arial"/>
                <w:sz w:val="20"/>
                <w:szCs w:val="20"/>
              </w:rPr>
              <w:t>Texto con entidades en español</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tokens por cada caracter encontrado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tokens por cada caracter encontrado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p>
        </w:tc>
      </w:tr>
      <w:tr w:rsidR="00E65133" w:rsidRPr="00E65133" w:rsidTr="00751760">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texto con entidades en frances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tokens por cada caracter encontrado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tokens por cada caracter encontrado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p>
        </w:tc>
      </w:tr>
      <w:tr w:rsidR="00E65133" w:rsidRPr="00E65133" w:rsidTr="00751760">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8C31E6" w:rsidP="00751760">
            <w:pPr>
              <w:spacing w:after="0" w:line="240" w:lineRule="auto"/>
              <w:rPr>
                <w:rFonts w:ascii="Arial" w:eastAsia="Times New Roman" w:hAnsi="Arial" w:cs="Arial"/>
                <w:sz w:val="20"/>
                <w:szCs w:val="20"/>
              </w:rPr>
            </w:pPr>
            <w:r>
              <w:rPr>
                <w:rFonts w:ascii="Arial" w:eastAsia="Times New Roman" w:hAnsi="Arial" w:cs="Arial"/>
                <w:sz w:val="20"/>
                <w:szCs w:val="20"/>
              </w:rPr>
              <w:t>Texto solo con números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p>
        </w:tc>
      </w:tr>
    </w:tbl>
    <w:p w:rsidR="00E206A6" w:rsidRPr="001D751E" w:rsidRDefault="001D751E">
      <w:pPr>
        <w:rPr>
          <w:rFonts w:ascii="Arial" w:eastAsia="DejaVu Sans" w:hAnsi="Arial" w:cs="Arial"/>
          <w:sz w:val="18"/>
          <w:lang w:eastAsia="en-US"/>
        </w:rPr>
      </w:pPr>
      <w:r w:rsidRPr="001D751E">
        <w:rPr>
          <w:rFonts w:ascii="Arial" w:eastAsia="DejaVu Sans" w:hAnsi="Arial" w:cs="Arial"/>
          <w:sz w:val="18"/>
          <w:lang w:eastAsia="en-US"/>
        </w:rPr>
        <w:t>Fuente: (propio)</w:t>
      </w:r>
    </w:p>
    <w:p w:rsidR="00E65133" w:rsidRDefault="00E65133">
      <w:pPr>
        <w:rPr>
          <w:rFonts w:ascii="Arial" w:eastAsia="DejaVu Sans" w:hAnsi="Arial" w:cs="Arial"/>
          <w:lang w:eastAsia="en-US"/>
        </w:rPr>
      </w:pPr>
    </w:p>
    <w:p w:rsidR="00E65133" w:rsidRPr="00AE0495" w:rsidRDefault="00751760" w:rsidP="00AE0495">
      <w:pPr>
        <w:pStyle w:val="Nivel3"/>
        <w:rPr>
          <w:rFonts w:eastAsia="DejaVu Sans"/>
        </w:rPr>
      </w:pPr>
      <w:bookmarkStart w:id="204" w:name="_Toc414268665"/>
      <w:r w:rsidRPr="00AE0495">
        <w:rPr>
          <w:rFonts w:eastAsia="DejaVu Sans"/>
        </w:rPr>
        <w:t>Servicio web de Etiquetado</w:t>
      </w:r>
      <w:bookmarkEnd w:id="204"/>
    </w:p>
    <w:p w:rsidR="001D751E" w:rsidRDefault="001D751E" w:rsidP="001D751E">
      <w:pPr>
        <w:pStyle w:val="titulosTF"/>
      </w:pPr>
      <w:bookmarkStart w:id="205" w:name="_Toc414268768"/>
      <w:r>
        <w:t xml:space="preserve">Tabla </w:t>
      </w:r>
      <w:r w:rsidR="009C5032">
        <w:fldChar w:fldCharType="begin"/>
      </w:r>
      <w:r w:rsidR="009C5032">
        <w:instrText xml:space="preserve"> SEQ Tabla \* ARABIC </w:instrText>
      </w:r>
      <w:r w:rsidR="009C5032">
        <w:fldChar w:fldCharType="separate"/>
      </w:r>
      <w:r w:rsidR="007B6AFC">
        <w:rPr>
          <w:noProof/>
        </w:rPr>
        <w:t>37</w:t>
      </w:r>
      <w:r w:rsidR="009C5032">
        <w:rPr>
          <w:noProof/>
        </w:rPr>
        <w:fldChar w:fldCharType="end"/>
      </w:r>
      <w:r>
        <w:t>:</w:t>
      </w:r>
      <w:r w:rsidRPr="003B0CC3">
        <w:t xml:space="preserve"> Pruebas  del servicio web de </w:t>
      </w:r>
      <w:r>
        <w:t>Etiquetado</w:t>
      </w:r>
      <w:bookmarkEnd w:id="205"/>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927"/>
        <w:gridCol w:w="2732"/>
        <w:gridCol w:w="2732"/>
        <w:gridCol w:w="697"/>
        <w:gridCol w:w="791"/>
      </w:tblGrid>
      <w:tr w:rsidR="00AE0495" w:rsidRPr="00E65133" w:rsidTr="00AE0495">
        <w:trPr>
          <w:trHeight w:val="315"/>
        </w:trPr>
        <w:tc>
          <w:tcPr>
            <w:tcW w:w="0" w:type="auto"/>
            <w:vMerge w:val="restart"/>
            <w:tcBorders>
              <w:top w:val="single" w:sz="6" w:space="0" w:color="76A5AF"/>
              <w:left w:val="single" w:sz="6" w:space="0" w:color="76A5AF"/>
              <w:right w:val="single" w:sz="6" w:space="0" w:color="76A5AF"/>
            </w:tcBorders>
            <w:tcMar>
              <w:top w:w="30" w:type="dxa"/>
              <w:left w:w="45" w:type="dxa"/>
              <w:bottom w:w="30" w:type="dxa"/>
              <w:right w:w="45" w:type="dxa"/>
            </w:tcMar>
            <w:vAlign w:val="center"/>
            <w:hideMark/>
          </w:tcPr>
          <w:p w:rsidR="00AE0495" w:rsidRPr="00E65133" w:rsidRDefault="00AE0495" w:rsidP="00AE0495">
            <w:pPr>
              <w:spacing w:after="0" w:line="240" w:lineRule="auto"/>
              <w:rPr>
                <w:rFonts w:ascii="Arial" w:eastAsia="Times New Roman" w:hAnsi="Arial" w:cs="Arial"/>
                <w:sz w:val="20"/>
                <w:szCs w:val="20"/>
              </w:rPr>
            </w:pPr>
            <w:r w:rsidRPr="00E65133">
              <w:rPr>
                <w:rFonts w:ascii="Arial" w:eastAsia="Times New Roman" w:hAnsi="Arial" w:cs="Arial"/>
                <w:sz w:val="20"/>
                <w:szCs w:val="20"/>
              </w:rPr>
              <w:t>Entrada</w:t>
            </w:r>
          </w:p>
        </w:tc>
        <w:tc>
          <w:tcPr>
            <w:tcW w:w="0" w:type="auto"/>
            <w:gridSpan w:val="3"/>
            <w:tcBorders>
              <w:top w:val="single" w:sz="6" w:space="0" w:color="76A5AF"/>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AE0495" w:rsidRPr="00E65133" w:rsidRDefault="00AE0495" w:rsidP="00E65133">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WS - Etiquetado</w:t>
            </w:r>
          </w:p>
        </w:tc>
        <w:tc>
          <w:tcPr>
            <w:tcW w:w="0" w:type="auto"/>
            <w:vMerge w:val="restart"/>
            <w:tcBorders>
              <w:top w:val="single" w:sz="6" w:space="0" w:color="76A5AF"/>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AE0495" w:rsidRPr="00E65133" w:rsidRDefault="00AE0495" w:rsidP="00AE0495">
            <w:pPr>
              <w:spacing w:after="0" w:line="240" w:lineRule="auto"/>
              <w:rPr>
                <w:rFonts w:ascii="Arial" w:eastAsia="Times New Roman" w:hAnsi="Arial" w:cs="Arial"/>
                <w:sz w:val="20"/>
                <w:szCs w:val="20"/>
              </w:rPr>
            </w:pPr>
            <w:r w:rsidRPr="00E65133">
              <w:rPr>
                <w:rFonts w:ascii="Arial" w:eastAsia="Times New Roman" w:hAnsi="Arial" w:cs="Arial"/>
                <w:sz w:val="20"/>
                <w:szCs w:val="20"/>
              </w:rPr>
              <w:t>Observ.</w:t>
            </w:r>
          </w:p>
        </w:tc>
      </w:tr>
      <w:tr w:rsidR="00AE0495" w:rsidRPr="00E65133" w:rsidTr="002004BE">
        <w:trPr>
          <w:trHeight w:val="315"/>
        </w:trPr>
        <w:tc>
          <w:tcPr>
            <w:tcW w:w="0" w:type="auto"/>
            <w:vMerge/>
            <w:tcBorders>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AE0495" w:rsidRPr="00E65133" w:rsidRDefault="00AE0495" w:rsidP="00E65133">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AE0495" w:rsidRPr="00E65133" w:rsidRDefault="00AE0495"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Resultado Esperdo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AE0495" w:rsidRPr="00E65133" w:rsidRDefault="00AE0495"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Resultado Obtenido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AE0495" w:rsidRPr="00E65133" w:rsidRDefault="00AE0495"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Error (S/N)</w:t>
            </w:r>
          </w:p>
        </w:tc>
        <w:tc>
          <w:tcPr>
            <w:tcW w:w="0" w:type="auto"/>
            <w:vMerge/>
            <w:tcBorders>
              <w:top w:val="single" w:sz="6" w:space="0" w:color="76A5AF"/>
              <w:left w:val="single" w:sz="6" w:space="0" w:color="CCCCCC"/>
              <w:bottom w:val="single" w:sz="6" w:space="0" w:color="76A5AF"/>
              <w:right w:val="single" w:sz="6" w:space="0" w:color="76A5AF"/>
            </w:tcBorders>
            <w:vAlign w:val="center"/>
            <w:hideMark/>
          </w:tcPr>
          <w:p w:rsidR="00AE0495" w:rsidRPr="00E65133" w:rsidRDefault="00AE0495"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T</w:t>
            </w:r>
            <w:r w:rsidR="00E65133" w:rsidRPr="00E65133">
              <w:rPr>
                <w:rFonts w:ascii="Arial" w:eastAsia="Times New Roman" w:hAnsi="Arial" w:cs="Arial"/>
                <w:sz w:val="20"/>
                <w:szCs w:val="20"/>
              </w:rPr>
              <w:t xml:space="preserve">exto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Caracteres especiales</w:t>
            </w:r>
            <w:r w:rsidR="00E65133" w:rsidRPr="00E65133">
              <w:rPr>
                <w:rFonts w:ascii="Arial" w:eastAsia="Times New Roman" w:hAnsi="Arial" w:cs="Arial"/>
                <w:sz w:val="20"/>
                <w:szCs w:val="20"/>
              </w:rPr>
              <w:br/>
              <w:t>"#$%&amp;/()=?¡*-:;|@½·~~¬{[()]}</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con etiquetas de los </w:t>
            </w:r>
            <w:r w:rsidR="000214F6">
              <w:rPr>
                <w:rFonts w:ascii="Arial" w:eastAsia="Times New Roman" w:hAnsi="Arial" w:cs="Arial"/>
                <w:sz w:val="20"/>
                <w:szCs w:val="20"/>
              </w:rPr>
              <w:t>caracteres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con etiquetas de los </w:t>
            </w:r>
            <w:r w:rsidR="000214F6" w:rsidRPr="00E65133">
              <w:rPr>
                <w:rFonts w:ascii="Arial" w:eastAsia="Times New Roman" w:hAnsi="Arial" w:cs="Arial"/>
                <w:sz w:val="20"/>
                <w:szCs w:val="20"/>
              </w:rPr>
              <w:t>caracteres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texto solo con </w:t>
            </w:r>
            <w:r w:rsidR="000214F6">
              <w:rPr>
                <w:rFonts w:ascii="Arial" w:eastAsia="Times New Roman" w:hAnsi="Arial" w:cs="Arial"/>
                <w:sz w:val="20"/>
                <w:szCs w:val="20"/>
              </w:rPr>
              <w:t>caracteres</w:t>
            </w:r>
            <w:r w:rsidRPr="00E65133">
              <w:rPr>
                <w:rFonts w:ascii="Arial" w:eastAsia="Times New Roman" w:hAnsi="Arial" w:cs="Arial"/>
                <w:sz w:val="20"/>
                <w:szCs w:val="20"/>
              </w:rPr>
              <w:t xml:space="preserve"> en blanco </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0214F6">
            <w:pPr>
              <w:spacing w:after="0" w:line="240" w:lineRule="auto"/>
              <w:ind w:left="708" w:hanging="708"/>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Texto en español</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Texto en francés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Texto en otro idioma (italiano)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etiquetas de los tokes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etiquetas de los tokes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Texto con entidades en español</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etiquetas de los tokes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etiquetas de los tokes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texto con entidades en frances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etiquetas de los tokes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etiquetas de los tokes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Texto solo con números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bl>
    <w:p w:rsidR="00E65133" w:rsidRPr="001D751E" w:rsidRDefault="001D751E">
      <w:pPr>
        <w:rPr>
          <w:rFonts w:ascii="Arial" w:eastAsia="DejaVu Sans" w:hAnsi="Arial" w:cs="Arial"/>
          <w:sz w:val="18"/>
          <w:lang w:eastAsia="en-US"/>
        </w:rPr>
      </w:pPr>
      <w:r w:rsidRPr="001D751E">
        <w:rPr>
          <w:rFonts w:ascii="Arial" w:eastAsia="DejaVu Sans" w:hAnsi="Arial" w:cs="Arial"/>
          <w:sz w:val="18"/>
          <w:lang w:eastAsia="en-US"/>
        </w:rPr>
        <w:t>Fuente: (propio)</w:t>
      </w:r>
    </w:p>
    <w:p w:rsidR="001D751E" w:rsidRDefault="001D751E">
      <w:pPr>
        <w:rPr>
          <w:rFonts w:ascii="Arial" w:eastAsia="DejaVu Sans" w:hAnsi="Arial" w:cs="Arial"/>
          <w:lang w:eastAsia="en-US"/>
        </w:rPr>
      </w:pPr>
    </w:p>
    <w:p w:rsidR="00E65133" w:rsidRDefault="00751760" w:rsidP="00751760">
      <w:pPr>
        <w:pStyle w:val="Nivel3"/>
        <w:rPr>
          <w:rFonts w:eastAsia="DejaVu Sans"/>
        </w:rPr>
      </w:pPr>
      <w:bookmarkStart w:id="206" w:name="_Toc414268666"/>
      <w:r>
        <w:rPr>
          <w:rFonts w:eastAsia="DejaVu Sans"/>
        </w:rPr>
        <w:lastRenderedPageBreak/>
        <w:t>Servicio web de Extracción</w:t>
      </w:r>
      <w:bookmarkEnd w:id="206"/>
    </w:p>
    <w:p w:rsidR="001D751E" w:rsidRDefault="001D751E" w:rsidP="001D751E">
      <w:pPr>
        <w:pStyle w:val="titulosTF"/>
      </w:pPr>
      <w:bookmarkStart w:id="207" w:name="_Toc414268769"/>
      <w:r>
        <w:t xml:space="preserve">Tabla </w:t>
      </w:r>
      <w:r w:rsidR="009C5032">
        <w:fldChar w:fldCharType="begin"/>
      </w:r>
      <w:r w:rsidR="009C5032">
        <w:instrText xml:space="preserve"> SEQ Tabla \* ARABIC </w:instrText>
      </w:r>
      <w:r w:rsidR="009C5032">
        <w:fldChar w:fldCharType="separate"/>
      </w:r>
      <w:r w:rsidR="007B6AFC">
        <w:rPr>
          <w:noProof/>
        </w:rPr>
        <w:t>38</w:t>
      </w:r>
      <w:r w:rsidR="009C5032">
        <w:rPr>
          <w:noProof/>
        </w:rPr>
        <w:fldChar w:fldCharType="end"/>
      </w:r>
      <w:r>
        <w:t xml:space="preserve">: </w:t>
      </w:r>
      <w:r w:rsidRPr="00E130D0">
        <w:t xml:space="preserve">Pruebas  del servicio web de </w:t>
      </w:r>
      <w:r>
        <w:t>Extracción</w:t>
      </w:r>
      <w:bookmarkEnd w:id="207"/>
    </w:p>
    <w:tbl>
      <w:tblPr>
        <w:tblW w:w="0" w:type="auto"/>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927"/>
        <w:gridCol w:w="2732"/>
        <w:gridCol w:w="2732"/>
        <w:gridCol w:w="697"/>
        <w:gridCol w:w="791"/>
      </w:tblGrid>
      <w:tr w:rsidR="00AE0495" w:rsidRPr="00E65133" w:rsidTr="001D751E">
        <w:trPr>
          <w:trHeight w:val="315"/>
          <w:jc w:val="center"/>
        </w:trPr>
        <w:tc>
          <w:tcPr>
            <w:tcW w:w="0" w:type="auto"/>
            <w:vMerge w:val="restart"/>
            <w:tcBorders>
              <w:top w:val="single" w:sz="6" w:space="0" w:color="A2C4C9"/>
              <w:left w:val="single" w:sz="6" w:space="0" w:color="A2C4C9"/>
              <w:right w:val="single" w:sz="6" w:space="0" w:color="A2C4C9"/>
            </w:tcBorders>
            <w:tcMar>
              <w:top w:w="30" w:type="dxa"/>
              <w:left w:w="45" w:type="dxa"/>
              <w:bottom w:w="30" w:type="dxa"/>
              <w:right w:w="45" w:type="dxa"/>
            </w:tcMar>
            <w:vAlign w:val="center"/>
            <w:hideMark/>
          </w:tcPr>
          <w:p w:rsidR="00AE0495" w:rsidRPr="00E65133" w:rsidRDefault="00AE0495"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Entrada</w:t>
            </w:r>
          </w:p>
        </w:tc>
        <w:tc>
          <w:tcPr>
            <w:tcW w:w="0" w:type="auto"/>
            <w:gridSpan w:val="3"/>
            <w:tcBorders>
              <w:top w:val="single" w:sz="6" w:space="0" w:color="A2C4C9"/>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AE0495" w:rsidRPr="00E65133" w:rsidRDefault="00AE0495"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WS - Extracción</w:t>
            </w:r>
          </w:p>
        </w:tc>
        <w:tc>
          <w:tcPr>
            <w:tcW w:w="0" w:type="auto"/>
            <w:vMerge w:val="restart"/>
            <w:tcBorders>
              <w:top w:val="single" w:sz="6" w:space="0" w:color="A2C4C9"/>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AE0495" w:rsidRPr="00E65133" w:rsidRDefault="00AE0495"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Observ.</w:t>
            </w:r>
          </w:p>
        </w:tc>
      </w:tr>
      <w:tr w:rsidR="00AE0495" w:rsidRPr="00E65133" w:rsidTr="001D751E">
        <w:trPr>
          <w:trHeight w:val="315"/>
          <w:jc w:val="center"/>
        </w:trPr>
        <w:tc>
          <w:tcPr>
            <w:tcW w:w="0" w:type="auto"/>
            <w:vMerge/>
            <w:tcBorders>
              <w:left w:val="single" w:sz="6" w:space="0" w:color="A2C4C9"/>
              <w:bottom w:val="single" w:sz="6" w:space="0" w:color="A2C4C9"/>
              <w:right w:val="single" w:sz="6" w:space="0" w:color="A2C4C9"/>
            </w:tcBorders>
            <w:tcMar>
              <w:top w:w="30" w:type="dxa"/>
              <w:left w:w="45" w:type="dxa"/>
              <w:bottom w:w="30" w:type="dxa"/>
              <w:right w:w="45" w:type="dxa"/>
            </w:tcMar>
            <w:vAlign w:val="center"/>
            <w:hideMark/>
          </w:tcPr>
          <w:p w:rsidR="00AE0495" w:rsidRPr="00E65133" w:rsidRDefault="00AE0495" w:rsidP="001D751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AE0495" w:rsidRPr="00E65133" w:rsidRDefault="00AE0495"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Resultado Esperdo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AE0495" w:rsidRPr="00E65133" w:rsidRDefault="00AE0495"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Resultado Obtenido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AE0495" w:rsidRPr="00E65133" w:rsidRDefault="00AE0495" w:rsidP="001D751E">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Error (S/N)</w:t>
            </w:r>
          </w:p>
        </w:tc>
        <w:tc>
          <w:tcPr>
            <w:tcW w:w="0" w:type="auto"/>
            <w:vMerge/>
            <w:tcBorders>
              <w:top w:val="single" w:sz="6" w:space="0" w:color="A2C4C9"/>
              <w:left w:val="single" w:sz="6" w:space="0" w:color="CCCCCC"/>
              <w:bottom w:val="single" w:sz="6" w:space="0" w:color="A2C4C9"/>
              <w:right w:val="single" w:sz="6" w:space="0" w:color="A2C4C9"/>
            </w:tcBorders>
            <w:vAlign w:val="center"/>
            <w:hideMark/>
          </w:tcPr>
          <w:p w:rsidR="00AE0495" w:rsidRPr="00E65133" w:rsidRDefault="00AE0495" w:rsidP="001D751E">
            <w:pPr>
              <w:spacing w:after="0" w:line="240" w:lineRule="auto"/>
              <w:rPr>
                <w:rFonts w:ascii="Arial" w:eastAsia="Times New Roman" w:hAnsi="Arial" w:cs="Arial"/>
                <w:sz w:val="20"/>
                <w:szCs w:val="20"/>
              </w:rPr>
            </w:pPr>
          </w:p>
        </w:tc>
      </w:tr>
      <w:tr w:rsidR="00E65133" w:rsidRPr="00E65133" w:rsidTr="001D751E">
        <w:trPr>
          <w:trHeight w:val="315"/>
          <w:jc w:val="center"/>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8C31E6" w:rsidP="001D751E">
            <w:pPr>
              <w:spacing w:after="0" w:line="240" w:lineRule="auto"/>
              <w:rPr>
                <w:rFonts w:ascii="Arial" w:eastAsia="Times New Roman" w:hAnsi="Arial" w:cs="Arial"/>
                <w:sz w:val="20"/>
                <w:szCs w:val="20"/>
              </w:rPr>
            </w:pPr>
            <w:r>
              <w:rPr>
                <w:rFonts w:ascii="Arial" w:eastAsia="Times New Roman" w:hAnsi="Arial" w:cs="Arial"/>
                <w:sz w:val="20"/>
                <w:szCs w:val="20"/>
              </w:rPr>
              <w:t>T</w:t>
            </w:r>
            <w:r w:rsidR="00E65133" w:rsidRPr="00E65133">
              <w:rPr>
                <w:rFonts w:ascii="Arial" w:eastAsia="Times New Roman" w:hAnsi="Arial" w:cs="Arial"/>
                <w:sz w:val="20"/>
                <w:szCs w:val="20"/>
              </w:rPr>
              <w:t xml:space="preserve">exto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p>
        </w:tc>
      </w:tr>
      <w:tr w:rsidR="00E65133" w:rsidRPr="00E65133" w:rsidTr="001D751E">
        <w:trPr>
          <w:trHeight w:val="315"/>
          <w:jc w:val="center"/>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8C31E6" w:rsidP="001D751E">
            <w:pPr>
              <w:spacing w:after="0" w:line="240" w:lineRule="auto"/>
              <w:rPr>
                <w:rFonts w:ascii="Arial" w:eastAsia="Times New Roman" w:hAnsi="Arial" w:cs="Arial"/>
                <w:sz w:val="20"/>
                <w:szCs w:val="20"/>
              </w:rPr>
            </w:pPr>
            <w:r>
              <w:rPr>
                <w:rFonts w:ascii="Arial" w:eastAsia="Times New Roman" w:hAnsi="Arial" w:cs="Arial"/>
                <w:sz w:val="20"/>
                <w:szCs w:val="20"/>
              </w:rPr>
              <w:t>Caracteres especiales</w:t>
            </w:r>
            <w:r w:rsidR="00E65133" w:rsidRPr="00E65133">
              <w:rPr>
                <w:rFonts w:ascii="Arial" w:eastAsia="Times New Roman" w:hAnsi="Arial" w:cs="Arial"/>
                <w:sz w:val="20"/>
                <w:szCs w:val="20"/>
              </w:rPr>
              <w:br/>
              <w:t>"#$%&amp;/()=?¡*-:;|@½·~~¬{[()]}</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p>
        </w:tc>
      </w:tr>
      <w:tr w:rsidR="00E65133" w:rsidRPr="00E65133" w:rsidTr="001D751E">
        <w:trPr>
          <w:trHeight w:val="315"/>
          <w:jc w:val="center"/>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texto solo con </w:t>
            </w:r>
            <w:r w:rsidR="000214F6">
              <w:rPr>
                <w:rFonts w:ascii="Arial" w:eastAsia="Times New Roman" w:hAnsi="Arial" w:cs="Arial"/>
                <w:sz w:val="20"/>
                <w:szCs w:val="20"/>
              </w:rPr>
              <w:t>caracteres</w:t>
            </w:r>
            <w:r w:rsidRPr="00E65133">
              <w:rPr>
                <w:rFonts w:ascii="Arial" w:eastAsia="Times New Roman" w:hAnsi="Arial" w:cs="Arial"/>
                <w:sz w:val="20"/>
                <w:szCs w:val="20"/>
              </w:rPr>
              <w:t xml:space="preserve"> en blanco </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p>
        </w:tc>
      </w:tr>
      <w:tr w:rsidR="00E65133" w:rsidRPr="00E65133" w:rsidTr="001D751E">
        <w:trPr>
          <w:trHeight w:val="315"/>
          <w:jc w:val="center"/>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8C31E6" w:rsidP="001D751E">
            <w:pPr>
              <w:spacing w:after="0" w:line="240" w:lineRule="auto"/>
              <w:rPr>
                <w:rFonts w:ascii="Arial" w:eastAsia="Times New Roman" w:hAnsi="Arial" w:cs="Arial"/>
                <w:sz w:val="20"/>
                <w:szCs w:val="20"/>
              </w:rPr>
            </w:pPr>
            <w:r>
              <w:rPr>
                <w:rFonts w:ascii="Arial" w:eastAsia="Times New Roman" w:hAnsi="Arial" w:cs="Arial"/>
                <w:sz w:val="20"/>
                <w:szCs w:val="20"/>
              </w:rPr>
              <w:t>Texto en español</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spanish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spanish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p>
        </w:tc>
      </w:tr>
      <w:tr w:rsidR="00E65133" w:rsidRPr="00E65133" w:rsidTr="001D751E">
        <w:trPr>
          <w:trHeight w:val="315"/>
          <w:jc w:val="center"/>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8C31E6" w:rsidP="001D751E">
            <w:pPr>
              <w:spacing w:after="0" w:line="240" w:lineRule="auto"/>
              <w:rPr>
                <w:rFonts w:ascii="Arial" w:eastAsia="Times New Roman" w:hAnsi="Arial" w:cs="Arial"/>
                <w:sz w:val="20"/>
                <w:szCs w:val="20"/>
              </w:rPr>
            </w:pPr>
            <w:r>
              <w:rPr>
                <w:rFonts w:ascii="Arial" w:eastAsia="Times New Roman" w:hAnsi="Arial" w:cs="Arial"/>
                <w:sz w:val="20"/>
                <w:szCs w:val="20"/>
              </w:rPr>
              <w:t>Texto en francés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french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french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p>
        </w:tc>
      </w:tr>
      <w:tr w:rsidR="00E65133" w:rsidRPr="00E65133" w:rsidTr="001D751E">
        <w:trPr>
          <w:trHeight w:val="315"/>
          <w:jc w:val="center"/>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Texto en otro idioma (italiano)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french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french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p>
        </w:tc>
      </w:tr>
      <w:tr w:rsidR="00E65133" w:rsidRPr="00E65133" w:rsidTr="001D751E">
        <w:trPr>
          <w:trHeight w:val="315"/>
          <w:jc w:val="center"/>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8C31E6" w:rsidP="001D751E">
            <w:pPr>
              <w:spacing w:after="0" w:line="240" w:lineRule="auto"/>
              <w:rPr>
                <w:rFonts w:ascii="Arial" w:eastAsia="Times New Roman" w:hAnsi="Arial" w:cs="Arial"/>
                <w:sz w:val="20"/>
                <w:szCs w:val="20"/>
              </w:rPr>
            </w:pPr>
            <w:r>
              <w:rPr>
                <w:rFonts w:ascii="Arial" w:eastAsia="Times New Roman" w:hAnsi="Arial" w:cs="Arial"/>
                <w:sz w:val="20"/>
                <w:szCs w:val="20"/>
              </w:rPr>
              <w:t>Texto con entidades en español</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entidades y kerword extraidos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entidades y kerword extraidos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p>
        </w:tc>
      </w:tr>
      <w:tr w:rsidR="00E65133" w:rsidRPr="00E65133" w:rsidTr="001D751E">
        <w:trPr>
          <w:trHeight w:val="315"/>
          <w:jc w:val="center"/>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8C31E6"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T</w:t>
            </w:r>
            <w:r w:rsidR="00E65133" w:rsidRPr="00E65133">
              <w:rPr>
                <w:rFonts w:ascii="Arial" w:eastAsia="Times New Roman" w:hAnsi="Arial" w:cs="Arial"/>
                <w:sz w:val="20"/>
                <w:szCs w:val="20"/>
              </w:rPr>
              <w:t>exto con entidades en frances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entidades y kerword extraidos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entidades y kerword extraidos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p>
        </w:tc>
      </w:tr>
      <w:tr w:rsidR="00E65133" w:rsidRPr="00E65133" w:rsidTr="001D751E">
        <w:trPr>
          <w:trHeight w:val="315"/>
          <w:jc w:val="center"/>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8C31E6" w:rsidP="001D751E">
            <w:pPr>
              <w:spacing w:after="0" w:line="240" w:lineRule="auto"/>
              <w:rPr>
                <w:rFonts w:ascii="Arial" w:eastAsia="Times New Roman" w:hAnsi="Arial" w:cs="Arial"/>
                <w:sz w:val="20"/>
                <w:szCs w:val="20"/>
              </w:rPr>
            </w:pPr>
            <w:r>
              <w:rPr>
                <w:rFonts w:ascii="Arial" w:eastAsia="Times New Roman" w:hAnsi="Arial" w:cs="Arial"/>
                <w:sz w:val="20"/>
                <w:szCs w:val="20"/>
              </w:rPr>
              <w:t>Texto solo con números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p>
        </w:tc>
      </w:tr>
    </w:tbl>
    <w:p w:rsidR="00E65133" w:rsidRDefault="001D751E">
      <w:pPr>
        <w:rPr>
          <w:rFonts w:ascii="Arial" w:eastAsia="DejaVu Sans" w:hAnsi="Arial" w:cs="Arial"/>
          <w:sz w:val="20"/>
          <w:lang w:eastAsia="en-US"/>
        </w:rPr>
      </w:pPr>
      <w:r w:rsidRPr="001D751E">
        <w:rPr>
          <w:rFonts w:ascii="Arial" w:eastAsia="DejaVu Sans" w:hAnsi="Arial" w:cs="Arial"/>
          <w:sz w:val="20"/>
          <w:lang w:eastAsia="en-US"/>
        </w:rPr>
        <w:t>Fuente: (propio)</w:t>
      </w:r>
    </w:p>
    <w:p w:rsidR="001D751E" w:rsidRPr="001D751E" w:rsidRDefault="001D751E">
      <w:pPr>
        <w:rPr>
          <w:rFonts w:ascii="Arial" w:eastAsia="DejaVu Sans" w:hAnsi="Arial" w:cs="Arial"/>
          <w:sz w:val="20"/>
          <w:lang w:eastAsia="en-US"/>
        </w:rPr>
      </w:pPr>
    </w:p>
    <w:p w:rsidR="00E65133" w:rsidRDefault="00751760" w:rsidP="00751760">
      <w:pPr>
        <w:pStyle w:val="Nivel3"/>
        <w:rPr>
          <w:rFonts w:eastAsia="DejaVu Sans"/>
        </w:rPr>
      </w:pPr>
      <w:bookmarkStart w:id="208" w:name="_Toc414268667"/>
      <w:r>
        <w:rPr>
          <w:rFonts w:eastAsia="DejaVu Sans"/>
        </w:rPr>
        <w:t>Servicio web de Desambiguación y Enlace</w:t>
      </w:r>
      <w:bookmarkEnd w:id="208"/>
    </w:p>
    <w:p w:rsidR="001D751E" w:rsidRDefault="001D751E" w:rsidP="001D751E">
      <w:pPr>
        <w:pStyle w:val="titulosTF"/>
      </w:pPr>
      <w:bookmarkStart w:id="209" w:name="_Toc414268770"/>
      <w:r>
        <w:t xml:space="preserve">Tabla </w:t>
      </w:r>
      <w:r w:rsidR="009C5032">
        <w:fldChar w:fldCharType="begin"/>
      </w:r>
      <w:r w:rsidR="009C5032">
        <w:instrText xml:space="preserve"> SEQ Tabla \* ARABIC </w:instrText>
      </w:r>
      <w:r w:rsidR="009C5032">
        <w:fldChar w:fldCharType="separate"/>
      </w:r>
      <w:r w:rsidR="007B6AFC">
        <w:rPr>
          <w:noProof/>
        </w:rPr>
        <w:t>39</w:t>
      </w:r>
      <w:r w:rsidR="009C5032">
        <w:rPr>
          <w:noProof/>
        </w:rPr>
        <w:fldChar w:fldCharType="end"/>
      </w:r>
      <w:r>
        <w:t>:</w:t>
      </w:r>
      <w:r w:rsidRPr="009B3C02">
        <w:t xml:space="preserve"> Pruebas  del servicio web de </w:t>
      </w:r>
      <w:r>
        <w:t>Desambiguación y Enlace</w:t>
      </w:r>
      <w:bookmarkEnd w:id="209"/>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927"/>
        <w:gridCol w:w="2732"/>
        <w:gridCol w:w="2732"/>
        <w:gridCol w:w="697"/>
        <w:gridCol w:w="791"/>
      </w:tblGrid>
      <w:tr w:rsidR="00E65133" w:rsidRPr="00E65133" w:rsidTr="00E65133">
        <w:trPr>
          <w:trHeight w:val="315"/>
        </w:trPr>
        <w:tc>
          <w:tcPr>
            <w:tcW w:w="0" w:type="auto"/>
            <w:tcBorders>
              <w:top w:val="single" w:sz="6" w:space="0" w:color="A2C4C9"/>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c>
          <w:tcPr>
            <w:tcW w:w="0" w:type="auto"/>
            <w:gridSpan w:val="3"/>
            <w:tcBorders>
              <w:top w:val="single" w:sz="6" w:space="0" w:color="A2C4C9"/>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WS - Desambiguación y Enlace</w:t>
            </w:r>
          </w:p>
        </w:tc>
        <w:tc>
          <w:tcPr>
            <w:tcW w:w="0" w:type="auto"/>
            <w:vMerge w:val="restart"/>
            <w:tcBorders>
              <w:top w:val="single" w:sz="6" w:space="0" w:color="A2C4C9"/>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Observ.</w:t>
            </w: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Entrada</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Resultado Esperdo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Resultado Obtenido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Error (S/N)</w:t>
            </w:r>
          </w:p>
        </w:tc>
        <w:tc>
          <w:tcPr>
            <w:tcW w:w="0" w:type="auto"/>
            <w:vMerge/>
            <w:tcBorders>
              <w:top w:val="single" w:sz="6" w:space="0" w:color="A2C4C9"/>
              <w:left w:val="single" w:sz="6" w:space="0" w:color="CCCCCC"/>
              <w:bottom w:val="single" w:sz="6" w:space="0" w:color="A2C4C9"/>
              <w:right w:val="single" w:sz="6" w:space="0" w:color="A2C4C9"/>
            </w:tcBorders>
            <w:vAlign w:val="center"/>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T</w:t>
            </w:r>
            <w:r w:rsidR="00E65133" w:rsidRPr="00E65133">
              <w:rPr>
                <w:rFonts w:ascii="Arial" w:eastAsia="Times New Roman" w:hAnsi="Arial" w:cs="Arial"/>
                <w:sz w:val="20"/>
                <w:szCs w:val="20"/>
              </w:rPr>
              <w:t xml:space="preserve">exto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Caracteres especiales</w:t>
            </w:r>
            <w:r w:rsidR="00E65133" w:rsidRPr="00E65133">
              <w:rPr>
                <w:rFonts w:ascii="Arial" w:eastAsia="Times New Roman" w:hAnsi="Arial" w:cs="Arial"/>
                <w:sz w:val="20"/>
                <w:szCs w:val="20"/>
              </w:rPr>
              <w:br/>
              <w:t>"#$%&amp;/()=?¡*-:;|@½·~~¬{[()]}</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texto solo con </w:t>
            </w:r>
            <w:r w:rsidR="000214F6">
              <w:rPr>
                <w:rFonts w:ascii="Arial" w:eastAsia="Times New Roman" w:hAnsi="Arial" w:cs="Arial"/>
                <w:sz w:val="20"/>
                <w:szCs w:val="20"/>
              </w:rPr>
              <w:t>caracteres</w:t>
            </w:r>
            <w:r w:rsidRPr="00E65133">
              <w:rPr>
                <w:rFonts w:ascii="Arial" w:eastAsia="Times New Roman" w:hAnsi="Arial" w:cs="Arial"/>
                <w:sz w:val="20"/>
                <w:szCs w:val="20"/>
              </w:rPr>
              <w:t xml:space="preserve"> en </w:t>
            </w:r>
            <w:r w:rsidRPr="00E65133">
              <w:rPr>
                <w:rFonts w:ascii="Arial" w:eastAsia="Times New Roman" w:hAnsi="Arial" w:cs="Arial"/>
                <w:sz w:val="20"/>
                <w:szCs w:val="20"/>
              </w:rPr>
              <w:lastRenderedPageBreak/>
              <w:t xml:space="preserve">blanco </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lastRenderedPageBreak/>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lastRenderedPageBreak/>
              <w:t>Texto en español</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spanish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spanish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Texto en francés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french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french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Texto en otro idioma (italiano)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french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french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Texto con entidades en español</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entidades y keywords enlazados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entidades y keywords enlazados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texto con entidades en frances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entidades y keywords enlazados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entidades y keywords enlazados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Texto solo con números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bl>
    <w:p w:rsidR="00E65133" w:rsidRPr="001D751E" w:rsidRDefault="001D751E">
      <w:pPr>
        <w:rPr>
          <w:rFonts w:ascii="Arial" w:eastAsia="DejaVu Sans" w:hAnsi="Arial" w:cs="Arial"/>
          <w:sz w:val="18"/>
          <w:lang w:eastAsia="en-US"/>
        </w:rPr>
      </w:pPr>
      <w:r w:rsidRPr="001D751E">
        <w:rPr>
          <w:rFonts w:ascii="Arial" w:eastAsia="DejaVu Sans" w:hAnsi="Arial" w:cs="Arial"/>
          <w:sz w:val="18"/>
          <w:lang w:eastAsia="en-US"/>
        </w:rPr>
        <w:t>Fuente: (propio)</w:t>
      </w:r>
    </w:p>
    <w:p w:rsidR="00E206A6" w:rsidRDefault="00E206A6" w:rsidP="00E206A6"/>
    <w:p w:rsidR="00E206A6" w:rsidRDefault="00751760" w:rsidP="00751760">
      <w:pPr>
        <w:pStyle w:val="Nivel2"/>
      </w:pPr>
      <w:bookmarkStart w:id="210" w:name="_Toc414268668"/>
      <w:r>
        <w:t>Pruebas de validación de resultados con servicios similares</w:t>
      </w:r>
      <w:bookmarkEnd w:id="210"/>
    </w:p>
    <w:p w:rsidR="009906D3" w:rsidRDefault="009906D3" w:rsidP="009906D3">
      <w:pPr>
        <w:pStyle w:val="contenido"/>
      </w:pPr>
      <w:r w:rsidRPr="00E90AF9">
        <w:t>Es necesario realizar una comparación de los resultados que se obtienen de este producto de software</w:t>
      </w:r>
      <w:r>
        <w:t xml:space="preserve"> con</w:t>
      </w:r>
      <w:r w:rsidRPr="00E90AF9">
        <w:t xml:space="preserve"> </w:t>
      </w:r>
      <w:r>
        <w:t>opciones libres disponibles en la web, por lo cual se usara el servicio de DBpedia S</w:t>
      </w:r>
      <w:r w:rsidRPr="00EB5626">
        <w:t>potlight</w:t>
      </w:r>
      <w:r>
        <w:t>.</w:t>
      </w:r>
    </w:p>
    <w:p w:rsidR="00162B93" w:rsidRDefault="009906D3" w:rsidP="009906D3">
      <w:pPr>
        <w:pStyle w:val="contenido"/>
      </w:pPr>
      <w:r>
        <w:t xml:space="preserve">Se procesará el texto de los </w:t>
      </w:r>
      <w:r w:rsidRPr="003856EF">
        <w:rPr>
          <w:i/>
        </w:rPr>
        <w:t>abstracts</w:t>
      </w:r>
      <w:r>
        <w:t xml:space="preserve"> perteneciente a publicaciones reales </w:t>
      </w:r>
      <w:r w:rsidR="00162B93">
        <w:t xml:space="preserve">(se las han realizado en las misma objetos de pruebas de la sección 1.3 y 1.4 de este capítulo) </w:t>
      </w:r>
    </w:p>
    <w:p w:rsidR="00162B93" w:rsidRDefault="00162B93" w:rsidP="009906D3">
      <w:pPr>
        <w:pStyle w:val="contenido"/>
      </w:pPr>
      <w:r>
        <w:t>Para esta validación se contabilizaran los enlaces a los recursos DBpedia, del servicio de Desambiguación y Enlace con los resultados de la versión demo</w:t>
      </w:r>
      <w:r>
        <w:rPr>
          <w:rStyle w:val="Refdenotaalpie"/>
        </w:rPr>
        <w:footnoteReference w:id="31"/>
      </w:r>
      <w:r>
        <w:t xml:space="preserve"> modificado el parámetro de “confiabilidad” que nos permite seleccionar el servicio de DBpedia </w:t>
      </w:r>
      <w:proofErr w:type="gramStart"/>
      <w:r>
        <w:t>Spotlight ,</w:t>
      </w:r>
      <w:proofErr w:type="gramEnd"/>
      <w:r>
        <w:t xml:space="preserve"> el cual pude ir desde 0 a 1, entendiendo que menor sea el valor del parámetro menos una mayor cantidad de recursos podrán ser alcanzados pero menor será la fiabilidad de los enlaces.</w:t>
      </w:r>
      <w:r w:rsidR="006B470D">
        <w:t xml:space="preserve"> Los valores para el parámetro de confiabilidad del servicio DBpedia SpotLight se establecerán en 0.3, 0.5, 07 y 1.0</w:t>
      </w:r>
    </w:p>
    <w:p w:rsidR="009906D3" w:rsidRDefault="009906D3" w:rsidP="009906D3">
      <w:pPr>
        <w:pStyle w:val="contenido"/>
      </w:pPr>
      <w:r>
        <w:t xml:space="preserve">A pesar de ser “productos” que en esencia buscan el descubrimiento y enlace de datos, los resultados se estructuran de diferente manera, por lo cual solo se contabilizara los enlaces finales realizados sin tener en cuenta la clasificación </w:t>
      </w:r>
      <w:r w:rsidR="00284A1E">
        <w:t>o</w:t>
      </w:r>
      <w:r w:rsidR="00162B93">
        <w:t xml:space="preserve"> presentación propia de cada servicio</w:t>
      </w:r>
      <w:r>
        <w:t>.</w:t>
      </w:r>
    </w:p>
    <w:p w:rsidR="002004BE" w:rsidRDefault="002004BE" w:rsidP="002B36D2">
      <w:pPr>
        <w:pStyle w:val="Nivel4"/>
      </w:pPr>
      <w:bookmarkStart w:id="211" w:name="_Toc414268669"/>
      <w:r>
        <w:lastRenderedPageBreak/>
        <w:t xml:space="preserve">Primera prueba de validación </w:t>
      </w:r>
      <w:r w:rsidR="00164F94">
        <w:t>con servicio similar</w:t>
      </w:r>
      <w:bookmarkEnd w:id="211"/>
    </w:p>
    <w:p w:rsidR="00164F94" w:rsidRDefault="0055427B" w:rsidP="0080778E">
      <w:pPr>
        <w:pStyle w:val="contenido"/>
        <w:spacing w:after="0"/>
      </w:pPr>
      <w:r>
        <w:t xml:space="preserve">Esta prueba esta </w:t>
      </w:r>
      <w:r w:rsidR="0080778E">
        <w:t xml:space="preserve">ha </w:t>
      </w:r>
      <w:r>
        <w:t>realiza</w:t>
      </w:r>
      <w:r w:rsidR="0080778E">
        <w:t>do</w:t>
      </w:r>
      <w:r>
        <w:t xml:space="preserve"> en base a misma publicación se la sección </w:t>
      </w:r>
      <w:r w:rsidR="0080778E">
        <w:t>1.3 y anexo 9. La tabla 40 presenta los datos obtenidos con los valores predefinidos para el parámetro de “confiabilidad” y el resultado del servicio de web de desambiguación y enlace, en la figura 47 se presenta una gráfica comparativa de los mismos.</w:t>
      </w:r>
    </w:p>
    <w:p w:rsidR="0080778E" w:rsidRDefault="0080778E" w:rsidP="0080778E">
      <w:pPr>
        <w:pStyle w:val="contenido"/>
        <w:spacing w:after="0"/>
      </w:pPr>
    </w:p>
    <w:p w:rsidR="006B470D" w:rsidRDefault="006B470D" w:rsidP="002004BE">
      <w:pPr>
        <w:pStyle w:val="titulosTF"/>
        <w:ind w:left="1134"/>
      </w:pPr>
      <w:bookmarkStart w:id="212" w:name="_Toc414268771"/>
      <w:r>
        <w:t xml:space="preserve">Tabla </w:t>
      </w:r>
      <w:r w:rsidR="009C5032">
        <w:fldChar w:fldCharType="begin"/>
      </w:r>
      <w:r w:rsidR="009C5032">
        <w:instrText xml:space="preserve"> SEQ Tabla \* ARABIC </w:instrText>
      </w:r>
      <w:r w:rsidR="009C5032">
        <w:fldChar w:fldCharType="separate"/>
      </w:r>
      <w:r w:rsidR="007B6AFC">
        <w:rPr>
          <w:noProof/>
        </w:rPr>
        <w:t>40</w:t>
      </w:r>
      <w:r w:rsidR="009C5032">
        <w:rPr>
          <w:noProof/>
        </w:rPr>
        <w:fldChar w:fldCharType="end"/>
      </w:r>
      <w:r>
        <w:t>: Comparación de resultados con DBpedia Spotight</w:t>
      </w:r>
      <w:r w:rsidR="002004BE">
        <w:t xml:space="preserve">  (prueba 1)</w:t>
      </w:r>
      <w:r>
        <w:t>.</w:t>
      </w:r>
      <w:bookmarkEnd w:id="212"/>
    </w:p>
    <w:tbl>
      <w:tblPr>
        <w:tblW w:w="5458" w:type="dxa"/>
        <w:jc w:val="center"/>
        <w:tblInd w:w="55" w:type="dxa"/>
        <w:tblCellMar>
          <w:left w:w="70" w:type="dxa"/>
          <w:right w:w="70" w:type="dxa"/>
        </w:tblCellMar>
        <w:tblLook w:val="04A0" w:firstRow="1" w:lastRow="0" w:firstColumn="1" w:lastColumn="0" w:noHBand="0" w:noVBand="1"/>
      </w:tblPr>
      <w:tblGrid>
        <w:gridCol w:w="4082"/>
        <w:gridCol w:w="1376"/>
      </w:tblGrid>
      <w:tr w:rsidR="0081717C" w:rsidRPr="0081717C" w:rsidTr="00946BE4">
        <w:trPr>
          <w:trHeight w:val="348"/>
          <w:jc w:val="center"/>
        </w:trPr>
        <w:tc>
          <w:tcPr>
            <w:tcW w:w="4082" w:type="dxa"/>
            <w:tcBorders>
              <w:top w:val="single" w:sz="4" w:space="0" w:color="C0504D"/>
              <w:left w:val="single" w:sz="4" w:space="0" w:color="C0504D"/>
              <w:bottom w:val="single" w:sz="4" w:space="0" w:color="C0504D"/>
              <w:right w:val="single" w:sz="4" w:space="0" w:color="C0504D"/>
            </w:tcBorders>
            <w:shd w:val="clear" w:color="auto" w:fill="auto"/>
            <w:noWrap/>
            <w:vAlign w:val="center"/>
            <w:hideMark/>
          </w:tcPr>
          <w:p w:rsidR="0081717C" w:rsidRPr="0081717C" w:rsidRDefault="0081717C" w:rsidP="00946BE4">
            <w:pPr>
              <w:spacing w:after="0" w:line="240" w:lineRule="auto"/>
              <w:jc w:val="center"/>
              <w:rPr>
                <w:rFonts w:ascii="Arial" w:eastAsia="Times New Roman" w:hAnsi="Arial" w:cs="Arial"/>
                <w:b/>
                <w:bCs/>
                <w:color w:val="000000"/>
                <w:sz w:val="20"/>
                <w:szCs w:val="20"/>
              </w:rPr>
            </w:pPr>
            <w:r w:rsidRPr="0081717C">
              <w:rPr>
                <w:rFonts w:ascii="Arial" w:eastAsia="Times New Roman" w:hAnsi="Arial" w:cs="Arial"/>
                <w:b/>
                <w:bCs/>
                <w:color w:val="000000"/>
                <w:sz w:val="20"/>
                <w:szCs w:val="20"/>
              </w:rPr>
              <w:t>Servicio</w:t>
            </w:r>
          </w:p>
        </w:tc>
        <w:tc>
          <w:tcPr>
            <w:tcW w:w="1376" w:type="dxa"/>
            <w:tcBorders>
              <w:top w:val="single" w:sz="4" w:space="0" w:color="C0504D"/>
              <w:left w:val="nil"/>
              <w:bottom w:val="single" w:sz="4" w:space="0" w:color="C0504D"/>
              <w:right w:val="single" w:sz="4" w:space="0" w:color="C0504D"/>
            </w:tcBorders>
            <w:shd w:val="clear" w:color="auto" w:fill="auto"/>
            <w:noWrap/>
            <w:vAlign w:val="center"/>
            <w:hideMark/>
          </w:tcPr>
          <w:p w:rsidR="0081717C" w:rsidRPr="0081717C" w:rsidRDefault="0081717C" w:rsidP="00946BE4">
            <w:pPr>
              <w:spacing w:after="0" w:line="240" w:lineRule="auto"/>
              <w:jc w:val="center"/>
              <w:rPr>
                <w:rFonts w:ascii="Arial" w:eastAsia="Times New Roman" w:hAnsi="Arial" w:cs="Arial"/>
                <w:b/>
                <w:bCs/>
                <w:color w:val="000000"/>
                <w:sz w:val="20"/>
                <w:szCs w:val="20"/>
              </w:rPr>
            </w:pPr>
            <w:r w:rsidRPr="0081717C">
              <w:rPr>
                <w:rFonts w:ascii="Arial" w:eastAsia="Times New Roman" w:hAnsi="Arial" w:cs="Arial"/>
                <w:b/>
                <w:bCs/>
                <w:color w:val="000000"/>
                <w:sz w:val="20"/>
                <w:szCs w:val="20"/>
              </w:rPr>
              <w:t>Enlaces</w:t>
            </w:r>
          </w:p>
        </w:tc>
      </w:tr>
      <w:tr w:rsidR="0081717C" w:rsidRPr="0081717C" w:rsidTr="00946BE4">
        <w:trPr>
          <w:trHeight w:val="348"/>
          <w:jc w:val="center"/>
        </w:trPr>
        <w:tc>
          <w:tcPr>
            <w:tcW w:w="4082" w:type="dxa"/>
            <w:tcBorders>
              <w:top w:val="nil"/>
              <w:left w:val="single" w:sz="4" w:space="0" w:color="4F81BD"/>
              <w:bottom w:val="single" w:sz="4" w:space="0" w:color="4F81BD"/>
              <w:right w:val="single" w:sz="4" w:space="0" w:color="4F81BD"/>
            </w:tcBorders>
            <w:shd w:val="clear" w:color="auto" w:fill="auto"/>
            <w:noWrap/>
            <w:vAlign w:val="center"/>
            <w:hideMark/>
          </w:tcPr>
          <w:p w:rsidR="0081717C" w:rsidRPr="0081717C" w:rsidRDefault="0081717C" w:rsidP="0081717C">
            <w:pPr>
              <w:spacing w:after="0" w:line="240" w:lineRule="auto"/>
              <w:rPr>
                <w:rFonts w:ascii="Arial" w:eastAsia="Times New Roman" w:hAnsi="Arial" w:cs="Arial"/>
                <w:color w:val="000000"/>
                <w:sz w:val="20"/>
                <w:szCs w:val="20"/>
              </w:rPr>
            </w:pPr>
            <w:r w:rsidRPr="0081717C">
              <w:rPr>
                <w:rFonts w:ascii="Arial" w:eastAsia="Times New Roman" w:hAnsi="Arial" w:cs="Arial"/>
                <w:color w:val="000000"/>
                <w:sz w:val="20"/>
                <w:szCs w:val="20"/>
              </w:rPr>
              <w:t>Desambiguación y Enlace (WS)</w:t>
            </w:r>
          </w:p>
        </w:tc>
        <w:tc>
          <w:tcPr>
            <w:tcW w:w="1376" w:type="dxa"/>
            <w:tcBorders>
              <w:top w:val="nil"/>
              <w:left w:val="nil"/>
              <w:bottom w:val="single" w:sz="4" w:space="0" w:color="4F81BD"/>
              <w:right w:val="single" w:sz="4" w:space="0" w:color="4F81BD"/>
            </w:tcBorders>
            <w:shd w:val="clear" w:color="auto" w:fill="auto"/>
            <w:noWrap/>
            <w:vAlign w:val="center"/>
            <w:hideMark/>
          </w:tcPr>
          <w:p w:rsidR="0081717C" w:rsidRPr="0081717C" w:rsidRDefault="0081717C" w:rsidP="00946BE4">
            <w:pPr>
              <w:spacing w:after="0" w:line="240" w:lineRule="auto"/>
              <w:jc w:val="center"/>
              <w:rPr>
                <w:rFonts w:ascii="Arial" w:eastAsia="Times New Roman" w:hAnsi="Arial" w:cs="Arial"/>
                <w:color w:val="000000"/>
                <w:sz w:val="20"/>
                <w:szCs w:val="20"/>
              </w:rPr>
            </w:pPr>
            <w:r w:rsidRPr="0081717C">
              <w:rPr>
                <w:rFonts w:ascii="Arial" w:eastAsia="Times New Roman" w:hAnsi="Arial" w:cs="Arial"/>
                <w:color w:val="000000"/>
                <w:sz w:val="20"/>
                <w:szCs w:val="20"/>
              </w:rPr>
              <w:t>13</w:t>
            </w:r>
          </w:p>
        </w:tc>
      </w:tr>
      <w:tr w:rsidR="0081717C" w:rsidRPr="0081717C" w:rsidTr="00946BE4">
        <w:trPr>
          <w:trHeight w:val="348"/>
          <w:jc w:val="center"/>
        </w:trPr>
        <w:tc>
          <w:tcPr>
            <w:tcW w:w="4082" w:type="dxa"/>
            <w:tcBorders>
              <w:top w:val="nil"/>
              <w:left w:val="single" w:sz="4" w:space="0" w:color="4F81BD"/>
              <w:bottom w:val="single" w:sz="4" w:space="0" w:color="4F81BD"/>
              <w:right w:val="single" w:sz="4" w:space="0" w:color="4F81BD"/>
            </w:tcBorders>
            <w:shd w:val="clear" w:color="auto" w:fill="auto"/>
            <w:noWrap/>
            <w:vAlign w:val="center"/>
            <w:hideMark/>
          </w:tcPr>
          <w:p w:rsidR="0081717C" w:rsidRPr="0081717C" w:rsidRDefault="0081717C" w:rsidP="0081717C">
            <w:pPr>
              <w:spacing w:after="0" w:line="240" w:lineRule="auto"/>
              <w:rPr>
                <w:rFonts w:ascii="Arial" w:eastAsia="Times New Roman" w:hAnsi="Arial" w:cs="Arial"/>
                <w:color w:val="000000"/>
                <w:sz w:val="20"/>
                <w:szCs w:val="20"/>
              </w:rPr>
            </w:pPr>
            <w:r w:rsidRPr="0081717C">
              <w:rPr>
                <w:rFonts w:ascii="Arial" w:eastAsia="Times New Roman" w:hAnsi="Arial" w:cs="Arial"/>
                <w:color w:val="000000"/>
                <w:sz w:val="20"/>
                <w:szCs w:val="20"/>
              </w:rPr>
              <w:t>DBpedia Spotlight (confiabilidad 0.3)</w:t>
            </w:r>
          </w:p>
        </w:tc>
        <w:tc>
          <w:tcPr>
            <w:tcW w:w="1376" w:type="dxa"/>
            <w:tcBorders>
              <w:top w:val="nil"/>
              <w:left w:val="nil"/>
              <w:bottom w:val="single" w:sz="4" w:space="0" w:color="4F81BD"/>
              <w:right w:val="single" w:sz="4" w:space="0" w:color="4F81BD"/>
            </w:tcBorders>
            <w:shd w:val="clear" w:color="auto" w:fill="auto"/>
            <w:noWrap/>
            <w:vAlign w:val="center"/>
            <w:hideMark/>
          </w:tcPr>
          <w:p w:rsidR="0081717C" w:rsidRPr="0081717C" w:rsidRDefault="0081717C" w:rsidP="00946BE4">
            <w:pPr>
              <w:spacing w:after="0" w:line="240" w:lineRule="auto"/>
              <w:jc w:val="center"/>
              <w:rPr>
                <w:rFonts w:ascii="Arial" w:eastAsia="Times New Roman" w:hAnsi="Arial" w:cs="Arial"/>
                <w:color w:val="000000"/>
                <w:sz w:val="20"/>
                <w:szCs w:val="20"/>
              </w:rPr>
            </w:pPr>
            <w:r w:rsidRPr="0081717C">
              <w:rPr>
                <w:rFonts w:ascii="Arial" w:eastAsia="Times New Roman" w:hAnsi="Arial" w:cs="Arial"/>
                <w:color w:val="000000"/>
                <w:sz w:val="20"/>
                <w:szCs w:val="20"/>
              </w:rPr>
              <w:t>30</w:t>
            </w:r>
          </w:p>
        </w:tc>
      </w:tr>
      <w:tr w:rsidR="0081717C" w:rsidRPr="0081717C" w:rsidTr="00946BE4">
        <w:trPr>
          <w:trHeight w:val="348"/>
          <w:jc w:val="center"/>
        </w:trPr>
        <w:tc>
          <w:tcPr>
            <w:tcW w:w="4082" w:type="dxa"/>
            <w:tcBorders>
              <w:top w:val="nil"/>
              <w:left w:val="single" w:sz="4" w:space="0" w:color="4F81BD"/>
              <w:bottom w:val="single" w:sz="4" w:space="0" w:color="4F81BD"/>
              <w:right w:val="single" w:sz="4" w:space="0" w:color="4F81BD"/>
            </w:tcBorders>
            <w:shd w:val="clear" w:color="auto" w:fill="auto"/>
            <w:noWrap/>
            <w:vAlign w:val="center"/>
            <w:hideMark/>
          </w:tcPr>
          <w:p w:rsidR="0081717C" w:rsidRPr="0081717C" w:rsidRDefault="0081717C" w:rsidP="0081717C">
            <w:pPr>
              <w:spacing w:after="0" w:line="240" w:lineRule="auto"/>
              <w:rPr>
                <w:rFonts w:ascii="Arial" w:eastAsia="Times New Roman" w:hAnsi="Arial" w:cs="Arial"/>
                <w:color w:val="000000"/>
                <w:sz w:val="20"/>
                <w:szCs w:val="20"/>
              </w:rPr>
            </w:pPr>
            <w:r w:rsidRPr="0081717C">
              <w:rPr>
                <w:rFonts w:ascii="Arial" w:eastAsia="Times New Roman" w:hAnsi="Arial" w:cs="Arial"/>
                <w:color w:val="000000"/>
                <w:sz w:val="20"/>
                <w:szCs w:val="20"/>
              </w:rPr>
              <w:t>DBpedia Spotlight (confiabilidad 0.5)</w:t>
            </w:r>
          </w:p>
        </w:tc>
        <w:tc>
          <w:tcPr>
            <w:tcW w:w="1376" w:type="dxa"/>
            <w:tcBorders>
              <w:top w:val="nil"/>
              <w:left w:val="nil"/>
              <w:bottom w:val="single" w:sz="4" w:space="0" w:color="4F81BD"/>
              <w:right w:val="single" w:sz="4" w:space="0" w:color="4F81BD"/>
            </w:tcBorders>
            <w:shd w:val="clear" w:color="auto" w:fill="auto"/>
            <w:noWrap/>
            <w:vAlign w:val="center"/>
            <w:hideMark/>
          </w:tcPr>
          <w:p w:rsidR="0081717C" w:rsidRPr="0081717C" w:rsidRDefault="0081717C" w:rsidP="00946BE4">
            <w:pPr>
              <w:spacing w:after="0" w:line="240" w:lineRule="auto"/>
              <w:jc w:val="center"/>
              <w:rPr>
                <w:rFonts w:ascii="Arial" w:eastAsia="Times New Roman" w:hAnsi="Arial" w:cs="Arial"/>
                <w:color w:val="000000"/>
                <w:sz w:val="20"/>
                <w:szCs w:val="20"/>
              </w:rPr>
            </w:pPr>
            <w:r w:rsidRPr="0081717C">
              <w:rPr>
                <w:rFonts w:ascii="Arial" w:eastAsia="Times New Roman" w:hAnsi="Arial" w:cs="Arial"/>
                <w:color w:val="000000"/>
                <w:sz w:val="20"/>
                <w:szCs w:val="20"/>
              </w:rPr>
              <w:t>6</w:t>
            </w:r>
          </w:p>
        </w:tc>
      </w:tr>
      <w:tr w:rsidR="0081717C" w:rsidRPr="0081717C" w:rsidTr="00946BE4">
        <w:trPr>
          <w:trHeight w:val="348"/>
          <w:jc w:val="center"/>
        </w:trPr>
        <w:tc>
          <w:tcPr>
            <w:tcW w:w="4082" w:type="dxa"/>
            <w:tcBorders>
              <w:top w:val="nil"/>
              <w:left w:val="single" w:sz="4" w:space="0" w:color="4F81BD"/>
              <w:bottom w:val="single" w:sz="4" w:space="0" w:color="4F81BD"/>
              <w:right w:val="single" w:sz="4" w:space="0" w:color="4F81BD"/>
            </w:tcBorders>
            <w:shd w:val="clear" w:color="auto" w:fill="auto"/>
            <w:noWrap/>
            <w:vAlign w:val="center"/>
            <w:hideMark/>
          </w:tcPr>
          <w:p w:rsidR="0081717C" w:rsidRPr="0081717C" w:rsidRDefault="0081717C" w:rsidP="0081717C">
            <w:pPr>
              <w:spacing w:after="0" w:line="240" w:lineRule="auto"/>
              <w:rPr>
                <w:rFonts w:ascii="Arial" w:eastAsia="Times New Roman" w:hAnsi="Arial" w:cs="Arial"/>
                <w:color w:val="000000"/>
                <w:sz w:val="20"/>
                <w:szCs w:val="20"/>
              </w:rPr>
            </w:pPr>
            <w:r w:rsidRPr="0081717C">
              <w:rPr>
                <w:rFonts w:ascii="Arial" w:eastAsia="Times New Roman" w:hAnsi="Arial" w:cs="Arial"/>
                <w:color w:val="000000"/>
                <w:sz w:val="20"/>
                <w:szCs w:val="20"/>
              </w:rPr>
              <w:t>DBpedia Spotlight (confiabilidad 0.7)</w:t>
            </w:r>
          </w:p>
        </w:tc>
        <w:tc>
          <w:tcPr>
            <w:tcW w:w="1376" w:type="dxa"/>
            <w:tcBorders>
              <w:top w:val="nil"/>
              <w:left w:val="nil"/>
              <w:bottom w:val="single" w:sz="4" w:space="0" w:color="4F81BD"/>
              <w:right w:val="single" w:sz="4" w:space="0" w:color="4F81BD"/>
            </w:tcBorders>
            <w:shd w:val="clear" w:color="auto" w:fill="auto"/>
            <w:noWrap/>
            <w:vAlign w:val="center"/>
            <w:hideMark/>
          </w:tcPr>
          <w:p w:rsidR="0081717C" w:rsidRPr="0081717C" w:rsidRDefault="0081717C" w:rsidP="00946BE4">
            <w:pPr>
              <w:spacing w:after="0" w:line="240" w:lineRule="auto"/>
              <w:jc w:val="center"/>
              <w:rPr>
                <w:rFonts w:ascii="Arial" w:eastAsia="Times New Roman" w:hAnsi="Arial" w:cs="Arial"/>
                <w:color w:val="000000"/>
                <w:sz w:val="20"/>
                <w:szCs w:val="20"/>
              </w:rPr>
            </w:pPr>
            <w:r w:rsidRPr="0081717C">
              <w:rPr>
                <w:rFonts w:ascii="Arial" w:eastAsia="Times New Roman" w:hAnsi="Arial" w:cs="Arial"/>
                <w:color w:val="000000"/>
                <w:sz w:val="20"/>
                <w:szCs w:val="20"/>
              </w:rPr>
              <w:t>5</w:t>
            </w:r>
          </w:p>
        </w:tc>
      </w:tr>
      <w:tr w:rsidR="0081717C" w:rsidRPr="0081717C" w:rsidTr="00946BE4">
        <w:trPr>
          <w:trHeight w:val="348"/>
          <w:jc w:val="center"/>
        </w:trPr>
        <w:tc>
          <w:tcPr>
            <w:tcW w:w="4082" w:type="dxa"/>
            <w:tcBorders>
              <w:top w:val="nil"/>
              <w:left w:val="single" w:sz="4" w:space="0" w:color="4F81BD"/>
              <w:bottom w:val="single" w:sz="4" w:space="0" w:color="4F81BD"/>
              <w:right w:val="single" w:sz="4" w:space="0" w:color="4F81BD"/>
            </w:tcBorders>
            <w:shd w:val="clear" w:color="auto" w:fill="auto"/>
            <w:noWrap/>
            <w:vAlign w:val="center"/>
            <w:hideMark/>
          </w:tcPr>
          <w:p w:rsidR="0081717C" w:rsidRPr="0081717C" w:rsidRDefault="0081717C" w:rsidP="0081717C">
            <w:pPr>
              <w:spacing w:after="0" w:line="240" w:lineRule="auto"/>
              <w:rPr>
                <w:rFonts w:ascii="Arial" w:eastAsia="Times New Roman" w:hAnsi="Arial" w:cs="Arial"/>
                <w:color w:val="000000"/>
                <w:sz w:val="20"/>
                <w:szCs w:val="20"/>
              </w:rPr>
            </w:pPr>
            <w:r w:rsidRPr="0081717C">
              <w:rPr>
                <w:rFonts w:ascii="Arial" w:eastAsia="Times New Roman" w:hAnsi="Arial" w:cs="Arial"/>
                <w:color w:val="000000"/>
                <w:sz w:val="20"/>
                <w:szCs w:val="20"/>
              </w:rPr>
              <w:t>DBpedia Spotlight (confiabilidad 1.0)</w:t>
            </w:r>
          </w:p>
        </w:tc>
        <w:tc>
          <w:tcPr>
            <w:tcW w:w="1376" w:type="dxa"/>
            <w:tcBorders>
              <w:top w:val="nil"/>
              <w:left w:val="nil"/>
              <w:bottom w:val="single" w:sz="4" w:space="0" w:color="4F81BD"/>
              <w:right w:val="single" w:sz="4" w:space="0" w:color="4F81BD"/>
            </w:tcBorders>
            <w:shd w:val="clear" w:color="auto" w:fill="auto"/>
            <w:noWrap/>
            <w:vAlign w:val="center"/>
            <w:hideMark/>
          </w:tcPr>
          <w:p w:rsidR="0081717C" w:rsidRPr="0081717C" w:rsidRDefault="0081717C" w:rsidP="00946BE4">
            <w:pPr>
              <w:spacing w:after="0" w:line="240" w:lineRule="auto"/>
              <w:jc w:val="center"/>
              <w:rPr>
                <w:rFonts w:ascii="Arial" w:eastAsia="Times New Roman" w:hAnsi="Arial" w:cs="Arial"/>
                <w:color w:val="000000"/>
                <w:sz w:val="20"/>
                <w:szCs w:val="20"/>
              </w:rPr>
            </w:pPr>
            <w:r w:rsidRPr="0081717C">
              <w:rPr>
                <w:rFonts w:ascii="Arial" w:eastAsia="Times New Roman" w:hAnsi="Arial" w:cs="Arial"/>
                <w:color w:val="000000"/>
                <w:sz w:val="20"/>
                <w:szCs w:val="20"/>
              </w:rPr>
              <w:t>1</w:t>
            </w:r>
          </w:p>
        </w:tc>
      </w:tr>
    </w:tbl>
    <w:p w:rsidR="0080778E" w:rsidRDefault="006B470D" w:rsidP="0080778E">
      <w:pPr>
        <w:pStyle w:val="contenido"/>
        <w:spacing w:after="0"/>
        <w:ind w:left="1701"/>
        <w:rPr>
          <w:sz w:val="18"/>
        </w:rPr>
      </w:pPr>
      <w:r w:rsidRPr="006B470D">
        <w:rPr>
          <w:sz w:val="18"/>
        </w:rPr>
        <w:t>Fuente: (propio)</w:t>
      </w:r>
    </w:p>
    <w:p w:rsidR="0080778E" w:rsidRDefault="0080778E" w:rsidP="0080778E">
      <w:pPr>
        <w:pStyle w:val="contenido"/>
        <w:spacing w:after="0"/>
        <w:ind w:left="1701"/>
        <w:rPr>
          <w:sz w:val="18"/>
        </w:rPr>
      </w:pPr>
    </w:p>
    <w:p w:rsidR="006B470D" w:rsidRDefault="00946BE4" w:rsidP="006B470D">
      <w:pPr>
        <w:pStyle w:val="contenido"/>
        <w:keepNext/>
        <w:spacing w:after="0"/>
      </w:pPr>
      <w:r>
        <w:rPr>
          <w:noProof/>
          <w:lang w:eastAsia="es-EC"/>
        </w:rPr>
        <w:drawing>
          <wp:inline distT="0" distB="0" distL="0" distR="0" wp14:anchorId="232E4EED" wp14:editId="4296A1F4">
            <wp:extent cx="5476875" cy="2743200"/>
            <wp:effectExtent l="0" t="0" r="9525" b="19050"/>
            <wp:docPr id="46" name="Gráfico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p>
    <w:p w:rsidR="0081717C" w:rsidRDefault="006B470D" w:rsidP="006B470D">
      <w:pPr>
        <w:pStyle w:val="titulosTF"/>
        <w:spacing w:after="0"/>
      </w:pPr>
      <w:bookmarkStart w:id="213" w:name="_Toc414268730"/>
      <w:r>
        <w:t xml:space="preserve">Figura </w:t>
      </w:r>
      <w:r w:rsidR="009C5032">
        <w:fldChar w:fldCharType="begin"/>
      </w:r>
      <w:r w:rsidR="009C5032">
        <w:instrText xml:space="preserve"> SEQ Figura \* ARABIC </w:instrText>
      </w:r>
      <w:r w:rsidR="009C5032">
        <w:fldChar w:fldCharType="separate"/>
      </w:r>
      <w:r w:rsidR="007B6AFC">
        <w:rPr>
          <w:noProof/>
        </w:rPr>
        <w:t>47</w:t>
      </w:r>
      <w:r w:rsidR="009C5032">
        <w:rPr>
          <w:noProof/>
        </w:rPr>
        <w:fldChar w:fldCharType="end"/>
      </w:r>
      <w:r>
        <w:t>: Grafica de comparación de resultados con DBpedia Spo</w:t>
      </w:r>
      <w:r w:rsidR="002004BE">
        <w:t>t</w:t>
      </w:r>
      <w:r>
        <w:t>light</w:t>
      </w:r>
      <w:r w:rsidR="002004BE">
        <w:t xml:space="preserve"> (prueba 1)</w:t>
      </w:r>
      <w:bookmarkEnd w:id="213"/>
    </w:p>
    <w:p w:rsidR="006B470D" w:rsidRDefault="006B470D" w:rsidP="006B470D">
      <w:pPr>
        <w:pStyle w:val="titulosTF"/>
        <w:rPr>
          <w:sz w:val="18"/>
        </w:rPr>
      </w:pPr>
      <w:r w:rsidRPr="006B470D">
        <w:rPr>
          <w:sz w:val="18"/>
        </w:rPr>
        <w:t>Fuente: (propio)</w:t>
      </w:r>
    </w:p>
    <w:p w:rsidR="0080778E" w:rsidRDefault="0080778E" w:rsidP="006B470D">
      <w:pPr>
        <w:pStyle w:val="titulosTF"/>
        <w:rPr>
          <w:sz w:val="18"/>
        </w:rPr>
      </w:pPr>
    </w:p>
    <w:p w:rsidR="00164F94" w:rsidRDefault="0080778E" w:rsidP="00164F94">
      <w:pPr>
        <w:pStyle w:val="Nivel3"/>
      </w:pPr>
      <w:bookmarkStart w:id="214" w:name="_Toc414268670"/>
      <w:r>
        <w:t xml:space="preserve">Segunda </w:t>
      </w:r>
      <w:r w:rsidR="00164F94">
        <w:t>prueba de validación con servicio similar</w:t>
      </w:r>
      <w:bookmarkEnd w:id="214"/>
    </w:p>
    <w:p w:rsidR="0080778E" w:rsidRDefault="0080778E" w:rsidP="0080778E">
      <w:pPr>
        <w:pStyle w:val="contenido"/>
      </w:pPr>
      <w:r>
        <w:t xml:space="preserve">Realizada en base a la </w:t>
      </w:r>
      <w:r w:rsidR="00B41F0C">
        <w:t xml:space="preserve">publicación dela sección 1.4 de este </w:t>
      </w:r>
      <w:r w:rsidR="00F9021D">
        <w:t>capítulo</w:t>
      </w:r>
      <w:r w:rsidR="00B41F0C">
        <w:t xml:space="preserve"> y el anexo 10. La tabal 41 y la figura 48 presentan los datos y una comparación de los mismos.</w:t>
      </w:r>
    </w:p>
    <w:p w:rsidR="002004BE" w:rsidRDefault="002004BE" w:rsidP="002004BE">
      <w:pPr>
        <w:pStyle w:val="titulosTF"/>
        <w:ind w:left="1418"/>
      </w:pPr>
      <w:bookmarkStart w:id="215" w:name="_Toc414268772"/>
      <w:r>
        <w:lastRenderedPageBreak/>
        <w:t xml:space="preserve">Tabla </w:t>
      </w:r>
      <w:r w:rsidR="009C5032">
        <w:fldChar w:fldCharType="begin"/>
      </w:r>
      <w:r w:rsidR="009C5032">
        <w:instrText xml:space="preserve"> SEQ Tabla \* ARABIC </w:instrText>
      </w:r>
      <w:r w:rsidR="009C5032">
        <w:fldChar w:fldCharType="separate"/>
      </w:r>
      <w:r w:rsidR="007B6AFC">
        <w:rPr>
          <w:noProof/>
        </w:rPr>
        <w:t>41</w:t>
      </w:r>
      <w:r w:rsidR="009C5032">
        <w:rPr>
          <w:noProof/>
        </w:rPr>
        <w:fldChar w:fldCharType="end"/>
      </w:r>
      <w:r>
        <w:t>: Comparación de resultados con DBpedia Spotlight  (prueba 2)</w:t>
      </w:r>
      <w:bookmarkEnd w:id="215"/>
    </w:p>
    <w:tbl>
      <w:tblPr>
        <w:tblW w:w="5470" w:type="dxa"/>
        <w:jc w:val="center"/>
        <w:tblInd w:w="55" w:type="dxa"/>
        <w:tblCellMar>
          <w:left w:w="70" w:type="dxa"/>
          <w:right w:w="70" w:type="dxa"/>
        </w:tblCellMar>
        <w:tblLook w:val="04A0" w:firstRow="1" w:lastRow="0" w:firstColumn="1" w:lastColumn="0" w:noHBand="0" w:noVBand="1"/>
      </w:tblPr>
      <w:tblGrid>
        <w:gridCol w:w="3852"/>
        <w:gridCol w:w="1618"/>
      </w:tblGrid>
      <w:tr w:rsidR="00946BE4" w:rsidRPr="00946BE4" w:rsidTr="00946BE4">
        <w:trPr>
          <w:trHeight w:val="346"/>
          <w:jc w:val="center"/>
        </w:trPr>
        <w:tc>
          <w:tcPr>
            <w:tcW w:w="3852" w:type="dxa"/>
            <w:tcBorders>
              <w:top w:val="single" w:sz="4" w:space="0" w:color="C0504D"/>
              <w:left w:val="single" w:sz="4" w:space="0" w:color="C0504D"/>
              <w:bottom w:val="single" w:sz="4" w:space="0" w:color="C0504D"/>
              <w:right w:val="single" w:sz="4" w:space="0" w:color="C0504D"/>
            </w:tcBorders>
            <w:shd w:val="clear" w:color="auto" w:fill="auto"/>
            <w:noWrap/>
            <w:vAlign w:val="center"/>
            <w:hideMark/>
          </w:tcPr>
          <w:p w:rsidR="00946BE4" w:rsidRPr="00946BE4" w:rsidRDefault="00946BE4" w:rsidP="00946BE4">
            <w:pPr>
              <w:spacing w:after="0" w:line="240" w:lineRule="auto"/>
              <w:jc w:val="center"/>
              <w:rPr>
                <w:rFonts w:ascii="Arial" w:eastAsia="Times New Roman" w:hAnsi="Arial" w:cs="Arial"/>
                <w:b/>
                <w:bCs/>
                <w:color w:val="000000"/>
                <w:sz w:val="20"/>
                <w:szCs w:val="20"/>
              </w:rPr>
            </w:pPr>
            <w:r w:rsidRPr="00946BE4">
              <w:rPr>
                <w:rFonts w:ascii="Arial" w:eastAsia="Times New Roman" w:hAnsi="Arial" w:cs="Arial"/>
                <w:b/>
                <w:bCs/>
                <w:color w:val="000000"/>
                <w:sz w:val="20"/>
                <w:szCs w:val="20"/>
              </w:rPr>
              <w:t>Servicio</w:t>
            </w:r>
          </w:p>
        </w:tc>
        <w:tc>
          <w:tcPr>
            <w:tcW w:w="1618" w:type="dxa"/>
            <w:tcBorders>
              <w:top w:val="single" w:sz="4" w:space="0" w:color="C0504D"/>
              <w:left w:val="nil"/>
              <w:bottom w:val="single" w:sz="4" w:space="0" w:color="C0504D"/>
              <w:right w:val="single" w:sz="4" w:space="0" w:color="C0504D"/>
            </w:tcBorders>
            <w:shd w:val="clear" w:color="auto" w:fill="auto"/>
            <w:noWrap/>
            <w:vAlign w:val="center"/>
            <w:hideMark/>
          </w:tcPr>
          <w:p w:rsidR="00946BE4" w:rsidRPr="00946BE4" w:rsidRDefault="00946BE4" w:rsidP="00946BE4">
            <w:pPr>
              <w:spacing w:after="0" w:line="240" w:lineRule="auto"/>
              <w:jc w:val="center"/>
              <w:rPr>
                <w:rFonts w:ascii="Arial" w:eastAsia="Times New Roman" w:hAnsi="Arial" w:cs="Arial"/>
                <w:b/>
                <w:bCs/>
                <w:color w:val="000000"/>
                <w:sz w:val="20"/>
                <w:szCs w:val="20"/>
              </w:rPr>
            </w:pPr>
            <w:r w:rsidRPr="00946BE4">
              <w:rPr>
                <w:rFonts w:ascii="Arial" w:eastAsia="Times New Roman" w:hAnsi="Arial" w:cs="Arial"/>
                <w:b/>
                <w:bCs/>
                <w:color w:val="000000"/>
                <w:sz w:val="20"/>
                <w:szCs w:val="20"/>
              </w:rPr>
              <w:t>Enlaces</w:t>
            </w:r>
          </w:p>
        </w:tc>
      </w:tr>
      <w:tr w:rsidR="00946BE4" w:rsidRPr="00946BE4" w:rsidTr="00946BE4">
        <w:trPr>
          <w:trHeight w:val="346"/>
          <w:jc w:val="center"/>
        </w:trPr>
        <w:tc>
          <w:tcPr>
            <w:tcW w:w="3852" w:type="dxa"/>
            <w:tcBorders>
              <w:top w:val="nil"/>
              <w:left w:val="single" w:sz="4" w:space="0" w:color="4F81BD"/>
              <w:bottom w:val="single" w:sz="4" w:space="0" w:color="4F81BD"/>
              <w:right w:val="single" w:sz="4" w:space="0" w:color="4F81BD"/>
            </w:tcBorders>
            <w:shd w:val="clear" w:color="auto" w:fill="auto"/>
            <w:noWrap/>
            <w:vAlign w:val="center"/>
            <w:hideMark/>
          </w:tcPr>
          <w:p w:rsidR="00946BE4" w:rsidRPr="00946BE4" w:rsidRDefault="00946BE4" w:rsidP="00946BE4">
            <w:pPr>
              <w:spacing w:after="0" w:line="240" w:lineRule="auto"/>
              <w:rPr>
                <w:rFonts w:ascii="Arial" w:eastAsia="Times New Roman" w:hAnsi="Arial" w:cs="Arial"/>
                <w:color w:val="000000"/>
                <w:sz w:val="20"/>
                <w:szCs w:val="20"/>
              </w:rPr>
            </w:pPr>
            <w:r w:rsidRPr="00946BE4">
              <w:rPr>
                <w:rFonts w:ascii="Arial" w:eastAsia="Times New Roman" w:hAnsi="Arial" w:cs="Arial"/>
                <w:color w:val="000000"/>
                <w:sz w:val="20"/>
                <w:szCs w:val="20"/>
              </w:rPr>
              <w:t>Desambiguación y Enlace (WS)</w:t>
            </w:r>
          </w:p>
        </w:tc>
        <w:tc>
          <w:tcPr>
            <w:tcW w:w="1618" w:type="dxa"/>
            <w:tcBorders>
              <w:top w:val="nil"/>
              <w:left w:val="nil"/>
              <w:bottom w:val="single" w:sz="4" w:space="0" w:color="4F81BD"/>
              <w:right w:val="single" w:sz="4" w:space="0" w:color="4F81BD"/>
            </w:tcBorders>
            <w:shd w:val="clear" w:color="auto" w:fill="auto"/>
            <w:noWrap/>
            <w:vAlign w:val="center"/>
            <w:hideMark/>
          </w:tcPr>
          <w:p w:rsidR="00946BE4" w:rsidRPr="00946BE4" w:rsidRDefault="00946BE4" w:rsidP="00946BE4">
            <w:pPr>
              <w:spacing w:after="0" w:line="240" w:lineRule="auto"/>
              <w:jc w:val="center"/>
              <w:rPr>
                <w:rFonts w:ascii="Arial" w:eastAsia="Times New Roman" w:hAnsi="Arial" w:cs="Arial"/>
                <w:color w:val="000000"/>
                <w:sz w:val="20"/>
                <w:szCs w:val="20"/>
              </w:rPr>
            </w:pPr>
            <w:r w:rsidRPr="00946BE4">
              <w:rPr>
                <w:rFonts w:ascii="Arial" w:eastAsia="Times New Roman" w:hAnsi="Arial" w:cs="Arial"/>
                <w:color w:val="000000"/>
                <w:sz w:val="20"/>
                <w:szCs w:val="20"/>
              </w:rPr>
              <w:t>48</w:t>
            </w:r>
          </w:p>
        </w:tc>
      </w:tr>
      <w:tr w:rsidR="00946BE4" w:rsidRPr="00946BE4" w:rsidTr="00946BE4">
        <w:trPr>
          <w:trHeight w:val="346"/>
          <w:jc w:val="center"/>
        </w:trPr>
        <w:tc>
          <w:tcPr>
            <w:tcW w:w="3852" w:type="dxa"/>
            <w:tcBorders>
              <w:top w:val="nil"/>
              <w:left w:val="single" w:sz="4" w:space="0" w:color="4F81BD"/>
              <w:bottom w:val="single" w:sz="4" w:space="0" w:color="4F81BD"/>
              <w:right w:val="single" w:sz="4" w:space="0" w:color="4F81BD"/>
            </w:tcBorders>
            <w:shd w:val="clear" w:color="auto" w:fill="auto"/>
            <w:noWrap/>
            <w:vAlign w:val="center"/>
            <w:hideMark/>
          </w:tcPr>
          <w:p w:rsidR="00946BE4" w:rsidRPr="00946BE4" w:rsidRDefault="00946BE4" w:rsidP="00946BE4">
            <w:pPr>
              <w:spacing w:after="0" w:line="240" w:lineRule="auto"/>
              <w:rPr>
                <w:rFonts w:ascii="Arial" w:eastAsia="Times New Roman" w:hAnsi="Arial" w:cs="Arial"/>
                <w:color w:val="000000"/>
                <w:sz w:val="20"/>
                <w:szCs w:val="20"/>
              </w:rPr>
            </w:pPr>
            <w:r w:rsidRPr="00946BE4">
              <w:rPr>
                <w:rFonts w:ascii="Arial" w:eastAsia="Times New Roman" w:hAnsi="Arial" w:cs="Arial"/>
                <w:color w:val="000000"/>
                <w:sz w:val="20"/>
                <w:szCs w:val="20"/>
              </w:rPr>
              <w:t>DBpedia Spotlight (confiabilidad 0.3)</w:t>
            </w:r>
          </w:p>
        </w:tc>
        <w:tc>
          <w:tcPr>
            <w:tcW w:w="1618" w:type="dxa"/>
            <w:tcBorders>
              <w:top w:val="nil"/>
              <w:left w:val="nil"/>
              <w:bottom w:val="single" w:sz="4" w:space="0" w:color="4F81BD"/>
              <w:right w:val="single" w:sz="4" w:space="0" w:color="4F81BD"/>
            </w:tcBorders>
            <w:shd w:val="clear" w:color="auto" w:fill="auto"/>
            <w:noWrap/>
            <w:vAlign w:val="center"/>
            <w:hideMark/>
          </w:tcPr>
          <w:p w:rsidR="00946BE4" w:rsidRPr="00946BE4" w:rsidRDefault="00946BE4" w:rsidP="00946BE4">
            <w:pPr>
              <w:spacing w:after="0" w:line="240" w:lineRule="auto"/>
              <w:jc w:val="center"/>
              <w:rPr>
                <w:rFonts w:ascii="Arial" w:eastAsia="Times New Roman" w:hAnsi="Arial" w:cs="Arial"/>
                <w:color w:val="000000"/>
                <w:sz w:val="20"/>
                <w:szCs w:val="20"/>
              </w:rPr>
            </w:pPr>
            <w:r w:rsidRPr="00946BE4">
              <w:rPr>
                <w:rFonts w:ascii="Arial" w:eastAsia="Times New Roman" w:hAnsi="Arial" w:cs="Arial"/>
                <w:color w:val="000000"/>
                <w:sz w:val="20"/>
                <w:szCs w:val="20"/>
              </w:rPr>
              <w:t>80</w:t>
            </w:r>
          </w:p>
        </w:tc>
      </w:tr>
      <w:tr w:rsidR="00946BE4" w:rsidRPr="00946BE4" w:rsidTr="00946BE4">
        <w:trPr>
          <w:trHeight w:val="346"/>
          <w:jc w:val="center"/>
        </w:trPr>
        <w:tc>
          <w:tcPr>
            <w:tcW w:w="3852" w:type="dxa"/>
            <w:tcBorders>
              <w:top w:val="nil"/>
              <w:left w:val="single" w:sz="4" w:space="0" w:color="4F81BD"/>
              <w:bottom w:val="single" w:sz="4" w:space="0" w:color="4F81BD"/>
              <w:right w:val="single" w:sz="4" w:space="0" w:color="4F81BD"/>
            </w:tcBorders>
            <w:shd w:val="clear" w:color="auto" w:fill="auto"/>
            <w:noWrap/>
            <w:vAlign w:val="center"/>
            <w:hideMark/>
          </w:tcPr>
          <w:p w:rsidR="00946BE4" w:rsidRPr="00946BE4" w:rsidRDefault="00946BE4" w:rsidP="00946BE4">
            <w:pPr>
              <w:spacing w:after="0" w:line="240" w:lineRule="auto"/>
              <w:rPr>
                <w:rFonts w:ascii="Arial" w:eastAsia="Times New Roman" w:hAnsi="Arial" w:cs="Arial"/>
                <w:color w:val="000000"/>
                <w:sz w:val="20"/>
                <w:szCs w:val="20"/>
              </w:rPr>
            </w:pPr>
            <w:r w:rsidRPr="00946BE4">
              <w:rPr>
                <w:rFonts w:ascii="Arial" w:eastAsia="Times New Roman" w:hAnsi="Arial" w:cs="Arial"/>
                <w:color w:val="000000"/>
                <w:sz w:val="20"/>
                <w:szCs w:val="20"/>
              </w:rPr>
              <w:t>DBpedia Spotlight (confiabilidad 0.5)</w:t>
            </w:r>
          </w:p>
        </w:tc>
        <w:tc>
          <w:tcPr>
            <w:tcW w:w="1618" w:type="dxa"/>
            <w:tcBorders>
              <w:top w:val="nil"/>
              <w:left w:val="nil"/>
              <w:bottom w:val="single" w:sz="4" w:space="0" w:color="4F81BD"/>
              <w:right w:val="single" w:sz="4" w:space="0" w:color="4F81BD"/>
            </w:tcBorders>
            <w:shd w:val="clear" w:color="auto" w:fill="auto"/>
            <w:noWrap/>
            <w:vAlign w:val="center"/>
            <w:hideMark/>
          </w:tcPr>
          <w:p w:rsidR="00946BE4" w:rsidRPr="00946BE4" w:rsidRDefault="00946BE4" w:rsidP="00946BE4">
            <w:pPr>
              <w:spacing w:after="0" w:line="240" w:lineRule="auto"/>
              <w:jc w:val="center"/>
              <w:rPr>
                <w:rFonts w:ascii="Arial" w:eastAsia="Times New Roman" w:hAnsi="Arial" w:cs="Arial"/>
                <w:color w:val="000000"/>
                <w:sz w:val="20"/>
                <w:szCs w:val="20"/>
              </w:rPr>
            </w:pPr>
            <w:r w:rsidRPr="00946BE4">
              <w:rPr>
                <w:rFonts w:ascii="Arial" w:eastAsia="Times New Roman" w:hAnsi="Arial" w:cs="Arial"/>
                <w:color w:val="000000"/>
                <w:sz w:val="20"/>
                <w:szCs w:val="20"/>
              </w:rPr>
              <w:t>20</w:t>
            </w:r>
          </w:p>
        </w:tc>
      </w:tr>
      <w:tr w:rsidR="00946BE4" w:rsidRPr="00946BE4" w:rsidTr="00946BE4">
        <w:trPr>
          <w:trHeight w:val="346"/>
          <w:jc w:val="center"/>
        </w:trPr>
        <w:tc>
          <w:tcPr>
            <w:tcW w:w="3852" w:type="dxa"/>
            <w:tcBorders>
              <w:top w:val="nil"/>
              <w:left w:val="single" w:sz="4" w:space="0" w:color="4F81BD"/>
              <w:bottom w:val="single" w:sz="4" w:space="0" w:color="4F81BD"/>
              <w:right w:val="single" w:sz="4" w:space="0" w:color="4F81BD"/>
            </w:tcBorders>
            <w:shd w:val="clear" w:color="auto" w:fill="auto"/>
            <w:noWrap/>
            <w:vAlign w:val="center"/>
            <w:hideMark/>
          </w:tcPr>
          <w:p w:rsidR="00946BE4" w:rsidRPr="00946BE4" w:rsidRDefault="00946BE4" w:rsidP="00946BE4">
            <w:pPr>
              <w:spacing w:after="0" w:line="240" w:lineRule="auto"/>
              <w:rPr>
                <w:rFonts w:ascii="Arial" w:eastAsia="Times New Roman" w:hAnsi="Arial" w:cs="Arial"/>
                <w:color w:val="000000"/>
                <w:sz w:val="20"/>
                <w:szCs w:val="20"/>
              </w:rPr>
            </w:pPr>
            <w:r w:rsidRPr="00946BE4">
              <w:rPr>
                <w:rFonts w:ascii="Arial" w:eastAsia="Times New Roman" w:hAnsi="Arial" w:cs="Arial"/>
                <w:color w:val="000000"/>
                <w:sz w:val="20"/>
                <w:szCs w:val="20"/>
              </w:rPr>
              <w:t>DBpedia Spotlight (confiabilidad 0.7)</w:t>
            </w:r>
          </w:p>
        </w:tc>
        <w:tc>
          <w:tcPr>
            <w:tcW w:w="1618" w:type="dxa"/>
            <w:tcBorders>
              <w:top w:val="nil"/>
              <w:left w:val="nil"/>
              <w:bottom w:val="single" w:sz="4" w:space="0" w:color="4F81BD"/>
              <w:right w:val="single" w:sz="4" w:space="0" w:color="4F81BD"/>
            </w:tcBorders>
            <w:shd w:val="clear" w:color="auto" w:fill="auto"/>
            <w:noWrap/>
            <w:vAlign w:val="center"/>
            <w:hideMark/>
          </w:tcPr>
          <w:p w:rsidR="00946BE4" w:rsidRPr="00946BE4" w:rsidRDefault="00946BE4" w:rsidP="00946BE4">
            <w:pPr>
              <w:spacing w:after="0" w:line="240" w:lineRule="auto"/>
              <w:jc w:val="center"/>
              <w:rPr>
                <w:rFonts w:ascii="Arial" w:eastAsia="Times New Roman" w:hAnsi="Arial" w:cs="Arial"/>
                <w:color w:val="000000"/>
                <w:sz w:val="20"/>
                <w:szCs w:val="20"/>
              </w:rPr>
            </w:pPr>
            <w:r w:rsidRPr="00946BE4">
              <w:rPr>
                <w:rFonts w:ascii="Arial" w:eastAsia="Times New Roman" w:hAnsi="Arial" w:cs="Arial"/>
                <w:color w:val="000000"/>
                <w:sz w:val="20"/>
                <w:szCs w:val="20"/>
              </w:rPr>
              <w:t>14</w:t>
            </w:r>
          </w:p>
        </w:tc>
      </w:tr>
      <w:tr w:rsidR="00946BE4" w:rsidRPr="00946BE4" w:rsidTr="00946BE4">
        <w:trPr>
          <w:trHeight w:val="346"/>
          <w:jc w:val="center"/>
        </w:trPr>
        <w:tc>
          <w:tcPr>
            <w:tcW w:w="3852" w:type="dxa"/>
            <w:tcBorders>
              <w:top w:val="nil"/>
              <w:left w:val="single" w:sz="4" w:space="0" w:color="4F81BD"/>
              <w:bottom w:val="single" w:sz="4" w:space="0" w:color="4F81BD"/>
              <w:right w:val="single" w:sz="4" w:space="0" w:color="4F81BD"/>
            </w:tcBorders>
            <w:shd w:val="clear" w:color="auto" w:fill="auto"/>
            <w:noWrap/>
            <w:vAlign w:val="center"/>
            <w:hideMark/>
          </w:tcPr>
          <w:p w:rsidR="00946BE4" w:rsidRPr="00946BE4" w:rsidRDefault="00946BE4" w:rsidP="00946BE4">
            <w:pPr>
              <w:spacing w:after="0" w:line="240" w:lineRule="auto"/>
              <w:rPr>
                <w:rFonts w:ascii="Arial" w:eastAsia="Times New Roman" w:hAnsi="Arial" w:cs="Arial"/>
                <w:color w:val="000000"/>
                <w:sz w:val="20"/>
                <w:szCs w:val="20"/>
              </w:rPr>
            </w:pPr>
            <w:r w:rsidRPr="00946BE4">
              <w:rPr>
                <w:rFonts w:ascii="Arial" w:eastAsia="Times New Roman" w:hAnsi="Arial" w:cs="Arial"/>
                <w:color w:val="000000"/>
                <w:sz w:val="20"/>
                <w:szCs w:val="20"/>
              </w:rPr>
              <w:t>DBpedia Spotlight (confiabilidad 1.0)</w:t>
            </w:r>
          </w:p>
        </w:tc>
        <w:tc>
          <w:tcPr>
            <w:tcW w:w="1618" w:type="dxa"/>
            <w:tcBorders>
              <w:top w:val="nil"/>
              <w:left w:val="nil"/>
              <w:bottom w:val="single" w:sz="4" w:space="0" w:color="4F81BD"/>
              <w:right w:val="single" w:sz="4" w:space="0" w:color="4F81BD"/>
            </w:tcBorders>
            <w:shd w:val="clear" w:color="auto" w:fill="auto"/>
            <w:noWrap/>
            <w:vAlign w:val="center"/>
            <w:hideMark/>
          </w:tcPr>
          <w:p w:rsidR="00946BE4" w:rsidRDefault="00946BE4" w:rsidP="00946BE4">
            <w:pPr>
              <w:spacing w:after="0" w:line="240" w:lineRule="auto"/>
              <w:jc w:val="center"/>
              <w:rPr>
                <w:rFonts w:ascii="Arial" w:eastAsia="Times New Roman" w:hAnsi="Arial" w:cs="Arial"/>
                <w:color w:val="000000"/>
                <w:sz w:val="20"/>
                <w:szCs w:val="20"/>
              </w:rPr>
            </w:pPr>
            <w:r w:rsidRPr="00946BE4">
              <w:rPr>
                <w:rFonts w:ascii="Arial" w:eastAsia="Times New Roman" w:hAnsi="Arial" w:cs="Arial"/>
                <w:color w:val="000000"/>
                <w:sz w:val="20"/>
                <w:szCs w:val="20"/>
              </w:rPr>
              <w:t>1</w:t>
            </w:r>
          </w:p>
          <w:p w:rsidR="0080778E" w:rsidRPr="0080778E" w:rsidRDefault="0080778E" w:rsidP="00946BE4">
            <w:pPr>
              <w:spacing w:after="0" w:line="240" w:lineRule="auto"/>
              <w:jc w:val="center"/>
              <w:rPr>
                <w:rFonts w:ascii="Arial" w:eastAsia="Times New Roman" w:hAnsi="Arial" w:cs="Arial"/>
                <w:color w:val="000000"/>
                <w:sz w:val="18"/>
                <w:szCs w:val="20"/>
              </w:rPr>
            </w:pPr>
          </w:p>
        </w:tc>
      </w:tr>
    </w:tbl>
    <w:p w:rsidR="0080778E" w:rsidRDefault="005E63DA" w:rsidP="005E63DA">
      <w:pPr>
        <w:pStyle w:val="contenido"/>
        <w:ind w:left="1560"/>
        <w:rPr>
          <w:sz w:val="18"/>
        </w:rPr>
      </w:pPr>
      <w:r w:rsidRPr="005E63DA">
        <w:rPr>
          <w:sz w:val="18"/>
        </w:rPr>
        <w:t>Fuente: (propio)</w:t>
      </w:r>
    </w:p>
    <w:p w:rsidR="005E63DA" w:rsidRPr="005E63DA" w:rsidRDefault="005E63DA" w:rsidP="005E63DA">
      <w:pPr>
        <w:pStyle w:val="contenido"/>
        <w:ind w:left="1560"/>
        <w:rPr>
          <w:sz w:val="18"/>
        </w:rPr>
      </w:pPr>
    </w:p>
    <w:p w:rsidR="00B41F0C" w:rsidRDefault="00946BE4" w:rsidP="00B41F0C">
      <w:pPr>
        <w:pStyle w:val="contenido"/>
        <w:keepNext/>
        <w:spacing w:after="0"/>
        <w:jc w:val="center"/>
      </w:pPr>
      <w:r>
        <w:rPr>
          <w:noProof/>
          <w:lang w:eastAsia="es-EC"/>
        </w:rPr>
        <w:drawing>
          <wp:inline distT="0" distB="0" distL="0" distR="0" wp14:anchorId="3BBA2496" wp14:editId="6F1A712C">
            <wp:extent cx="5476875" cy="2743200"/>
            <wp:effectExtent l="0" t="0" r="9525" b="19050"/>
            <wp:docPr id="41" name="Gráfico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inline>
        </w:drawing>
      </w:r>
    </w:p>
    <w:p w:rsidR="00946BE4" w:rsidRDefault="00B41F0C" w:rsidP="00B41F0C">
      <w:pPr>
        <w:pStyle w:val="titulosTF"/>
        <w:spacing w:after="0"/>
        <w:ind w:left="142"/>
      </w:pPr>
      <w:bookmarkStart w:id="216" w:name="_Toc414268731"/>
      <w:r>
        <w:t xml:space="preserve">Figura </w:t>
      </w:r>
      <w:r w:rsidR="009C5032">
        <w:fldChar w:fldCharType="begin"/>
      </w:r>
      <w:r w:rsidR="009C5032">
        <w:instrText xml:space="preserve"> SEQ Figura \* ARABIC </w:instrText>
      </w:r>
      <w:r w:rsidR="009C5032">
        <w:fldChar w:fldCharType="separate"/>
      </w:r>
      <w:r w:rsidR="007B6AFC">
        <w:rPr>
          <w:noProof/>
        </w:rPr>
        <w:t>48</w:t>
      </w:r>
      <w:r w:rsidR="009C5032">
        <w:rPr>
          <w:noProof/>
        </w:rPr>
        <w:fldChar w:fldCharType="end"/>
      </w:r>
      <w:r>
        <w:t xml:space="preserve">: </w:t>
      </w:r>
      <w:r w:rsidRPr="000C057A">
        <w:t>Grafica de comparación de resultados</w:t>
      </w:r>
      <w:r>
        <w:t xml:space="preserve"> con DBpedia Spotlight (prueba 2</w:t>
      </w:r>
      <w:r w:rsidRPr="000C057A">
        <w:t>)</w:t>
      </w:r>
      <w:bookmarkEnd w:id="216"/>
    </w:p>
    <w:p w:rsidR="00B41F0C" w:rsidRPr="00B41F0C" w:rsidRDefault="00B41F0C" w:rsidP="00B41F0C">
      <w:pPr>
        <w:pStyle w:val="titulosTF"/>
        <w:ind w:left="142"/>
        <w:rPr>
          <w:sz w:val="18"/>
        </w:rPr>
      </w:pPr>
      <w:r w:rsidRPr="00B41F0C">
        <w:rPr>
          <w:sz w:val="18"/>
        </w:rPr>
        <w:t>Fuente: (propio)</w:t>
      </w:r>
    </w:p>
    <w:p w:rsidR="008B2D45" w:rsidRPr="00F83237" w:rsidRDefault="008B2D45" w:rsidP="003856EF">
      <w:pPr>
        <w:pStyle w:val="contenido"/>
      </w:pPr>
    </w:p>
    <w:p w:rsidR="00800D48" w:rsidRPr="00F83237" w:rsidRDefault="00800D48" w:rsidP="00243D16">
      <w:pPr>
        <w:pStyle w:val="contenido"/>
      </w:pPr>
    </w:p>
    <w:p w:rsidR="004739A1" w:rsidRDefault="004739A1">
      <w:pPr>
        <w:rPr>
          <w:rFonts w:ascii="Arial" w:eastAsiaTheme="majorEastAsia" w:hAnsi="Arial" w:cs="Arial"/>
          <w:b/>
          <w:bCs/>
          <w:spacing w:val="5"/>
          <w:kern w:val="28"/>
        </w:rPr>
      </w:pPr>
      <w:r>
        <w:rPr>
          <w:rFonts w:cs="Arial"/>
          <w:caps/>
        </w:rPr>
        <w:br w:type="page"/>
      </w:r>
    </w:p>
    <w:p w:rsidR="002527E3" w:rsidRDefault="00AF7D9D" w:rsidP="00E90AF9">
      <w:pPr>
        <w:pStyle w:val="Ttulo"/>
        <w:spacing w:line="360" w:lineRule="auto"/>
        <w:rPr>
          <w:rFonts w:cs="Arial"/>
          <w:caps w:val="0"/>
          <w:szCs w:val="22"/>
        </w:rPr>
      </w:pPr>
      <w:bookmarkStart w:id="217" w:name="_Toc414268671"/>
      <w:r>
        <w:rPr>
          <w:rFonts w:cs="Arial"/>
          <w:caps w:val="0"/>
          <w:szCs w:val="22"/>
        </w:rPr>
        <w:lastRenderedPageBreak/>
        <w:t>DISCUSIÓN</w:t>
      </w:r>
      <w:bookmarkEnd w:id="217"/>
      <w:r>
        <w:rPr>
          <w:rFonts w:cs="Arial"/>
          <w:caps w:val="0"/>
          <w:szCs w:val="22"/>
        </w:rPr>
        <w:t xml:space="preserve"> </w:t>
      </w:r>
    </w:p>
    <w:p w:rsidR="005103BA" w:rsidRDefault="00867047" w:rsidP="00F7382D">
      <w:pPr>
        <w:pStyle w:val="contenido"/>
      </w:pPr>
      <w:r>
        <w:t xml:space="preserve">Partiendo de la problemática planteada y valiéndonos de las tecnologías y técnicas existentes, se procede a la construcción de servicios web cumpliendo así también los objetivos propuestos. Estos servicios </w:t>
      </w:r>
      <w:r w:rsidR="00750E84">
        <w:t>están</w:t>
      </w:r>
      <w:r>
        <w:t xml:space="preserve"> estrechamente relacionado</w:t>
      </w:r>
      <w:r w:rsidR="00750E84">
        <w:t>s</w:t>
      </w:r>
      <w:r>
        <w:t xml:space="preserve"> y son dependientes entre sí </w:t>
      </w:r>
      <w:r w:rsidR="00AD312E">
        <w:t xml:space="preserve">en forma secuencial </w:t>
      </w:r>
      <w:r>
        <w:t>para completar con sus funciones</w:t>
      </w:r>
      <w:r w:rsidR="00750E84">
        <w:t xml:space="preserve">, a continuación se </w:t>
      </w:r>
      <w:r w:rsidR="008E68AB">
        <w:t>l</w:t>
      </w:r>
      <w:r w:rsidR="00750E84">
        <w:t>os menciona:</w:t>
      </w:r>
    </w:p>
    <w:p w:rsidR="00867047" w:rsidRDefault="00867047" w:rsidP="00333126">
      <w:pPr>
        <w:pStyle w:val="contenido"/>
        <w:numPr>
          <w:ilvl w:val="0"/>
          <w:numId w:val="37"/>
        </w:numPr>
      </w:pPr>
      <w:r>
        <w:t>Servicio web de Segmentación de Sentencias,</w:t>
      </w:r>
    </w:p>
    <w:p w:rsidR="00867047" w:rsidRDefault="00867047" w:rsidP="00333126">
      <w:pPr>
        <w:pStyle w:val="contenido"/>
        <w:numPr>
          <w:ilvl w:val="0"/>
          <w:numId w:val="37"/>
        </w:numPr>
      </w:pPr>
      <w:r>
        <w:t>Servicio web de Tokenización,</w:t>
      </w:r>
    </w:p>
    <w:p w:rsidR="00867047" w:rsidRDefault="00867047" w:rsidP="00333126">
      <w:pPr>
        <w:pStyle w:val="contenido"/>
        <w:numPr>
          <w:ilvl w:val="0"/>
          <w:numId w:val="37"/>
        </w:numPr>
      </w:pPr>
      <w:r>
        <w:t>Servicio web de Etiquetado,</w:t>
      </w:r>
    </w:p>
    <w:p w:rsidR="00867047" w:rsidRDefault="00867047" w:rsidP="00333126">
      <w:pPr>
        <w:pStyle w:val="contenido"/>
        <w:numPr>
          <w:ilvl w:val="0"/>
          <w:numId w:val="37"/>
        </w:numPr>
      </w:pPr>
      <w:r>
        <w:t>Servicio web de Extracción,</w:t>
      </w:r>
    </w:p>
    <w:p w:rsidR="00867047" w:rsidRDefault="00867047" w:rsidP="00333126">
      <w:pPr>
        <w:pStyle w:val="contenido"/>
        <w:numPr>
          <w:ilvl w:val="0"/>
          <w:numId w:val="37"/>
        </w:numPr>
      </w:pPr>
      <w:r>
        <w:t>Servicio web de Desambiguación y Enlace.</w:t>
      </w:r>
    </w:p>
    <w:p w:rsidR="00642747" w:rsidRDefault="00750E84" w:rsidP="00F7382D">
      <w:pPr>
        <w:pStyle w:val="contenido"/>
      </w:pPr>
      <w:r>
        <w:t>Uno de los puntos más fuertes y críticos para el desarrollo de la aplicación final es el Procesamiento de Lenguaje Natural (PLN), tanto es así que es la función principal de los  cuatro primeros servicios</w:t>
      </w:r>
      <w:r w:rsidR="00647E5A">
        <w:t xml:space="preserve">, </w:t>
      </w:r>
      <w:r w:rsidR="008E68AB">
        <w:t>es el de dedicarse</w:t>
      </w:r>
      <w:r w:rsidR="00647E5A">
        <w:t xml:space="preserve"> al tratamiento del texto </w:t>
      </w:r>
      <w:r w:rsidR="008E68AB">
        <w:t xml:space="preserve">de entrada </w:t>
      </w:r>
      <w:r w:rsidR="00647E5A">
        <w:t>que es base e inicio de los procesados. Si bien es cierto de pudo crear un solo servicio web  que devuelva todo el resultado de</w:t>
      </w:r>
      <w:r w:rsidR="008E68AB">
        <w:t>l</w:t>
      </w:r>
      <w:r w:rsidR="00647E5A">
        <w:t xml:space="preserve"> PLN, pero su división en diferentes servicios </w:t>
      </w:r>
      <w:r w:rsidR="008E68AB">
        <w:t xml:space="preserve">ha </w:t>
      </w:r>
      <w:r w:rsidR="00647E5A">
        <w:t>permit</w:t>
      </w:r>
      <w:r w:rsidR="008E68AB">
        <w:t>ido</w:t>
      </w:r>
      <w:r w:rsidR="00647E5A">
        <w:t xml:space="preserve"> que estos puedan pasar a ser parte de los procesos de otro sistema</w:t>
      </w:r>
      <w:r w:rsidR="0026609D">
        <w:t xml:space="preserve">, </w:t>
      </w:r>
      <w:r w:rsidR="00642747">
        <w:t>la utilización de diferentes herramientas de PNL, mejor</w:t>
      </w:r>
      <w:r w:rsidR="008E68AB">
        <w:t>ar</w:t>
      </w:r>
      <w:r w:rsidR="00642747">
        <w:t xml:space="preserve"> el diseño de la aplicación entre otros beneficios.</w:t>
      </w:r>
      <w:r w:rsidR="008E68AB">
        <w:t xml:space="preserve"> </w:t>
      </w:r>
    </w:p>
    <w:p w:rsidR="009233DA" w:rsidRDefault="00642747" w:rsidP="00F7382D">
      <w:pPr>
        <w:pStyle w:val="contenido"/>
      </w:pPr>
      <w:r>
        <w:t xml:space="preserve">El quinto servicio web cumple con dos pales fundamentales </w:t>
      </w:r>
      <w:r w:rsidR="008E68AB">
        <w:t>como su nombre lo describe el de desambiguar</w:t>
      </w:r>
      <w:r w:rsidR="009233DA">
        <w:t xml:space="preserve"> que mantiene relación con PNL </w:t>
      </w:r>
      <w:r w:rsidR="008E68AB">
        <w:t xml:space="preserve"> y enlazar las entidades y keywords que el cuarto servicio le provee, para lo cual intervienen compones y tecnologías alineadas con la web semántica, </w:t>
      </w:r>
      <w:r w:rsidR="009233DA">
        <w:t xml:space="preserve"> como son RDF y SPARQL. </w:t>
      </w:r>
      <w:r w:rsidR="00E041CC">
        <w:t xml:space="preserve">A través de estas se puede </w:t>
      </w:r>
      <w:r w:rsidR="00847D65">
        <w:t>obtener</w:t>
      </w:r>
      <w:r w:rsidR="00E041CC">
        <w:t xml:space="preserve"> </w:t>
      </w:r>
      <w:r w:rsidR="00244986">
        <w:t xml:space="preserve">y manipular </w:t>
      </w:r>
      <w:r w:rsidR="00E041CC">
        <w:t xml:space="preserve">recursos de DBpedia </w:t>
      </w:r>
      <w:r w:rsidR="008979A6">
        <w:t xml:space="preserve"> (que es uno de los datasets más grades de web con datos estructurados en tripletas y el nodo central de LOD cloud) </w:t>
      </w:r>
      <w:r w:rsidR="00E041CC">
        <w:t xml:space="preserve">que coincidan con las entidades y keyword extraídos, </w:t>
      </w:r>
      <w:r w:rsidR="00244986">
        <w:t xml:space="preserve">y </w:t>
      </w:r>
      <w:r w:rsidR="00E041CC">
        <w:t xml:space="preserve">si una de </w:t>
      </w:r>
      <w:r w:rsidR="00847D65">
        <w:t>entidades</w:t>
      </w:r>
      <w:r w:rsidR="00E041CC">
        <w:t xml:space="preserve"> o keyword</w:t>
      </w:r>
      <w:r w:rsidR="00847D65">
        <w:t>s llegase a tener má</w:t>
      </w:r>
      <w:r w:rsidR="00E041CC">
        <w:t>s de una coi</w:t>
      </w:r>
      <w:r w:rsidR="00847D65">
        <w:t>n</w:t>
      </w:r>
      <w:r w:rsidR="00E041CC">
        <w:t>cidencia para un recurso de DBpedia se ejecutaría</w:t>
      </w:r>
      <w:r w:rsidR="00244986">
        <w:t>n</w:t>
      </w:r>
      <w:r w:rsidR="00E041CC">
        <w:t xml:space="preserve"> procesos de desambiguación</w:t>
      </w:r>
      <w:r w:rsidR="00244986">
        <w:t xml:space="preserve"> que tienen como eje principal el algoritmo de </w:t>
      </w:r>
      <w:proofErr w:type="gramStart"/>
      <w:r w:rsidR="00244986">
        <w:t>Lesk ,</w:t>
      </w:r>
      <w:r w:rsidR="00E041CC">
        <w:t>a</w:t>
      </w:r>
      <w:proofErr w:type="gramEnd"/>
      <w:r w:rsidR="00E041CC">
        <w:t xml:space="preserve"> fi</w:t>
      </w:r>
      <w:r w:rsidR="00847D65">
        <w:t>n de descubrir el significado má</w:t>
      </w:r>
      <w:r w:rsidR="00E041CC">
        <w:t xml:space="preserve">s acorde al contexto. </w:t>
      </w:r>
    </w:p>
    <w:p w:rsidR="00F7382D" w:rsidRDefault="00F7382D" w:rsidP="00F7382D">
      <w:pPr>
        <w:pStyle w:val="contenido"/>
      </w:pPr>
      <w:r>
        <w:t xml:space="preserve">La implementación de una Dataset local con los recursos de DBpedia en el idioma inglés, ha permitido evitar posibles problemas ocasionados por conexión pérdidas o lentas con el servidor de DBpedia y su implementación es posible gracias a que facilita sus recursos, y </w:t>
      </w:r>
      <w:r>
        <w:lastRenderedPageBreak/>
        <w:t>las tecnologías libres para levantar un Triplestore con SPARQL endpoin</w:t>
      </w:r>
      <w:r w:rsidR="005103BA">
        <w:t xml:space="preserve">t </w:t>
      </w:r>
      <w:r w:rsidR="00847D65">
        <w:t xml:space="preserve">como VIRTUOSO, estos ha </w:t>
      </w:r>
      <w:r w:rsidR="005103BA">
        <w:t>utilizado</w:t>
      </w:r>
      <w:r w:rsidR="00847D65">
        <w:t xml:space="preserve"> en disco </w:t>
      </w:r>
      <w:r w:rsidR="005103BA">
        <w:t>un espacio poco</w:t>
      </w:r>
      <w:r>
        <w:t xml:space="preserve"> mayor en disco a 4</w:t>
      </w:r>
      <w:r w:rsidR="005103BA">
        <w:t>GB</w:t>
      </w:r>
      <w:r w:rsidR="00847D65">
        <w:t xml:space="preserve"> que considerablemente bajo si tiene en cuenta los beneficios incluido una base propia para futuros proyecto.</w:t>
      </w:r>
    </w:p>
    <w:p w:rsidR="00AD312E" w:rsidRDefault="00AD312E" w:rsidP="006B695C">
      <w:pPr>
        <w:pStyle w:val="contenido"/>
      </w:pPr>
      <w:r>
        <w:t>Los resultados de los servicios web son visibles gracias a la construcción de una interfaz web que permite visualizar el resultado de cada uno y así la entrada del siguiente, además de gestionar el servicio que se desea ejecutar respetando la dependencia obligatoria entre ellos.</w:t>
      </w:r>
    </w:p>
    <w:p w:rsidR="008979A6" w:rsidRDefault="008979A6">
      <w:pPr>
        <w:rPr>
          <w:rFonts w:ascii="Arial" w:eastAsia="DejaVu Sans" w:hAnsi="Arial" w:cs="Arial"/>
          <w:lang w:eastAsia="en-US"/>
        </w:rPr>
      </w:pPr>
      <w:r>
        <w:br w:type="page"/>
      </w:r>
    </w:p>
    <w:p w:rsidR="00454C39" w:rsidRPr="00454C39" w:rsidRDefault="00454C39" w:rsidP="008979A6">
      <w:pPr>
        <w:pStyle w:val="contenido"/>
        <w:jc w:val="center"/>
        <w:rPr>
          <w:rFonts w:eastAsiaTheme="majorEastAsia" w:cstheme="majorBidi"/>
          <w:b/>
          <w:bCs/>
          <w:vanish/>
          <w:szCs w:val="28"/>
          <w:lang w:eastAsia="es-EC"/>
        </w:rPr>
      </w:pPr>
      <w:bookmarkStart w:id="218" w:name="_Toc400366777"/>
      <w:bookmarkStart w:id="219" w:name="_Toc400366861"/>
      <w:bookmarkStart w:id="220" w:name="_Toc400372926"/>
      <w:bookmarkStart w:id="221" w:name="_Toc403042715"/>
      <w:bookmarkStart w:id="222" w:name="_Toc403114502"/>
      <w:bookmarkEnd w:id="218"/>
      <w:bookmarkEnd w:id="219"/>
      <w:bookmarkEnd w:id="220"/>
      <w:bookmarkEnd w:id="221"/>
      <w:bookmarkEnd w:id="222"/>
    </w:p>
    <w:p w:rsidR="00E659A8" w:rsidRDefault="00E659A8" w:rsidP="002527E3">
      <w:pPr>
        <w:pStyle w:val="Ttulo"/>
        <w:spacing w:line="360" w:lineRule="auto"/>
        <w:rPr>
          <w:rFonts w:cs="Arial"/>
          <w:caps w:val="0"/>
          <w:szCs w:val="22"/>
        </w:rPr>
      </w:pPr>
      <w:bookmarkStart w:id="223" w:name="_Toc393116808"/>
      <w:bookmarkStart w:id="224" w:name="_Toc393116931"/>
      <w:bookmarkStart w:id="225" w:name="_Toc393117014"/>
      <w:bookmarkStart w:id="226" w:name="_Toc393117073"/>
      <w:bookmarkStart w:id="227" w:name="_Toc393117348"/>
      <w:bookmarkStart w:id="228" w:name="_Toc395165791"/>
      <w:bookmarkStart w:id="229" w:name="_Toc399864513"/>
      <w:bookmarkStart w:id="230" w:name="_Toc399864577"/>
      <w:bookmarkStart w:id="231" w:name="_Toc400125910"/>
      <w:bookmarkStart w:id="232" w:name="_Toc400125977"/>
      <w:bookmarkStart w:id="233" w:name="_Toc414268672"/>
      <w:bookmarkEnd w:id="223"/>
      <w:bookmarkEnd w:id="224"/>
      <w:bookmarkEnd w:id="225"/>
      <w:bookmarkEnd w:id="226"/>
      <w:bookmarkEnd w:id="227"/>
      <w:bookmarkEnd w:id="228"/>
      <w:bookmarkEnd w:id="229"/>
      <w:bookmarkEnd w:id="230"/>
      <w:bookmarkEnd w:id="231"/>
      <w:bookmarkEnd w:id="232"/>
      <w:r>
        <w:rPr>
          <w:rFonts w:cs="Arial"/>
          <w:caps w:val="0"/>
          <w:szCs w:val="22"/>
        </w:rPr>
        <w:t>CONCLUSIONES</w:t>
      </w:r>
      <w:bookmarkEnd w:id="233"/>
    </w:p>
    <w:p w:rsidR="009D6BDC" w:rsidRDefault="008979A6" w:rsidP="0078611E">
      <w:pPr>
        <w:pStyle w:val="contenido"/>
      </w:pPr>
      <w:r>
        <w:t xml:space="preserve">Una vez </w:t>
      </w:r>
      <w:r w:rsidR="0024108E">
        <w:t>implementada</w:t>
      </w:r>
      <w:r>
        <w:t xml:space="preserve"> la aplicación en cada una de sus funcionalidades</w:t>
      </w:r>
      <w:r w:rsidR="0024108E">
        <w:t>,</w:t>
      </w:r>
      <w:r>
        <w:t xml:space="preserve"> </w:t>
      </w:r>
      <w:r w:rsidR="0024108E">
        <w:t>haber</w:t>
      </w:r>
      <w:r>
        <w:t>las puesto a prueba</w:t>
      </w:r>
      <w:r w:rsidR="0024108E">
        <w:t xml:space="preserve"> y </w:t>
      </w:r>
      <w:proofErr w:type="gramStart"/>
      <w:r w:rsidR="0024108E">
        <w:t>corregido errores</w:t>
      </w:r>
      <w:proofErr w:type="gramEnd"/>
      <w:r w:rsidR="0024108E">
        <w:t>, se puede concluir:</w:t>
      </w:r>
    </w:p>
    <w:p w:rsidR="00E171BB" w:rsidRDefault="00E171BB" w:rsidP="00333126">
      <w:pPr>
        <w:pStyle w:val="contenido"/>
        <w:numPr>
          <w:ilvl w:val="0"/>
          <w:numId w:val="38"/>
        </w:numPr>
      </w:pPr>
      <w:r>
        <w:t xml:space="preserve">En cuanto al </w:t>
      </w:r>
      <w:r w:rsidR="004D4D5D">
        <w:t>servicio</w:t>
      </w:r>
      <w:r>
        <w:t xml:space="preserve"> de </w:t>
      </w:r>
      <w:r w:rsidR="004D4D5D">
        <w:t>extracción</w:t>
      </w:r>
      <w:r>
        <w:t xml:space="preserve"> en las pruebas </w:t>
      </w:r>
      <w:r w:rsidR="004D4D5D">
        <w:t xml:space="preserve">en promedio  del total de elementos extraídos y de acuerdo con la clasificación establecida para los resultados de esta aplicación, el 8.14% son </w:t>
      </w:r>
      <w:r w:rsidR="00F87672">
        <w:t>e</w:t>
      </w:r>
      <w:r w:rsidR="004D4D5D">
        <w:t>ntidades, 24.14% keywords compuestos y 67.7% son keywords simples.</w:t>
      </w:r>
    </w:p>
    <w:p w:rsidR="00EC7352" w:rsidRDefault="00EC7352" w:rsidP="00333126">
      <w:pPr>
        <w:pStyle w:val="contenido"/>
        <w:numPr>
          <w:ilvl w:val="0"/>
          <w:numId w:val="38"/>
        </w:numPr>
      </w:pPr>
      <w:r>
        <w:t>Del total de elementos extraídos en las pruebas realizadas, en promedio solo 36.4% es enlazado hacia recursos de DBpedia,  dejando un porcentaje  63.6% de elementos extraídos sin ser enlazados</w:t>
      </w:r>
    </w:p>
    <w:p w:rsidR="00EC7352" w:rsidRDefault="00F000B1" w:rsidP="00333126">
      <w:pPr>
        <w:pStyle w:val="contenido"/>
        <w:numPr>
          <w:ilvl w:val="0"/>
          <w:numId w:val="38"/>
        </w:numPr>
      </w:pPr>
      <w:r>
        <w:t>De todos los</w:t>
      </w:r>
      <w:r w:rsidR="00EC7352">
        <w:t xml:space="preserve"> elementos enlazados </w:t>
      </w:r>
      <w:r>
        <w:t>16.7% son entidades, 4.2% son keywords compuestas y el 79.1% son keywords simples.</w:t>
      </w:r>
    </w:p>
    <w:p w:rsidR="00D27BD5" w:rsidRDefault="004D4D5D" w:rsidP="00333126">
      <w:pPr>
        <w:pStyle w:val="contenido"/>
        <w:numPr>
          <w:ilvl w:val="0"/>
          <w:numId w:val="38"/>
        </w:numPr>
      </w:pPr>
      <w:r>
        <w:t xml:space="preserve">Del total de entidades extraídas </w:t>
      </w:r>
      <w:r w:rsidR="00015FA0">
        <w:t xml:space="preserve">el 80% </w:t>
      </w:r>
      <w:r>
        <w:t xml:space="preserve">se han enlazado con un recurso de DBpedia </w:t>
      </w:r>
      <w:r w:rsidR="00F000B1">
        <w:t xml:space="preserve">(es decir, que de 10 entidades extraídas 8 serían enlazadas) </w:t>
      </w:r>
      <w:r w:rsidR="00015FA0">
        <w:t>lo cual</w:t>
      </w:r>
      <w:r w:rsidR="00F000B1">
        <w:t xml:space="preserve"> por tratarse de lo</w:t>
      </w:r>
      <w:r w:rsidR="00F9021D">
        <w:t>s elementos principales en los texto</w:t>
      </w:r>
      <w:r>
        <w:t>s</w:t>
      </w:r>
      <w:r w:rsidR="00F9021D">
        <w:t xml:space="preserve"> analizados,</w:t>
      </w:r>
      <w:r w:rsidR="00015FA0">
        <w:t xml:space="preserve"> deja una buena impresión de los recursos disponibles en el dataset de DBpedia.</w:t>
      </w:r>
    </w:p>
    <w:p w:rsidR="00015FA0" w:rsidRDefault="00015FA0" w:rsidP="00333126">
      <w:pPr>
        <w:pStyle w:val="contenido"/>
        <w:numPr>
          <w:ilvl w:val="0"/>
          <w:numId w:val="38"/>
        </w:numPr>
      </w:pPr>
      <w:r>
        <w:t xml:space="preserve">Las keywords compuestas </w:t>
      </w:r>
      <w:r w:rsidR="00FC11B4">
        <w:t xml:space="preserve">con 8.7% extracciones enlazadas </w:t>
      </w:r>
      <w:r w:rsidR="00CD1EB0">
        <w:t>son las que menor porcentaje de éxito al enlazar</w:t>
      </w:r>
      <w:r w:rsidR="00E171BB">
        <w:t xml:space="preserve"> con recursos de DBpedia</w:t>
      </w:r>
      <w:r w:rsidR="00CD1EB0">
        <w:t>.</w:t>
      </w:r>
    </w:p>
    <w:p w:rsidR="002B36D2" w:rsidRDefault="00CD1EB0" w:rsidP="00333126">
      <w:pPr>
        <w:pStyle w:val="contenido"/>
        <w:numPr>
          <w:ilvl w:val="0"/>
          <w:numId w:val="38"/>
        </w:numPr>
      </w:pPr>
      <w:r>
        <w:t xml:space="preserve">Las keywords simples con 40.5% de enlaces realizados sobre las extracción </w:t>
      </w:r>
      <w:r w:rsidR="00F87672">
        <w:t xml:space="preserve">logradas,  y al ser más numerosas </w:t>
      </w:r>
      <w:r w:rsidR="002B36D2">
        <w:t>son las que mayormente se han enlazado con recursos de DBpedia.</w:t>
      </w:r>
    </w:p>
    <w:p w:rsidR="00F000B1" w:rsidRDefault="00B0704A" w:rsidP="00333126">
      <w:pPr>
        <w:pStyle w:val="contenido"/>
        <w:numPr>
          <w:ilvl w:val="0"/>
          <w:numId w:val="38"/>
        </w:numPr>
      </w:pPr>
      <w:r>
        <w:t xml:space="preserve">En cuanto a comparación con otros servicios similares el total de resultados enlazados del servicio de desambiguación y enlace (que es integrador de todos los servicios)  promedia entre 0.3 y 0.5 del valor del parámetro de fiabilidad manejado por DBpedia Spotlight  (3.5 es valor que más se acerca con 46 en comparación de 48 para la segunda </w:t>
      </w:r>
      <w:proofErr w:type="gramStart"/>
      <w:r>
        <w:t>prueba )</w:t>
      </w:r>
      <w:proofErr w:type="gramEnd"/>
      <w:r w:rsidR="00415A67">
        <w:t xml:space="preserve"> se observa una alca cantidad de similitudes entre los resultados de los servicios.</w:t>
      </w:r>
    </w:p>
    <w:p w:rsidR="00E659A8" w:rsidRDefault="00E659A8">
      <w:pPr>
        <w:rPr>
          <w:rFonts w:ascii="Arial" w:eastAsiaTheme="majorEastAsia" w:hAnsi="Arial" w:cs="Arial"/>
          <w:b/>
          <w:bCs/>
          <w:spacing w:val="5"/>
          <w:kern w:val="28"/>
        </w:rPr>
      </w:pPr>
    </w:p>
    <w:p w:rsidR="005370D0" w:rsidRPr="002527E3" w:rsidRDefault="002527E3" w:rsidP="002527E3">
      <w:pPr>
        <w:pStyle w:val="Ttulo"/>
        <w:spacing w:line="360" w:lineRule="auto"/>
        <w:rPr>
          <w:rFonts w:cs="Arial"/>
          <w:caps w:val="0"/>
          <w:szCs w:val="22"/>
        </w:rPr>
      </w:pPr>
      <w:bookmarkStart w:id="234" w:name="_Toc414268673"/>
      <w:r w:rsidRPr="002527E3">
        <w:rPr>
          <w:rFonts w:cs="Arial"/>
          <w:caps w:val="0"/>
          <w:szCs w:val="22"/>
        </w:rPr>
        <w:lastRenderedPageBreak/>
        <w:t>RECOMENDACIONES</w:t>
      </w:r>
      <w:bookmarkEnd w:id="234"/>
    </w:p>
    <w:p w:rsidR="00741E71" w:rsidRDefault="008C3AFD" w:rsidP="003059C3">
      <w:pPr>
        <w:pStyle w:val="contenido"/>
      </w:pPr>
      <w:r>
        <w:t>La creación de recursos propios dentro</w:t>
      </w:r>
      <w:r w:rsidR="00741E71">
        <w:t xml:space="preserve"> del D</w:t>
      </w:r>
      <w:r>
        <w:t xml:space="preserve">ataset </w:t>
      </w:r>
      <w:r w:rsidR="00741E71">
        <w:t>local</w:t>
      </w:r>
      <w:r>
        <w:t xml:space="preserve"> con los recursos de DBpedia, permitiría  poder </w:t>
      </w:r>
      <w:r w:rsidR="00741E71">
        <w:t xml:space="preserve">enlazar entidades y palabras claves que no tengan recursos en DBpedia, </w:t>
      </w:r>
      <w:r w:rsidR="00EB43D0">
        <w:t xml:space="preserve">y </w:t>
      </w:r>
      <w:r w:rsidR="00741E71">
        <w:t>que posiblemente pertenezca</w:t>
      </w:r>
      <w:r w:rsidR="00EB43D0">
        <w:t>n</w:t>
      </w:r>
      <w:r w:rsidR="00741E71">
        <w:t xml:space="preserve"> </w:t>
      </w:r>
      <w:r w:rsidR="00EB43D0">
        <w:t xml:space="preserve">a </w:t>
      </w:r>
      <w:r w:rsidR="00741E71">
        <w:t>un entorno académico local, como un profesor por ejemplo.</w:t>
      </w:r>
    </w:p>
    <w:p w:rsidR="00EB43D0" w:rsidRDefault="00006AB2" w:rsidP="00DF013B">
      <w:pPr>
        <w:pStyle w:val="contenido"/>
      </w:pPr>
      <w:r>
        <w:t>Realizar un análisis previo de la estructura ontológica de los recursos de DBpedia antes de trabajar con estos, para facilitar el “moverse” mediante consultas SPARQL a través de sus propiedades</w:t>
      </w:r>
      <w:r w:rsidR="00EB43D0">
        <w:t xml:space="preserve"> y relaciones.</w:t>
      </w:r>
    </w:p>
    <w:p w:rsidR="00DF013B" w:rsidRPr="00077CDF" w:rsidRDefault="00DF013B" w:rsidP="00077CDF">
      <w:pPr>
        <w:pStyle w:val="contenido"/>
      </w:pPr>
      <w:r>
        <w:t xml:space="preserve">La utilización de lenguaje de programación de alto nivel, Python ya que está provisto de las  librerías </w:t>
      </w:r>
      <w:r w:rsidRPr="00DF013B">
        <w:rPr>
          <w:bCs/>
          <w:i/>
          <w:color w:val="222222"/>
        </w:rPr>
        <w:t>Natural Language Toolkit</w:t>
      </w:r>
      <w:r w:rsidRPr="00DF013B">
        <w:rPr>
          <w:rStyle w:val="apple-converted-space"/>
          <w:bCs/>
          <w:i/>
          <w:color w:val="660099"/>
        </w:rPr>
        <w:t> (</w:t>
      </w:r>
      <w:r w:rsidRPr="00DF013B">
        <w:rPr>
          <w:i/>
        </w:rPr>
        <w:t>NLTK)</w:t>
      </w:r>
      <w:r>
        <w:t xml:space="preserve"> y </w:t>
      </w:r>
      <w:r w:rsidRPr="00DF013B">
        <w:rPr>
          <w:i/>
        </w:rPr>
        <w:t>Treetagger</w:t>
      </w:r>
      <w:r>
        <w:t xml:space="preserve"> que permiten el procesamiento de </w:t>
      </w:r>
      <w:r w:rsidRPr="00077CDF">
        <w:t>lenguaje natural de forma fácil y potente, y que al igual que Python su curva de aprendiza  relativamente corta.</w:t>
      </w:r>
    </w:p>
    <w:p w:rsidR="00741E71" w:rsidRPr="00077CDF" w:rsidRDefault="00DF013B" w:rsidP="00077CDF">
      <w:pPr>
        <w:pStyle w:val="contenido"/>
      </w:pPr>
      <w:r w:rsidRPr="00077CDF">
        <w:t>La</w:t>
      </w:r>
      <w:r w:rsidR="00EB43D0" w:rsidRPr="00077CDF">
        <w:t xml:space="preserve"> </w:t>
      </w:r>
      <w:r w:rsidRPr="00077CDF">
        <w:t>utilización</w:t>
      </w:r>
      <w:r w:rsidR="00EB43D0" w:rsidRPr="00077CDF">
        <w:t xml:space="preserve"> de la librería TreeTagger para el etiquetado (</w:t>
      </w:r>
      <w:r w:rsidR="00077CDF" w:rsidRPr="00077CDF">
        <w:t>POS tagging</w:t>
      </w:r>
      <w:r w:rsidR="00EB43D0" w:rsidRPr="00077CDF">
        <w:t xml:space="preserve">) en el procesamiento de lenguaje natural permite tener la opción de procesar textos en </w:t>
      </w:r>
      <w:r w:rsidRPr="00077CDF">
        <w:t>diferentes</w:t>
      </w:r>
      <w:r w:rsidR="00EB43D0" w:rsidRPr="00077CDF">
        <w:t xml:space="preserve"> </w:t>
      </w:r>
      <w:r w:rsidRPr="00077CDF">
        <w:t xml:space="preserve">al </w:t>
      </w:r>
      <w:r w:rsidR="00EB43D0" w:rsidRPr="00077CDF">
        <w:t>idioma</w:t>
      </w:r>
      <w:r w:rsidRPr="00077CDF">
        <w:t xml:space="preserve"> ingles que una limitación que la librería NLTK no puede romper.</w:t>
      </w:r>
      <w:r w:rsidR="00EB43D0" w:rsidRPr="00077CDF">
        <w:t xml:space="preserve">  </w:t>
      </w:r>
    </w:p>
    <w:p w:rsidR="00973916" w:rsidRPr="00077CDF" w:rsidRDefault="00824127" w:rsidP="00077CDF">
      <w:pPr>
        <w:pStyle w:val="contenido"/>
      </w:pPr>
      <w:r w:rsidRPr="00077CDF">
        <w:t>Utilizar las recomendaciones de la W3C para la publicación de datos enlazados, y enlazar</w:t>
      </w:r>
      <w:r w:rsidR="00006AB2" w:rsidRPr="00077CDF">
        <w:t xml:space="preserve"> </w:t>
      </w:r>
      <w:r w:rsidRPr="00077CDF">
        <w:t>los</w:t>
      </w:r>
      <w:r w:rsidR="00006AB2" w:rsidRPr="00077CDF">
        <w:t xml:space="preserve"> contenido</w:t>
      </w:r>
      <w:r w:rsidRPr="00077CDF">
        <w:t>s</w:t>
      </w:r>
      <w:r w:rsidR="00006AB2" w:rsidRPr="00077CDF">
        <w:t xml:space="preserve"> </w:t>
      </w:r>
      <w:r w:rsidRPr="00077CDF">
        <w:t xml:space="preserve">actuales </w:t>
      </w:r>
      <w:r w:rsidR="00006AB2" w:rsidRPr="00077CDF">
        <w:t>publicado</w:t>
      </w:r>
      <w:r w:rsidRPr="00077CDF">
        <w:t>s</w:t>
      </w:r>
      <w:r w:rsidR="00006AB2" w:rsidRPr="00077CDF">
        <w:t xml:space="preserve"> en la web a fuentes de datos estructurados con los principios de Datos Enlazados </w:t>
      </w:r>
      <w:r w:rsidRPr="00077CDF">
        <w:t>en pro de la difusión de la web semántica como estructura de la web</w:t>
      </w:r>
      <w:r w:rsidR="00973916" w:rsidRPr="00077CDF">
        <w:t>.</w:t>
      </w:r>
    </w:p>
    <w:p w:rsidR="00077CDF" w:rsidRDefault="00973916" w:rsidP="00077CDF">
      <w:pPr>
        <w:pStyle w:val="contenido"/>
      </w:pPr>
      <w:r w:rsidRPr="00077CDF">
        <w:t>Si bien es cierto se sentó la base para trabajar con otros idiomas distintos al inglés, esto no</w:t>
      </w:r>
      <w:r>
        <w:t xml:space="preserve"> se encuentra desarrollado,</w:t>
      </w:r>
      <w:r w:rsidR="00077CDF">
        <w:t xml:space="preserve"> así que se lo puede considerar </w:t>
      </w:r>
      <w:r>
        <w:t>como trabajo futuro.</w:t>
      </w:r>
    </w:p>
    <w:p w:rsidR="005F3EF6" w:rsidRPr="00E90AF9" w:rsidRDefault="00077CDF" w:rsidP="00824127">
      <w:pPr>
        <w:pStyle w:val="contenido"/>
      </w:pPr>
      <w:r>
        <w:t>Como trabajo futuro el desarrollo de un cliente que permita gestionar mejor los resultados y agregar funcionalidades como guardarlos con fines específicos como  parte de una ontología.</w:t>
      </w:r>
      <w:r w:rsidR="005F3EF6" w:rsidRPr="00E90AF9">
        <w:br w:type="page"/>
      </w:r>
    </w:p>
    <w:bookmarkStart w:id="235" w:name="_Toc414268674" w:displacedByCustomXml="next"/>
    <w:sdt>
      <w:sdtPr>
        <w:rPr>
          <w:rFonts w:asciiTheme="minorHAnsi" w:eastAsiaTheme="minorEastAsia" w:hAnsiTheme="minorHAnsi" w:cstheme="minorBidi"/>
          <w:b w:val="0"/>
          <w:bCs w:val="0"/>
          <w:szCs w:val="22"/>
          <w:lang w:val="es-ES"/>
        </w:rPr>
        <w:id w:val="173936426"/>
        <w:docPartObj>
          <w:docPartGallery w:val="Bibliographies"/>
          <w:docPartUnique/>
        </w:docPartObj>
      </w:sdtPr>
      <w:sdtEndPr>
        <w:rPr>
          <w:lang w:val="es-EC"/>
        </w:rPr>
      </w:sdtEndPr>
      <w:sdtContent>
        <w:p w:rsidR="000E6F98" w:rsidRDefault="000E6F98">
          <w:pPr>
            <w:pStyle w:val="Ttulo1"/>
          </w:pPr>
          <w:r>
            <w:rPr>
              <w:lang w:val="es-ES"/>
            </w:rPr>
            <w:t>Bibliografía</w:t>
          </w:r>
          <w:bookmarkEnd w:id="235"/>
        </w:p>
        <w:sdt>
          <w:sdtPr>
            <w:id w:val="111145805"/>
            <w:bibliography/>
          </w:sdtPr>
          <w:sdtEndPr/>
          <w:sdtContent>
            <w:p w:rsidR="00F7382D" w:rsidRPr="00F7382D" w:rsidRDefault="000E6F98" w:rsidP="00F7382D">
              <w:pPr>
                <w:pStyle w:val="Bibliografa"/>
                <w:ind w:left="720" w:hanging="720"/>
                <w:rPr>
                  <w:noProof/>
                  <w:lang w:val="en-US"/>
                </w:rPr>
              </w:pPr>
              <w:r>
                <w:fldChar w:fldCharType="begin"/>
              </w:r>
              <w:r w:rsidRPr="00103CF7">
                <w:instrText>BIBLIOGRAPHY</w:instrText>
              </w:r>
              <w:r>
                <w:fldChar w:fldCharType="separate"/>
              </w:r>
              <w:r w:rsidR="00F7382D">
                <w:rPr>
                  <w:noProof/>
                  <w:lang w:val="es-ES"/>
                </w:rPr>
                <w:t xml:space="preserve">Albahari, J., &amp; Albahari, B. (2012). </w:t>
              </w:r>
              <w:r w:rsidR="00F7382D" w:rsidRPr="00F7382D">
                <w:rPr>
                  <w:noProof/>
                  <w:lang w:val="en-US"/>
                </w:rPr>
                <w:t xml:space="preserve">C# 5.0 IN A NUTSHELL. En </w:t>
              </w:r>
              <w:r w:rsidR="00F7382D" w:rsidRPr="00F7382D">
                <w:rPr>
                  <w:i/>
                  <w:iCs/>
                  <w:noProof/>
                  <w:lang w:val="en-US"/>
                </w:rPr>
                <w:t>656.</w:t>
              </w:r>
              <w:r w:rsidR="00F7382D" w:rsidRPr="00F7382D">
                <w:rPr>
                  <w:noProof/>
                  <w:lang w:val="en-US"/>
                </w:rPr>
                <w:t xml:space="preserve"> O’Reilly.</w:t>
              </w:r>
            </w:p>
            <w:p w:rsidR="00F7382D" w:rsidRDefault="00F7382D" w:rsidP="00F7382D">
              <w:pPr>
                <w:pStyle w:val="Bibliografa"/>
                <w:ind w:left="720" w:hanging="720"/>
                <w:rPr>
                  <w:noProof/>
                  <w:lang w:val="es-ES"/>
                </w:rPr>
              </w:pPr>
              <w:r w:rsidRPr="00F7382D">
                <w:rPr>
                  <w:noProof/>
                  <w:lang w:val="en-US"/>
                </w:rPr>
                <w:t xml:space="preserve">Beckett, D., Berners-Lee, T., Prud'hommeaux, E., Carothers, G., &amp; Machina., L. (25 de 02 de 2014). </w:t>
              </w:r>
              <w:r>
                <w:rPr>
                  <w:i/>
                  <w:iCs/>
                  <w:noProof/>
                  <w:lang w:val="es-ES"/>
                </w:rPr>
                <w:t>RDF 1.1 Turtle.</w:t>
              </w:r>
              <w:r>
                <w:rPr>
                  <w:noProof/>
                  <w:lang w:val="es-ES"/>
                </w:rPr>
                <w:t xml:space="preserve"> Obtenido de W3C Recommendation: http://www.w3.org/TR/2014/REC-turtle-20140225/</w:t>
              </w:r>
            </w:p>
            <w:p w:rsidR="00F7382D" w:rsidRPr="00F7382D" w:rsidRDefault="00F7382D" w:rsidP="00F7382D">
              <w:pPr>
                <w:pStyle w:val="Bibliografa"/>
                <w:ind w:left="720" w:hanging="720"/>
                <w:rPr>
                  <w:noProof/>
                  <w:lang w:val="en-US"/>
                </w:rPr>
              </w:pPr>
              <w:r>
                <w:rPr>
                  <w:noProof/>
                  <w:lang w:val="es-ES"/>
                </w:rPr>
                <w:t xml:space="preserve">Berners-Lee, T. (23 de Julio de 2006). </w:t>
              </w:r>
              <w:r w:rsidRPr="00F7382D">
                <w:rPr>
                  <w:noProof/>
                  <w:lang w:val="en-US"/>
                </w:rPr>
                <w:t>Linked Data - Design Issues.</w:t>
              </w:r>
            </w:p>
            <w:p w:rsidR="00F7382D" w:rsidRDefault="00F7382D" w:rsidP="00F7382D">
              <w:pPr>
                <w:pStyle w:val="Bibliografa"/>
                <w:ind w:left="720" w:hanging="720"/>
                <w:rPr>
                  <w:noProof/>
                  <w:lang w:val="es-ES"/>
                </w:rPr>
              </w:pPr>
              <w:r w:rsidRPr="00F7382D">
                <w:rPr>
                  <w:noProof/>
                  <w:lang w:val="en-US"/>
                </w:rPr>
                <w:t xml:space="preserve">Berners-Lee, T., Fielding, R., &amp; Masinter, L. (01 de 2005). </w:t>
              </w:r>
              <w:r w:rsidRPr="00F7382D">
                <w:rPr>
                  <w:i/>
                  <w:iCs/>
                  <w:noProof/>
                  <w:lang w:val="en-US"/>
                </w:rPr>
                <w:t>Uniform Resource Identifier (URI): Generic Syntax.</w:t>
              </w:r>
              <w:r w:rsidRPr="00F7382D">
                <w:rPr>
                  <w:noProof/>
                  <w:lang w:val="en-US"/>
                </w:rPr>
                <w:t xml:space="preserve"> </w:t>
              </w:r>
              <w:r>
                <w:rPr>
                  <w:noProof/>
                  <w:lang w:val="es-ES"/>
                </w:rPr>
                <w:t>Recuperado el 24 de 06 de 2014, de http://tools.ietf.org/html/rfc3986</w:t>
              </w:r>
            </w:p>
            <w:p w:rsidR="00F7382D" w:rsidRDefault="00F7382D" w:rsidP="00F7382D">
              <w:pPr>
                <w:pStyle w:val="Bibliografa"/>
                <w:ind w:left="720" w:hanging="720"/>
                <w:rPr>
                  <w:noProof/>
                  <w:lang w:val="es-ES"/>
                </w:rPr>
              </w:pPr>
              <w:r>
                <w:rPr>
                  <w:noProof/>
                  <w:lang w:val="es-ES"/>
                </w:rPr>
                <w:t xml:space="preserve">Bizer, C. (09 de 11 de 2009). </w:t>
              </w:r>
              <w:r>
                <w:rPr>
                  <w:i/>
                  <w:iCs/>
                  <w:noProof/>
                  <w:lang w:val="es-ES"/>
                </w:rPr>
                <w:t>Dbpedia</w:t>
              </w:r>
              <w:r>
                <w:rPr>
                  <w:noProof/>
                  <w:lang w:val="es-ES"/>
                </w:rPr>
                <w:t>. Recuperado el 10 de 06 de 2014, de The DBpedia Data Provision Architecture: http://wiki.dbpedia.org/Architecture</w:t>
              </w:r>
            </w:p>
            <w:p w:rsidR="00F7382D" w:rsidRDefault="00F7382D" w:rsidP="00F7382D">
              <w:pPr>
                <w:pStyle w:val="Bibliografa"/>
                <w:ind w:left="720" w:hanging="720"/>
                <w:rPr>
                  <w:noProof/>
                  <w:lang w:val="es-ES"/>
                </w:rPr>
              </w:pPr>
              <w:r>
                <w:rPr>
                  <w:noProof/>
                  <w:lang w:val="es-ES"/>
                </w:rPr>
                <w:t xml:space="preserve">Bizer, C., &amp; Cyganiak, R. (25 de 02 de 2014). </w:t>
              </w:r>
              <w:r>
                <w:rPr>
                  <w:i/>
                  <w:iCs/>
                  <w:noProof/>
                  <w:lang w:val="es-ES"/>
                </w:rPr>
                <w:t>RDF 1.1 TriG.</w:t>
              </w:r>
              <w:r>
                <w:rPr>
                  <w:noProof/>
                  <w:lang w:val="es-ES"/>
                </w:rPr>
                <w:t xml:space="preserve"> Obtenido de W3C Recommendation: http://www.w3.org/TR/2014/REC-trig-20140225/</w:t>
              </w:r>
            </w:p>
            <w:p w:rsidR="00F7382D" w:rsidRDefault="00F7382D" w:rsidP="00F7382D">
              <w:pPr>
                <w:pStyle w:val="Bibliografa"/>
                <w:ind w:left="720" w:hanging="720"/>
                <w:rPr>
                  <w:noProof/>
                  <w:lang w:val="es-ES"/>
                </w:rPr>
              </w:pPr>
              <w:r>
                <w:rPr>
                  <w:noProof/>
                  <w:lang w:val="es-ES"/>
                </w:rPr>
                <w:t xml:space="preserve">Carothers, G., &amp; Seaborne, A. (25 de 02 de 2014). </w:t>
              </w:r>
              <w:r>
                <w:rPr>
                  <w:i/>
                  <w:iCs/>
                  <w:noProof/>
                  <w:lang w:val="es-ES"/>
                </w:rPr>
                <w:t>RDF 1.1 N-Triples.</w:t>
              </w:r>
              <w:r>
                <w:rPr>
                  <w:noProof/>
                  <w:lang w:val="es-ES"/>
                </w:rPr>
                <w:t xml:space="preserve"> Recuperado el 25 de 06 de 2014, de W3C Recomendations: http://www.w3.org/TR/2014/REC-n-triples-20140225/</w:t>
              </w:r>
            </w:p>
            <w:p w:rsidR="00F7382D" w:rsidRDefault="00F7382D" w:rsidP="00F7382D">
              <w:pPr>
                <w:pStyle w:val="Bibliografa"/>
                <w:ind w:left="720" w:hanging="720"/>
                <w:rPr>
                  <w:noProof/>
                  <w:lang w:val="es-ES"/>
                </w:rPr>
              </w:pPr>
              <w:r>
                <w:rPr>
                  <w:noProof/>
                  <w:lang w:val="es-ES"/>
                </w:rPr>
                <w:t xml:space="preserve">Clark, K. G., Feigenbaum, L., &amp; Torres, E. (01 de 15 de 2008). </w:t>
              </w:r>
              <w:r>
                <w:rPr>
                  <w:i/>
                  <w:iCs/>
                  <w:noProof/>
                  <w:lang w:val="es-ES"/>
                </w:rPr>
                <w:t>SPARQL Protocol for RDF.</w:t>
              </w:r>
              <w:r>
                <w:rPr>
                  <w:noProof/>
                  <w:lang w:val="es-ES"/>
                </w:rPr>
                <w:t xml:space="preserve"> Recuperado el 24 de 06 de 2014, de W3C Recommendation 15 January 2008: http://www.w3.org/TR/rdf-sparql-protocol/</w:t>
              </w:r>
            </w:p>
            <w:p w:rsidR="00F7382D" w:rsidRPr="00F7382D" w:rsidRDefault="00F7382D" w:rsidP="00F7382D">
              <w:pPr>
                <w:pStyle w:val="Bibliografa"/>
                <w:ind w:left="720" w:hanging="720"/>
                <w:rPr>
                  <w:noProof/>
                  <w:lang w:val="en-US"/>
                </w:rPr>
              </w:pPr>
              <w:r>
                <w:rPr>
                  <w:noProof/>
                  <w:lang w:val="es-ES"/>
                </w:rPr>
                <w:t xml:space="preserve">Cutting, D., Kupiec, J., Pedersen, J., &amp; Sibun, P. (Marzo de 1992). </w:t>
              </w:r>
              <w:r w:rsidRPr="00F7382D">
                <w:rPr>
                  <w:noProof/>
                  <w:lang w:val="en-US"/>
                </w:rPr>
                <w:t>A Practical Part of Speech Tagger.</w:t>
              </w:r>
            </w:p>
            <w:p w:rsidR="00F7382D" w:rsidRDefault="00F7382D" w:rsidP="00F7382D">
              <w:pPr>
                <w:pStyle w:val="Bibliografa"/>
                <w:ind w:left="720" w:hanging="720"/>
                <w:rPr>
                  <w:noProof/>
                  <w:lang w:val="es-ES"/>
                </w:rPr>
              </w:pPr>
              <w:r w:rsidRPr="00F7382D">
                <w:rPr>
                  <w:noProof/>
                  <w:lang w:val="en-US"/>
                </w:rPr>
                <w:t xml:space="preserve">Cyganiak, R., Wood, D., &amp; Lanthaler, M. (25 de 02 de 2014). </w:t>
              </w:r>
              <w:r w:rsidRPr="00F7382D">
                <w:rPr>
                  <w:i/>
                  <w:iCs/>
                  <w:noProof/>
                  <w:lang w:val="en-US"/>
                </w:rPr>
                <w:t>RDF 1.1 Concepts and Abstract Syntax.</w:t>
              </w:r>
              <w:r w:rsidRPr="00F7382D">
                <w:rPr>
                  <w:noProof/>
                  <w:lang w:val="en-US"/>
                </w:rPr>
                <w:t xml:space="preserve"> </w:t>
              </w:r>
              <w:r>
                <w:rPr>
                  <w:noProof/>
                  <w:lang w:val="es-ES"/>
                </w:rPr>
                <w:t>Recuperado el 25 de 06 de 2014, de W3C Recommendation: http://www.w3.org/TR/2014/REC-rdf11-concepts-20140225/</w:t>
              </w:r>
            </w:p>
            <w:p w:rsidR="00F7382D" w:rsidRDefault="00F7382D" w:rsidP="00F7382D">
              <w:pPr>
                <w:pStyle w:val="Bibliografa"/>
                <w:ind w:left="720" w:hanging="720"/>
                <w:rPr>
                  <w:noProof/>
                  <w:lang w:val="es-ES"/>
                </w:rPr>
              </w:pPr>
              <w:r>
                <w:rPr>
                  <w:noProof/>
                  <w:lang w:val="es-ES"/>
                </w:rPr>
                <w:t xml:space="preserve">Lapuente, M. J. (08 de 12 de 2013). </w:t>
              </w:r>
              <w:r>
                <w:rPr>
                  <w:i/>
                  <w:iCs/>
                  <w:noProof/>
                  <w:lang w:val="es-ES"/>
                </w:rPr>
                <w:t>HIPERTEXTO: EL NUEVO CONCEPTO DE DOCUMENTO EN LA CULTURA DE LA .</w:t>
              </w:r>
              <w:r>
                <w:rPr>
                  <w:noProof/>
                  <w:lang w:val="es-ES"/>
                </w:rPr>
                <w:t xml:space="preserve"> Recuperado el 24 de 06 de 2014, de Tesis doctoral. Universidad Complutense de Madrid.: http://www.hipertexto.info/</w:t>
              </w:r>
            </w:p>
            <w:p w:rsidR="00F7382D" w:rsidRDefault="00F7382D" w:rsidP="00F7382D">
              <w:pPr>
                <w:pStyle w:val="Bibliografa"/>
                <w:ind w:left="720" w:hanging="720"/>
                <w:rPr>
                  <w:noProof/>
                  <w:lang w:val="es-ES"/>
                </w:rPr>
              </w:pPr>
              <w:r>
                <w:rPr>
                  <w:noProof/>
                  <w:lang w:val="es-ES"/>
                </w:rPr>
                <w:t xml:space="preserve">Lehmann, J., Isele, R., Jakob, M., Jentzsch, A., Kontokostas, D., Mendes, P. N., y otros. </w:t>
              </w:r>
              <w:r w:rsidRPr="00F7382D">
                <w:rPr>
                  <w:noProof/>
                  <w:lang w:val="en-US"/>
                </w:rPr>
                <w:t xml:space="preserve">(2012). </w:t>
              </w:r>
              <w:r w:rsidRPr="00F7382D">
                <w:rPr>
                  <w:i/>
                  <w:iCs/>
                  <w:noProof/>
                  <w:lang w:val="en-US"/>
                </w:rPr>
                <w:t>DBpedia - A Large-scale, Multilingual Knowledge Base Extracted from Wikipedia</w:t>
              </w:r>
              <w:r w:rsidRPr="00F7382D">
                <w:rPr>
                  <w:noProof/>
                  <w:lang w:val="en-US"/>
                </w:rPr>
                <w:t xml:space="preserve">. </w:t>
              </w:r>
              <w:r>
                <w:rPr>
                  <w:noProof/>
                  <w:lang w:val="es-ES"/>
                </w:rPr>
                <w:t>Obtenido de http://semantic-web-journal.net/system/files/swj499.pdf</w:t>
              </w:r>
            </w:p>
            <w:p w:rsidR="00F7382D" w:rsidRDefault="00F7382D" w:rsidP="00F7382D">
              <w:pPr>
                <w:pStyle w:val="Bibliografa"/>
                <w:ind w:left="720" w:hanging="720"/>
                <w:rPr>
                  <w:noProof/>
                  <w:lang w:val="es-ES"/>
                </w:rPr>
              </w:pPr>
              <w:r>
                <w:rPr>
                  <w:noProof/>
                  <w:lang w:val="es-ES"/>
                </w:rPr>
                <w:t xml:space="preserve">McBride, B. (10 de 02 de 2004). </w:t>
              </w:r>
              <w:r>
                <w:rPr>
                  <w:i/>
                  <w:iCs/>
                  <w:noProof/>
                  <w:lang w:val="es-ES"/>
                </w:rPr>
                <w:t>W3C Recommendation.</w:t>
              </w:r>
              <w:r>
                <w:rPr>
                  <w:noProof/>
                  <w:lang w:val="es-ES"/>
                </w:rPr>
                <w:t xml:space="preserve"> Recuperado el 26 de 06 de 2014, de RDF Primer: http://www.w3.org/TR/2004/REC-rdf-primer-20040210/</w:t>
              </w:r>
            </w:p>
            <w:p w:rsidR="00F7382D" w:rsidRDefault="00F7382D" w:rsidP="00F7382D">
              <w:pPr>
                <w:pStyle w:val="Bibliografa"/>
                <w:ind w:left="720" w:hanging="720"/>
                <w:rPr>
                  <w:noProof/>
                  <w:lang w:val="es-ES"/>
                </w:rPr>
              </w:pPr>
              <w:r>
                <w:rPr>
                  <w:noProof/>
                  <w:lang w:val="es-ES"/>
                </w:rPr>
                <w:t xml:space="preserve">Mihaela, I. N. ( 2004). </w:t>
              </w:r>
              <w:r>
                <w:rPr>
                  <w:i/>
                  <w:iCs/>
                  <w:noProof/>
                  <w:lang w:val="es-ES"/>
                </w:rPr>
                <w:t>EL CONOCIMIENTO LINGÜÍSTICO EN LA DESAMBIGUACIÓN SEMÁNTICA AUTOMÁTICA.</w:t>
              </w:r>
              <w:r>
                <w:rPr>
                  <w:noProof/>
                  <w:lang w:val="es-ES"/>
                </w:rPr>
                <w:t xml:space="preserve"> </w:t>
              </w:r>
            </w:p>
            <w:p w:rsidR="00F7382D" w:rsidRDefault="00F7382D" w:rsidP="00F7382D">
              <w:pPr>
                <w:pStyle w:val="Bibliografa"/>
                <w:ind w:left="720" w:hanging="720"/>
                <w:rPr>
                  <w:noProof/>
                  <w:lang w:val="es-ES"/>
                </w:rPr>
              </w:pPr>
              <w:r w:rsidRPr="00F7382D">
                <w:rPr>
                  <w:noProof/>
                  <w:lang w:val="en-US"/>
                </w:rPr>
                <w:t xml:space="preserve">Miller, E. (Mayo de 1998). </w:t>
              </w:r>
              <w:r w:rsidRPr="00F7382D">
                <w:rPr>
                  <w:i/>
                  <w:iCs/>
                  <w:noProof/>
                  <w:lang w:val="en-US"/>
                </w:rPr>
                <w:t>An Introduction to the Resource Description Framework</w:t>
              </w:r>
              <w:r w:rsidRPr="00F7382D">
                <w:rPr>
                  <w:noProof/>
                  <w:lang w:val="en-US"/>
                </w:rPr>
                <w:t xml:space="preserve">. </w:t>
              </w:r>
              <w:r>
                <w:rPr>
                  <w:noProof/>
                  <w:lang w:val="es-ES"/>
                </w:rPr>
                <w:t>Recuperado el 27 de 06 de 2014, de http://www.dlib.org/dlib/may98/miller/05miller.html</w:t>
              </w:r>
            </w:p>
            <w:p w:rsidR="00F7382D" w:rsidRPr="00F7382D" w:rsidRDefault="00F7382D" w:rsidP="00F7382D">
              <w:pPr>
                <w:pStyle w:val="Bibliografa"/>
                <w:ind w:left="720" w:hanging="720"/>
                <w:rPr>
                  <w:noProof/>
                  <w:lang w:val="en-US"/>
                </w:rPr>
              </w:pPr>
              <w:r w:rsidRPr="00F7382D">
                <w:rPr>
                  <w:noProof/>
                  <w:lang w:val="en-US"/>
                </w:rPr>
                <w:lastRenderedPageBreak/>
                <w:t xml:space="preserve">Miller, E. (1998). Wiley Online Library. </w:t>
              </w:r>
              <w:r w:rsidRPr="00F7382D">
                <w:rPr>
                  <w:i/>
                  <w:iCs/>
                  <w:noProof/>
                  <w:lang w:val="en-US"/>
                </w:rPr>
                <w:t>Bulletin of the American Society for Information Science and Technology</w:t>
              </w:r>
              <w:r w:rsidRPr="00F7382D">
                <w:rPr>
                  <w:noProof/>
                  <w:lang w:val="en-US"/>
                </w:rPr>
                <w:t>, 15-19.</w:t>
              </w:r>
            </w:p>
            <w:p w:rsidR="00F7382D" w:rsidRPr="00F7382D" w:rsidRDefault="00F7382D" w:rsidP="00F7382D">
              <w:pPr>
                <w:pStyle w:val="Bibliografa"/>
                <w:ind w:left="720" w:hanging="720"/>
                <w:rPr>
                  <w:noProof/>
                  <w:lang w:val="en-US"/>
                </w:rPr>
              </w:pPr>
              <w:r>
                <w:rPr>
                  <w:noProof/>
                  <w:lang w:val="es-ES"/>
                </w:rPr>
                <w:t xml:space="preserve">Pautasso, C., Zimmermann, O., &amp; Leymann, F. (Abril de 2008). </w:t>
              </w:r>
              <w:r w:rsidRPr="00F7382D">
                <w:rPr>
                  <w:noProof/>
                  <w:lang w:val="en-US"/>
                </w:rPr>
                <w:t>RESTful Web Services vs. “Big” Web Services: Making the Right Architectural Decision.</w:t>
              </w:r>
            </w:p>
            <w:p w:rsidR="00F7382D" w:rsidRDefault="00F7382D" w:rsidP="00F7382D">
              <w:pPr>
                <w:pStyle w:val="Bibliografa"/>
                <w:ind w:left="720" w:hanging="720"/>
                <w:rPr>
                  <w:noProof/>
                  <w:lang w:val="es-ES"/>
                </w:rPr>
              </w:pPr>
              <w:r>
                <w:rPr>
                  <w:noProof/>
                  <w:lang w:val="es-ES"/>
                </w:rPr>
                <w:t xml:space="preserve">Peláez, A. R., Morocho, J. C., &amp; Malla, P. (2012). </w:t>
              </w:r>
              <w:r>
                <w:rPr>
                  <w:i/>
                  <w:iCs/>
                  <w:noProof/>
                  <w:lang w:val="es-ES"/>
                </w:rPr>
                <w:t>Desambiguación de URI’s en el Contexto de Linked Open Data para Linked Universities Data.</w:t>
              </w:r>
              <w:r>
                <w:rPr>
                  <w:noProof/>
                  <w:lang w:val="es-ES"/>
                </w:rPr>
                <w:t xml:space="preserve"> </w:t>
              </w:r>
            </w:p>
            <w:p w:rsidR="00F7382D" w:rsidRDefault="00F7382D" w:rsidP="00F7382D">
              <w:pPr>
                <w:pStyle w:val="Bibliografa"/>
                <w:ind w:left="720" w:hanging="720"/>
                <w:rPr>
                  <w:noProof/>
                  <w:lang w:val="es-ES"/>
                </w:rPr>
              </w:pPr>
              <w:r>
                <w:rPr>
                  <w:noProof/>
                  <w:lang w:val="es-ES"/>
                </w:rPr>
                <w:t xml:space="preserve">Pérez, S. V. (2009). </w:t>
              </w:r>
              <w:r>
                <w:rPr>
                  <w:i/>
                  <w:iCs/>
                  <w:noProof/>
                  <w:lang w:val="es-ES"/>
                </w:rPr>
                <w:t>Resolución de la ambiguedad semántica mediante métodos basados en conocimiento y su aportación a tareas de PLN.</w:t>
              </w:r>
              <w:r>
                <w:rPr>
                  <w:noProof/>
                  <w:lang w:val="es-ES"/>
                </w:rPr>
                <w:t xml:space="preserve"> Alicate.</w:t>
              </w:r>
            </w:p>
            <w:p w:rsidR="00F7382D" w:rsidRDefault="00F7382D" w:rsidP="00F7382D">
              <w:pPr>
                <w:pStyle w:val="Bibliografa"/>
                <w:ind w:left="720" w:hanging="720"/>
                <w:rPr>
                  <w:noProof/>
                  <w:lang w:val="es-ES"/>
                </w:rPr>
              </w:pPr>
              <w:r>
                <w:rPr>
                  <w:noProof/>
                  <w:lang w:val="es-ES"/>
                </w:rPr>
                <w:t xml:space="preserve">Prud'hommeaux, E., &amp; Seaborne, A. (15 de 01 de 2008). </w:t>
              </w:r>
              <w:r>
                <w:rPr>
                  <w:i/>
                  <w:iCs/>
                  <w:noProof/>
                  <w:lang w:val="es-ES"/>
                </w:rPr>
                <w:t>SPARQL Lenguaje de consulta para RDF.</w:t>
              </w:r>
              <w:r>
                <w:rPr>
                  <w:noProof/>
                  <w:lang w:val="es-ES"/>
                </w:rPr>
                <w:t xml:space="preserve"> Recuperado el 25 de 06 de 2014, de Recomendación del W3C de 15 de enero de 2008 : http://skos.um.es/TR/rdf-sparql-query/</w:t>
              </w:r>
            </w:p>
            <w:p w:rsidR="00F7382D" w:rsidRPr="00F7382D" w:rsidRDefault="00F7382D" w:rsidP="00F7382D">
              <w:pPr>
                <w:pStyle w:val="Bibliografa"/>
                <w:ind w:left="720" w:hanging="720"/>
                <w:rPr>
                  <w:noProof/>
                  <w:lang w:val="en-US"/>
                </w:rPr>
              </w:pPr>
              <w:r w:rsidRPr="00F7382D">
                <w:rPr>
                  <w:noProof/>
                  <w:lang w:val="en-US"/>
                </w:rPr>
                <w:t xml:space="preserve">Richardson, L., &amp; Amundsen, M. (2013). </w:t>
              </w:r>
              <w:r w:rsidRPr="00F7382D">
                <w:rPr>
                  <w:i/>
                  <w:iCs/>
                  <w:noProof/>
                  <w:lang w:val="en-US"/>
                </w:rPr>
                <w:t>RESTful Web APIs.</w:t>
              </w:r>
              <w:r w:rsidRPr="00F7382D">
                <w:rPr>
                  <w:noProof/>
                  <w:lang w:val="en-US"/>
                </w:rPr>
                <w:t xml:space="preserve"> O'REiLLY.</w:t>
              </w:r>
            </w:p>
            <w:p w:rsidR="00F7382D" w:rsidRPr="00F7382D" w:rsidRDefault="00F7382D" w:rsidP="00F7382D">
              <w:pPr>
                <w:pStyle w:val="Bibliografa"/>
                <w:ind w:left="720" w:hanging="720"/>
                <w:rPr>
                  <w:noProof/>
                  <w:lang w:val="en-US"/>
                </w:rPr>
              </w:pPr>
              <w:r w:rsidRPr="00F7382D">
                <w:rPr>
                  <w:noProof/>
                  <w:lang w:val="en-US"/>
                </w:rPr>
                <w:t xml:space="preserve">Richardson, L., &amp; Ruby, S. (2007). RESTful Web Services. En L. Richardson, &amp; S. Ruby, </w:t>
              </w:r>
              <w:r w:rsidRPr="00F7382D">
                <w:rPr>
                  <w:i/>
                  <w:iCs/>
                  <w:noProof/>
                  <w:lang w:val="en-US"/>
                </w:rPr>
                <w:t>RESTful Web Services</w:t>
              </w:r>
              <w:r w:rsidRPr="00F7382D">
                <w:rPr>
                  <w:noProof/>
                  <w:lang w:val="en-US"/>
                </w:rPr>
                <w:t xml:space="preserve"> (pág. 299). O'Reilly.</w:t>
              </w:r>
            </w:p>
            <w:p w:rsidR="00F7382D" w:rsidRPr="00F7382D" w:rsidRDefault="00F7382D" w:rsidP="00F7382D">
              <w:pPr>
                <w:pStyle w:val="Bibliografa"/>
                <w:ind w:left="720" w:hanging="720"/>
                <w:rPr>
                  <w:noProof/>
                  <w:lang w:val="en-US"/>
                </w:rPr>
              </w:pPr>
              <w:r w:rsidRPr="00F7382D">
                <w:rPr>
                  <w:noProof/>
                  <w:lang w:val="en-US"/>
                </w:rPr>
                <w:t xml:space="preserve">Ruby, L. R. (2007). </w:t>
              </w:r>
              <w:r w:rsidRPr="00F7382D">
                <w:rPr>
                  <w:i/>
                  <w:iCs/>
                  <w:noProof/>
                  <w:lang w:val="en-US"/>
                </w:rPr>
                <w:t>RESTful Web Services.</w:t>
              </w:r>
            </w:p>
            <w:p w:rsidR="00F7382D" w:rsidRDefault="00F7382D" w:rsidP="00F7382D">
              <w:pPr>
                <w:pStyle w:val="Bibliografa"/>
                <w:ind w:left="720" w:hanging="720"/>
                <w:rPr>
                  <w:noProof/>
                  <w:lang w:val="es-ES"/>
                </w:rPr>
              </w:pPr>
              <w:r w:rsidRPr="00F7382D">
                <w:rPr>
                  <w:noProof/>
                  <w:lang w:val="en-US"/>
                </w:rPr>
                <w:t xml:space="preserve">San Martin Oliva, C. R. (s.f.). </w:t>
              </w:r>
              <w:r>
                <w:rPr>
                  <w:i/>
                  <w:iCs/>
                  <w:noProof/>
                  <w:lang w:val="es-ES"/>
                </w:rPr>
                <w:t>COMPLEJO UNIVERSITARIO ISLAS MALVINAS.</w:t>
              </w:r>
              <w:r>
                <w:rPr>
                  <w:noProof/>
                  <w:lang w:val="es-ES"/>
                </w:rPr>
                <w:t xml:space="preserve"> Recuperado el 07 de 2014, de COMPLEJO UNIVERSITARIO ISLAS MALVINAS: http://www.unsj-cuim.edu.ar/portalzonda/seminario08/archivos/MetodologiaICONIX.pdf</w:t>
              </w:r>
            </w:p>
            <w:p w:rsidR="00F7382D" w:rsidRPr="00F7382D" w:rsidRDefault="00F7382D" w:rsidP="00F7382D">
              <w:pPr>
                <w:pStyle w:val="Bibliografa"/>
                <w:ind w:left="720" w:hanging="720"/>
                <w:rPr>
                  <w:noProof/>
                  <w:lang w:val="en-US"/>
                </w:rPr>
              </w:pPr>
              <w:r w:rsidRPr="00F7382D">
                <w:rPr>
                  <w:noProof/>
                  <w:lang w:val="en-US"/>
                </w:rPr>
                <w:t xml:space="preserve">Sandeep Chatterjee, j. W. (2004). </w:t>
              </w:r>
              <w:r w:rsidRPr="00F7382D">
                <w:rPr>
                  <w:i/>
                  <w:iCs/>
                  <w:noProof/>
                  <w:lang w:val="en-US"/>
                </w:rPr>
                <w:t>Developing Enterprise Web Services: An Architect's Guide.</w:t>
              </w:r>
              <w:r w:rsidRPr="00F7382D">
                <w:rPr>
                  <w:noProof/>
                  <w:lang w:val="en-US"/>
                </w:rPr>
                <w:t xml:space="preserve"> Person Education Inc.</w:t>
              </w:r>
            </w:p>
            <w:p w:rsidR="00F7382D" w:rsidRPr="00F7382D" w:rsidRDefault="00F7382D" w:rsidP="00F7382D">
              <w:pPr>
                <w:pStyle w:val="Bibliografa"/>
                <w:ind w:left="720" w:hanging="720"/>
                <w:rPr>
                  <w:noProof/>
                  <w:lang w:val="en-US"/>
                </w:rPr>
              </w:pPr>
              <w:r w:rsidRPr="00F7382D">
                <w:rPr>
                  <w:noProof/>
                  <w:lang w:val="en-US"/>
                </w:rPr>
                <w:t xml:space="preserve">Satanjeev, B. (2002). </w:t>
              </w:r>
              <w:r w:rsidRPr="00F7382D">
                <w:rPr>
                  <w:i/>
                  <w:iCs/>
                  <w:noProof/>
                  <w:lang w:val="en-US"/>
                </w:rPr>
                <w:t>Adapting the Lesk Algorithm for Word Sense Disambiguation to WordNet.</w:t>
              </w:r>
              <w:r w:rsidRPr="00F7382D">
                <w:rPr>
                  <w:noProof/>
                  <w:lang w:val="en-US"/>
                </w:rPr>
                <w:t xml:space="preserve"> </w:t>
              </w:r>
            </w:p>
            <w:p w:rsidR="00F7382D" w:rsidRPr="00F7382D" w:rsidRDefault="00F7382D" w:rsidP="00F7382D">
              <w:pPr>
                <w:pStyle w:val="Bibliografa"/>
                <w:ind w:left="720" w:hanging="720"/>
                <w:rPr>
                  <w:noProof/>
                  <w:lang w:val="en-US"/>
                </w:rPr>
              </w:pPr>
              <w:r>
                <w:rPr>
                  <w:noProof/>
                  <w:lang w:val="es-ES"/>
                </w:rPr>
                <w:t xml:space="preserve">Schreiber, G., &amp; Raimond, Y. (24 de 06 de 2014). </w:t>
              </w:r>
              <w:r>
                <w:rPr>
                  <w:i/>
                  <w:iCs/>
                  <w:noProof/>
                  <w:lang w:val="es-ES"/>
                </w:rPr>
                <w:t>RDF 1.1 Primer.</w:t>
              </w:r>
              <w:r>
                <w:rPr>
                  <w:noProof/>
                  <w:lang w:val="es-ES"/>
                </w:rPr>
                <w:t xml:space="preserve"> </w:t>
              </w:r>
              <w:r w:rsidRPr="00F7382D">
                <w:rPr>
                  <w:noProof/>
                  <w:lang w:val="en-US"/>
                </w:rPr>
                <w:t>Obtenido de W3C Working Group: http://www.w3.org/TR/2014/NOTE-rdf11-primer-20140624/</w:t>
              </w:r>
            </w:p>
            <w:p w:rsidR="00F7382D" w:rsidRDefault="00F7382D" w:rsidP="00F7382D">
              <w:pPr>
                <w:pStyle w:val="Bibliografa"/>
                <w:ind w:left="720" w:hanging="720"/>
                <w:rPr>
                  <w:noProof/>
                  <w:lang w:val="es-ES"/>
                </w:rPr>
              </w:pPr>
              <w:r w:rsidRPr="00F7382D">
                <w:rPr>
                  <w:noProof/>
                  <w:lang w:val="en-US"/>
                </w:rPr>
                <w:t xml:space="preserve">Sören Auer, Christian Bizer, Georgi Kobilarov, Jens Lehmann, Richard Cyganiak, and Zachary Ives. </w:t>
              </w:r>
              <w:r>
                <w:rPr>
                  <w:noProof/>
                  <w:lang w:val="es-ES"/>
                </w:rPr>
                <w:t xml:space="preserve">(2007). </w:t>
              </w:r>
              <w:r>
                <w:rPr>
                  <w:i/>
                  <w:iCs/>
                  <w:noProof/>
                  <w:lang w:val="es-ES"/>
                </w:rPr>
                <w:t>In The semantic web.</w:t>
              </w:r>
            </w:p>
            <w:p w:rsidR="00F7382D" w:rsidRDefault="00F7382D" w:rsidP="00F7382D">
              <w:pPr>
                <w:pStyle w:val="Bibliografa"/>
                <w:ind w:left="720" w:hanging="720"/>
                <w:rPr>
                  <w:noProof/>
                  <w:lang w:val="es-ES"/>
                </w:rPr>
              </w:pPr>
              <w:r>
                <w:rPr>
                  <w:noProof/>
                  <w:lang w:val="es-ES"/>
                </w:rPr>
                <w:t xml:space="preserve">Tello Leal, E. (17 de abril de 2009). </w:t>
              </w:r>
              <w:r>
                <w:rPr>
                  <w:i/>
                  <w:iCs/>
                  <w:noProof/>
                  <w:lang w:val="es-ES"/>
                </w:rPr>
                <w:t>La Desambiguación del Sentido de las Palabras: revisión metodológica</w:t>
              </w:r>
              <w:r>
                <w:rPr>
                  <w:noProof/>
                  <w:lang w:val="es-ES"/>
                </w:rPr>
                <w:t>. Obtenido de http://www.nosolousabilidad.com/articulos/desambiguacion.htm</w:t>
              </w:r>
            </w:p>
            <w:p w:rsidR="00F7382D" w:rsidRPr="00F7382D" w:rsidRDefault="00F7382D" w:rsidP="00F7382D">
              <w:pPr>
                <w:pStyle w:val="Bibliografa"/>
                <w:ind w:left="720" w:hanging="720"/>
                <w:rPr>
                  <w:noProof/>
                  <w:lang w:val="en-US"/>
                </w:rPr>
              </w:pPr>
              <w:r>
                <w:rPr>
                  <w:noProof/>
                  <w:lang w:val="es-ES"/>
                </w:rPr>
                <w:t xml:space="preserve">Tjong Kim Sang, E. F., &amp; Buchholz, S. (Septiembre de 2000). </w:t>
              </w:r>
              <w:r w:rsidRPr="00F7382D">
                <w:rPr>
                  <w:noProof/>
                  <w:lang w:val="en-US"/>
                </w:rPr>
                <w:t>Introduction to the CoNLL-2000 shared task: Chunking.</w:t>
              </w:r>
            </w:p>
            <w:p w:rsidR="00F7382D" w:rsidRDefault="00F7382D" w:rsidP="00F7382D">
              <w:pPr>
                <w:pStyle w:val="Bibliografa"/>
                <w:ind w:left="720" w:hanging="720"/>
                <w:rPr>
                  <w:noProof/>
                  <w:lang w:val="es-ES"/>
                </w:rPr>
              </w:pPr>
              <w:r>
                <w:rPr>
                  <w:noProof/>
                  <w:lang w:val="es-ES"/>
                </w:rPr>
                <w:t xml:space="preserve">Valverde, M. F., Morocho, J. C., &amp; Piedra, N. (2012). </w:t>
              </w:r>
              <w:r>
                <w:rPr>
                  <w:i/>
                  <w:iCs/>
                  <w:noProof/>
                  <w:lang w:val="es-ES"/>
                </w:rPr>
                <w:t>Estudio sobre la aplicación de Linked Data a la Legislación de Educación Superior en Latinoamérica.</w:t>
              </w:r>
              <w:r>
                <w:rPr>
                  <w:noProof/>
                  <w:lang w:val="es-ES"/>
                </w:rPr>
                <w:t xml:space="preserve"> </w:t>
              </w:r>
            </w:p>
            <w:p w:rsidR="00F7382D" w:rsidRDefault="00F7382D" w:rsidP="00F7382D">
              <w:pPr>
                <w:pStyle w:val="Bibliografa"/>
                <w:ind w:left="720" w:hanging="720"/>
                <w:rPr>
                  <w:noProof/>
                  <w:lang w:val="es-ES"/>
                </w:rPr>
              </w:pPr>
              <w:r w:rsidRPr="00F7382D">
                <w:rPr>
                  <w:noProof/>
                  <w:lang w:val="en-US"/>
                </w:rPr>
                <w:lastRenderedPageBreak/>
                <w:t xml:space="preserve">W3C. (01 de 2005). </w:t>
              </w:r>
              <w:r w:rsidRPr="00F7382D">
                <w:rPr>
                  <w:i/>
                  <w:iCs/>
                  <w:noProof/>
                  <w:lang w:val="en-US"/>
                </w:rPr>
                <w:t>Uniform Resource Identifier (URI): Generic Syntax.</w:t>
              </w:r>
              <w:r w:rsidRPr="00F7382D">
                <w:rPr>
                  <w:noProof/>
                  <w:lang w:val="en-US"/>
                </w:rPr>
                <w:t xml:space="preserve"> </w:t>
              </w:r>
              <w:r>
                <w:rPr>
                  <w:noProof/>
                  <w:lang w:val="es-ES"/>
                </w:rPr>
                <w:t>Recuperado el 22 de 02 de 2014, de January 2005</w:t>
              </w:r>
            </w:p>
            <w:p w:rsidR="00F7382D" w:rsidRDefault="00F7382D" w:rsidP="00F7382D">
              <w:pPr>
                <w:pStyle w:val="Bibliografa"/>
                <w:ind w:left="720" w:hanging="720"/>
                <w:rPr>
                  <w:noProof/>
                  <w:lang w:val="es-ES"/>
                </w:rPr>
              </w:pPr>
              <w:r>
                <w:rPr>
                  <w:noProof/>
                  <w:lang w:val="es-ES"/>
                </w:rPr>
                <w:t xml:space="preserve">W3C. (2013). </w:t>
              </w:r>
              <w:r>
                <w:rPr>
                  <w:i/>
                  <w:iCs/>
                  <w:noProof/>
                  <w:lang w:val="es-ES"/>
                </w:rPr>
                <w:t>W3C.</w:t>
              </w:r>
              <w:r>
                <w:rPr>
                  <w:noProof/>
                  <w:lang w:val="es-ES"/>
                </w:rPr>
                <w:t xml:space="preserve"> Obtenido de http://www.w3.org/standards/semanticweb/ontology</w:t>
              </w:r>
            </w:p>
            <w:p w:rsidR="00F7382D" w:rsidRDefault="00F7382D" w:rsidP="00F7382D">
              <w:pPr>
                <w:pStyle w:val="Bibliografa"/>
                <w:ind w:left="720" w:hanging="720"/>
                <w:rPr>
                  <w:noProof/>
                  <w:lang w:val="es-ES"/>
                </w:rPr>
              </w:pPr>
              <w:r w:rsidRPr="00F7382D">
                <w:rPr>
                  <w:noProof/>
                  <w:lang w:val="en-US"/>
                </w:rPr>
                <w:t xml:space="preserve">Wood, D. (25 de 02 de 2014). </w:t>
              </w:r>
              <w:r w:rsidRPr="00F7382D">
                <w:rPr>
                  <w:i/>
                  <w:iCs/>
                  <w:noProof/>
                  <w:lang w:val="en-US"/>
                </w:rPr>
                <w:t>What’s New in RDF 1.1.</w:t>
              </w:r>
              <w:r w:rsidRPr="00F7382D">
                <w:rPr>
                  <w:noProof/>
                  <w:lang w:val="en-US"/>
                </w:rPr>
                <w:t xml:space="preserve"> </w:t>
              </w:r>
              <w:r>
                <w:rPr>
                  <w:noProof/>
                  <w:lang w:val="es-ES"/>
                </w:rPr>
                <w:t>Obtenido de W3C: http://www.w3.org/TR/2014/NOTE-rdf11-new-20140225/</w:t>
              </w:r>
            </w:p>
            <w:p w:rsidR="000E6F98" w:rsidRDefault="000E6F98" w:rsidP="00F7382D">
              <w:r>
                <w:rPr>
                  <w:b/>
                  <w:bCs/>
                </w:rPr>
                <w:fldChar w:fldCharType="end"/>
              </w:r>
            </w:p>
          </w:sdtContent>
        </w:sdt>
      </w:sdtContent>
    </w:sdt>
    <w:p w:rsidR="005F3EF6" w:rsidRPr="00E90AF9" w:rsidRDefault="005F3EF6" w:rsidP="00E90AF9">
      <w:pPr>
        <w:spacing w:line="360" w:lineRule="auto"/>
        <w:rPr>
          <w:rFonts w:ascii="Arial" w:hAnsi="Arial" w:cs="Arial"/>
        </w:rPr>
      </w:pPr>
    </w:p>
    <w:p w:rsidR="00A27633" w:rsidRPr="00E90AF9" w:rsidRDefault="00A27633" w:rsidP="00E90AF9">
      <w:pPr>
        <w:spacing w:line="360" w:lineRule="auto"/>
        <w:rPr>
          <w:rFonts w:ascii="Arial" w:eastAsia="DejaVu Sans" w:hAnsi="Arial" w:cs="Arial"/>
          <w:lang w:eastAsia="en-US"/>
        </w:rPr>
      </w:pPr>
      <w:r w:rsidRPr="00E90AF9">
        <w:rPr>
          <w:rFonts w:ascii="Arial" w:hAnsi="Arial" w:cs="Arial"/>
        </w:rPr>
        <w:br w:type="page"/>
      </w:r>
    </w:p>
    <w:p w:rsidR="00A27633" w:rsidRPr="00E90AF9" w:rsidRDefault="00A27633" w:rsidP="00E90AF9">
      <w:pPr>
        <w:pStyle w:val="contenido"/>
      </w:pPr>
    </w:p>
    <w:p w:rsidR="00A27633" w:rsidRPr="00E90AF9" w:rsidRDefault="00A27633" w:rsidP="00E90AF9">
      <w:pPr>
        <w:pStyle w:val="contenido"/>
      </w:pPr>
    </w:p>
    <w:p w:rsidR="00A27633" w:rsidRPr="00E90AF9" w:rsidRDefault="00A27633" w:rsidP="00E90AF9">
      <w:pPr>
        <w:pStyle w:val="contenido"/>
      </w:pPr>
    </w:p>
    <w:p w:rsidR="00A27633" w:rsidRPr="00E90AF9" w:rsidRDefault="00A27633" w:rsidP="003312ED">
      <w:pPr>
        <w:pStyle w:val="contenido"/>
        <w:ind w:left="708" w:hanging="708"/>
      </w:pPr>
    </w:p>
    <w:p w:rsidR="00A27633" w:rsidRPr="00E90AF9" w:rsidRDefault="00A27633" w:rsidP="00E90AF9">
      <w:pPr>
        <w:pStyle w:val="contenido"/>
      </w:pPr>
    </w:p>
    <w:p w:rsidR="00A27633" w:rsidRPr="00E90AF9" w:rsidRDefault="00A27633" w:rsidP="00E90AF9">
      <w:pPr>
        <w:pStyle w:val="contenido"/>
      </w:pPr>
    </w:p>
    <w:p w:rsidR="00A27633" w:rsidRPr="00E90AF9" w:rsidRDefault="00A27633" w:rsidP="00E90AF9">
      <w:pPr>
        <w:pStyle w:val="contenido"/>
      </w:pPr>
    </w:p>
    <w:p w:rsidR="00A27633" w:rsidRPr="00E90AF9" w:rsidRDefault="00A27633" w:rsidP="00E90AF9">
      <w:pPr>
        <w:pStyle w:val="contenido"/>
      </w:pPr>
    </w:p>
    <w:p w:rsidR="00A27633" w:rsidRPr="00E90AF9" w:rsidRDefault="00A27633" w:rsidP="00E90AF9">
      <w:pPr>
        <w:pStyle w:val="Ttulo"/>
        <w:spacing w:line="360" w:lineRule="auto"/>
        <w:rPr>
          <w:rFonts w:cs="Arial"/>
          <w:szCs w:val="22"/>
        </w:rPr>
      </w:pPr>
      <w:bookmarkStart w:id="236" w:name="_Toc414268675"/>
      <w:r w:rsidRPr="00E90AF9">
        <w:rPr>
          <w:rFonts w:cs="Arial"/>
          <w:szCs w:val="22"/>
        </w:rPr>
        <w:t>Anexos</w:t>
      </w:r>
      <w:bookmarkEnd w:id="236"/>
    </w:p>
    <w:p w:rsidR="001B7D7D" w:rsidRDefault="00231CEB" w:rsidP="00E90AF9">
      <w:pPr>
        <w:spacing w:line="360" w:lineRule="auto"/>
        <w:rPr>
          <w:rFonts w:ascii="Arial" w:eastAsia="DejaVu Sans" w:hAnsi="Arial" w:cs="Arial"/>
          <w:lang w:eastAsia="en-US"/>
        </w:rPr>
      </w:pPr>
      <w:r w:rsidRPr="00E90AF9">
        <w:rPr>
          <w:rFonts w:ascii="Arial" w:eastAsia="DejaVu Sans" w:hAnsi="Arial" w:cs="Arial"/>
          <w:lang w:eastAsia="en-US"/>
        </w:rPr>
        <w:tab/>
      </w:r>
    </w:p>
    <w:p w:rsidR="001B7D7D" w:rsidRDefault="001B7D7D">
      <w:pPr>
        <w:rPr>
          <w:rFonts w:ascii="Arial" w:eastAsia="DejaVu Sans" w:hAnsi="Arial" w:cs="Arial"/>
          <w:lang w:eastAsia="en-US"/>
        </w:rPr>
      </w:pPr>
      <w:r>
        <w:rPr>
          <w:rFonts w:ascii="Arial" w:eastAsia="DejaVu Sans" w:hAnsi="Arial" w:cs="Arial"/>
          <w:lang w:eastAsia="en-US"/>
        </w:rPr>
        <w:br w:type="page"/>
      </w:r>
    </w:p>
    <w:p w:rsidR="001B7D7D" w:rsidRPr="00F60FE4" w:rsidRDefault="00361097" w:rsidP="00A12447">
      <w:pPr>
        <w:pStyle w:val="Nivel2"/>
      </w:pPr>
      <w:bookmarkStart w:id="237" w:name="_Toc414268676"/>
      <w:r w:rsidRPr="00F60FE4">
        <w:lastRenderedPageBreak/>
        <w:t>Anexo 1:</w:t>
      </w:r>
      <w:r w:rsidR="00F60FE4" w:rsidRPr="00F60FE4">
        <w:t xml:space="preserve"> Especificación de Requerimientos de Software (ERS)</w:t>
      </w:r>
      <w:bookmarkEnd w:id="237"/>
    </w:p>
    <w:p w:rsidR="001B7D7D" w:rsidRPr="007D524A" w:rsidRDefault="001B7D7D" w:rsidP="001B7D7D">
      <w:pPr>
        <w:jc w:val="right"/>
        <w:rPr>
          <w:rFonts w:ascii="Bookman Old Style" w:hAnsi="Bookman Old Style"/>
          <w:lang w:val="es-ES_tradnl"/>
        </w:rPr>
      </w:pPr>
    </w:p>
    <w:p w:rsidR="001B7D7D" w:rsidRDefault="001B7D7D" w:rsidP="001B7D7D">
      <w:pPr>
        <w:jc w:val="right"/>
        <w:rPr>
          <w:rFonts w:ascii="Bookman Old Style" w:hAnsi="Bookman Old Style"/>
          <w:lang w:val="es-ES_tradnl"/>
        </w:rPr>
      </w:pPr>
    </w:p>
    <w:p w:rsidR="008A118B" w:rsidRDefault="008A118B" w:rsidP="001B7D7D">
      <w:pPr>
        <w:jc w:val="right"/>
        <w:rPr>
          <w:rFonts w:ascii="Bookman Old Style" w:hAnsi="Bookman Old Style"/>
          <w:lang w:val="es-ES_tradnl"/>
        </w:rPr>
      </w:pPr>
    </w:p>
    <w:p w:rsidR="008A118B" w:rsidRDefault="008A118B" w:rsidP="001B7D7D">
      <w:pPr>
        <w:jc w:val="right"/>
        <w:rPr>
          <w:rFonts w:ascii="Bookman Old Style" w:hAnsi="Bookman Old Style"/>
          <w:lang w:val="es-ES_tradnl"/>
        </w:rPr>
      </w:pPr>
    </w:p>
    <w:p w:rsidR="008A118B" w:rsidRDefault="008A118B" w:rsidP="001B7D7D">
      <w:pPr>
        <w:jc w:val="right"/>
        <w:rPr>
          <w:rFonts w:ascii="Bookman Old Style" w:hAnsi="Bookman Old Style"/>
          <w:lang w:val="es-ES_tradnl"/>
        </w:rPr>
      </w:pPr>
    </w:p>
    <w:p w:rsidR="008A118B" w:rsidRPr="007D524A" w:rsidRDefault="008A118B" w:rsidP="001B7D7D">
      <w:pPr>
        <w:jc w:val="right"/>
        <w:rPr>
          <w:rFonts w:ascii="Bookman Old Style" w:hAnsi="Bookman Old Style"/>
          <w:lang w:val="es-ES_tradnl"/>
        </w:rPr>
      </w:pPr>
    </w:p>
    <w:p w:rsidR="001B7D7D" w:rsidRPr="007D524A" w:rsidRDefault="001B7D7D" w:rsidP="001B7D7D">
      <w:pPr>
        <w:jc w:val="right"/>
        <w:rPr>
          <w:rFonts w:ascii="Bookman Old Style" w:hAnsi="Bookman Old Style"/>
          <w:lang w:val="es-ES_tradnl"/>
        </w:rPr>
      </w:pPr>
    </w:p>
    <w:p w:rsidR="001B7D7D" w:rsidRPr="007D524A" w:rsidRDefault="001B7D7D" w:rsidP="001B7D7D">
      <w:pPr>
        <w:jc w:val="right"/>
        <w:rPr>
          <w:rFonts w:ascii="Bookman Old Style" w:hAnsi="Bookman Old Style"/>
          <w:lang w:val="es-ES_tradnl"/>
        </w:rPr>
      </w:pPr>
    </w:p>
    <w:p w:rsidR="001B7D7D" w:rsidRPr="0009657F" w:rsidRDefault="001B7D7D" w:rsidP="0009657F">
      <w:pPr>
        <w:spacing w:after="0" w:line="240" w:lineRule="auto"/>
        <w:jc w:val="right"/>
        <w:rPr>
          <w:rFonts w:ascii="Arial" w:eastAsia="Times New Roman" w:hAnsi="Arial" w:cs="Times New Roman"/>
          <w:color w:val="000000"/>
          <w:sz w:val="32"/>
          <w:szCs w:val="32"/>
          <w:lang w:val="es-ES_tradnl"/>
        </w:rPr>
      </w:pPr>
      <w:r w:rsidRPr="0009657F">
        <w:rPr>
          <w:rFonts w:ascii="Arial" w:eastAsia="Times New Roman" w:hAnsi="Arial" w:cs="Times New Roman"/>
          <w:color w:val="000000"/>
          <w:sz w:val="32"/>
          <w:szCs w:val="32"/>
          <w:lang w:val="es-ES_tradnl"/>
        </w:rPr>
        <w:t>Especificación de Requerimientos de Software (ERS)</w:t>
      </w:r>
    </w:p>
    <w:p w:rsidR="0009657F" w:rsidRDefault="001B7D7D" w:rsidP="0009657F">
      <w:pPr>
        <w:spacing w:after="0"/>
        <w:jc w:val="right"/>
        <w:rPr>
          <w:rFonts w:ascii="Bookman Old Style" w:hAnsi="Bookman Old Style"/>
          <w:i/>
          <w:iCs/>
          <w:sz w:val="28"/>
          <w:szCs w:val="28"/>
          <w:lang w:val="es-ES_tradnl"/>
        </w:rPr>
      </w:pPr>
      <w:r>
        <w:rPr>
          <w:rFonts w:ascii="Bookman Old Style" w:hAnsi="Bookman Old Style"/>
          <w:i/>
          <w:iCs/>
          <w:sz w:val="28"/>
          <w:szCs w:val="28"/>
          <w:lang w:val="es-ES_tradnl"/>
        </w:rPr>
        <w:t xml:space="preserve">WS para descubrimiento, desambiguación y enlace en </w:t>
      </w:r>
    </w:p>
    <w:p w:rsidR="001B7D7D" w:rsidRPr="007D524A" w:rsidRDefault="0009657F" w:rsidP="001B7D7D">
      <w:pPr>
        <w:jc w:val="right"/>
        <w:rPr>
          <w:rFonts w:ascii="Bookman Old Style" w:hAnsi="Bookman Old Style"/>
          <w:i/>
          <w:iCs/>
          <w:sz w:val="28"/>
          <w:szCs w:val="28"/>
          <w:lang w:val="es-ES_tradnl"/>
        </w:rPr>
      </w:pPr>
      <w:r>
        <w:rPr>
          <w:rFonts w:ascii="Bookman Old Style" w:hAnsi="Bookman Old Style"/>
          <w:i/>
          <w:iCs/>
          <w:sz w:val="28"/>
          <w:szCs w:val="28"/>
          <w:lang w:val="es-ES_tradnl"/>
        </w:rPr>
        <w:t>Datos Enlazados</w:t>
      </w:r>
    </w:p>
    <w:p w:rsidR="001B7D7D" w:rsidRPr="007D524A" w:rsidRDefault="001B7D7D" w:rsidP="001B7D7D">
      <w:pPr>
        <w:spacing w:before="100"/>
        <w:jc w:val="right"/>
        <w:rPr>
          <w:rFonts w:ascii="Bookman Old Style" w:hAnsi="Bookman Old Style"/>
          <w:sz w:val="32"/>
          <w:lang w:val="es-ES_tradnl"/>
        </w:rPr>
      </w:pPr>
    </w:p>
    <w:p w:rsidR="001B7D7D" w:rsidRPr="007D524A" w:rsidRDefault="001B7D7D" w:rsidP="001B7D7D">
      <w:pPr>
        <w:jc w:val="right"/>
        <w:rPr>
          <w:rFonts w:ascii="Bookman Old Style" w:hAnsi="Bookman Old Style"/>
          <w:lang w:val="es-ES_tradnl"/>
        </w:rPr>
      </w:pPr>
    </w:p>
    <w:p w:rsidR="001B7D7D" w:rsidRPr="007D524A" w:rsidRDefault="001B7D7D" w:rsidP="001B7D7D">
      <w:pPr>
        <w:jc w:val="right"/>
        <w:rPr>
          <w:rFonts w:ascii="Bookman Old Style" w:hAnsi="Bookman Old Style"/>
          <w:lang w:val="es-ES_tradnl"/>
        </w:rPr>
      </w:pPr>
    </w:p>
    <w:p w:rsidR="001B7D7D" w:rsidRPr="007D524A" w:rsidRDefault="001B7D7D" w:rsidP="001B7D7D">
      <w:pPr>
        <w:jc w:val="right"/>
        <w:rPr>
          <w:rFonts w:ascii="Bookman Old Style" w:hAnsi="Bookman Old Style"/>
          <w:lang w:val="es-ES_tradnl"/>
        </w:rPr>
      </w:pPr>
    </w:p>
    <w:p w:rsidR="001B7D7D" w:rsidRPr="007D524A" w:rsidRDefault="001B7D7D" w:rsidP="001B7D7D">
      <w:pPr>
        <w:jc w:val="right"/>
        <w:rPr>
          <w:rFonts w:ascii="Bookman Old Style" w:hAnsi="Bookman Old Style"/>
          <w:lang w:val="es-ES_tradnl"/>
        </w:rPr>
      </w:pPr>
      <w:r w:rsidRPr="007D524A">
        <w:rPr>
          <w:rFonts w:ascii="Bookman Old Style" w:hAnsi="Bookman Old Style"/>
          <w:lang w:val="es-ES_tradnl"/>
        </w:rPr>
        <w:t xml:space="preserve">Versión </w:t>
      </w:r>
      <w:bookmarkStart w:id="238" w:name="Version"/>
      <w:r>
        <w:rPr>
          <w:rFonts w:ascii="Bookman Old Style" w:hAnsi="Bookman Old Style"/>
          <w:lang w:val="es-ES_tradnl"/>
        </w:rPr>
        <w:t>[1.0</w:t>
      </w:r>
      <w:ins w:id="239" w:author="Leonardo Salcedo" w:date="2011-04-25T16:28:00Z">
        <w:del w:id="240" w:author="DieGo" w:date="2012-05-29T09:27:00Z">
          <w:r w:rsidDel="00BB4F84">
            <w:rPr>
              <w:rFonts w:ascii="Bookman Old Style" w:hAnsi="Bookman Old Style"/>
              <w:lang w:val="es-ES_tradnl"/>
            </w:rPr>
            <w:delText>5</w:delText>
          </w:r>
        </w:del>
      </w:ins>
      <w:del w:id="241" w:author="Leonardo Salcedo" w:date="2011-04-25T16:28:00Z">
        <w:r w:rsidDel="00506DEF">
          <w:rPr>
            <w:rFonts w:ascii="Bookman Old Style" w:hAnsi="Bookman Old Style"/>
            <w:lang w:val="es-ES_tradnl"/>
          </w:rPr>
          <w:delText>4</w:delText>
        </w:r>
      </w:del>
      <w:r w:rsidRPr="007D524A">
        <w:rPr>
          <w:rFonts w:ascii="Bookman Old Style" w:hAnsi="Bookman Old Style"/>
          <w:lang w:val="es-ES_tradnl"/>
        </w:rPr>
        <w:t>]</w:t>
      </w:r>
      <w:bookmarkEnd w:id="238"/>
    </w:p>
    <w:p w:rsidR="001B7D7D" w:rsidRPr="007D524A" w:rsidRDefault="001B7D7D" w:rsidP="001B7D7D">
      <w:pPr>
        <w:jc w:val="right"/>
        <w:rPr>
          <w:rFonts w:ascii="Bookman Old Style" w:hAnsi="Bookman Old Style"/>
          <w:lang w:val="es-ES_tradnl"/>
        </w:rPr>
      </w:pPr>
    </w:p>
    <w:p w:rsidR="001B7D7D" w:rsidRPr="007D524A" w:rsidRDefault="001B7D7D" w:rsidP="001B7D7D">
      <w:pPr>
        <w:jc w:val="right"/>
        <w:rPr>
          <w:rFonts w:ascii="Bookman Old Style" w:hAnsi="Bookman Old Style"/>
          <w:lang w:val="es-ES_tradnl"/>
        </w:rPr>
      </w:pPr>
    </w:p>
    <w:p w:rsidR="001B7D7D" w:rsidRPr="007D524A" w:rsidRDefault="001B7D7D" w:rsidP="001B7D7D">
      <w:pPr>
        <w:jc w:val="right"/>
        <w:rPr>
          <w:rFonts w:ascii="Bookman Old Style" w:hAnsi="Bookman Old Style"/>
          <w:lang w:val="es-ES_tradnl"/>
        </w:rPr>
      </w:pPr>
    </w:p>
    <w:p w:rsidR="001B7D7D" w:rsidRPr="007D524A" w:rsidRDefault="001B7D7D" w:rsidP="001B7D7D">
      <w:pPr>
        <w:jc w:val="center"/>
        <w:rPr>
          <w:rFonts w:ascii="Bookman Old Style" w:hAnsi="Bookman Old Style"/>
          <w:lang w:val="es-ES_tradnl"/>
        </w:rPr>
        <w:sectPr w:rsidR="001B7D7D" w:rsidRPr="007D524A" w:rsidSect="002C61DA">
          <w:pgSz w:w="11907" w:h="16840" w:code="9"/>
          <w:pgMar w:top="1701" w:right="1417" w:bottom="1418" w:left="1701" w:header="1843" w:footer="1038" w:gutter="0"/>
          <w:pgNumType w:start="1"/>
          <w:cols w:space="720"/>
          <w:docGrid w:linePitch="360"/>
        </w:sectPr>
      </w:pPr>
    </w:p>
    <w:p w:rsidR="001B7D7D" w:rsidRPr="00281D73" w:rsidRDefault="001B7D7D" w:rsidP="00281D73">
      <w:pPr>
        <w:pStyle w:val="contenido"/>
        <w:spacing w:after="0"/>
        <w:jc w:val="left"/>
        <w:rPr>
          <w:b/>
          <w:sz w:val="24"/>
          <w:lang w:val="es-ES_tradnl"/>
        </w:rPr>
      </w:pPr>
      <w:bookmarkStart w:id="242" w:name="_Toc400366866"/>
      <w:r w:rsidRPr="00281D73">
        <w:rPr>
          <w:b/>
          <w:sz w:val="24"/>
          <w:lang w:val="es-ES_tradnl"/>
        </w:rPr>
        <w:lastRenderedPageBreak/>
        <w:t>Información de Documento</w:t>
      </w:r>
      <w:bookmarkEnd w:id="242"/>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169"/>
      </w:tblGrid>
      <w:tr w:rsidR="001B7D7D" w:rsidRPr="003423C4" w:rsidTr="001B7D7D">
        <w:tc>
          <w:tcPr>
            <w:tcW w:w="1809" w:type="dxa"/>
            <w:tcBorders>
              <w:top w:val="single" w:sz="12" w:space="0" w:color="7F7F7F" w:themeColor="text1" w:themeTint="80"/>
            </w:tcBorders>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Título:</w:t>
            </w:r>
          </w:p>
        </w:tc>
        <w:tc>
          <w:tcPr>
            <w:tcW w:w="7169" w:type="dxa"/>
            <w:tcBorders>
              <w:top w:val="single" w:sz="12" w:space="0" w:color="7F7F7F" w:themeColor="text1" w:themeTint="80"/>
            </w:tcBorders>
          </w:tcPr>
          <w:p w:rsidR="001B7D7D" w:rsidRPr="00E4012E" w:rsidRDefault="001B7D7D" w:rsidP="001B7D7D">
            <w:pPr>
              <w:rPr>
                <w:rFonts w:ascii="Bookman Old Style" w:hAnsi="Bookman Old Style"/>
                <w:lang w:val="es-ES_tradnl"/>
              </w:rPr>
            </w:pPr>
            <w:r w:rsidRPr="00E4012E">
              <w:rPr>
                <w:rFonts w:ascii="Bookman Old Style" w:hAnsi="Bookman Old Style"/>
                <w:lang w:val="es-ES_tradnl"/>
              </w:rPr>
              <w:t>Especificación de  casos de Uso</w:t>
            </w:r>
          </w:p>
        </w:tc>
      </w:tr>
      <w:tr w:rsidR="001B7D7D" w:rsidRPr="003423C4" w:rsidTr="001B7D7D">
        <w:tc>
          <w:tcPr>
            <w:tcW w:w="1809" w:type="dxa"/>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Subtítulo:</w:t>
            </w:r>
          </w:p>
        </w:tc>
        <w:tc>
          <w:tcPr>
            <w:tcW w:w="7169" w:type="dxa"/>
          </w:tcPr>
          <w:p w:rsidR="001B7D7D" w:rsidRPr="00684D2F" w:rsidRDefault="001B7D7D" w:rsidP="001B7D7D">
            <w:pPr>
              <w:rPr>
                <w:rFonts w:ascii="Bookman Old Style" w:hAnsi="Bookman Old Style"/>
                <w:lang w:val="es-ES_tradnl"/>
              </w:rPr>
            </w:pPr>
            <w:r>
              <w:rPr>
                <w:rFonts w:ascii="Bookman Old Style" w:hAnsi="Bookman Old Style"/>
                <w:lang w:val="es-ES_tradnl"/>
              </w:rPr>
              <w:t>Servicio Web de Extracción de Entidades</w:t>
            </w:r>
          </w:p>
          <w:p w:rsidR="001B7D7D" w:rsidRPr="00E4012E" w:rsidRDefault="001B7D7D" w:rsidP="001B7D7D">
            <w:pPr>
              <w:rPr>
                <w:rFonts w:ascii="Bookman Old Style" w:hAnsi="Bookman Old Style"/>
                <w:lang w:val="es-ES_tradnl"/>
              </w:rPr>
            </w:pPr>
          </w:p>
        </w:tc>
      </w:tr>
      <w:tr w:rsidR="001B7D7D" w:rsidRPr="003423C4" w:rsidTr="001B7D7D">
        <w:tc>
          <w:tcPr>
            <w:tcW w:w="1809" w:type="dxa"/>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Versión:</w:t>
            </w:r>
          </w:p>
        </w:tc>
        <w:tc>
          <w:tcPr>
            <w:tcW w:w="7169" w:type="dxa"/>
          </w:tcPr>
          <w:p w:rsidR="001B7D7D" w:rsidRPr="00E4012E" w:rsidRDefault="001B7D7D" w:rsidP="001B7D7D">
            <w:pPr>
              <w:rPr>
                <w:rFonts w:ascii="Bookman Old Style" w:hAnsi="Bookman Old Style"/>
                <w:lang w:val="es-ES_tradnl"/>
              </w:rPr>
            </w:pPr>
            <w:r w:rsidRPr="00E4012E">
              <w:rPr>
                <w:rFonts w:ascii="Bookman Old Style" w:hAnsi="Bookman Old Style"/>
                <w:lang w:val="es-ES_tradnl"/>
              </w:rPr>
              <w:t>[1.0]</w:t>
            </w:r>
          </w:p>
        </w:tc>
      </w:tr>
      <w:tr w:rsidR="001B7D7D" w:rsidRPr="003423C4" w:rsidTr="001B7D7D">
        <w:tc>
          <w:tcPr>
            <w:tcW w:w="1809" w:type="dxa"/>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Archivo:</w:t>
            </w:r>
          </w:p>
        </w:tc>
        <w:tc>
          <w:tcPr>
            <w:tcW w:w="7169" w:type="dxa"/>
          </w:tcPr>
          <w:p w:rsidR="001B7D7D" w:rsidRPr="00E4012E" w:rsidRDefault="001B7D7D" w:rsidP="001B7D7D">
            <w:pPr>
              <w:rPr>
                <w:rFonts w:ascii="Bookman Old Style" w:hAnsi="Bookman Old Style"/>
                <w:lang w:val="es-ES_tradnl"/>
              </w:rPr>
            </w:pPr>
            <w:r>
              <w:rPr>
                <w:rFonts w:ascii="Bookman Old Style" w:hAnsi="Bookman Old Style"/>
                <w:lang w:val="es-ES_tradnl"/>
              </w:rPr>
              <w:t>ECS_SW_ExtracciónEntidades</w:t>
            </w:r>
          </w:p>
        </w:tc>
      </w:tr>
      <w:tr w:rsidR="001B7D7D" w:rsidRPr="003423C4" w:rsidTr="001B7D7D">
        <w:tc>
          <w:tcPr>
            <w:tcW w:w="1809" w:type="dxa"/>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Autor:</w:t>
            </w:r>
          </w:p>
        </w:tc>
        <w:tc>
          <w:tcPr>
            <w:tcW w:w="7169" w:type="dxa"/>
          </w:tcPr>
          <w:p w:rsidR="001B7D7D" w:rsidRPr="00E4012E" w:rsidRDefault="001B7D7D" w:rsidP="001B7D7D">
            <w:pPr>
              <w:rPr>
                <w:rFonts w:ascii="Bookman Old Style" w:hAnsi="Bookman Old Style"/>
                <w:lang w:val="es-ES_tradnl"/>
              </w:rPr>
            </w:pPr>
            <w:r w:rsidRPr="00E4012E">
              <w:rPr>
                <w:rFonts w:ascii="Bookman Old Style" w:hAnsi="Bookman Old Style"/>
                <w:lang w:val="es-ES_tradnl"/>
              </w:rPr>
              <w:t xml:space="preserve">Fabricio </w:t>
            </w:r>
            <w:r>
              <w:rPr>
                <w:rFonts w:ascii="Bookman Old Style" w:hAnsi="Bookman Old Style"/>
                <w:lang w:val="es-ES_tradnl"/>
              </w:rPr>
              <w:t>Montaño</w:t>
            </w:r>
          </w:p>
        </w:tc>
      </w:tr>
      <w:tr w:rsidR="001B7D7D" w:rsidRPr="003423C4" w:rsidTr="001B7D7D">
        <w:tc>
          <w:tcPr>
            <w:tcW w:w="1809" w:type="dxa"/>
            <w:tcBorders>
              <w:bottom w:val="single" w:sz="12" w:space="0" w:color="7F7F7F" w:themeColor="text1" w:themeTint="80"/>
            </w:tcBorders>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Estado:</w:t>
            </w:r>
          </w:p>
        </w:tc>
        <w:tc>
          <w:tcPr>
            <w:tcW w:w="7169" w:type="dxa"/>
            <w:tcBorders>
              <w:bottom w:val="single" w:sz="12" w:space="0" w:color="7F7F7F" w:themeColor="text1" w:themeTint="80"/>
            </w:tcBorders>
          </w:tcPr>
          <w:p w:rsidR="001B7D7D" w:rsidRPr="00E4012E" w:rsidRDefault="001B7D7D" w:rsidP="001B7D7D">
            <w:pPr>
              <w:rPr>
                <w:rFonts w:ascii="Bookman Old Style" w:hAnsi="Bookman Old Style"/>
                <w:lang w:val="es-ES_tradnl"/>
              </w:rPr>
            </w:pPr>
            <w:r w:rsidRPr="00E4012E">
              <w:rPr>
                <w:rFonts w:ascii="Bookman Old Style" w:hAnsi="Bookman Old Style"/>
                <w:lang w:val="es-ES_tradnl"/>
              </w:rPr>
              <w:t>Borrador</w:t>
            </w:r>
          </w:p>
        </w:tc>
      </w:tr>
    </w:tbl>
    <w:p w:rsidR="00281D73" w:rsidRDefault="00281D73" w:rsidP="00281D73">
      <w:pPr>
        <w:pStyle w:val="contenido"/>
        <w:spacing w:after="0"/>
        <w:jc w:val="left"/>
        <w:rPr>
          <w:b/>
          <w:sz w:val="24"/>
          <w:lang w:val="es-ES_tradnl"/>
        </w:rPr>
      </w:pPr>
      <w:bookmarkStart w:id="243" w:name="_Toc400366867"/>
    </w:p>
    <w:p w:rsidR="001B7D7D" w:rsidRPr="00281D73" w:rsidRDefault="001B7D7D" w:rsidP="00281D73">
      <w:pPr>
        <w:pStyle w:val="contenido"/>
        <w:spacing w:after="0"/>
        <w:jc w:val="left"/>
        <w:rPr>
          <w:b/>
          <w:sz w:val="24"/>
          <w:lang w:val="es-ES_tradnl"/>
        </w:rPr>
      </w:pPr>
      <w:r w:rsidRPr="00281D73">
        <w:rPr>
          <w:b/>
          <w:sz w:val="24"/>
          <w:lang w:val="es-ES_tradnl"/>
        </w:rPr>
        <w:t>Lista de Cambios</w:t>
      </w:r>
      <w:bookmarkEnd w:id="243"/>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1985"/>
        <w:gridCol w:w="2268"/>
        <w:gridCol w:w="2917"/>
      </w:tblGrid>
      <w:tr w:rsidR="001B7D7D" w:rsidRPr="003423C4" w:rsidTr="001B7D7D">
        <w:trPr>
          <w:trHeight w:val="194"/>
        </w:trPr>
        <w:tc>
          <w:tcPr>
            <w:tcW w:w="1809" w:type="dxa"/>
            <w:tcBorders>
              <w:top w:val="single" w:sz="12" w:space="0" w:color="7F7F7F" w:themeColor="text1" w:themeTint="80"/>
            </w:tcBorders>
          </w:tcPr>
          <w:p w:rsidR="001B7D7D" w:rsidRPr="003423C4" w:rsidRDefault="001B7D7D" w:rsidP="001B7D7D">
            <w:pPr>
              <w:rPr>
                <w:rFonts w:ascii="Bookman Old Style" w:hAnsi="Bookman Old Style"/>
                <w:smallCaps/>
                <w:lang w:val="es-ES_tradnl"/>
              </w:rPr>
            </w:pPr>
            <w:r w:rsidRPr="003423C4">
              <w:rPr>
                <w:rFonts w:ascii="Bookman Old Style" w:hAnsi="Bookman Old Style"/>
                <w:smallCaps/>
                <w:lang w:val="es-ES_tradnl"/>
              </w:rPr>
              <w:t>Versión</w:t>
            </w:r>
          </w:p>
        </w:tc>
        <w:tc>
          <w:tcPr>
            <w:tcW w:w="1985" w:type="dxa"/>
            <w:tcBorders>
              <w:top w:val="single" w:sz="12" w:space="0" w:color="7F7F7F" w:themeColor="text1" w:themeTint="80"/>
            </w:tcBorders>
          </w:tcPr>
          <w:p w:rsidR="001B7D7D" w:rsidRPr="003423C4" w:rsidRDefault="001B7D7D" w:rsidP="001B7D7D">
            <w:pPr>
              <w:rPr>
                <w:rFonts w:ascii="Bookman Old Style" w:hAnsi="Bookman Old Style"/>
                <w:smallCaps/>
                <w:lang w:val="es-ES_tradnl"/>
              </w:rPr>
            </w:pPr>
            <w:r w:rsidRPr="003423C4">
              <w:rPr>
                <w:rFonts w:ascii="Bookman Old Style" w:hAnsi="Bookman Old Style"/>
                <w:smallCaps/>
                <w:lang w:val="es-ES_tradnl"/>
              </w:rPr>
              <w:t>Fecha</w:t>
            </w:r>
          </w:p>
        </w:tc>
        <w:tc>
          <w:tcPr>
            <w:tcW w:w="2268" w:type="dxa"/>
            <w:tcBorders>
              <w:top w:val="single" w:sz="12" w:space="0" w:color="7F7F7F" w:themeColor="text1" w:themeTint="80"/>
            </w:tcBorders>
          </w:tcPr>
          <w:p w:rsidR="001B7D7D" w:rsidRPr="003423C4" w:rsidRDefault="001B7D7D" w:rsidP="001B7D7D">
            <w:pPr>
              <w:rPr>
                <w:rFonts w:ascii="Bookman Old Style" w:hAnsi="Bookman Old Style"/>
                <w:smallCaps/>
                <w:lang w:val="es-ES_tradnl"/>
              </w:rPr>
            </w:pPr>
            <w:r w:rsidRPr="003423C4">
              <w:rPr>
                <w:rFonts w:ascii="Bookman Old Style" w:hAnsi="Bookman Old Style"/>
                <w:smallCaps/>
                <w:lang w:val="es-ES_tradnl"/>
              </w:rPr>
              <w:t>Autor</w:t>
            </w:r>
          </w:p>
        </w:tc>
        <w:tc>
          <w:tcPr>
            <w:tcW w:w="2917" w:type="dxa"/>
            <w:tcBorders>
              <w:top w:val="single" w:sz="12" w:space="0" w:color="7F7F7F" w:themeColor="text1" w:themeTint="80"/>
            </w:tcBorders>
          </w:tcPr>
          <w:p w:rsidR="001B7D7D" w:rsidRPr="003423C4" w:rsidRDefault="001B7D7D" w:rsidP="001B7D7D">
            <w:pPr>
              <w:rPr>
                <w:rFonts w:ascii="Bookman Old Style" w:hAnsi="Bookman Old Style"/>
                <w:smallCaps/>
                <w:lang w:val="es-ES_tradnl"/>
              </w:rPr>
            </w:pPr>
            <w:r w:rsidRPr="003423C4">
              <w:rPr>
                <w:rFonts w:ascii="Bookman Old Style" w:hAnsi="Bookman Old Style"/>
                <w:smallCaps/>
                <w:lang w:val="es-ES_tradnl"/>
              </w:rPr>
              <w:t>Descripción</w:t>
            </w:r>
          </w:p>
        </w:tc>
      </w:tr>
      <w:tr w:rsidR="001B7D7D" w:rsidRPr="003423C4" w:rsidTr="001B7D7D">
        <w:trPr>
          <w:trHeight w:val="193"/>
        </w:trPr>
        <w:tc>
          <w:tcPr>
            <w:tcW w:w="1809" w:type="dxa"/>
          </w:tcPr>
          <w:p w:rsidR="001B7D7D" w:rsidRPr="003423C4" w:rsidRDefault="001B7D7D" w:rsidP="001B7D7D">
            <w:pPr>
              <w:rPr>
                <w:rFonts w:ascii="Bookman Old Style" w:hAnsi="Bookman Old Style"/>
                <w:lang w:val="es-ES_tradnl"/>
              </w:rPr>
            </w:pPr>
            <w:r w:rsidRPr="003423C4">
              <w:rPr>
                <w:rFonts w:ascii="Bookman Old Style" w:hAnsi="Bookman Old Style"/>
                <w:lang w:val="es-ES_tradnl"/>
              </w:rPr>
              <w:t>1.0</w:t>
            </w:r>
          </w:p>
        </w:tc>
        <w:tc>
          <w:tcPr>
            <w:tcW w:w="1985" w:type="dxa"/>
          </w:tcPr>
          <w:p w:rsidR="001B7D7D" w:rsidRPr="003423C4" w:rsidRDefault="001B7D7D" w:rsidP="001B7D7D">
            <w:pPr>
              <w:rPr>
                <w:rFonts w:ascii="Bookman Old Style" w:hAnsi="Bookman Old Style"/>
                <w:lang w:val="es-ES_tradnl"/>
              </w:rPr>
            </w:pPr>
            <w:r w:rsidRPr="003423C4">
              <w:rPr>
                <w:rFonts w:ascii="Bookman Old Style" w:hAnsi="Bookman Old Style"/>
                <w:lang w:val="es-ES_tradnl"/>
              </w:rPr>
              <w:t>17/07/2014</w:t>
            </w:r>
          </w:p>
        </w:tc>
        <w:tc>
          <w:tcPr>
            <w:tcW w:w="2268" w:type="dxa"/>
          </w:tcPr>
          <w:p w:rsidR="001B7D7D" w:rsidRPr="003423C4" w:rsidRDefault="001B7D7D" w:rsidP="001B7D7D">
            <w:pPr>
              <w:rPr>
                <w:rFonts w:ascii="Bookman Old Style" w:hAnsi="Bookman Old Style"/>
                <w:lang w:val="es-ES_tradnl"/>
              </w:rPr>
            </w:pPr>
            <w:r w:rsidRPr="003423C4">
              <w:rPr>
                <w:rFonts w:ascii="Bookman Old Style" w:hAnsi="Bookman Old Style"/>
                <w:lang w:val="es-ES_tradnl"/>
              </w:rPr>
              <w:t>Fabricio Montaño</w:t>
            </w:r>
          </w:p>
        </w:tc>
        <w:tc>
          <w:tcPr>
            <w:tcW w:w="2917" w:type="dxa"/>
          </w:tcPr>
          <w:p w:rsidR="001B7D7D" w:rsidRPr="003423C4" w:rsidRDefault="001B7D7D" w:rsidP="001B7D7D">
            <w:pPr>
              <w:rPr>
                <w:rFonts w:ascii="Bookman Old Style" w:hAnsi="Bookman Old Style"/>
                <w:lang w:val="es-ES_tradnl"/>
              </w:rPr>
            </w:pPr>
            <w:r w:rsidRPr="003423C4">
              <w:rPr>
                <w:rFonts w:ascii="Bookman Old Style" w:hAnsi="Bookman Old Style"/>
                <w:lang w:val="es-ES_tradnl"/>
              </w:rPr>
              <w:t>Emisión inicial</w:t>
            </w:r>
          </w:p>
        </w:tc>
      </w:tr>
      <w:tr w:rsidR="001B7D7D" w:rsidRPr="003423C4" w:rsidTr="001B7D7D">
        <w:tc>
          <w:tcPr>
            <w:tcW w:w="1809" w:type="dxa"/>
            <w:tcBorders>
              <w:bottom w:val="single" w:sz="12" w:space="0" w:color="7F7F7F" w:themeColor="text1" w:themeTint="80"/>
            </w:tcBorders>
          </w:tcPr>
          <w:p w:rsidR="001B7D7D" w:rsidRPr="003423C4" w:rsidRDefault="001B7D7D" w:rsidP="001B7D7D">
            <w:pPr>
              <w:rPr>
                <w:rFonts w:ascii="Bookman Old Style" w:hAnsi="Bookman Old Style"/>
                <w:lang w:val="es-ES_tradnl"/>
              </w:rPr>
            </w:pPr>
          </w:p>
        </w:tc>
        <w:tc>
          <w:tcPr>
            <w:tcW w:w="1985" w:type="dxa"/>
            <w:tcBorders>
              <w:bottom w:val="single" w:sz="12" w:space="0" w:color="7F7F7F" w:themeColor="text1" w:themeTint="80"/>
            </w:tcBorders>
          </w:tcPr>
          <w:p w:rsidR="001B7D7D" w:rsidRPr="003423C4" w:rsidRDefault="001B7D7D" w:rsidP="001B7D7D">
            <w:pPr>
              <w:rPr>
                <w:rFonts w:ascii="Bookman Old Style" w:hAnsi="Bookman Old Style"/>
                <w:lang w:val="es-ES_tradnl"/>
              </w:rPr>
            </w:pPr>
          </w:p>
        </w:tc>
        <w:tc>
          <w:tcPr>
            <w:tcW w:w="2268" w:type="dxa"/>
            <w:tcBorders>
              <w:bottom w:val="single" w:sz="12" w:space="0" w:color="7F7F7F" w:themeColor="text1" w:themeTint="80"/>
            </w:tcBorders>
          </w:tcPr>
          <w:p w:rsidR="001B7D7D" w:rsidRPr="003423C4" w:rsidRDefault="001B7D7D" w:rsidP="001B7D7D">
            <w:pPr>
              <w:rPr>
                <w:rFonts w:ascii="Bookman Old Style" w:hAnsi="Bookman Old Style"/>
                <w:lang w:val="es-ES_tradnl"/>
              </w:rPr>
            </w:pPr>
          </w:p>
        </w:tc>
        <w:tc>
          <w:tcPr>
            <w:tcW w:w="2917" w:type="dxa"/>
            <w:tcBorders>
              <w:bottom w:val="single" w:sz="12" w:space="0" w:color="7F7F7F" w:themeColor="text1" w:themeTint="80"/>
            </w:tcBorders>
          </w:tcPr>
          <w:p w:rsidR="001B7D7D" w:rsidRPr="003423C4" w:rsidRDefault="001B7D7D" w:rsidP="001B7D7D">
            <w:pPr>
              <w:rPr>
                <w:rFonts w:ascii="Bookman Old Style" w:hAnsi="Bookman Old Style"/>
                <w:lang w:val="es-ES_tradnl"/>
              </w:rPr>
            </w:pPr>
          </w:p>
        </w:tc>
      </w:tr>
    </w:tbl>
    <w:p w:rsidR="00281D73" w:rsidRDefault="00281D73" w:rsidP="00281D73">
      <w:pPr>
        <w:pStyle w:val="contenido"/>
        <w:spacing w:after="0"/>
        <w:jc w:val="left"/>
        <w:rPr>
          <w:b/>
          <w:sz w:val="24"/>
          <w:lang w:val="es-ES_tradnl"/>
        </w:rPr>
      </w:pPr>
      <w:bookmarkStart w:id="244" w:name="_Toc400366868"/>
    </w:p>
    <w:p w:rsidR="001B7D7D" w:rsidRPr="00281D73" w:rsidRDefault="001B7D7D" w:rsidP="00281D73">
      <w:pPr>
        <w:pStyle w:val="contenido"/>
        <w:spacing w:after="0"/>
        <w:jc w:val="left"/>
        <w:rPr>
          <w:b/>
          <w:sz w:val="24"/>
          <w:lang w:val="es-ES_tradnl"/>
        </w:rPr>
      </w:pPr>
      <w:r w:rsidRPr="00281D73">
        <w:rPr>
          <w:b/>
          <w:sz w:val="24"/>
          <w:lang w:val="es-ES_tradnl"/>
        </w:rPr>
        <w:t>Firmas y Aprobaciones</w:t>
      </w:r>
      <w:bookmarkEnd w:id="244"/>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1701"/>
        <w:gridCol w:w="1559"/>
        <w:gridCol w:w="3625"/>
      </w:tblGrid>
      <w:tr w:rsidR="001B7D7D" w:rsidRPr="00E4012E" w:rsidTr="001B7D7D">
        <w:trPr>
          <w:trHeight w:val="400"/>
        </w:trPr>
        <w:tc>
          <w:tcPr>
            <w:tcW w:w="2093" w:type="dxa"/>
            <w:tcBorders>
              <w:top w:val="single" w:sz="12" w:space="0" w:color="7F7F7F" w:themeColor="text1" w:themeTint="80"/>
            </w:tcBorders>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Elaborado por:</w:t>
            </w:r>
          </w:p>
        </w:tc>
        <w:tc>
          <w:tcPr>
            <w:tcW w:w="3260" w:type="dxa"/>
            <w:gridSpan w:val="2"/>
            <w:tcBorders>
              <w:top w:val="single" w:sz="12" w:space="0" w:color="7F7F7F" w:themeColor="text1" w:themeTint="80"/>
            </w:tcBorders>
          </w:tcPr>
          <w:p w:rsidR="001B7D7D" w:rsidRPr="00E4012E" w:rsidRDefault="001B7D7D" w:rsidP="001B7D7D">
            <w:pPr>
              <w:rPr>
                <w:rFonts w:ascii="Bookman Old Style" w:hAnsi="Bookman Old Style"/>
                <w:lang w:val="es-ES_tradnl"/>
              </w:rPr>
            </w:pPr>
            <w:r w:rsidRPr="00E4012E">
              <w:rPr>
                <w:rFonts w:ascii="Bookman Old Style" w:hAnsi="Bookman Old Style"/>
                <w:lang w:val="es-ES_tradnl"/>
              </w:rPr>
              <w:t>Fabricio Montaño</w:t>
            </w:r>
          </w:p>
        </w:tc>
        <w:tc>
          <w:tcPr>
            <w:tcW w:w="3625" w:type="dxa"/>
            <w:vMerge w:val="restart"/>
            <w:tcBorders>
              <w:top w:val="single" w:sz="12" w:space="0" w:color="7F7F7F" w:themeColor="text1" w:themeTint="80"/>
            </w:tcBorders>
          </w:tcPr>
          <w:p w:rsidR="001B7D7D" w:rsidRPr="00E4012E" w:rsidRDefault="001B7D7D" w:rsidP="001B7D7D"/>
        </w:tc>
      </w:tr>
      <w:tr w:rsidR="001B7D7D" w:rsidRPr="00E4012E" w:rsidTr="001B7D7D">
        <w:tc>
          <w:tcPr>
            <w:tcW w:w="2093" w:type="dxa"/>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Fecha:</w:t>
            </w:r>
          </w:p>
        </w:tc>
        <w:tc>
          <w:tcPr>
            <w:tcW w:w="1701" w:type="dxa"/>
          </w:tcPr>
          <w:p w:rsidR="001B7D7D" w:rsidRPr="00E4012E" w:rsidRDefault="001B7D7D" w:rsidP="001B7D7D">
            <w:pPr>
              <w:rPr>
                <w:rFonts w:ascii="Bookman Old Style" w:hAnsi="Bookman Old Style"/>
                <w:lang w:val="es-ES_tradnl"/>
              </w:rPr>
            </w:pPr>
            <w:r w:rsidRPr="00E4012E">
              <w:rPr>
                <w:rFonts w:ascii="Bookman Old Style" w:hAnsi="Bookman Old Style"/>
                <w:lang w:val="es-ES_tradnl"/>
              </w:rPr>
              <w:t>17/07/2014</w:t>
            </w:r>
          </w:p>
        </w:tc>
        <w:tc>
          <w:tcPr>
            <w:tcW w:w="1559" w:type="dxa"/>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Firma:</w:t>
            </w:r>
          </w:p>
        </w:tc>
        <w:tc>
          <w:tcPr>
            <w:tcW w:w="3625" w:type="dxa"/>
            <w:vMerge/>
          </w:tcPr>
          <w:p w:rsidR="001B7D7D" w:rsidRPr="00E4012E" w:rsidRDefault="001B7D7D" w:rsidP="001B7D7D"/>
        </w:tc>
      </w:tr>
      <w:tr w:rsidR="001B7D7D" w:rsidRPr="00E4012E" w:rsidTr="001B7D7D">
        <w:tc>
          <w:tcPr>
            <w:tcW w:w="8978" w:type="dxa"/>
            <w:gridSpan w:val="4"/>
          </w:tcPr>
          <w:p w:rsidR="001B7D7D" w:rsidRPr="00E4012E" w:rsidRDefault="001B7D7D" w:rsidP="001B7D7D"/>
        </w:tc>
      </w:tr>
      <w:tr w:rsidR="001B7D7D" w:rsidRPr="00E4012E" w:rsidTr="001B7D7D">
        <w:trPr>
          <w:trHeight w:val="386"/>
        </w:trPr>
        <w:tc>
          <w:tcPr>
            <w:tcW w:w="2093" w:type="dxa"/>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Revisado por:</w:t>
            </w:r>
          </w:p>
        </w:tc>
        <w:tc>
          <w:tcPr>
            <w:tcW w:w="3260" w:type="dxa"/>
            <w:gridSpan w:val="2"/>
          </w:tcPr>
          <w:p w:rsidR="001B7D7D" w:rsidRPr="00E4012E" w:rsidRDefault="001B7D7D" w:rsidP="001B7D7D">
            <w:pPr>
              <w:rPr>
                <w:rFonts w:ascii="Bookman Old Style" w:hAnsi="Bookman Old Style"/>
                <w:lang w:val="es-ES_tradnl"/>
              </w:rPr>
            </w:pPr>
            <w:r w:rsidRPr="00E4012E">
              <w:rPr>
                <w:rFonts w:ascii="Bookman Old Style" w:hAnsi="Bookman Old Style"/>
                <w:lang w:val="es-ES_tradnl"/>
              </w:rPr>
              <w:t>Ing. Nelson Piedra</w:t>
            </w:r>
          </w:p>
        </w:tc>
        <w:tc>
          <w:tcPr>
            <w:tcW w:w="3625" w:type="dxa"/>
            <w:vMerge w:val="restart"/>
          </w:tcPr>
          <w:p w:rsidR="001B7D7D" w:rsidRPr="00E4012E" w:rsidRDefault="001B7D7D" w:rsidP="001B7D7D"/>
          <w:p w:rsidR="001B7D7D" w:rsidRPr="00E4012E" w:rsidRDefault="001B7D7D" w:rsidP="001B7D7D"/>
          <w:p w:rsidR="001B7D7D" w:rsidRPr="00E4012E" w:rsidRDefault="001B7D7D" w:rsidP="001B7D7D"/>
        </w:tc>
      </w:tr>
      <w:tr w:rsidR="001B7D7D" w:rsidRPr="00E4012E" w:rsidTr="001B7D7D">
        <w:trPr>
          <w:trHeight w:val="294"/>
        </w:trPr>
        <w:tc>
          <w:tcPr>
            <w:tcW w:w="2093" w:type="dxa"/>
            <w:tcBorders>
              <w:bottom w:val="single" w:sz="12" w:space="0" w:color="7F7F7F" w:themeColor="text1" w:themeTint="80"/>
            </w:tcBorders>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Fecha:</w:t>
            </w:r>
          </w:p>
        </w:tc>
        <w:tc>
          <w:tcPr>
            <w:tcW w:w="1701" w:type="dxa"/>
            <w:tcBorders>
              <w:bottom w:val="single" w:sz="12" w:space="0" w:color="7F7F7F" w:themeColor="text1" w:themeTint="80"/>
            </w:tcBorders>
          </w:tcPr>
          <w:p w:rsidR="001B7D7D" w:rsidRPr="00E4012E" w:rsidRDefault="001B7D7D" w:rsidP="001B7D7D">
            <w:pPr>
              <w:rPr>
                <w:rFonts w:ascii="Bookman Old Style" w:hAnsi="Bookman Old Style"/>
                <w:lang w:val="es-ES_tradnl"/>
              </w:rPr>
            </w:pPr>
          </w:p>
        </w:tc>
        <w:tc>
          <w:tcPr>
            <w:tcW w:w="1559" w:type="dxa"/>
            <w:tcBorders>
              <w:bottom w:val="single" w:sz="12" w:space="0" w:color="7F7F7F" w:themeColor="text1" w:themeTint="80"/>
            </w:tcBorders>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Firma:</w:t>
            </w:r>
          </w:p>
        </w:tc>
        <w:tc>
          <w:tcPr>
            <w:tcW w:w="3625" w:type="dxa"/>
            <w:vMerge/>
            <w:tcBorders>
              <w:bottom w:val="single" w:sz="12" w:space="0" w:color="7F7F7F" w:themeColor="text1" w:themeTint="80"/>
            </w:tcBorders>
          </w:tcPr>
          <w:p w:rsidR="001B7D7D" w:rsidRPr="00E4012E" w:rsidRDefault="001B7D7D" w:rsidP="001B7D7D"/>
        </w:tc>
      </w:tr>
    </w:tbl>
    <w:p w:rsidR="001B7D7D" w:rsidRPr="00E4012E" w:rsidRDefault="001B7D7D" w:rsidP="001B7D7D"/>
    <w:p w:rsidR="001B7D7D" w:rsidRPr="003423C4" w:rsidRDefault="001B7D7D" w:rsidP="001B7D7D"/>
    <w:p w:rsidR="001B7D7D" w:rsidRDefault="001B7D7D" w:rsidP="001B7D7D">
      <w:pPr>
        <w:rPr>
          <w:color w:val="000000"/>
          <w:lang w:val="es-ES_tradnl"/>
        </w:rPr>
      </w:pPr>
    </w:p>
    <w:p w:rsidR="001B7D7D" w:rsidRDefault="001B7D7D" w:rsidP="001B7D7D">
      <w:pPr>
        <w:rPr>
          <w:rFonts w:ascii="Bookman Old Style" w:hAnsi="Bookman Old Style" w:cs="Arial"/>
          <w:b/>
          <w:bCs/>
          <w:kern w:val="28"/>
          <w:sz w:val="32"/>
          <w:szCs w:val="32"/>
          <w:lang w:val="es-ES_tradnl"/>
        </w:rPr>
      </w:pPr>
      <w:r>
        <w:rPr>
          <w:rFonts w:ascii="Bookman Old Style" w:hAnsi="Bookman Old Style"/>
          <w:lang w:val="es-ES_tradnl"/>
        </w:rPr>
        <w:br w:type="page"/>
      </w:r>
    </w:p>
    <w:p w:rsidR="001B7D7D" w:rsidRPr="00571A26" w:rsidRDefault="001B7D7D" w:rsidP="001B7D7D">
      <w:pPr>
        <w:rPr>
          <w:rFonts w:ascii="Bookman Old Style" w:hAnsi="Bookman Old Style" w:cs="Arial"/>
          <w:b/>
          <w:bCs/>
          <w:kern w:val="28"/>
          <w:sz w:val="32"/>
          <w:szCs w:val="32"/>
          <w:lang w:val="es-ES_tradnl"/>
        </w:rPr>
      </w:pPr>
      <w:r w:rsidRPr="007D524A">
        <w:rPr>
          <w:rFonts w:ascii="Bookman Old Style" w:hAnsi="Bookman Old Style"/>
          <w:b/>
          <w:bCs/>
          <w:sz w:val="32"/>
          <w:szCs w:val="32"/>
          <w:lang w:val="es-ES_tradnl"/>
        </w:rPr>
        <w:lastRenderedPageBreak/>
        <w:t>Especificación de Requerimientos de Software (ERS)</w:t>
      </w:r>
    </w:p>
    <w:p w:rsidR="00281D73" w:rsidRDefault="00281D73" w:rsidP="00A35BD2">
      <w:pPr>
        <w:spacing w:before="100"/>
        <w:rPr>
          <w:rFonts w:ascii="Bookman Old Style" w:hAnsi="Bookman Old Style"/>
          <w:b/>
          <w:bCs/>
          <w:sz w:val="32"/>
          <w:szCs w:val="32"/>
          <w:lang w:val="es-ES_tradnl"/>
        </w:rPr>
      </w:pPr>
      <w:bookmarkStart w:id="245" w:name="_Toc358799190"/>
      <w:bookmarkStart w:id="246" w:name="_Toc399771639"/>
      <w:bookmarkStart w:id="247" w:name="_Toc400366869"/>
    </w:p>
    <w:p w:rsidR="001B7D7D" w:rsidRPr="00A35BD2" w:rsidRDefault="001B7D7D" w:rsidP="00A35BD2">
      <w:pPr>
        <w:spacing w:before="100"/>
        <w:rPr>
          <w:rFonts w:ascii="Bookman Old Style" w:hAnsi="Bookman Old Style"/>
          <w:b/>
          <w:bCs/>
          <w:sz w:val="32"/>
          <w:szCs w:val="32"/>
          <w:lang w:val="es-ES_tradnl"/>
        </w:rPr>
      </w:pPr>
      <w:r w:rsidRPr="00A35BD2">
        <w:rPr>
          <w:rFonts w:ascii="Bookman Old Style" w:hAnsi="Bookman Old Style"/>
          <w:b/>
          <w:bCs/>
          <w:sz w:val="32"/>
          <w:szCs w:val="32"/>
          <w:lang w:val="es-ES_tradnl"/>
        </w:rPr>
        <w:t>Introducción</w:t>
      </w:r>
      <w:bookmarkEnd w:id="245"/>
      <w:bookmarkEnd w:id="246"/>
      <w:bookmarkEnd w:id="247"/>
    </w:p>
    <w:p w:rsidR="00A35BD2" w:rsidRDefault="00A35BD2" w:rsidP="00A35BD2">
      <w:pPr>
        <w:pStyle w:val="contenido"/>
        <w:rPr>
          <w:rFonts w:ascii="Bookman Old Style" w:hAnsi="Bookman Old Style"/>
          <w:b/>
          <w:sz w:val="28"/>
          <w:szCs w:val="26"/>
          <w:lang w:val="es-ES_tradnl"/>
        </w:rPr>
      </w:pPr>
      <w:bookmarkStart w:id="248" w:name="_Toc358799191"/>
      <w:bookmarkStart w:id="249" w:name="_Toc399771640"/>
      <w:bookmarkStart w:id="250" w:name="_Toc400366870"/>
    </w:p>
    <w:p w:rsidR="001B7D7D" w:rsidRPr="00A35BD2" w:rsidRDefault="001B7D7D" w:rsidP="00A35BD2">
      <w:pPr>
        <w:spacing w:before="100"/>
        <w:ind w:left="426"/>
        <w:rPr>
          <w:rFonts w:ascii="Bookman Old Style" w:hAnsi="Bookman Old Style"/>
          <w:b/>
          <w:bCs/>
          <w:sz w:val="28"/>
          <w:szCs w:val="32"/>
          <w:lang w:val="es-ES_tradnl"/>
        </w:rPr>
      </w:pPr>
      <w:r w:rsidRPr="00A35BD2">
        <w:rPr>
          <w:rFonts w:ascii="Bookman Old Style" w:hAnsi="Bookman Old Style"/>
          <w:b/>
          <w:bCs/>
          <w:sz w:val="28"/>
          <w:szCs w:val="32"/>
          <w:lang w:val="es-ES_tradnl"/>
        </w:rPr>
        <w:t>Descripción</w:t>
      </w:r>
      <w:bookmarkEnd w:id="248"/>
      <w:bookmarkEnd w:id="249"/>
      <w:bookmarkEnd w:id="250"/>
    </w:p>
    <w:p w:rsidR="001B7D7D" w:rsidRDefault="001B7D7D" w:rsidP="00A35BD2">
      <w:pPr>
        <w:pStyle w:val="NormalInd"/>
        <w:spacing w:after="240"/>
        <w:ind w:left="720"/>
        <w:rPr>
          <w:rFonts w:eastAsia="Arial"/>
          <w:bCs/>
          <w:iCs/>
          <w:szCs w:val="22"/>
        </w:rPr>
      </w:pPr>
      <w:r>
        <w:rPr>
          <w:rFonts w:ascii="Bookman Old Style" w:hAnsi="Bookman Old Style"/>
          <w:sz w:val="22"/>
          <w:szCs w:val="22"/>
          <w:lang w:val="es-ES_tradnl"/>
        </w:rPr>
        <w:t>El presente documente tiene como finalidad redactar las funcionalidades con las que debe contar el sistema de descubrimiento, desambiguación y enlace en datos enlazados.</w:t>
      </w:r>
    </w:p>
    <w:p w:rsidR="001B7D7D" w:rsidRPr="00A35BD2" w:rsidRDefault="001B7D7D" w:rsidP="00A35BD2">
      <w:pPr>
        <w:spacing w:before="100"/>
        <w:ind w:left="426"/>
        <w:rPr>
          <w:rFonts w:ascii="Bookman Old Style" w:hAnsi="Bookman Old Style"/>
          <w:b/>
          <w:bCs/>
          <w:sz w:val="28"/>
          <w:szCs w:val="32"/>
          <w:lang w:val="es-ES_tradnl"/>
        </w:rPr>
      </w:pPr>
      <w:bookmarkStart w:id="251" w:name="_Toc358799192"/>
      <w:bookmarkStart w:id="252" w:name="_Toc399771641"/>
      <w:bookmarkStart w:id="253" w:name="_Toc400366871"/>
      <w:r w:rsidRPr="00A35BD2">
        <w:rPr>
          <w:rFonts w:ascii="Bookman Old Style" w:hAnsi="Bookman Old Style"/>
          <w:b/>
          <w:bCs/>
          <w:sz w:val="28"/>
          <w:szCs w:val="32"/>
          <w:lang w:val="es-ES_tradnl"/>
        </w:rPr>
        <w:t>Problemas Conocidos</w:t>
      </w:r>
      <w:bookmarkEnd w:id="251"/>
      <w:bookmarkEnd w:id="252"/>
      <w:bookmarkEnd w:id="253"/>
    </w:p>
    <w:p w:rsidR="001B7D7D" w:rsidRDefault="001B7D7D" w:rsidP="001B7D7D">
      <w:pPr>
        <w:pStyle w:val="NormalInd"/>
        <w:ind w:left="720"/>
        <w:rPr>
          <w:rFonts w:ascii="Bookman Old Style" w:hAnsi="Bookman Old Style"/>
          <w:sz w:val="22"/>
          <w:szCs w:val="22"/>
          <w:lang w:val="es-ES_tradnl"/>
        </w:rPr>
      </w:pPr>
      <w:r>
        <w:rPr>
          <w:rFonts w:ascii="Bookman Old Style" w:hAnsi="Bookman Old Style"/>
          <w:sz w:val="22"/>
          <w:szCs w:val="22"/>
          <w:lang w:val="es-ES_tradnl"/>
        </w:rPr>
        <w:t>Después de un análisis inicial se detectan los siguientes problemas:</w:t>
      </w:r>
    </w:p>
    <w:p w:rsidR="001B7D7D" w:rsidRDefault="001B7D7D" w:rsidP="001B7D7D">
      <w:pPr>
        <w:pStyle w:val="NormalInd"/>
        <w:ind w:left="720"/>
        <w:rPr>
          <w:rFonts w:ascii="Bookman Old Style" w:hAnsi="Bookman Old Style"/>
          <w:sz w:val="22"/>
          <w:szCs w:val="22"/>
          <w:lang w:val="es-ES_tradnl"/>
        </w:rPr>
      </w:pPr>
    </w:p>
    <w:p w:rsidR="001B7D7D" w:rsidRDefault="001B7D7D" w:rsidP="001B7D7D">
      <w:pPr>
        <w:pStyle w:val="NormalInd"/>
        <w:ind w:left="720"/>
        <w:rPr>
          <w:rFonts w:ascii="Bookman Old Style" w:hAnsi="Bookman Old Style"/>
          <w:sz w:val="22"/>
          <w:szCs w:val="22"/>
          <w:lang w:val="es-ES_tradnl"/>
        </w:rPr>
      </w:pPr>
    </w:p>
    <w:p w:rsidR="001B7D7D" w:rsidRDefault="001B7D7D" w:rsidP="00333126">
      <w:pPr>
        <w:pStyle w:val="NormalInd"/>
        <w:numPr>
          <w:ilvl w:val="0"/>
          <w:numId w:val="15"/>
        </w:numPr>
        <w:rPr>
          <w:rFonts w:ascii="Bookman Old Style" w:hAnsi="Bookman Old Style"/>
          <w:sz w:val="22"/>
          <w:szCs w:val="22"/>
          <w:lang w:val="es-ES_tradnl"/>
        </w:rPr>
      </w:pPr>
      <w:r>
        <w:rPr>
          <w:rFonts w:ascii="Bookman Old Style" w:hAnsi="Bookman Old Style"/>
          <w:sz w:val="22"/>
          <w:szCs w:val="22"/>
          <w:lang w:val="es-ES_tradnl"/>
        </w:rPr>
        <w:t xml:space="preserve">Los </w:t>
      </w:r>
      <w:r w:rsidRPr="00B21C59">
        <w:rPr>
          <w:rFonts w:ascii="Bookman Old Style" w:hAnsi="Bookman Old Style"/>
          <w:i/>
          <w:sz w:val="22"/>
          <w:szCs w:val="22"/>
          <w:lang w:val="es-ES_tradnl"/>
        </w:rPr>
        <w:t>abstract</w:t>
      </w:r>
      <w:r>
        <w:rPr>
          <w:rFonts w:ascii="Bookman Old Style" w:hAnsi="Bookman Old Style"/>
          <w:sz w:val="22"/>
          <w:szCs w:val="22"/>
          <w:lang w:val="es-ES_tradnl"/>
        </w:rPr>
        <w:t xml:space="preserve"> de las publicaciones universitarias que contienen datos relevantes a los que se desea acceder se encuentran en texto plano entendible solo para humanos. </w:t>
      </w:r>
    </w:p>
    <w:p w:rsidR="001B7D7D" w:rsidRPr="008D53CE" w:rsidRDefault="001B7D7D" w:rsidP="00333126">
      <w:pPr>
        <w:pStyle w:val="NormalInd"/>
        <w:numPr>
          <w:ilvl w:val="0"/>
          <w:numId w:val="15"/>
        </w:numPr>
        <w:rPr>
          <w:rFonts w:ascii="Bookman Old Style" w:hAnsi="Bookman Old Style"/>
          <w:sz w:val="22"/>
          <w:szCs w:val="22"/>
          <w:lang w:val="es-ES_tradnl"/>
        </w:rPr>
      </w:pPr>
      <w:r>
        <w:rPr>
          <w:rFonts w:ascii="Bookman Old Style" w:hAnsi="Bookman Old Style"/>
          <w:sz w:val="22"/>
          <w:szCs w:val="22"/>
          <w:lang w:val="es-ES_tradnl"/>
        </w:rPr>
        <w:t>Los datos en texto no son referenciados hacia fuentes externas.</w:t>
      </w:r>
    </w:p>
    <w:p w:rsidR="001B7D7D" w:rsidRDefault="001B7D7D" w:rsidP="00333126">
      <w:pPr>
        <w:pStyle w:val="NormalInd"/>
        <w:numPr>
          <w:ilvl w:val="0"/>
          <w:numId w:val="15"/>
        </w:numPr>
        <w:rPr>
          <w:rFonts w:ascii="Bookman Old Style" w:hAnsi="Bookman Old Style"/>
          <w:sz w:val="22"/>
          <w:szCs w:val="22"/>
          <w:lang w:val="es-ES_tradnl"/>
        </w:rPr>
      </w:pPr>
      <w:r>
        <w:rPr>
          <w:rFonts w:ascii="Bookman Old Style" w:hAnsi="Bookman Old Style"/>
          <w:sz w:val="22"/>
          <w:szCs w:val="22"/>
          <w:lang w:val="es-ES_tradnl"/>
        </w:rPr>
        <w:t>Los datos en texto plano pueden ser ambiguos y tener más de un enlace posible en LOD Cloud específicamente DBpedia.</w:t>
      </w:r>
    </w:p>
    <w:p w:rsidR="001B7D7D" w:rsidRDefault="001B7D7D" w:rsidP="00333126">
      <w:pPr>
        <w:pStyle w:val="NormalInd"/>
        <w:numPr>
          <w:ilvl w:val="0"/>
          <w:numId w:val="15"/>
        </w:numPr>
        <w:rPr>
          <w:rFonts w:ascii="Bookman Old Style" w:hAnsi="Bookman Old Style"/>
          <w:sz w:val="22"/>
          <w:szCs w:val="22"/>
          <w:lang w:val="es-ES_tradnl"/>
        </w:rPr>
      </w:pPr>
      <w:r>
        <w:rPr>
          <w:rFonts w:ascii="Bookman Old Style" w:hAnsi="Bookman Old Style"/>
          <w:sz w:val="22"/>
          <w:szCs w:val="22"/>
          <w:lang w:val="es-ES_tradnl"/>
        </w:rPr>
        <w:t>No existe un proceso estándar para procesos de enlace y desambiguación lingüística</w:t>
      </w:r>
      <w:r w:rsidRPr="008F01BA">
        <w:rPr>
          <w:rFonts w:ascii="Bookman Old Style" w:hAnsi="Bookman Old Style"/>
          <w:sz w:val="22"/>
          <w:szCs w:val="22"/>
          <w:lang w:val="es-ES_tradnl"/>
        </w:rPr>
        <w:t>.</w:t>
      </w:r>
    </w:p>
    <w:p w:rsidR="001B7D7D" w:rsidRPr="008D53CE" w:rsidRDefault="001B7D7D" w:rsidP="00333126">
      <w:pPr>
        <w:pStyle w:val="NormalInd"/>
        <w:numPr>
          <w:ilvl w:val="0"/>
          <w:numId w:val="15"/>
        </w:numPr>
        <w:rPr>
          <w:rFonts w:ascii="Bookman Old Style" w:hAnsi="Bookman Old Style"/>
          <w:sz w:val="22"/>
          <w:szCs w:val="22"/>
          <w:lang w:val="es-ES_tradnl"/>
        </w:rPr>
      </w:pPr>
      <w:r w:rsidRPr="008F01BA">
        <w:rPr>
          <w:rFonts w:ascii="Bookman Old Style" w:hAnsi="Bookman Old Style"/>
          <w:sz w:val="22"/>
          <w:szCs w:val="22"/>
          <w:lang w:val="es-ES_tradnl"/>
        </w:rPr>
        <w:t xml:space="preserve">Las conexiones y/o consultas hacia el DataSet de </w:t>
      </w:r>
      <w:r>
        <w:rPr>
          <w:rFonts w:ascii="Bookman Old Style" w:hAnsi="Bookman Old Style"/>
          <w:sz w:val="22"/>
          <w:szCs w:val="22"/>
          <w:lang w:val="es-ES_tradnl"/>
        </w:rPr>
        <w:t>DBpedia pueden demorar</w:t>
      </w:r>
      <w:r w:rsidRPr="008D53CE">
        <w:rPr>
          <w:rFonts w:ascii="Bookman Old Style" w:hAnsi="Bookman Old Style"/>
          <w:sz w:val="22"/>
          <w:szCs w:val="22"/>
          <w:lang w:val="es-ES_tradnl"/>
        </w:rPr>
        <w:t xml:space="preserve"> </w:t>
      </w:r>
      <w:r>
        <w:rPr>
          <w:rFonts w:ascii="Bookman Old Style" w:hAnsi="Bookman Old Style"/>
          <w:sz w:val="22"/>
          <w:szCs w:val="22"/>
          <w:lang w:val="es-ES_tradnl"/>
        </w:rPr>
        <w:t>o fallar.</w:t>
      </w:r>
    </w:p>
    <w:p w:rsidR="00A35BD2" w:rsidRDefault="00A35BD2" w:rsidP="00A35BD2">
      <w:pPr>
        <w:spacing w:before="100"/>
        <w:rPr>
          <w:rFonts w:ascii="Bookman Old Style" w:hAnsi="Bookman Old Style"/>
          <w:b/>
          <w:bCs/>
          <w:sz w:val="28"/>
          <w:szCs w:val="32"/>
          <w:lang w:val="es-ES_tradnl"/>
        </w:rPr>
      </w:pPr>
      <w:bookmarkStart w:id="254" w:name="_Toc358799193"/>
      <w:bookmarkStart w:id="255" w:name="_Toc399771642"/>
      <w:bookmarkStart w:id="256" w:name="_Toc400366872"/>
    </w:p>
    <w:p w:rsidR="001B7D7D" w:rsidRPr="00A35BD2" w:rsidRDefault="001B7D7D" w:rsidP="00281D73">
      <w:pPr>
        <w:spacing w:before="100"/>
        <w:ind w:left="426"/>
        <w:rPr>
          <w:rFonts w:ascii="Bookman Old Style" w:hAnsi="Bookman Old Style"/>
          <w:b/>
          <w:bCs/>
          <w:sz w:val="28"/>
          <w:szCs w:val="32"/>
          <w:lang w:val="es-ES_tradnl"/>
        </w:rPr>
      </w:pPr>
      <w:r w:rsidRPr="00A35BD2">
        <w:rPr>
          <w:rFonts w:ascii="Bookman Old Style" w:hAnsi="Bookman Old Style"/>
          <w:b/>
          <w:bCs/>
          <w:sz w:val="28"/>
          <w:szCs w:val="32"/>
          <w:lang w:val="es-ES_tradnl"/>
        </w:rPr>
        <w:t>Referencias</w:t>
      </w:r>
      <w:bookmarkEnd w:id="254"/>
      <w:bookmarkEnd w:id="255"/>
      <w:bookmarkEnd w:id="256"/>
    </w:p>
    <w:tbl>
      <w:tblPr>
        <w:tblW w:w="0" w:type="auto"/>
        <w:tblInd w:w="887" w:type="dxa"/>
        <w:tblLook w:val="01E0" w:firstRow="1" w:lastRow="1" w:firstColumn="1" w:lastColumn="1" w:noHBand="0" w:noVBand="0"/>
      </w:tblPr>
      <w:tblGrid>
        <w:gridCol w:w="550"/>
        <w:gridCol w:w="7360"/>
      </w:tblGrid>
      <w:tr w:rsidR="001B7D7D" w:rsidRPr="007D524A" w:rsidTr="001B7D7D">
        <w:tc>
          <w:tcPr>
            <w:tcW w:w="550" w:type="dxa"/>
          </w:tcPr>
          <w:p w:rsidR="001B7D7D" w:rsidRPr="007D524A" w:rsidRDefault="001B7D7D" w:rsidP="001B7D7D">
            <w:pPr>
              <w:rPr>
                <w:rFonts w:ascii="Bookman Old Style" w:hAnsi="Bookman Old Style"/>
                <w:b/>
                <w:lang w:val="es-ES_tradnl"/>
              </w:rPr>
            </w:pPr>
          </w:p>
        </w:tc>
        <w:tc>
          <w:tcPr>
            <w:tcW w:w="7360" w:type="dxa"/>
          </w:tcPr>
          <w:p w:rsidR="001B7D7D" w:rsidRDefault="001B7D7D" w:rsidP="001B7D7D">
            <w:pPr>
              <w:rPr>
                <w:rFonts w:ascii="Bookman Old Style" w:hAnsi="Bookman Old Style"/>
                <w:lang w:val="es-ES_tradnl"/>
              </w:rPr>
            </w:pPr>
          </w:p>
          <w:p w:rsidR="001B7D7D" w:rsidRPr="007D524A" w:rsidRDefault="001B7D7D" w:rsidP="001B7D7D">
            <w:pPr>
              <w:rPr>
                <w:rFonts w:ascii="Bookman Old Style" w:hAnsi="Bookman Old Style"/>
                <w:lang w:val="es-ES_tradnl"/>
              </w:rPr>
            </w:pPr>
            <w:r w:rsidRPr="00953293">
              <w:rPr>
                <w:rFonts w:ascii="Bookman Old Style" w:hAnsi="Bookman Old Style"/>
                <w:lang w:val="es-ES_tradnl"/>
              </w:rPr>
              <w:t>ANSI/IEEE Std. 830-1984 Guía del IEEE para la Especificación de</w:t>
            </w:r>
            <w:r>
              <w:rPr>
                <w:rFonts w:ascii="Bookman Old Style" w:hAnsi="Bookman Old Style"/>
                <w:lang w:val="es-ES_tradnl"/>
              </w:rPr>
              <w:t xml:space="preserve"> </w:t>
            </w:r>
            <w:r w:rsidRPr="00953293">
              <w:rPr>
                <w:rFonts w:ascii="Bookman Old Style" w:hAnsi="Bookman Old Style"/>
                <w:lang w:val="es-ES_tradnl"/>
              </w:rPr>
              <w:t>Requerimientos Software.</w:t>
            </w:r>
            <w:r>
              <w:rPr>
                <w:rStyle w:val="Refdenotaalpie"/>
                <w:rFonts w:ascii="Bookman Old Style" w:hAnsi="Bookman Old Style"/>
                <w:lang w:val="es-ES_tradnl"/>
              </w:rPr>
              <w:footnoteReference w:id="32"/>
            </w:r>
          </w:p>
        </w:tc>
      </w:tr>
    </w:tbl>
    <w:p w:rsidR="008A118B" w:rsidRDefault="008A118B" w:rsidP="00361097">
      <w:pPr>
        <w:pStyle w:val="contenido"/>
        <w:rPr>
          <w:lang w:val="es-ES_tradnl"/>
        </w:rPr>
      </w:pPr>
      <w:bookmarkStart w:id="257" w:name="_Toc358799194"/>
      <w:bookmarkStart w:id="258" w:name="_Toc399771643"/>
    </w:p>
    <w:p w:rsidR="001B7D7D" w:rsidRPr="00A35BD2" w:rsidRDefault="001B7D7D" w:rsidP="00281D73">
      <w:pPr>
        <w:spacing w:before="100"/>
        <w:ind w:left="426"/>
        <w:rPr>
          <w:rFonts w:ascii="Bookman Old Style" w:hAnsi="Bookman Old Style"/>
          <w:b/>
          <w:bCs/>
          <w:sz w:val="28"/>
          <w:szCs w:val="32"/>
          <w:lang w:val="es-ES_tradnl"/>
        </w:rPr>
      </w:pPr>
      <w:bookmarkStart w:id="259" w:name="_Toc400366873"/>
      <w:r w:rsidRPr="00A35BD2">
        <w:rPr>
          <w:rFonts w:ascii="Bookman Old Style" w:hAnsi="Bookman Old Style"/>
          <w:b/>
          <w:bCs/>
          <w:sz w:val="28"/>
          <w:szCs w:val="32"/>
          <w:lang w:val="es-ES_tradnl"/>
        </w:rPr>
        <w:t>Descripción  General</w:t>
      </w:r>
      <w:bookmarkEnd w:id="257"/>
      <w:bookmarkEnd w:id="258"/>
      <w:bookmarkEnd w:id="259"/>
    </w:p>
    <w:p w:rsidR="001B7D7D" w:rsidRPr="007D524A" w:rsidRDefault="001B7D7D" w:rsidP="001B7D7D">
      <w:pPr>
        <w:pStyle w:val="NormalInd"/>
        <w:rPr>
          <w:rFonts w:ascii="Bookman Old Style" w:hAnsi="Bookman Old Style"/>
          <w:sz w:val="22"/>
          <w:szCs w:val="22"/>
          <w:lang w:val="es-ES_tradnl"/>
        </w:rPr>
      </w:pPr>
    </w:p>
    <w:p w:rsidR="001B7D7D" w:rsidRDefault="001B7D7D" w:rsidP="001B7D7D">
      <w:pPr>
        <w:ind w:left="709"/>
        <w:rPr>
          <w:rFonts w:ascii="Bookman Old Style" w:hAnsi="Bookman Old Style"/>
          <w:lang w:val="es-ES_tradnl"/>
        </w:rPr>
      </w:pPr>
      <w:r>
        <w:rPr>
          <w:rFonts w:ascii="Bookman Old Style" w:hAnsi="Bookman Old Style"/>
          <w:lang w:val="es-ES_tradnl"/>
        </w:rPr>
        <w:t xml:space="preserve">El fin del sistema es el descubrimiento de datos relevantes dentro del texto plano en los </w:t>
      </w:r>
      <w:r w:rsidRPr="00953293">
        <w:rPr>
          <w:rFonts w:ascii="Bookman Old Style" w:hAnsi="Bookman Old Style"/>
          <w:i/>
          <w:lang w:val="es-ES_tradnl"/>
        </w:rPr>
        <w:t>abstracts</w:t>
      </w:r>
      <w:r>
        <w:rPr>
          <w:rFonts w:ascii="Bookman Old Style" w:hAnsi="Bookman Old Style"/>
          <w:i/>
          <w:lang w:val="es-ES_tradnl"/>
        </w:rPr>
        <w:t xml:space="preserve"> </w:t>
      </w:r>
      <w:r>
        <w:rPr>
          <w:rFonts w:ascii="Bookman Old Style" w:hAnsi="Bookman Old Style"/>
          <w:lang w:val="es-ES_tradnl"/>
        </w:rPr>
        <w:t>en las publicaciones universitarias, y si en caso un término extraído es ambiguo determinar el significado usado, para luego ser enlazado a DBpedia (LOD Cloud) si en caso existiera un recurso al cual referencie.</w:t>
      </w:r>
    </w:p>
    <w:p w:rsidR="001B7D7D" w:rsidRDefault="001B7D7D" w:rsidP="001B7D7D">
      <w:pPr>
        <w:ind w:left="709"/>
        <w:rPr>
          <w:rFonts w:ascii="Bookman Old Style" w:hAnsi="Bookman Old Style"/>
          <w:lang w:val="es-ES_tradnl"/>
        </w:rPr>
      </w:pPr>
      <w:r>
        <w:rPr>
          <w:rFonts w:ascii="Bookman Old Style" w:hAnsi="Bookman Old Style"/>
          <w:lang w:val="es-ES_tradnl"/>
        </w:rPr>
        <w:t xml:space="preserve">Para acceder al sistema se levantara servicios web diferentes para cada proceso relevante dentro del sistema que interactuaran entre sí. Se desarrollara un interfaz web para usuarios que permitirá visualizar los resultados individuales e integrales de los servicios. </w:t>
      </w:r>
    </w:p>
    <w:p w:rsidR="001B7D7D" w:rsidRPr="00A35BD2" w:rsidDel="001B7A76" w:rsidRDefault="001B7D7D" w:rsidP="00281D73">
      <w:pPr>
        <w:spacing w:before="100"/>
        <w:ind w:left="426"/>
        <w:rPr>
          <w:del w:id="260" w:author="DieGo" w:date="2012-05-29T12:11:00Z"/>
          <w:rFonts w:ascii="Bookman Old Style" w:hAnsi="Bookman Old Style"/>
          <w:b/>
          <w:bCs/>
          <w:sz w:val="28"/>
          <w:szCs w:val="32"/>
          <w:lang w:val="es-ES_tradnl"/>
        </w:rPr>
      </w:pPr>
      <w:del w:id="261" w:author="DieGo" w:date="2012-05-29T12:11:00Z">
        <w:r w:rsidRPr="00A35BD2" w:rsidDel="001B7A76">
          <w:rPr>
            <w:rFonts w:ascii="Bookman Old Style" w:hAnsi="Bookman Old Style"/>
            <w:b/>
            <w:bCs/>
            <w:sz w:val="28"/>
            <w:szCs w:val="32"/>
            <w:lang w:val="es-ES_tradnl"/>
          </w:rPr>
          <w:delText>El desarrollo de estas oportunidades de negocio generará también la necesidad de compartir conocimiento</w:delText>
        </w:r>
      </w:del>
      <w:ins w:id="262" w:author="Mayra de la Torre" w:date="2011-04-25T16:05:00Z">
        <w:del w:id="263" w:author="DieGo" w:date="2012-05-29T12:11:00Z">
          <w:r w:rsidRPr="00A35BD2" w:rsidDel="001B7A76">
            <w:rPr>
              <w:rFonts w:ascii="Bookman Old Style" w:hAnsi="Bookman Old Style"/>
              <w:b/>
              <w:bCs/>
              <w:sz w:val="28"/>
              <w:szCs w:val="32"/>
              <w:lang w:val="es-ES_tradnl"/>
            </w:rPr>
            <w:delText xml:space="preserve"> e ideas </w:delText>
          </w:r>
        </w:del>
      </w:ins>
      <w:ins w:id="264" w:author="Mayra de la Torre" w:date="2011-04-25T16:06:00Z">
        <w:del w:id="265" w:author="DieGo" w:date="2012-05-29T12:11:00Z">
          <w:r w:rsidRPr="00A35BD2" w:rsidDel="001B7A76">
            <w:rPr>
              <w:rFonts w:ascii="Bookman Old Style" w:hAnsi="Bookman Old Style"/>
              <w:b/>
              <w:bCs/>
              <w:sz w:val="28"/>
              <w:szCs w:val="32"/>
              <w:lang w:val="es-ES_tradnl"/>
            </w:rPr>
            <w:delText xml:space="preserve">entre otros </w:delText>
          </w:r>
        </w:del>
      </w:ins>
      <w:ins w:id="266" w:author="Mayra de la Torre" w:date="2011-04-25T16:05:00Z">
        <w:del w:id="267" w:author="DieGo" w:date="2012-05-29T12:11:00Z">
          <w:r w:rsidRPr="00A35BD2" w:rsidDel="001B7A76">
            <w:rPr>
              <w:rFonts w:ascii="Bookman Old Style" w:hAnsi="Bookman Old Style"/>
              <w:b/>
              <w:bCs/>
              <w:sz w:val="28"/>
              <w:szCs w:val="32"/>
              <w:lang w:val="es-ES_tradnl"/>
            </w:rPr>
            <w:delText xml:space="preserve">sobre normas, políticas de Ciencia, </w:delText>
          </w:r>
        </w:del>
      </w:ins>
      <w:ins w:id="268" w:author="Mayra de la Torre" w:date="2011-04-25T16:06:00Z">
        <w:del w:id="269" w:author="DieGo" w:date="2012-05-29T12:11:00Z">
          <w:r w:rsidRPr="00A35BD2" w:rsidDel="001B7A76">
            <w:rPr>
              <w:rFonts w:ascii="Bookman Old Style" w:hAnsi="Bookman Old Style"/>
              <w:b/>
              <w:bCs/>
              <w:sz w:val="28"/>
              <w:szCs w:val="32"/>
              <w:lang w:val="es-ES_tradnl"/>
            </w:rPr>
            <w:delText>T</w:delText>
          </w:r>
        </w:del>
      </w:ins>
      <w:ins w:id="270" w:author="Mayra de la Torre" w:date="2011-04-25T16:05:00Z">
        <w:del w:id="271" w:author="DieGo" w:date="2012-05-29T12:11:00Z">
          <w:r w:rsidRPr="00A35BD2" w:rsidDel="001B7A76">
            <w:rPr>
              <w:rFonts w:ascii="Bookman Old Style" w:hAnsi="Bookman Old Style"/>
              <w:b/>
              <w:bCs/>
              <w:sz w:val="28"/>
              <w:szCs w:val="32"/>
              <w:lang w:val="es-ES_tradnl"/>
            </w:rPr>
            <w:delText>ecnolog</w:delText>
          </w:r>
        </w:del>
      </w:ins>
      <w:ins w:id="272" w:author="Mayra de la Torre" w:date="2011-04-25T16:06:00Z">
        <w:del w:id="273" w:author="DieGo" w:date="2012-05-29T12:11:00Z">
          <w:r w:rsidRPr="00A35BD2" w:rsidDel="001B7A76">
            <w:rPr>
              <w:rFonts w:ascii="Bookman Old Style" w:hAnsi="Bookman Old Style"/>
              <w:b/>
              <w:bCs/>
              <w:sz w:val="28"/>
              <w:szCs w:val="32"/>
              <w:lang w:val="es-ES_tradnl"/>
            </w:rPr>
            <w:delText>ía e Innovación, política industrial ;</w:delText>
          </w:r>
        </w:del>
      </w:ins>
      <w:del w:id="274" w:author="DieGo" w:date="2012-05-29T12:11:00Z">
        <w:r w:rsidRPr="00A35BD2" w:rsidDel="001B7A76">
          <w:rPr>
            <w:rFonts w:ascii="Bookman Old Style" w:hAnsi="Bookman Old Style"/>
            <w:b/>
            <w:bCs/>
            <w:sz w:val="28"/>
            <w:szCs w:val="32"/>
            <w:lang w:val="es-ES_tradnl"/>
          </w:rPr>
          <w:delText>, para ello la plataforma web se servirá del uso de foros y cursos virtuales de enseñanza-aprendizaje hacia una determinada comunidad de personas interesadas</w:delText>
        </w:r>
      </w:del>
      <w:ins w:id="275" w:author="Mayra de la Torre" w:date="2011-04-25T16:06:00Z">
        <w:del w:id="276" w:author="DieGo" w:date="2012-05-29T12:11:00Z">
          <w:r w:rsidRPr="00A35BD2" w:rsidDel="001B7A76">
            <w:rPr>
              <w:rFonts w:ascii="Bookman Old Style" w:hAnsi="Bookman Old Style"/>
              <w:b/>
              <w:bCs/>
              <w:sz w:val="28"/>
              <w:szCs w:val="32"/>
              <w:lang w:val="es-ES_tradnl"/>
            </w:rPr>
            <w:delText>.</w:delText>
          </w:r>
        </w:del>
      </w:ins>
      <w:del w:id="277" w:author="DieGo" w:date="2012-05-29T12:11:00Z">
        <w:r w:rsidRPr="00A35BD2" w:rsidDel="001B7A76">
          <w:rPr>
            <w:rFonts w:ascii="Bookman Old Style" w:hAnsi="Bookman Old Style"/>
            <w:b/>
            <w:bCs/>
            <w:sz w:val="28"/>
            <w:szCs w:val="32"/>
            <w:lang w:val="es-ES_tradnl"/>
          </w:rPr>
          <w:delText xml:space="preserve"> en aprender de las experiencias de los miembros de la plataforma Web.</w:delText>
        </w:r>
        <w:bookmarkStart w:id="278" w:name="_Toc326337107"/>
        <w:bookmarkStart w:id="279" w:name="_Toc326337132"/>
        <w:bookmarkStart w:id="280" w:name="_Toc326339157"/>
        <w:bookmarkStart w:id="281" w:name="_Toc326586402"/>
        <w:bookmarkStart w:id="282" w:name="_Toc326596600"/>
        <w:bookmarkStart w:id="283" w:name="_Toc326650543"/>
        <w:bookmarkStart w:id="284" w:name="_Toc326650713"/>
        <w:bookmarkStart w:id="285" w:name="_Toc326675296"/>
        <w:bookmarkStart w:id="286" w:name="_Toc326736086"/>
        <w:bookmarkStart w:id="287" w:name="_Toc333309322"/>
        <w:bookmarkStart w:id="288" w:name="_Toc358487574"/>
        <w:bookmarkStart w:id="289" w:name="_Toc358798396"/>
        <w:bookmarkStart w:id="290" w:name="_Toc358799195"/>
        <w:bookmarkStart w:id="291" w:name="_Toc399771644"/>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del>
    </w:p>
    <w:p w:rsidR="001B7D7D" w:rsidRPr="00A35BD2" w:rsidDel="001B7A76" w:rsidRDefault="001B7D7D" w:rsidP="00281D73">
      <w:pPr>
        <w:spacing w:before="100"/>
        <w:ind w:left="426"/>
        <w:rPr>
          <w:del w:id="292" w:author="DieGo" w:date="2012-05-29T12:11:00Z"/>
          <w:rFonts w:ascii="Bookman Old Style" w:hAnsi="Bookman Old Style"/>
          <w:b/>
          <w:bCs/>
          <w:sz w:val="28"/>
          <w:szCs w:val="32"/>
          <w:lang w:val="es-ES_tradnl"/>
        </w:rPr>
      </w:pPr>
      <w:bookmarkStart w:id="293" w:name="_Toc326337108"/>
      <w:bookmarkStart w:id="294" w:name="_Toc326337133"/>
      <w:bookmarkStart w:id="295" w:name="_Toc326339158"/>
      <w:bookmarkStart w:id="296" w:name="_Toc326586403"/>
      <w:bookmarkStart w:id="297" w:name="_Toc326596601"/>
      <w:bookmarkStart w:id="298" w:name="_Toc326650544"/>
      <w:bookmarkStart w:id="299" w:name="_Toc326650714"/>
      <w:bookmarkStart w:id="300" w:name="_Toc326675297"/>
      <w:bookmarkStart w:id="301" w:name="_Toc326736087"/>
      <w:bookmarkStart w:id="302" w:name="_Toc333309323"/>
      <w:bookmarkStart w:id="303" w:name="_Toc358487575"/>
      <w:bookmarkStart w:id="304" w:name="_Toc358798397"/>
      <w:bookmarkStart w:id="305" w:name="_Toc358799196"/>
      <w:bookmarkStart w:id="306" w:name="_Toc399771645"/>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p>
    <w:p w:rsidR="001B7D7D" w:rsidRPr="00A35BD2" w:rsidDel="001B7A76" w:rsidRDefault="001B7D7D" w:rsidP="00281D73">
      <w:pPr>
        <w:spacing w:before="100"/>
        <w:ind w:left="426"/>
        <w:rPr>
          <w:del w:id="307" w:author="DieGo" w:date="2012-05-29T12:11:00Z"/>
          <w:rFonts w:ascii="Bookman Old Style" w:hAnsi="Bookman Old Style"/>
          <w:b/>
          <w:bCs/>
          <w:sz w:val="28"/>
          <w:szCs w:val="32"/>
          <w:lang w:val="es-ES_tradnl"/>
        </w:rPr>
      </w:pPr>
      <w:del w:id="308" w:author="DieGo" w:date="2012-05-29T12:11:00Z">
        <w:r w:rsidRPr="00A35BD2" w:rsidDel="001B7A76">
          <w:rPr>
            <w:rFonts w:ascii="Bookman Old Style" w:hAnsi="Bookman Old Style"/>
            <w:b/>
            <w:bCs/>
            <w:sz w:val="28"/>
            <w:szCs w:val="32"/>
            <w:lang w:val="es-ES_tradnl"/>
          </w:rPr>
          <w:delText>El almacenamiento de ciertas publicaciones por parte de los investigadores será gestionado mediante la implementación de un repositorio digital de documentos, que además permitirá compartir conocimiento entre los actores tanto internos como externos a la plataforma web.</w:delText>
        </w:r>
        <w:bookmarkStart w:id="309" w:name="_Toc326337109"/>
        <w:bookmarkStart w:id="310" w:name="_Toc326337134"/>
        <w:bookmarkStart w:id="311" w:name="_Toc326339159"/>
        <w:bookmarkStart w:id="312" w:name="_Toc326586404"/>
        <w:bookmarkStart w:id="313" w:name="_Toc326596602"/>
        <w:bookmarkStart w:id="314" w:name="_Toc326650545"/>
        <w:bookmarkStart w:id="315" w:name="_Toc326650715"/>
        <w:bookmarkStart w:id="316" w:name="_Toc326675298"/>
        <w:bookmarkStart w:id="317" w:name="_Toc326736088"/>
        <w:bookmarkStart w:id="318" w:name="_Toc333309324"/>
        <w:bookmarkStart w:id="319" w:name="_Toc358487576"/>
        <w:bookmarkStart w:id="320" w:name="_Toc358798398"/>
        <w:bookmarkStart w:id="321" w:name="_Toc358799197"/>
        <w:bookmarkStart w:id="322" w:name="_Toc399771646"/>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del>
    </w:p>
    <w:p w:rsidR="001B7D7D" w:rsidRPr="00A35BD2" w:rsidRDefault="001B7D7D" w:rsidP="00281D73">
      <w:pPr>
        <w:spacing w:before="100"/>
        <w:ind w:left="426"/>
        <w:rPr>
          <w:rFonts w:ascii="Bookman Old Style" w:hAnsi="Bookman Old Style"/>
          <w:b/>
          <w:bCs/>
          <w:sz w:val="28"/>
          <w:szCs w:val="32"/>
          <w:lang w:val="es-ES_tradnl"/>
        </w:rPr>
      </w:pPr>
      <w:bookmarkStart w:id="323" w:name="_Toc358799198"/>
      <w:bookmarkStart w:id="324" w:name="_Toc399771647"/>
      <w:bookmarkStart w:id="325" w:name="_Toc400366874"/>
      <w:r w:rsidRPr="00A35BD2">
        <w:rPr>
          <w:rFonts w:ascii="Bookman Old Style" w:hAnsi="Bookman Old Style"/>
          <w:b/>
          <w:bCs/>
          <w:sz w:val="28"/>
          <w:szCs w:val="32"/>
          <w:lang w:val="es-ES_tradnl"/>
        </w:rPr>
        <w:t>Perspectiva del Proyecto</w:t>
      </w:r>
      <w:bookmarkEnd w:id="323"/>
      <w:bookmarkEnd w:id="324"/>
      <w:bookmarkEnd w:id="325"/>
      <w:r w:rsidRPr="00A35BD2">
        <w:rPr>
          <w:rFonts w:ascii="Bookman Old Style" w:hAnsi="Bookman Old Style"/>
          <w:b/>
          <w:bCs/>
          <w:sz w:val="28"/>
          <w:szCs w:val="32"/>
          <w:lang w:val="es-ES_tradnl"/>
        </w:rPr>
        <w:t xml:space="preserve"> </w:t>
      </w:r>
    </w:p>
    <w:p w:rsidR="001B7D7D" w:rsidRPr="007D524A" w:rsidRDefault="001B7D7D" w:rsidP="001B7D7D">
      <w:pPr>
        <w:pStyle w:val="NormalInd"/>
        <w:rPr>
          <w:rFonts w:ascii="Bookman Old Style" w:hAnsi="Bookman Old Style"/>
          <w:lang w:val="es-ES_tradnl"/>
        </w:rPr>
      </w:pPr>
    </w:p>
    <w:p w:rsidR="001B7D7D" w:rsidRDefault="001B7D7D" w:rsidP="001B7D7D">
      <w:pPr>
        <w:pStyle w:val="NormalInd"/>
        <w:rPr>
          <w:rFonts w:ascii="Bookman Old Style" w:hAnsi="Bookman Old Style" w:cs="Arial"/>
          <w:sz w:val="22"/>
          <w:szCs w:val="22"/>
          <w:lang w:val="es-ES_tradnl"/>
        </w:rPr>
      </w:pPr>
      <w:r>
        <w:rPr>
          <w:rFonts w:ascii="Bookman Old Style" w:hAnsi="Bookman Old Style" w:cs="Arial"/>
          <w:sz w:val="22"/>
          <w:szCs w:val="22"/>
          <w:lang w:val="es-ES_tradnl"/>
        </w:rPr>
        <w:t>Esto se pretende desarrollar en base a la relevancia que toman los datos en la web semántica, buscando enlazar las publicaciones científicas a las fuentes de Datos Enlazados, donde se ubican los recursos a los cuales hacen referencia y permitiendo de esta forma ampliar la información y descubrir nuevos enlaces.</w:t>
      </w:r>
    </w:p>
    <w:p w:rsidR="001B7D7D" w:rsidRDefault="001B7D7D" w:rsidP="001B7D7D">
      <w:pPr>
        <w:pStyle w:val="NormalInd"/>
        <w:rPr>
          <w:rFonts w:ascii="Bookman Old Style" w:hAnsi="Bookman Old Style" w:cs="Arial"/>
          <w:sz w:val="22"/>
          <w:szCs w:val="22"/>
          <w:lang w:val="es-ES_tradnl"/>
        </w:rPr>
      </w:pPr>
    </w:p>
    <w:p w:rsidR="001B7D7D" w:rsidRPr="004D16F7" w:rsidRDefault="001B7D7D" w:rsidP="001B7D7D">
      <w:pPr>
        <w:pStyle w:val="NormalInd"/>
        <w:rPr>
          <w:rFonts w:ascii="Bookman Old Style" w:hAnsi="Bookman Old Style" w:cs="Arial"/>
          <w:sz w:val="22"/>
          <w:szCs w:val="22"/>
          <w:lang w:val="es-ES_tradnl"/>
        </w:rPr>
      </w:pPr>
      <w:r>
        <w:rPr>
          <w:rFonts w:ascii="Bookman Old Style" w:hAnsi="Bookman Old Style" w:cs="Arial"/>
          <w:sz w:val="22"/>
          <w:szCs w:val="22"/>
          <w:lang w:val="es-ES_tradnl"/>
        </w:rPr>
        <w:t>El sistema que permita extraer datos relevantes dentro del texto de las publicaciones científicas, desambiguar estos términos de ser necesario y enlazarlos a LOD Cloud. Se construirá separando e integrando los procesos relevantes</w:t>
      </w:r>
      <w:r w:rsidRPr="004D16F7">
        <w:rPr>
          <w:rFonts w:ascii="Bookman Old Style" w:hAnsi="Bookman Old Style" w:cs="Arial"/>
          <w:sz w:val="22"/>
          <w:szCs w:val="22"/>
          <w:lang w:val="es-ES_tradnl"/>
        </w:rPr>
        <w:t xml:space="preserve"> </w:t>
      </w:r>
      <w:r>
        <w:rPr>
          <w:rFonts w:ascii="Bookman Old Style" w:hAnsi="Bookman Old Style" w:cs="Arial"/>
          <w:sz w:val="22"/>
          <w:szCs w:val="22"/>
          <w:lang w:val="es-ES_tradnl"/>
        </w:rPr>
        <w:t xml:space="preserve">mediante servicio web. </w:t>
      </w:r>
    </w:p>
    <w:p w:rsidR="00281D73" w:rsidRDefault="00281D73" w:rsidP="00281D73">
      <w:pPr>
        <w:spacing w:before="100"/>
        <w:ind w:left="426"/>
        <w:rPr>
          <w:rFonts w:ascii="Bookman Old Style" w:hAnsi="Bookman Old Style"/>
          <w:b/>
          <w:bCs/>
          <w:sz w:val="28"/>
          <w:szCs w:val="32"/>
          <w:lang w:val="es-ES_tradnl"/>
        </w:rPr>
      </w:pPr>
    </w:p>
    <w:p w:rsidR="001B7D7D" w:rsidRPr="00A35BD2" w:rsidDel="00971A1F" w:rsidRDefault="001B7D7D" w:rsidP="00281D73">
      <w:pPr>
        <w:spacing w:before="100"/>
        <w:ind w:left="426"/>
        <w:rPr>
          <w:del w:id="326" w:author="DieGo" w:date="2012-05-29T12:21:00Z"/>
          <w:rFonts w:ascii="Bookman Old Style" w:hAnsi="Bookman Old Style"/>
          <w:b/>
          <w:bCs/>
          <w:sz w:val="28"/>
          <w:szCs w:val="32"/>
          <w:lang w:val="es-ES_tradnl"/>
        </w:rPr>
      </w:pPr>
      <w:del w:id="327" w:author="DieGo" w:date="2012-05-29T12:21:00Z">
        <w:r w:rsidRPr="00A35BD2" w:rsidDel="00971A1F">
          <w:rPr>
            <w:rFonts w:ascii="Bookman Old Style" w:hAnsi="Bookman Old Style"/>
            <w:b/>
            <w:bCs/>
            <w:sz w:val="28"/>
            <w:szCs w:val="32"/>
            <w:lang w:val="es-ES_tradnl"/>
          </w:rPr>
          <w:delText>La plataforma  web BIONNA es la primera solución existente para la generación de oportunidades de negocio,  a través del encuentro entre empresas, universidades, laboratorios e investigadores. Su implementación y correcto funcionamiento dependerá de una correcta integración entre diversas herramientas basadas en el uso de las TICs, como es la personalización de: CMS Joomla que servirá de frontal y punto de acceso a todas las funcionalidades de la plataforma web; LMS Moodle mediante el cual se realizarán capacitaciones, talleres, foros; repositorio digital DSpace que permitirá gestionar, almacenar y buscar documentos.</w:delText>
        </w:r>
        <w:bookmarkStart w:id="328" w:name="_Toc326337111"/>
        <w:bookmarkStart w:id="329" w:name="_Toc326337136"/>
        <w:bookmarkStart w:id="330" w:name="_Toc326339161"/>
        <w:bookmarkStart w:id="331" w:name="_Toc326586406"/>
        <w:bookmarkStart w:id="332" w:name="_Toc326596604"/>
        <w:bookmarkStart w:id="333" w:name="_Toc326650547"/>
        <w:bookmarkStart w:id="334" w:name="_Toc326650717"/>
        <w:bookmarkStart w:id="335" w:name="_Toc326675300"/>
        <w:bookmarkStart w:id="336" w:name="_Toc326736090"/>
        <w:bookmarkStart w:id="337" w:name="_Toc333309326"/>
        <w:bookmarkStart w:id="338" w:name="_Toc358487578"/>
        <w:bookmarkStart w:id="339" w:name="_Toc358798400"/>
        <w:bookmarkStart w:id="340" w:name="_Toc358799199"/>
        <w:bookmarkStart w:id="341" w:name="_Toc399771648"/>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del>
    </w:p>
    <w:p w:rsidR="001B7D7D" w:rsidRPr="00A35BD2" w:rsidRDefault="001B7D7D" w:rsidP="00281D73">
      <w:pPr>
        <w:spacing w:before="100"/>
        <w:ind w:left="426"/>
        <w:rPr>
          <w:rFonts w:ascii="Bookman Old Style" w:hAnsi="Bookman Old Style"/>
          <w:b/>
          <w:bCs/>
          <w:sz w:val="28"/>
          <w:szCs w:val="32"/>
          <w:lang w:val="es-ES_tradnl"/>
        </w:rPr>
      </w:pPr>
      <w:bookmarkStart w:id="342" w:name="_Toc358799200"/>
      <w:bookmarkStart w:id="343" w:name="_Toc399771649"/>
      <w:bookmarkStart w:id="344" w:name="_Toc400366875"/>
      <w:r w:rsidRPr="00A35BD2">
        <w:rPr>
          <w:rFonts w:ascii="Bookman Old Style" w:hAnsi="Bookman Old Style"/>
          <w:b/>
          <w:bCs/>
          <w:sz w:val="28"/>
          <w:szCs w:val="32"/>
          <w:lang w:val="es-ES_tradnl"/>
        </w:rPr>
        <w:t>Características del Producto</w:t>
      </w:r>
      <w:bookmarkEnd w:id="342"/>
      <w:bookmarkEnd w:id="343"/>
      <w:bookmarkEnd w:id="344"/>
    </w:p>
    <w:p w:rsidR="001B7D7D" w:rsidRPr="007D524A" w:rsidRDefault="001B7D7D" w:rsidP="001B7D7D">
      <w:pPr>
        <w:pStyle w:val="NormalInd"/>
        <w:ind w:left="720"/>
        <w:rPr>
          <w:rFonts w:ascii="Bookman Old Style" w:hAnsi="Bookman Old Style"/>
          <w:sz w:val="22"/>
          <w:szCs w:val="22"/>
          <w:lang w:val="es-ES_tradnl"/>
        </w:rPr>
      </w:pPr>
    </w:p>
    <w:p w:rsidR="001B7D7D" w:rsidRDefault="001B7D7D" w:rsidP="001B7D7D">
      <w:pPr>
        <w:pStyle w:val="NormalInd"/>
        <w:ind w:left="720"/>
        <w:rPr>
          <w:rFonts w:ascii="Bookman Old Style" w:hAnsi="Bookman Old Style"/>
          <w:sz w:val="22"/>
          <w:szCs w:val="22"/>
          <w:lang w:val="es-ES_tradnl"/>
        </w:rPr>
      </w:pPr>
      <w:r>
        <w:rPr>
          <w:rFonts w:ascii="Bookman Old Style" w:hAnsi="Bookman Old Style"/>
          <w:sz w:val="22"/>
          <w:szCs w:val="22"/>
          <w:lang w:val="es-ES_tradnl"/>
        </w:rPr>
        <w:t>El producto a desarrollar constara de las siguientes características:</w:t>
      </w:r>
    </w:p>
    <w:p w:rsidR="001B7D7D" w:rsidRDefault="001B7D7D" w:rsidP="001B7D7D">
      <w:pPr>
        <w:pStyle w:val="NormalInd"/>
        <w:ind w:left="720"/>
        <w:rPr>
          <w:rFonts w:ascii="Bookman Old Style" w:hAnsi="Bookman Old Style"/>
          <w:sz w:val="22"/>
          <w:szCs w:val="22"/>
          <w:lang w:val="es-ES_tradnl"/>
        </w:rPr>
      </w:pPr>
    </w:p>
    <w:p w:rsidR="001B7D7D" w:rsidRPr="00705387" w:rsidRDefault="001B7D7D" w:rsidP="00333126">
      <w:pPr>
        <w:pStyle w:val="NormalInd"/>
        <w:numPr>
          <w:ilvl w:val="0"/>
          <w:numId w:val="26"/>
        </w:numPr>
        <w:rPr>
          <w:rFonts w:ascii="Bookman Old Style" w:hAnsi="Bookman Old Style"/>
          <w:b/>
          <w:sz w:val="22"/>
          <w:szCs w:val="22"/>
          <w:lang w:val="es-ES_tradnl"/>
        </w:rPr>
      </w:pPr>
      <w:r>
        <w:rPr>
          <w:rFonts w:ascii="Bookman Old Style" w:hAnsi="Bookman Old Style"/>
          <w:b/>
          <w:sz w:val="22"/>
          <w:szCs w:val="22"/>
          <w:lang w:val="es-ES_tradnl"/>
        </w:rPr>
        <w:t>Servidor</w:t>
      </w:r>
    </w:p>
    <w:p w:rsidR="001B7D7D" w:rsidRDefault="001B7D7D" w:rsidP="00333126">
      <w:pPr>
        <w:pStyle w:val="NormalInd"/>
        <w:numPr>
          <w:ilvl w:val="1"/>
          <w:numId w:val="26"/>
        </w:numPr>
        <w:rPr>
          <w:rFonts w:ascii="Bookman Old Style" w:hAnsi="Bookman Old Style"/>
          <w:sz w:val="22"/>
          <w:szCs w:val="22"/>
          <w:lang w:val="es-ES_tradnl"/>
        </w:rPr>
      </w:pPr>
      <w:r>
        <w:rPr>
          <w:rFonts w:ascii="Bookman Old Style" w:hAnsi="Bookman Old Style"/>
          <w:sz w:val="22"/>
          <w:szCs w:val="22"/>
          <w:lang w:val="es-ES_tradnl"/>
        </w:rPr>
        <w:t>Servicios web REST</w:t>
      </w:r>
    </w:p>
    <w:p w:rsidR="001B7D7D" w:rsidRDefault="001B7D7D" w:rsidP="00333126">
      <w:pPr>
        <w:pStyle w:val="NormalInd"/>
        <w:numPr>
          <w:ilvl w:val="1"/>
          <w:numId w:val="26"/>
        </w:numPr>
        <w:rPr>
          <w:rFonts w:ascii="Bookman Old Style" w:hAnsi="Bookman Old Style"/>
          <w:sz w:val="22"/>
          <w:szCs w:val="22"/>
          <w:lang w:val="es-ES_tradnl"/>
        </w:rPr>
      </w:pPr>
      <w:r>
        <w:rPr>
          <w:rFonts w:ascii="Bookman Old Style" w:hAnsi="Bookman Old Style"/>
          <w:sz w:val="22"/>
          <w:szCs w:val="22"/>
          <w:lang w:val="es-ES_tradnl"/>
        </w:rPr>
        <w:t>Separados en los procesos importantes:</w:t>
      </w:r>
    </w:p>
    <w:p w:rsidR="001B7D7D" w:rsidRDefault="001B7D7D" w:rsidP="00333126">
      <w:pPr>
        <w:pStyle w:val="NormalInd"/>
        <w:numPr>
          <w:ilvl w:val="2"/>
          <w:numId w:val="26"/>
        </w:numPr>
        <w:rPr>
          <w:rFonts w:ascii="Bookman Old Style" w:hAnsi="Bookman Old Style"/>
          <w:sz w:val="22"/>
          <w:szCs w:val="22"/>
          <w:lang w:val="es-ES_tradnl"/>
        </w:rPr>
      </w:pPr>
      <w:r>
        <w:rPr>
          <w:rFonts w:ascii="Bookman Old Style" w:hAnsi="Bookman Old Style"/>
          <w:sz w:val="22"/>
          <w:szCs w:val="22"/>
          <w:lang w:val="es-ES_tradnl"/>
        </w:rPr>
        <w:t>Procesamiento de lenguaje natural,</w:t>
      </w:r>
    </w:p>
    <w:p w:rsidR="001B7D7D" w:rsidRDefault="001B7D7D" w:rsidP="00333126">
      <w:pPr>
        <w:pStyle w:val="NormalInd"/>
        <w:numPr>
          <w:ilvl w:val="2"/>
          <w:numId w:val="26"/>
        </w:numPr>
        <w:rPr>
          <w:rFonts w:ascii="Bookman Old Style" w:hAnsi="Bookman Old Style"/>
          <w:sz w:val="22"/>
          <w:szCs w:val="22"/>
          <w:lang w:val="es-ES_tradnl"/>
        </w:rPr>
      </w:pPr>
      <w:r>
        <w:rPr>
          <w:rFonts w:ascii="Bookman Old Style" w:hAnsi="Bookman Old Style"/>
          <w:sz w:val="22"/>
          <w:szCs w:val="22"/>
          <w:lang w:val="es-ES_tradnl"/>
        </w:rPr>
        <w:t>Desambiguación y</w:t>
      </w:r>
    </w:p>
    <w:p w:rsidR="001B7D7D" w:rsidRDefault="001B7D7D" w:rsidP="00333126">
      <w:pPr>
        <w:pStyle w:val="NormalInd"/>
        <w:numPr>
          <w:ilvl w:val="2"/>
          <w:numId w:val="26"/>
        </w:numPr>
        <w:rPr>
          <w:rFonts w:ascii="Bookman Old Style" w:hAnsi="Bookman Old Style"/>
          <w:sz w:val="22"/>
          <w:szCs w:val="22"/>
          <w:lang w:val="es-ES_tradnl"/>
        </w:rPr>
      </w:pPr>
      <w:r>
        <w:rPr>
          <w:rFonts w:ascii="Bookman Old Style" w:hAnsi="Bookman Old Style"/>
          <w:sz w:val="22"/>
          <w:szCs w:val="22"/>
          <w:lang w:val="es-ES_tradnl"/>
        </w:rPr>
        <w:t xml:space="preserve">Enlace </w:t>
      </w:r>
    </w:p>
    <w:p w:rsidR="001B7D7D" w:rsidRDefault="001B7D7D" w:rsidP="00333126">
      <w:pPr>
        <w:pStyle w:val="NormalInd"/>
        <w:numPr>
          <w:ilvl w:val="1"/>
          <w:numId w:val="26"/>
        </w:numPr>
        <w:rPr>
          <w:rFonts w:ascii="Bookman Old Style" w:hAnsi="Bookman Old Style"/>
          <w:sz w:val="22"/>
          <w:szCs w:val="22"/>
          <w:lang w:val="es-ES_tradnl"/>
        </w:rPr>
      </w:pPr>
      <w:r>
        <w:rPr>
          <w:rFonts w:ascii="Bookman Old Style" w:hAnsi="Bookman Old Style"/>
          <w:sz w:val="22"/>
          <w:szCs w:val="22"/>
          <w:lang w:val="es-ES_tradnl"/>
        </w:rPr>
        <w:t xml:space="preserve">Integrados entre si </w:t>
      </w:r>
    </w:p>
    <w:p w:rsidR="001B7D7D" w:rsidRDefault="001B7D7D" w:rsidP="00333126">
      <w:pPr>
        <w:pStyle w:val="NormalInd"/>
        <w:numPr>
          <w:ilvl w:val="1"/>
          <w:numId w:val="26"/>
        </w:numPr>
        <w:rPr>
          <w:rFonts w:ascii="Bookman Old Style" w:hAnsi="Bookman Old Style"/>
          <w:sz w:val="22"/>
          <w:szCs w:val="22"/>
          <w:lang w:val="es-ES_tradnl"/>
        </w:rPr>
      </w:pPr>
      <w:r>
        <w:rPr>
          <w:rFonts w:ascii="Bookman Old Style" w:hAnsi="Bookman Old Style"/>
          <w:sz w:val="22"/>
          <w:szCs w:val="22"/>
          <w:lang w:val="es-ES_tradnl"/>
        </w:rPr>
        <w:t>Servidor local con DataSet de DBpedia (SPARQL EndPoint)</w:t>
      </w:r>
    </w:p>
    <w:p w:rsidR="001B7D7D" w:rsidRDefault="001B7D7D" w:rsidP="001B7D7D">
      <w:pPr>
        <w:pStyle w:val="NormalInd"/>
        <w:ind w:left="720"/>
        <w:rPr>
          <w:rFonts w:ascii="Bookman Old Style" w:hAnsi="Bookman Old Style"/>
          <w:sz w:val="22"/>
          <w:szCs w:val="22"/>
          <w:lang w:val="es-ES_tradnl"/>
        </w:rPr>
      </w:pPr>
    </w:p>
    <w:p w:rsidR="001B7D7D" w:rsidRPr="00705387" w:rsidRDefault="001B7D7D" w:rsidP="00333126">
      <w:pPr>
        <w:pStyle w:val="NormalInd"/>
        <w:numPr>
          <w:ilvl w:val="0"/>
          <w:numId w:val="26"/>
        </w:numPr>
        <w:rPr>
          <w:rFonts w:ascii="Bookman Old Style" w:hAnsi="Bookman Old Style"/>
          <w:b/>
          <w:sz w:val="22"/>
          <w:szCs w:val="22"/>
          <w:lang w:val="es-ES_tradnl"/>
        </w:rPr>
      </w:pPr>
      <w:r w:rsidRPr="00705387">
        <w:rPr>
          <w:rFonts w:ascii="Bookman Old Style" w:hAnsi="Bookman Old Style"/>
          <w:b/>
          <w:sz w:val="22"/>
          <w:szCs w:val="22"/>
          <w:lang w:val="es-ES_tradnl"/>
        </w:rPr>
        <w:t>Cliente</w:t>
      </w:r>
    </w:p>
    <w:p w:rsidR="001B7D7D" w:rsidRDefault="001B7D7D" w:rsidP="00333126">
      <w:pPr>
        <w:pStyle w:val="NormalInd"/>
        <w:numPr>
          <w:ilvl w:val="1"/>
          <w:numId w:val="26"/>
        </w:numPr>
        <w:rPr>
          <w:rFonts w:ascii="Bookman Old Style" w:hAnsi="Bookman Old Style"/>
          <w:sz w:val="22"/>
          <w:szCs w:val="22"/>
          <w:lang w:val="es-ES_tradnl"/>
        </w:rPr>
      </w:pPr>
      <w:r>
        <w:rPr>
          <w:rFonts w:ascii="Bookman Old Style" w:hAnsi="Bookman Old Style"/>
          <w:sz w:val="22"/>
          <w:szCs w:val="22"/>
          <w:lang w:val="es-ES_tradnl"/>
        </w:rPr>
        <w:t xml:space="preserve">REST web </w:t>
      </w:r>
    </w:p>
    <w:p w:rsidR="001B7D7D" w:rsidRDefault="001B7D7D" w:rsidP="00333126">
      <w:pPr>
        <w:pStyle w:val="NormalInd"/>
        <w:numPr>
          <w:ilvl w:val="1"/>
          <w:numId w:val="26"/>
        </w:numPr>
        <w:rPr>
          <w:rFonts w:ascii="Bookman Old Style" w:hAnsi="Bookman Old Style"/>
          <w:sz w:val="22"/>
          <w:szCs w:val="22"/>
          <w:lang w:val="es-ES_tradnl"/>
        </w:rPr>
      </w:pPr>
      <w:r>
        <w:rPr>
          <w:rFonts w:ascii="Bookman Old Style" w:hAnsi="Bookman Old Style"/>
          <w:sz w:val="22"/>
          <w:szCs w:val="22"/>
          <w:lang w:val="es-ES_tradnl"/>
        </w:rPr>
        <w:t>Visualizar resultados individuales de los servicios</w:t>
      </w:r>
    </w:p>
    <w:p w:rsidR="001B7D7D" w:rsidRDefault="001B7D7D" w:rsidP="00333126">
      <w:pPr>
        <w:pStyle w:val="NormalInd"/>
        <w:numPr>
          <w:ilvl w:val="1"/>
          <w:numId w:val="26"/>
        </w:numPr>
        <w:rPr>
          <w:rFonts w:ascii="Bookman Old Style" w:hAnsi="Bookman Old Style"/>
          <w:sz w:val="22"/>
          <w:szCs w:val="22"/>
          <w:lang w:val="es-ES_tradnl"/>
        </w:rPr>
      </w:pPr>
      <w:r>
        <w:rPr>
          <w:rFonts w:ascii="Bookman Old Style" w:hAnsi="Bookman Old Style"/>
          <w:sz w:val="22"/>
          <w:szCs w:val="22"/>
          <w:lang w:val="es-ES_tradnl"/>
        </w:rPr>
        <w:t>Visualizar resultado integrado de los servicios</w:t>
      </w:r>
    </w:p>
    <w:p w:rsidR="001B7D7D" w:rsidRDefault="001B7D7D" w:rsidP="00333126">
      <w:pPr>
        <w:pStyle w:val="NormalInd"/>
        <w:numPr>
          <w:ilvl w:val="1"/>
          <w:numId w:val="26"/>
        </w:numPr>
        <w:rPr>
          <w:rFonts w:ascii="Bookman Old Style" w:hAnsi="Bookman Old Style"/>
          <w:sz w:val="22"/>
          <w:szCs w:val="22"/>
          <w:lang w:val="es-ES_tradnl"/>
        </w:rPr>
      </w:pPr>
      <w:r>
        <w:rPr>
          <w:rFonts w:ascii="Bookman Old Style" w:hAnsi="Bookman Old Style"/>
          <w:sz w:val="22"/>
          <w:szCs w:val="22"/>
          <w:lang w:val="es-ES_tradnl"/>
        </w:rPr>
        <w:t>Permitir ver el JSON resultante del servicio consumido</w:t>
      </w:r>
    </w:p>
    <w:p w:rsidR="00281D73" w:rsidRDefault="00281D73" w:rsidP="00281D73">
      <w:pPr>
        <w:spacing w:before="100"/>
        <w:ind w:left="426"/>
        <w:rPr>
          <w:rFonts w:ascii="Bookman Old Style" w:hAnsi="Bookman Old Style"/>
          <w:b/>
          <w:bCs/>
          <w:sz w:val="28"/>
          <w:szCs w:val="32"/>
          <w:lang w:val="es-ES_tradnl"/>
        </w:rPr>
      </w:pPr>
      <w:bookmarkStart w:id="345" w:name="_Toc358799201"/>
      <w:bookmarkStart w:id="346" w:name="_Toc399771650"/>
      <w:bookmarkStart w:id="347" w:name="_Toc400366876"/>
    </w:p>
    <w:p w:rsidR="001B7D7D" w:rsidRPr="00281D73" w:rsidRDefault="001B7D7D" w:rsidP="00281D73">
      <w:pPr>
        <w:spacing w:before="100"/>
        <w:ind w:left="426"/>
        <w:rPr>
          <w:rFonts w:ascii="Bookman Old Style" w:hAnsi="Bookman Old Style"/>
          <w:b/>
          <w:bCs/>
          <w:sz w:val="28"/>
          <w:szCs w:val="32"/>
          <w:lang w:val="es-ES_tradnl"/>
        </w:rPr>
      </w:pPr>
      <w:r w:rsidRPr="00281D73">
        <w:rPr>
          <w:rFonts w:ascii="Bookman Old Style" w:hAnsi="Bookman Old Style"/>
          <w:b/>
          <w:bCs/>
          <w:sz w:val="28"/>
          <w:szCs w:val="32"/>
          <w:lang w:val="es-ES_tradnl"/>
        </w:rPr>
        <w:t>Características del Usuario</w:t>
      </w:r>
      <w:r w:rsidRPr="00281D73">
        <w:rPr>
          <w:rFonts w:ascii="Bookman Old Style" w:hAnsi="Bookman Old Style"/>
          <w:b/>
          <w:bCs/>
          <w:sz w:val="28"/>
          <w:szCs w:val="32"/>
          <w:lang w:val="es-ES_tradnl"/>
        </w:rPr>
        <w:softHyphen/>
      </w:r>
      <w:r w:rsidRPr="00281D73">
        <w:rPr>
          <w:rFonts w:ascii="Bookman Old Style" w:hAnsi="Bookman Old Style"/>
          <w:b/>
          <w:bCs/>
          <w:sz w:val="28"/>
          <w:szCs w:val="32"/>
          <w:lang w:val="es-ES_tradnl"/>
        </w:rPr>
        <w:softHyphen/>
      </w:r>
      <w:bookmarkEnd w:id="345"/>
      <w:bookmarkEnd w:id="346"/>
      <w:bookmarkEnd w:id="347"/>
    </w:p>
    <w:p w:rsidR="001B7D7D" w:rsidRPr="007D524A" w:rsidRDefault="001B7D7D" w:rsidP="001B7D7D">
      <w:pPr>
        <w:pStyle w:val="NormalInd"/>
        <w:rPr>
          <w:rFonts w:ascii="Bookman Old Style" w:hAnsi="Bookman Old Style"/>
          <w:lang w:val="es-ES_tradnl"/>
        </w:rPr>
      </w:pPr>
    </w:p>
    <w:p w:rsidR="001B7D7D" w:rsidRDefault="001B7D7D" w:rsidP="001B7D7D">
      <w:pPr>
        <w:pStyle w:val="NormalInd"/>
        <w:rPr>
          <w:rFonts w:ascii="Bookman Old Style" w:hAnsi="Bookman Old Style"/>
          <w:sz w:val="22"/>
          <w:szCs w:val="22"/>
          <w:lang w:val="es-ES_tradnl"/>
        </w:rPr>
      </w:pPr>
      <w:r>
        <w:rPr>
          <w:rFonts w:ascii="Bookman Old Style" w:hAnsi="Bookman Old Style"/>
          <w:b/>
          <w:sz w:val="22"/>
          <w:szCs w:val="22"/>
          <w:lang w:val="es-ES_tradnl"/>
        </w:rPr>
        <w:t xml:space="preserve">Usuarios anónimos: </w:t>
      </w:r>
      <w:r>
        <w:rPr>
          <w:rFonts w:ascii="Bookman Old Style" w:hAnsi="Bookman Old Style"/>
          <w:sz w:val="22"/>
          <w:szCs w:val="22"/>
          <w:lang w:val="es-ES_tradnl"/>
        </w:rPr>
        <w:t xml:space="preserve">a través de la construcción del cliente Rest web cualquier usuario podrá interactuar con el sistema. </w:t>
      </w:r>
    </w:p>
    <w:p w:rsidR="001B7D7D" w:rsidRDefault="001B7D7D" w:rsidP="001B7D7D">
      <w:pPr>
        <w:pStyle w:val="NormalInd"/>
        <w:rPr>
          <w:rFonts w:ascii="Bookman Old Style" w:hAnsi="Bookman Old Style"/>
          <w:b/>
          <w:sz w:val="22"/>
          <w:szCs w:val="22"/>
          <w:lang w:val="es-ES_tradnl"/>
        </w:rPr>
      </w:pPr>
    </w:p>
    <w:p w:rsidR="001B7D7D" w:rsidRPr="00C50116" w:rsidRDefault="001B7D7D" w:rsidP="001B7D7D">
      <w:pPr>
        <w:pStyle w:val="NormalInd"/>
        <w:rPr>
          <w:rFonts w:ascii="Bookman Old Style" w:hAnsi="Bookman Old Style"/>
          <w:sz w:val="22"/>
          <w:szCs w:val="22"/>
          <w:lang w:val="es-ES_tradnl"/>
        </w:rPr>
      </w:pPr>
      <w:r>
        <w:rPr>
          <w:rFonts w:ascii="Bookman Old Style" w:hAnsi="Bookman Old Style"/>
          <w:b/>
          <w:sz w:val="22"/>
          <w:szCs w:val="22"/>
          <w:lang w:val="es-ES_tradnl"/>
        </w:rPr>
        <w:t xml:space="preserve">Usuarios clientes Rest: </w:t>
      </w:r>
      <w:r>
        <w:rPr>
          <w:rFonts w:ascii="Bookman Old Style" w:hAnsi="Bookman Old Style"/>
          <w:sz w:val="22"/>
          <w:szCs w:val="22"/>
          <w:lang w:val="es-ES_tradnl"/>
        </w:rPr>
        <w:t>los servicios web implementaos podrán responder al cualquier servicio que se pueda construir a partir de esos.</w:t>
      </w:r>
    </w:p>
    <w:p w:rsidR="00281D73" w:rsidRDefault="00281D73" w:rsidP="00281D73">
      <w:pPr>
        <w:spacing w:before="100"/>
        <w:ind w:left="426"/>
        <w:rPr>
          <w:rFonts w:ascii="Bookman Old Style" w:hAnsi="Bookman Old Style"/>
          <w:b/>
          <w:bCs/>
          <w:sz w:val="28"/>
          <w:szCs w:val="32"/>
          <w:lang w:val="es-ES_tradnl"/>
        </w:rPr>
      </w:pPr>
      <w:bookmarkStart w:id="348" w:name="_Toc358799202"/>
      <w:bookmarkStart w:id="349" w:name="_Toc399771651"/>
      <w:bookmarkStart w:id="350" w:name="_Toc400366877"/>
    </w:p>
    <w:p w:rsidR="001B7D7D" w:rsidRPr="00281D73" w:rsidRDefault="001B7D7D" w:rsidP="00281D73">
      <w:pPr>
        <w:spacing w:before="100"/>
        <w:ind w:left="426"/>
        <w:rPr>
          <w:rFonts w:ascii="Bookman Old Style" w:hAnsi="Bookman Old Style"/>
          <w:b/>
          <w:bCs/>
          <w:sz w:val="28"/>
          <w:szCs w:val="32"/>
          <w:lang w:val="es-ES_tradnl"/>
        </w:rPr>
      </w:pPr>
      <w:r w:rsidRPr="00281D73">
        <w:rPr>
          <w:rFonts w:ascii="Bookman Old Style" w:hAnsi="Bookman Old Style"/>
          <w:b/>
          <w:bCs/>
          <w:sz w:val="28"/>
          <w:szCs w:val="32"/>
          <w:lang w:val="es-ES_tradnl"/>
        </w:rPr>
        <w:t>Limitaciones Generales</w:t>
      </w:r>
      <w:bookmarkEnd w:id="348"/>
      <w:bookmarkEnd w:id="349"/>
      <w:bookmarkEnd w:id="350"/>
    </w:p>
    <w:p w:rsidR="001B7D7D" w:rsidRPr="00717D35" w:rsidRDefault="001B7D7D" w:rsidP="001B7D7D">
      <w:pPr>
        <w:pStyle w:val="NormalInd"/>
        <w:spacing w:before="120" w:after="120"/>
        <w:rPr>
          <w:rFonts w:ascii="Bookman Old Style" w:hAnsi="Bookman Old Style"/>
          <w:sz w:val="22"/>
          <w:szCs w:val="22"/>
          <w:lang w:val="es-ES_tradnl"/>
        </w:rPr>
      </w:pPr>
      <w:r w:rsidRPr="00717D35">
        <w:rPr>
          <w:rFonts w:ascii="Bookman Old Style" w:hAnsi="Bookman Old Style"/>
          <w:sz w:val="22"/>
          <w:szCs w:val="22"/>
          <w:lang w:val="es-ES_tradnl"/>
        </w:rPr>
        <w:t xml:space="preserve">A continuación se detallan </w:t>
      </w:r>
      <w:r>
        <w:rPr>
          <w:rFonts w:ascii="Bookman Old Style" w:hAnsi="Bookman Old Style"/>
          <w:sz w:val="22"/>
          <w:szCs w:val="22"/>
          <w:lang w:val="es-ES_tradnl"/>
        </w:rPr>
        <w:t>limitaciones en cuanto al</w:t>
      </w:r>
      <w:r w:rsidRPr="00717D35">
        <w:rPr>
          <w:rFonts w:ascii="Bookman Old Style" w:hAnsi="Bookman Old Style"/>
          <w:sz w:val="22"/>
          <w:szCs w:val="22"/>
          <w:lang w:val="es-ES_tradnl"/>
        </w:rPr>
        <w:t xml:space="preserve"> </w:t>
      </w:r>
      <w:r>
        <w:rPr>
          <w:rFonts w:ascii="Bookman Old Style" w:hAnsi="Bookman Old Style"/>
          <w:sz w:val="22"/>
          <w:szCs w:val="22"/>
          <w:lang w:val="es-ES_tradnl"/>
        </w:rPr>
        <w:t>software:</w:t>
      </w:r>
    </w:p>
    <w:p w:rsidR="001B7D7D" w:rsidRDefault="001B7D7D" w:rsidP="00333126">
      <w:pPr>
        <w:pStyle w:val="NormalInd"/>
        <w:numPr>
          <w:ilvl w:val="0"/>
          <w:numId w:val="16"/>
        </w:numPr>
        <w:spacing w:before="120" w:after="120"/>
        <w:rPr>
          <w:rFonts w:ascii="Bookman Old Style" w:hAnsi="Bookman Old Style"/>
          <w:sz w:val="22"/>
          <w:szCs w:val="22"/>
          <w:lang w:val="es-ES_tradnl"/>
        </w:rPr>
      </w:pPr>
      <w:r w:rsidRPr="00C50116">
        <w:rPr>
          <w:rFonts w:ascii="Bookman Old Style" w:hAnsi="Bookman Old Style"/>
          <w:sz w:val="22"/>
          <w:szCs w:val="22"/>
          <w:lang w:val="es-ES_tradnl"/>
        </w:rPr>
        <w:t>Todos los enlaces que se puedan realizar se los hará con recursos disponibles en el DataSet de DBpedia, esto significa que pueden existir recursos en otro</w:t>
      </w:r>
      <w:r>
        <w:rPr>
          <w:rFonts w:ascii="Bookman Old Style" w:hAnsi="Bookman Old Style"/>
          <w:sz w:val="22"/>
          <w:szCs w:val="22"/>
          <w:lang w:val="es-ES_tradnl"/>
        </w:rPr>
        <w:t xml:space="preserve"> u otros repositorios a los cuales no se los enlazara directamente.</w:t>
      </w:r>
    </w:p>
    <w:p w:rsidR="001B7D7D" w:rsidRDefault="001B7D7D" w:rsidP="00333126">
      <w:pPr>
        <w:pStyle w:val="NormalInd"/>
        <w:numPr>
          <w:ilvl w:val="0"/>
          <w:numId w:val="16"/>
        </w:numPr>
        <w:spacing w:before="120" w:after="120"/>
        <w:rPr>
          <w:rFonts w:ascii="Bookman Old Style" w:hAnsi="Bookman Old Style"/>
          <w:sz w:val="22"/>
          <w:szCs w:val="22"/>
          <w:lang w:val="es-ES_tradnl"/>
        </w:rPr>
      </w:pPr>
      <w:r>
        <w:rPr>
          <w:rFonts w:ascii="Bookman Old Style" w:hAnsi="Bookman Old Style"/>
          <w:sz w:val="22"/>
          <w:szCs w:val="22"/>
          <w:lang w:val="es-ES_tradnl"/>
        </w:rPr>
        <w:t>De no existir el término extraído en DBpedia, no podrá ser enlazado.</w:t>
      </w:r>
    </w:p>
    <w:p w:rsidR="001B7D7D" w:rsidRPr="00717D35" w:rsidRDefault="001B7D7D" w:rsidP="00333126">
      <w:pPr>
        <w:pStyle w:val="NormalInd"/>
        <w:numPr>
          <w:ilvl w:val="0"/>
          <w:numId w:val="16"/>
        </w:numPr>
        <w:spacing w:before="120" w:after="120"/>
        <w:rPr>
          <w:rFonts w:ascii="Bookman Old Style" w:hAnsi="Bookman Old Style"/>
          <w:sz w:val="22"/>
          <w:szCs w:val="22"/>
          <w:lang w:val="es-ES_tradnl"/>
        </w:rPr>
      </w:pPr>
      <w:r>
        <w:rPr>
          <w:rFonts w:ascii="Bookman Old Style" w:hAnsi="Bookman Old Style"/>
          <w:sz w:val="22"/>
          <w:szCs w:val="22"/>
          <w:lang w:val="es-ES_tradnl"/>
        </w:rPr>
        <w:t>La desambiguación de un “término” extraído de una publicación se realizara en base a los recursos disponibles en la DBpedia que son nombrado mediante este “termino”.</w:t>
      </w:r>
    </w:p>
    <w:p w:rsidR="00281D73" w:rsidRDefault="00281D73" w:rsidP="00281D73">
      <w:pPr>
        <w:spacing w:before="100"/>
        <w:ind w:left="426"/>
        <w:rPr>
          <w:rFonts w:ascii="Bookman Old Style" w:hAnsi="Bookman Old Style"/>
          <w:b/>
          <w:bCs/>
          <w:sz w:val="28"/>
          <w:szCs w:val="32"/>
          <w:lang w:val="es-ES_tradnl"/>
        </w:rPr>
      </w:pPr>
      <w:bookmarkStart w:id="351" w:name="_Toc358799203"/>
      <w:bookmarkStart w:id="352" w:name="_Toc399771652"/>
      <w:bookmarkStart w:id="353" w:name="_Toc400366878"/>
    </w:p>
    <w:p w:rsidR="001B7D7D" w:rsidRPr="00281D73" w:rsidRDefault="001B7D7D" w:rsidP="00281D73">
      <w:pPr>
        <w:spacing w:before="100"/>
        <w:ind w:left="426"/>
        <w:rPr>
          <w:rFonts w:ascii="Bookman Old Style" w:hAnsi="Bookman Old Style"/>
          <w:b/>
          <w:bCs/>
          <w:sz w:val="28"/>
          <w:szCs w:val="32"/>
          <w:lang w:val="es-ES_tradnl"/>
        </w:rPr>
      </w:pPr>
      <w:r w:rsidRPr="00281D73">
        <w:rPr>
          <w:rFonts w:ascii="Bookman Old Style" w:hAnsi="Bookman Old Style"/>
          <w:b/>
          <w:bCs/>
          <w:sz w:val="28"/>
          <w:szCs w:val="32"/>
          <w:lang w:val="es-ES_tradnl"/>
        </w:rPr>
        <w:t>Asunciones y Dependencias</w:t>
      </w:r>
      <w:bookmarkEnd w:id="351"/>
      <w:bookmarkEnd w:id="352"/>
      <w:bookmarkEnd w:id="353"/>
    </w:p>
    <w:p w:rsidR="001B7D7D" w:rsidRPr="0014402B" w:rsidRDefault="001B7D7D" w:rsidP="001B7D7D">
      <w:pPr>
        <w:pStyle w:val="NormalInd"/>
        <w:spacing w:before="240"/>
        <w:ind w:left="720"/>
        <w:rPr>
          <w:rFonts w:ascii="Bookman Old Style" w:hAnsi="Bookman Old Style"/>
          <w:b/>
          <w:sz w:val="22"/>
          <w:szCs w:val="22"/>
          <w:lang w:val="es-ES_tradnl"/>
        </w:rPr>
      </w:pPr>
      <w:r w:rsidRPr="0014402B">
        <w:rPr>
          <w:rFonts w:ascii="Bookman Old Style" w:hAnsi="Bookman Old Style"/>
          <w:b/>
          <w:sz w:val="22"/>
          <w:szCs w:val="22"/>
          <w:lang w:val="es-ES_tradnl"/>
        </w:rPr>
        <w:t>Asunciones</w:t>
      </w:r>
    </w:p>
    <w:p w:rsidR="001B7D7D" w:rsidRDefault="001B7D7D" w:rsidP="00333126">
      <w:pPr>
        <w:pStyle w:val="NormalInd"/>
        <w:numPr>
          <w:ilvl w:val="0"/>
          <w:numId w:val="14"/>
        </w:numPr>
        <w:spacing w:before="120" w:after="120"/>
        <w:ind w:left="1570" w:hanging="357"/>
        <w:rPr>
          <w:rFonts w:ascii="Bookman Old Style" w:hAnsi="Bookman Old Style"/>
          <w:sz w:val="22"/>
          <w:szCs w:val="22"/>
          <w:lang w:val="es-ES_tradnl"/>
        </w:rPr>
      </w:pPr>
      <w:r>
        <w:rPr>
          <w:rFonts w:ascii="Bookman Old Style" w:hAnsi="Bookman Old Style"/>
          <w:sz w:val="22"/>
          <w:szCs w:val="22"/>
          <w:lang w:val="es-ES_tradnl"/>
        </w:rPr>
        <w:t>Posibles errores en extracción de términos del texto de las publicaciones debido a faltar tipeado o error humano en la escritura del texto.</w:t>
      </w:r>
    </w:p>
    <w:p w:rsidR="001B7D7D" w:rsidRDefault="001B7D7D" w:rsidP="00333126">
      <w:pPr>
        <w:pStyle w:val="NormalInd"/>
        <w:numPr>
          <w:ilvl w:val="0"/>
          <w:numId w:val="14"/>
        </w:numPr>
        <w:spacing w:before="120" w:after="120"/>
        <w:ind w:left="1570" w:hanging="357"/>
        <w:rPr>
          <w:rFonts w:ascii="Bookman Old Style" w:hAnsi="Bookman Old Style"/>
          <w:sz w:val="22"/>
          <w:szCs w:val="22"/>
          <w:lang w:val="es-ES_tradnl"/>
        </w:rPr>
      </w:pPr>
      <w:r>
        <w:rPr>
          <w:rFonts w:ascii="Bookman Old Style" w:hAnsi="Bookman Old Style"/>
          <w:sz w:val="22"/>
          <w:szCs w:val="22"/>
          <w:lang w:val="es-ES_tradnl"/>
        </w:rPr>
        <w:t>Posibles errores el en enlace de a DBpedia producto de no existir recurso o error de desambiguación.</w:t>
      </w:r>
    </w:p>
    <w:p w:rsidR="001B7D7D" w:rsidRPr="00717D35" w:rsidRDefault="001B7D7D" w:rsidP="001B7D7D">
      <w:pPr>
        <w:pStyle w:val="NormalInd"/>
        <w:spacing w:before="240"/>
        <w:ind w:left="720"/>
        <w:rPr>
          <w:rFonts w:ascii="Bookman Old Style" w:hAnsi="Bookman Old Style"/>
          <w:b/>
          <w:sz w:val="22"/>
          <w:szCs w:val="22"/>
          <w:lang w:val="es-ES_tradnl"/>
        </w:rPr>
      </w:pPr>
      <w:r w:rsidRPr="00717D35">
        <w:rPr>
          <w:rFonts w:ascii="Bookman Old Style" w:hAnsi="Bookman Old Style"/>
          <w:b/>
          <w:sz w:val="22"/>
          <w:szCs w:val="22"/>
          <w:lang w:val="es-ES_tradnl"/>
        </w:rPr>
        <w:t>Dependencias</w:t>
      </w:r>
    </w:p>
    <w:p w:rsidR="001B7D7D" w:rsidRDefault="001B7D7D" w:rsidP="00333126">
      <w:pPr>
        <w:pStyle w:val="NormalInd"/>
        <w:numPr>
          <w:ilvl w:val="0"/>
          <w:numId w:val="14"/>
        </w:numPr>
        <w:spacing w:before="120" w:after="120"/>
        <w:ind w:left="1570" w:hanging="357"/>
        <w:rPr>
          <w:rFonts w:ascii="Bookman Old Style" w:hAnsi="Bookman Old Style"/>
          <w:sz w:val="22"/>
          <w:szCs w:val="22"/>
          <w:lang w:val="es-ES_tradnl"/>
        </w:rPr>
      </w:pPr>
      <w:r>
        <w:rPr>
          <w:rFonts w:ascii="Bookman Old Style" w:hAnsi="Bookman Old Style"/>
          <w:sz w:val="22"/>
          <w:szCs w:val="22"/>
          <w:lang w:val="es-ES_tradnl"/>
        </w:rPr>
        <w:t>Se desarrollara en lenguaje de programación de alto nivel Python 2.7 y algunas de sus librerías especializadas en procesamiento de lenguaje natural, levantamiento de servicios, consultas SPARQL, etc.</w:t>
      </w:r>
    </w:p>
    <w:p w:rsidR="001B7D7D" w:rsidRDefault="001B7D7D" w:rsidP="00333126">
      <w:pPr>
        <w:pStyle w:val="NormalInd"/>
        <w:numPr>
          <w:ilvl w:val="0"/>
          <w:numId w:val="14"/>
        </w:numPr>
        <w:spacing w:before="120" w:after="120"/>
        <w:ind w:left="1570" w:hanging="357"/>
        <w:rPr>
          <w:rFonts w:ascii="Bookman Old Style" w:hAnsi="Bookman Old Style"/>
          <w:sz w:val="22"/>
          <w:szCs w:val="22"/>
          <w:lang w:val="es-ES_tradnl"/>
        </w:rPr>
      </w:pPr>
      <w:r>
        <w:rPr>
          <w:rFonts w:ascii="Bookman Old Style" w:hAnsi="Bookman Old Style"/>
          <w:sz w:val="22"/>
          <w:szCs w:val="22"/>
          <w:lang w:val="es-ES_tradnl"/>
        </w:rPr>
        <w:t>Cliente desarrollara en base a HTML, CSS, JavaScript, etc.</w:t>
      </w:r>
    </w:p>
    <w:p w:rsidR="001B7D7D" w:rsidRDefault="001B7D7D" w:rsidP="00333126">
      <w:pPr>
        <w:pStyle w:val="NormalInd"/>
        <w:numPr>
          <w:ilvl w:val="0"/>
          <w:numId w:val="14"/>
        </w:numPr>
        <w:spacing w:before="120" w:after="120"/>
        <w:ind w:left="1570" w:hanging="357"/>
        <w:rPr>
          <w:rFonts w:ascii="Bookman Old Style" w:hAnsi="Bookman Old Style"/>
          <w:sz w:val="22"/>
          <w:szCs w:val="22"/>
          <w:lang w:val="es-ES_tradnl"/>
        </w:rPr>
      </w:pPr>
      <w:r>
        <w:rPr>
          <w:rFonts w:ascii="Bookman Old Style" w:hAnsi="Bookman Old Style"/>
          <w:sz w:val="22"/>
          <w:szCs w:val="22"/>
          <w:lang w:val="es-ES_tradnl"/>
        </w:rPr>
        <w:t>De navegadores web que soporte tecnologías en las que se construirá en cliente para poder acceder a este.</w:t>
      </w:r>
    </w:p>
    <w:p w:rsidR="001B7D7D" w:rsidRDefault="001B7D7D" w:rsidP="001B7D7D">
      <w:pPr>
        <w:pStyle w:val="NormalInd"/>
        <w:spacing w:before="120" w:after="120"/>
        <w:ind w:left="1570"/>
        <w:rPr>
          <w:rFonts w:ascii="Bookman Old Style" w:hAnsi="Bookman Old Style"/>
          <w:sz w:val="22"/>
          <w:szCs w:val="22"/>
          <w:lang w:val="es-ES_tradnl"/>
        </w:rPr>
      </w:pPr>
    </w:p>
    <w:p w:rsidR="001B7D7D" w:rsidRDefault="001B7D7D" w:rsidP="001B7D7D">
      <w:pPr>
        <w:pStyle w:val="NormalInd"/>
        <w:spacing w:before="120" w:after="120"/>
        <w:ind w:left="1570"/>
        <w:rPr>
          <w:rFonts w:ascii="Bookman Old Style" w:hAnsi="Bookman Old Style"/>
          <w:sz w:val="22"/>
          <w:szCs w:val="22"/>
          <w:lang w:val="es-ES_tradnl"/>
        </w:rPr>
      </w:pPr>
    </w:p>
    <w:p w:rsidR="001B7D7D" w:rsidRPr="00281D73" w:rsidRDefault="001B7D7D" w:rsidP="00281D73">
      <w:pPr>
        <w:pStyle w:val="contenido"/>
        <w:rPr>
          <w:rFonts w:ascii="Bookman Old Style" w:hAnsi="Bookman Old Style"/>
          <w:b/>
          <w:sz w:val="32"/>
          <w:lang w:val="es-ES_tradnl"/>
        </w:rPr>
      </w:pPr>
      <w:bookmarkStart w:id="354" w:name="_Toc358799204"/>
      <w:bookmarkStart w:id="355" w:name="_Toc399771653"/>
      <w:bookmarkStart w:id="356" w:name="_Toc400366879"/>
      <w:r w:rsidRPr="00281D73">
        <w:rPr>
          <w:rFonts w:ascii="Bookman Old Style" w:hAnsi="Bookman Old Style"/>
          <w:b/>
          <w:sz w:val="32"/>
          <w:lang w:val="es-ES_tradnl"/>
        </w:rPr>
        <w:t>Requerimientos Funcionales.</w:t>
      </w:r>
      <w:bookmarkEnd w:id="354"/>
      <w:bookmarkEnd w:id="355"/>
      <w:bookmarkEnd w:id="356"/>
    </w:p>
    <w:p w:rsidR="00281D73" w:rsidRDefault="00281D73" w:rsidP="00281D73">
      <w:pPr>
        <w:spacing w:before="100"/>
        <w:ind w:left="426"/>
        <w:rPr>
          <w:rFonts w:ascii="Bookman Old Style" w:hAnsi="Bookman Old Style"/>
          <w:b/>
          <w:bCs/>
          <w:sz w:val="28"/>
          <w:szCs w:val="32"/>
          <w:lang w:val="es-ES_tradnl"/>
        </w:rPr>
      </w:pPr>
      <w:bookmarkStart w:id="357" w:name="_Toc358799205"/>
      <w:bookmarkStart w:id="358" w:name="_Toc399771654"/>
      <w:bookmarkStart w:id="359" w:name="_Toc400366880"/>
    </w:p>
    <w:p w:rsidR="001B7D7D" w:rsidRPr="00281D73" w:rsidRDefault="001B7D7D" w:rsidP="00281D73">
      <w:pPr>
        <w:spacing w:before="100"/>
        <w:ind w:left="426"/>
        <w:rPr>
          <w:rFonts w:ascii="Bookman Old Style" w:hAnsi="Bookman Old Style"/>
          <w:b/>
          <w:bCs/>
          <w:sz w:val="28"/>
          <w:szCs w:val="32"/>
          <w:lang w:val="es-ES_tradnl"/>
        </w:rPr>
      </w:pPr>
      <w:r w:rsidRPr="00281D73">
        <w:rPr>
          <w:rFonts w:ascii="Bookman Old Style" w:hAnsi="Bookman Old Style"/>
          <w:b/>
          <w:bCs/>
          <w:sz w:val="28"/>
          <w:szCs w:val="32"/>
          <w:lang w:val="es-ES_tradnl"/>
        </w:rPr>
        <w:t xml:space="preserve">REQ001 </w:t>
      </w:r>
      <w:bookmarkEnd w:id="357"/>
      <w:bookmarkEnd w:id="358"/>
      <w:r w:rsidRPr="00281D73">
        <w:rPr>
          <w:rFonts w:ascii="Bookman Old Style" w:hAnsi="Bookman Old Style"/>
          <w:b/>
          <w:bCs/>
          <w:sz w:val="28"/>
          <w:szCs w:val="32"/>
          <w:lang w:val="es-ES_tradnl"/>
        </w:rPr>
        <w:t>Extraer entidades y palabra relevantes</w:t>
      </w:r>
      <w:bookmarkEnd w:id="359"/>
    </w:p>
    <w:p w:rsidR="001B7D7D" w:rsidRDefault="001B7D7D" w:rsidP="001B7D7D">
      <w:pPr>
        <w:pStyle w:val="NormalInd"/>
        <w:ind w:left="1134"/>
        <w:rPr>
          <w:rFonts w:ascii="Bookman Old Style" w:hAnsi="Bookman Old Style"/>
          <w:b/>
          <w:sz w:val="22"/>
          <w:szCs w:val="22"/>
          <w:lang w:val="es-ES_tradnl"/>
        </w:rPr>
      </w:pPr>
      <w:bookmarkStart w:id="360" w:name="_Toc358799206"/>
      <w:r>
        <w:rPr>
          <w:rFonts w:ascii="Bookman Old Style" w:hAnsi="Bookman Old Style"/>
          <w:b/>
          <w:sz w:val="22"/>
          <w:szCs w:val="22"/>
          <w:lang w:val="es-ES_tradnl"/>
        </w:rPr>
        <w:t xml:space="preserve">Descripción </w:t>
      </w:r>
    </w:p>
    <w:p w:rsidR="001B7D7D" w:rsidRPr="001B7D7D" w:rsidRDefault="001B7D7D" w:rsidP="001B7D7D">
      <w:pPr>
        <w:ind w:left="1124"/>
        <w:rPr>
          <w:rFonts w:ascii="Bookman Old Style" w:hAnsi="Bookman Old Style"/>
          <w:lang w:val="es-ES_tradnl"/>
        </w:rPr>
      </w:pPr>
      <w:r w:rsidRPr="00262600">
        <w:rPr>
          <w:rFonts w:ascii="Bookman Old Style" w:hAnsi="Bookman Old Style"/>
          <w:lang w:val="es-ES_tradnl"/>
        </w:rPr>
        <w:t>Descubrir datos relevantes en el texto, a quien se describe y las palabra relevantes que lo acompañan</w:t>
      </w:r>
    </w:p>
    <w:p w:rsidR="001B7D7D"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Entrada</w:t>
      </w:r>
    </w:p>
    <w:p w:rsidR="001B7D7D" w:rsidRDefault="001B7D7D" w:rsidP="001B7D7D">
      <w:pPr>
        <w:pStyle w:val="Prrafodelista"/>
        <w:ind w:left="1844"/>
        <w:rPr>
          <w:rFonts w:ascii="Bookman Old Style" w:hAnsi="Bookman Old Style"/>
          <w:lang w:val="es-ES_tradnl"/>
        </w:rPr>
      </w:pPr>
    </w:p>
    <w:p w:rsidR="001B7D7D" w:rsidRPr="001E0A79" w:rsidRDefault="001B7D7D" w:rsidP="00333126">
      <w:pPr>
        <w:pStyle w:val="Prrafodelista"/>
        <w:numPr>
          <w:ilvl w:val="0"/>
          <w:numId w:val="17"/>
        </w:numPr>
        <w:tabs>
          <w:tab w:val="num" w:pos="1282"/>
        </w:tabs>
        <w:suppressAutoHyphens w:val="0"/>
        <w:spacing w:after="0"/>
        <w:contextualSpacing w:val="0"/>
        <w:rPr>
          <w:rFonts w:ascii="Bookman Old Style" w:hAnsi="Bookman Old Style"/>
          <w:lang w:val="es-ES_tradnl"/>
        </w:rPr>
      </w:pPr>
      <w:r>
        <w:rPr>
          <w:rFonts w:ascii="Bookman Old Style" w:hAnsi="Bookman Old Style"/>
          <w:lang w:val="es-ES_tradnl"/>
        </w:rPr>
        <w:t>Texto</w:t>
      </w:r>
    </w:p>
    <w:p w:rsidR="001B7D7D" w:rsidRPr="001C204B" w:rsidRDefault="001B7D7D" w:rsidP="001B7D7D">
      <w:pPr>
        <w:pStyle w:val="NormalInd"/>
        <w:ind w:left="1134"/>
        <w:rPr>
          <w:rFonts w:ascii="Bookman Old Style" w:hAnsi="Bookman Old Style"/>
          <w:b/>
          <w:sz w:val="22"/>
          <w:szCs w:val="22"/>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Proceso</w:t>
      </w:r>
    </w:p>
    <w:p w:rsidR="001B7D7D" w:rsidRPr="007D524A" w:rsidRDefault="001B7D7D" w:rsidP="001B7D7D">
      <w:pPr>
        <w:pStyle w:val="NormalInd"/>
        <w:ind w:left="1134"/>
        <w:rPr>
          <w:rFonts w:ascii="Bookman Old Style" w:hAnsi="Bookman Old Style"/>
          <w:b/>
          <w:sz w:val="22"/>
          <w:szCs w:val="22"/>
          <w:lang w:val="es-ES_tradnl"/>
        </w:rPr>
      </w:pPr>
    </w:p>
    <w:p w:rsidR="001B7D7D" w:rsidRDefault="001B7D7D" w:rsidP="00333126">
      <w:pPr>
        <w:numPr>
          <w:ilvl w:val="0"/>
          <w:numId w:val="18"/>
        </w:numPr>
        <w:tabs>
          <w:tab w:val="clear" w:pos="360"/>
          <w:tab w:val="num" w:pos="1484"/>
        </w:tabs>
        <w:spacing w:after="0" w:line="240" w:lineRule="auto"/>
        <w:ind w:left="1844"/>
        <w:jc w:val="both"/>
        <w:rPr>
          <w:rFonts w:ascii="Bookman Old Style" w:hAnsi="Bookman Old Style"/>
          <w:lang w:val="es-ES_tradnl"/>
        </w:rPr>
      </w:pPr>
      <w:r>
        <w:rPr>
          <w:rFonts w:ascii="Bookman Old Style" w:hAnsi="Bookman Old Style"/>
          <w:lang w:val="es-ES_tradnl"/>
        </w:rPr>
        <w:t>Tokenización del texto en sentencias (oraciones), separa todas las sentencias.</w:t>
      </w:r>
    </w:p>
    <w:p w:rsidR="001B7D7D" w:rsidRDefault="001B7D7D" w:rsidP="00333126">
      <w:pPr>
        <w:numPr>
          <w:ilvl w:val="0"/>
          <w:numId w:val="18"/>
        </w:numPr>
        <w:tabs>
          <w:tab w:val="clear" w:pos="360"/>
          <w:tab w:val="num" w:pos="1484"/>
        </w:tabs>
        <w:spacing w:after="0" w:line="240" w:lineRule="auto"/>
        <w:ind w:left="1844"/>
        <w:jc w:val="both"/>
        <w:rPr>
          <w:rFonts w:ascii="Bookman Old Style" w:hAnsi="Bookman Old Style"/>
          <w:lang w:val="es-ES_tradnl"/>
        </w:rPr>
      </w:pPr>
      <w:r>
        <w:rPr>
          <w:rFonts w:ascii="Bookman Old Style" w:hAnsi="Bookman Old Style"/>
          <w:lang w:val="es-ES_tradnl"/>
        </w:rPr>
        <w:t>Tokenización de las sentencias en palabras.</w:t>
      </w:r>
    </w:p>
    <w:p w:rsidR="001B7D7D" w:rsidRDefault="001B7D7D" w:rsidP="00333126">
      <w:pPr>
        <w:numPr>
          <w:ilvl w:val="0"/>
          <w:numId w:val="18"/>
        </w:numPr>
        <w:tabs>
          <w:tab w:val="clear" w:pos="360"/>
          <w:tab w:val="num" w:pos="1484"/>
        </w:tabs>
        <w:spacing w:after="0" w:line="240" w:lineRule="auto"/>
        <w:ind w:left="1844"/>
        <w:jc w:val="both"/>
        <w:rPr>
          <w:rFonts w:ascii="Bookman Old Style" w:hAnsi="Bookman Old Style"/>
          <w:lang w:val="es-ES_tradnl"/>
        </w:rPr>
      </w:pPr>
      <w:r>
        <w:rPr>
          <w:rFonts w:ascii="Bookman Old Style" w:hAnsi="Bookman Old Style"/>
          <w:lang w:val="es-ES_tradnl"/>
        </w:rPr>
        <w:t>Etiquetar (Part of Speech).</w:t>
      </w:r>
    </w:p>
    <w:p w:rsidR="001B7D7D" w:rsidRDefault="001B7D7D" w:rsidP="00333126">
      <w:pPr>
        <w:numPr>
          <w:ilvl w:val="0"/>
          <w:numId w:val="18"/>
        </w:numPr>
        <w:tabs>
          <w:tab w:val="clear" w:pos="360"/>
          <w:tab w:val="num" w:pos="1484"/>
        </w:tabs>
        <w:spacing w:after="0" w:line="240" w:lineRule="auto"/>
        <w:ind w:left="1844"/>
        <w:jc w:val="both"/>
        <w:rPr>
          <w:rFonts w:ascii="Bookman Old Style" w:hAnsi="Bookman Old Style"/>
          <w:lang w:val="es-ES_tradnl"/>
        </w:rPr>
      </w:pPr>
      <w:r>
        <w:rPr>
          <w:rFonts w:ascii="Bookman Old Style" w:hAnsi="Bookman Old Style"/>
          <w:lang w:val="es-ES_tradnl"/>
        </w:rPr>
        <w:t>Extracción en base a etiquetas.</w:t>
      </w:r>
    </w:p>
    <w:p w:rsidR="001B7D7D" w:rsidRPr="001C204B" w:rsidRDefault="001B7D7D" w:rsidP="001B7D7D">
      <w:pPr>
        <w:rPr>
          <w:rFonts w:ascii="Bookman Old Style" w:hAnsi="Bookman Old Style"/>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Salida</w:t>
      </w:r>
    </w:p>
    <w:p w:rsidR="001B7D7D" w:rsidRPr="007D524A" w:rsidRDefault="001B7D7D" w:rsidP="001B7D7D">
      <w:pPr>
        <w:pStyle w:val="NormalInd"/>
        <w:ind w:left="1134"/>
        <w:rPr>
          <w:rFonts w:ascii="Bookman Old Style" w:hAnsi="Bookman Old Style"/>
          <w:b/>
          <w:sz w:val="22"/>
          <w:szCs w:val="22"/>
          <w:lang w:val="es-ES_tradnl"/>
        </w:rPr>
      </w:pPr>
    </w:p>
    <w:bookmarkEnd w:id="360"/>
    <w:p w:rsidR="001B7D7D" w:rsidRPr="008B50B1" w:rsidRDefault="001B7D7D" w:rsidP="00333126">
      <w:pPr>
        <w:pStyle w:val="Prrafodelista"/>
        <w:numPr>
          <w:ilvl w:val="0"/>
          <w:numId w:val="20"/>
        </w:numPr>
        <w:suppressAutoHyphens w:val="0"/>
        <w:spacing w:after="0" w:line="240" w:lineRule="auto"/>
        <w:contextualSpacing w:val="0"/>
        <w:rPr>
          <w:rFonts w:ascii="Bookman Old Style" w:hAnsi="Bookman Old Style"/>
          <w:lang w:val="es-ES_tradnl"/>
        </w:rPr>
      </w:pPr>
      <w:r>
        <w:rPr>
          <w:rFonts w:ascii="Bookman Old Style" w:hAnsi="Bookman Old Style"/>
          <w:lang w:val="es-ES_tradnl"/>
        </w:rPr>
        <w:t>JSON con entidades y palabras claves extraídas</w:t>
      </w:r>
    </w:p>
    <w:p w:rsidR="001B7D7D" w:rsidRPr="00281D73" w:rsidRDefault="001B7D7D" w:rsidP="00281D73">
      <w:pPr>
        <w:spacing w:before="100"/>
        <w:ind w:left="426"/>
        <w:rPr>
          <w:rFonts w:ascii="Bookman Old Style" w:hAnsi="Bookman Old Style"/>
          <w:b/>
          <w:bCs/>
          <w:sz w:val="28"/>
          <w:szCs w:val="32"/>
          <w:lang w:val="es-ES_tradnl"/>
        </w:rPr>
      </w:pPr>
      <w:bookmarkStart w:id="361" w:name="_Toc399771656"/>
      <w:bookmarkStart w:id="362" w:name="_Toc400366881"/>
      <w:bookmarkStart w:id="363" w:name="_Toc399771655"/>
      <w:bookmarkStart w:id="364" w:name="_Toc358487586"/>
      <w:bookmarkStart w:id="365" w:name="_Toc358799207"/>
      <w:r w:rsidRPr="00281D73">
        <w:rPr>
          <w:rFonts w:ascii="Bookman Old Style" w:hAnsi="Bookman Old Style"/>
          <w:b/>
          <w:bCs/>
          <w:sz w:val="28"/>
          <w:szCs w:val="32"/>
          <w:lang w:val="es-ES_tradnl"/>
        </w:rPr>
        <w:t xml:space="preserve">REQ002 </w:t>
      </w:r>
      <w:bookmarkEnd w:id="361"/>
      <w:r w:rsidRPr="00281D73">
        <w:rPr>
          <w:rFonts w:ascii="Bookman Old Style" w:hAnsi="Bookman Old Style"/>
          <w:b/>
          <w:bCs/>
          <w:sz w:val="28"/>
          <w:szCs w:val="32"/>
          <w:lang w:val="es-ES_tradnl"/>
        </w:rPr>
        <w:t>Enlazar entidades y palabra relevantes con LOD Cloud</w:t>
      </w:r>
      <w:bookmarkEnd w:id="362"/>
    </w:p>
    <w:p w:rsidR="001B7D7D" w:rsidRPr="006812F2" w:rsidRDefault="001B7D7D" w:rsidP="001B7D7D">
      <w:pPr>
        <w:pStyle w:val="NormalInd"/>
        <w:rPr>
          <w:lang w:val="es-ES_tradnl"/>
        </w:rPr>
      </w:pPr>
    </w:p>
    <w:p w:rsidR="001B7D7D" w:rsidRDefault="001B7D7D" w:rsidP="001B7D7D">
      <w:pPr>
        <w:pStyle w:val="NormalInd"/>
        <w:ind w:left="1134"/>
        <w:rPr>
          <w:rFonts w:ascii="Bookman Old Style" w:hAnsi="Bookman Old Style"/>
          <w:b/>
          <w:sz w:val="22"/>
          <w:szCs w:val="22"/>
          <w:lang w:val="es-ES_tradnl"/>
        </w:rPr>
      </w:pPr>
      <w:r>
        <w:rPr>
          <w:rFonts w:ascii="Bookman Old Style" w:hAnsi="Bookman Old Style"/>
          <w:b/>
          <w:sz w:val="22"/>
          <w:szCs w:val="22"/>
          <w:lang w:val="es-ES_tradnl"/>
        </w:rPr>
        <w:t xml:space="preserve">Descripción </w:t>
      </w:r>
    </w:p>
    <w:p w:rsidR="001B7D7D" w:rsidRPr="00DC51CB" w:rsidRDefault="001B7D7D" w:rsidP="001B7D7D">
      <w:pPr>
        <w:ind w:left="1124"/>
        <w:rPr>
          <w:rFonts w:ascii="Bookman Old Style" w:hAnsi="Bookman Old Style"/>
          <w:lang w:val="es-ES_tradnl"/>
        </w:rPr>
      </w:pPr>
      <w:r w:rsidRPr="006812F2">
        <w:rPr>
          <w:rFonts w:ascii="Bookman Old Style" w:hAnsi="Bookman Old Style"/>
          <w:lang w:val="es-ES_tradnl"/>
        </w:rPr>
        <w:t>Se enlazara los términos encontrados en caso de que sea posible con la LOD Cloud</w:t>
      </w:r>
    </w:p>
    <w:p w:rsidR="001B7D7D" w:rsidRDefault="001B7D7D" w:rsidP="001B7D7D">
      <w:pPr>
        <w:pStyle w:val="NormalInd"/>
        <w:ind w:left="1134"/>
        <w:rPr>
          <w:rFonts w:ascii="Bookman Old Style" w:hAnsi="Bookman Old Style"/>
          <w:b/>
          <w:sz w:val="22"/>
          <w:szCs w:val="22"/>
          <w:lang w:val="es-ES_tradnl"/>
        </w:rPr>
      </w:pPr>
    </w:p>
    <w:p w:rsidR="001B7D7D"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Entrada</w:t>
      </w:r>
    </w:p>
    <w:p w:rsidR="001B7D7D" w:rsidRPr="007D524A" w:rsidRDefault="001B7D7D" w:rsidP="001B7D7D">
      <w:pPr>
        <w:pStyle w:val="NormalInd"/>
        <w:ind w:left="1134"/>
        <w:rPr>
          <w:rFonts w:ascii="Bookman Old Style" w:hAnsi="Bookman Old Style"/>
          <w:b/>
          <w:sz w:val="22"/>
          <w:szCs w:val="22"/>
          <w:lang w:val="es-ES_tradnl"/>
        </w:rPr>
      </w:pPr>
    </w:p>
    <w:p w:rsidR="001B7D7D" w:rsidRDefault="001B7D7D" w:rsidP="00333126">
      <w:pPr>
        <w:pStyle w:val="NormalInd"/>
        <w:numPr>
          <w:ilvl w:val="0"/>
          <w:numId w:val="21"/>
        </w:numPr>
        <w:rPr>
          <w:rFonts w:ascii="Bookman Old Style" w:hAnsi="Bookman Old Style"/>
          <w:sz w:val="22"/>
          <w:szCs w:val="22"/>
          <w:lang w:val="es-ES_tradnl"/>
        </w:rPr>
      </w:pPr>
      <w:r>
        <w:rPr>
          <w:rFonts w:ascii="Bookman Old Style" w:hAnsi="Bookman Old Style"/>
          <w:sz w:val="22"/>
          <w:szCs w:val="22"/>
          <w:lang w:val="es-ES_tradnl"/>
        </w:rPr>
        <w:t>JSON estructurado por procesos anteriores con entidades a enazar</w:t>
      </w:r>
    </w:p>
    <w:p w:rsidR="001B7D7D" w:rsidRDefault="001B7D7D" w:rsidP="001B7D7D">
      <w:pPr>
        <w:pStyle w:val="NormalInd"/>
        <w:ind w:left="1134"/>
        <w:rPr>
          <w:rFonts w:ascii="Bookman Old Style" w:hAnsi="Bookman Old Style"/>
          <w:b/>
          <w:sz w:val="22"/>
          <w:szCs w:val="22"/>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Proceso</w:t>
      </w:r>
    </w:p>
    <w:p w:rsidR="001B7D7D" w:rsidRPr="007D524A" w:rsidRDefault="001B7D7D" w:rsidP="001B7D7D">
      <w:pPr>
        <w:ind w:left="1124"/>
        <w:rPr>
          <w:rFonts w:ascii="Bookman Old Style" w:hAnsi="Bookman Old Style"/>
          <w:lang w:val="es-ES_tradnl"/>
        </w:rPr>
      </w:pPr>
    </w:p>
    <w:p w:rsidR="001B7D7D" w:rsidRDefault="001B7D7D" w:rsidP="00333126">
      <w:pPr>
        <w:numPr>
          <w:ilvl w:val="0"/>
          <w:numId w:val="25"/>
        </w:numPr>
        <w:spacing w:after="0"/>
        <w:rPr>
          <w:rFonts w:ascii="Bookman Old Style" w:hAnsi="Bookman Old Style"/>
          <w:lang w:val="es-ES_tradnl"/>
        </w:rPr>
      </w:pPr>
      <w:r>
        <w:rPr>
          <w:rFonts w:ascii="Bookman Old Style" w:hAnsi="Bookman Old Style"/>
          <w:lang w:val="es-ES_tradnl"/>
        </w:rPr>
        <w:t>Consultar a DBpedia por recursos que sean nombrados con las entidades y palabras relevantes extraídas del texto de entrada.</w:t>
      </w:r>
    </w:p>
    <w:p w:rsidR="001B7D7D" w:rsidRPr="008F639B" w:rsidRDefault="001B7D7D" w:rsidP="001B7D7D">
      <w:pPr>
        <w:pStyle w:val="NormalInd"/>
        <w:ind w:left="1134"/>
        <w:rPr>
          <w:rFonts w:ascii="Bookman Old Style" w:hAnsi="Bookman Old Style"/>
          <w:sz w:val="22"/>
          <w:szCs w:val="22"/>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Salida</w:t>
      </w:r>
    </w:p>
    <w:p w:rsidR="001B7D7D" w:rsidRPr="007D524A" w:rsidRDefault="001B7D7D" w:rsidP="001B7D7D">
      <w:pPr>
        <w:ind w:left="1134"/>
        <w:rPr>
          <w:rFonts w:ascii="Times New Roman" w:hAnsi="Times New Roman"/>
          <w:color w:val="000000"/>
          <w:sz w:val="24"/>
          <w:lang w:val="es-ES_tradnl" w:eastAsia="es-ES"/>
        </w:rPr>
      </w:pPr>
    </w:p>
    <w:p w:rsidR="001B7D7D" w:rsidRPr="006812F2" w:rsidRDefault="001B7D7D" w:rsidP="00333126">
      <w:pPr>
        <w:pStyle w:val="NormalInd"/>
        <w:numPr>
          <w:ilvl w:val="0"/>
          <w:numId w:val="23"/>
        </w:numPr>
        <w:rPr>
          <w:rFonts w:ascii="Bookman Old Style" w:hAnsi="Bookman Old Style"/>
          <w:sz w:val="22"/>
          <w:szCs w:val="22"/>
          <w:lang w:val="es-ES_tradnl"/>
        </w:rPr>
      </w:pPr>
      <w:r>
        <w:rPr>
          <w:rFonts w:ascii="Bookman Old Style" w:hAnsi="Bookman Old Style"/>
          <w:sz w:val="22"/>
          <w:szCs w:val="22"/>
          <w:lang w:val="es-ES_tradnl"/>
        </w:rPr>
        <w:t>JSON estructurado con los enlaces de los recursos de DBpedia.</w:t>
      </w:r>
    </w:p>
    <w:p w:rsidR="001B7D7D" w:rsidRPr="00281D73" w:rsidRDefault="001B7D7D" w:rsidP="00281D73">
      <w:pPr>
        <w:spacing w:before="100"/>
        <w:ind w:left="426"/>
        <w:rPr>
          <w:rFonts w:ascii="Bookman Old Style" w:hAnsi="Bookman Old Style"/>
          <w:b/>
          <w:bCs/>
          <w:sz w:val="28"/>
          <w:szCs w:val="32"/>
          <w:lang w:val="es-ES_tradnl"/>
        </w:rPr>
      </w:pPr>
      <w:bookmarkStart w:id="366" w:name="_Toc400366882"/>
      <w:r w:rsidRPr="00281D73">
        <w:rPr>
          <w:rFonts w:ascii="Bookman Old Style" w:hAnsi="Bookman Old Style"/>
          <w:b/>
          <w:bCs/>
          <w:sz w:val="28"/>
          <w:szCs w:val="32"/>
          <w:lang w:val="es-ES_tradnl"/>
        </w:rPr>
        <w:t xml:space="preserve">REQ002 </w:t>
      </w:r>
      <w:bookmarkEnd w:id="363"/>
      <w:r w:rsidRPr="00281D73">
        <w:rPr>
          <w:rFonts w:ascii="Bookman Old Style" w:hAnsi="Bookman Old Style"/>
          <w:b/>
          <w:bCs/>
          <w:sz w:val="28"/>
          <w:szCs w:val="32"/>
          <w:lang w:val="es-ES_tradnl"/>
        </w:rPr>
        <w:t>Desambiguar entidades y palabra relevantes</w:t>
      </w:r>
      <w:bookmarkEnd w:id="366"/>
    </w:p>
    <w:p w:rsidR="001B7D7D" w:rsidRDefault="001B7D7D" w:rsidP="001B7D7D">
      <w:pPr>
        <w:pStyle w:val="NormalInd"/>
        <w:ind w:left="1134"/>
        <w:rPr>
          <w:rFonts w:ascii="Bookman Old Style" w:hAnsi="Bookman Old Style"/>
          <w:b/>
          <w:sz w:val="22"/>
          <w:szCs w:val="22"/>
          <w:lang w:val="es-ES_tradnl"/>
        </w:rPr>
      </w:pPr>
    </w:p>
    <w:p w:rsidR="001B7D7D" w:rsidRDefault="001B7D7D" w:rsidP="001B7D7D">
      <w:pPr>
        <w:pStyle w:val="NormalInd"/>
        <w:ind w:left="1134"/>
        <w:rPr>
          <w:rFonts w:ascii="Bookman Old Style" w:hAnsi="Bookman Old Style"/>
          <w:b/>
          <w:sz w:val="22"/>
          <w:szCs w:val="22"/>
          <w:lang w:val="es-ES_tradnl"/>
        </w:rPr>
      </w:pPr>
      <w:r>
        <w:rPr>
          <w:rFonts w:ascii="Bookman Old Style" w:hAnsi="Bookman Old Style"/>
          <w:b/>
          <w:sz w:val="22"/>
          <w:szCs w:val="22"/>
          <w:lang w:val="es-ES_tradnl"/>
        </w:rPr>
        <w:t xml:space="preserve">Descripción </w:t>
      </w:r>
    </w:p>
    <w:p w:rsidR="001B7D7D" w:rsidRPr="006812F2" w:rsidRDefault="001B7D7D" w:rsidP="001B7D7D">
      <w:pPr>
        <w:pStyle w:val="NormalInd"/>
        <w:ind w:left="1134"/>
        <w:rPr>
          <w:rFonts w:ascii="Bookman Old Style" w:hAnsi="Bookman Old Style"/>
          <w:sz w:val="22"/>
          <w:szCs w:val="22"/>
          <w:lang w:val="es-ES_tradnl"/>
        </w:rPr>
      </w:pPr>
      <w:r w:rsidRPr="006812F2">
        <w:rPr>
          <w:rFonts w:ascii="Bookman Old Style" w:hAnsi="Bookman Old Style"/>
          <w:sz w:val="22"/>
          <w:szCs w:val="22"/>
          <w:lang w:val="es-ES_tradnl"/>
        </w:rPr>
        <w:t>Se determinara el sentido con que las palabras estas siendo usadas en caso de que estas sean ambiguas</w:t>
      </w:r>
    </w:p>
    <w:p w:rsidR="001B7D7D" w:rsidRDefault="001B7D7D" w:rsidP="001B7D7D">
      <w:pPr>
        <w:pStyle w:val="NormalInd"/>
        <w:ind w:left="1134"/>
        <w:rPr>
          <w:rFonts w:ascii="Bookman Old Style" w:hAnsi="Bookman Old Style"/>
          <w:b/>
          <w:sz w:val="22"/>
          <w:szCs w:val="22"/>
          <w:lang w:val="es-ES_tradnl"/>
        </w:rPr>
      </w:pPr>
    </w:p>
    <w:p w:rsidR="001B7D7D"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Entrada</w:t>
      </w:r>
    </w:p>
    <w:p w:rsidR="001B7D7D" w:rsidRPr="007D524A" w:rsidRDefault="001B7D7D" w:rsidP="001B7D7D">
      <w:pPr>
        <w:pStyle w:val="NormalInd"/>
        <w:ind w:left="1134"/>
        <w:rPr>
          <w:rFonts w:ascii="Bookman Old Style" w:hAnsi="Bookman Old Style"/>
          <w:b/>
          <w:sz w:val="22"/>
          <w:szCs w:val="22"/>
          <w:lang w:val="es-ES_tradnl"/>
        </w:rPr>
      </w:pPr>
    </w:p>
    <w:p w:rsidR="001B7D7D" w:rsidRDefault="001B7D7D" w:rsidP="00333126">
      <w:pPr>
        <w:pStyle w:val="NormalInd"/>
        <w:numPr>
          <w:ilvl w:val="0"/>
          <w:numId w:val="21"/>
        </w:numPr>
        <w:rPr>
          <w:rFonts w:ascii="Bookman Old Style" w:hAnsi="Bookman Old Style"/>
          <w:sz w:val="22"/>
          <w:szCs w:val="22"/>
          <w:lang w:val="es-ES_tradnl"/>
        </w:rPr>
      </w:pPr>
      <w:r>
        <w:rPr>
          <w:rFonts w:ascii="Bookman Old Style" w:hAnsi="Bookman Old Style"/>
          <w:sz w:val="22"/>
          <w:szCs w:val="22"/>
          <w:lang w:val="es-ES_tradnl"/>
        </w:rPr>
        <w:t xml:space="preserve">JSON procesos anteriores </w:t>
      </w:r>
    </w:p>
    <w:p w:rsidR="001B7D7D" w:rsidRDefault="001B7D7D" w:rsidP="001B7D7D">
      <w:pPr>
        <w:pStyle w:val="NormalInd"/>
        <w:ind w:left="1134"/>
        <w:rPr>
          <w:rFonts w:ascii="Bookman Old Style" w:hAnsi="Bookman Old Style"/>
          <w:b/>
          <w:sz w:val="22"/>
          <w:szCs w:val="22"/>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Proceso</w:t>
      </w:r>
    </w:p>
    <w:p w:rsidR="001B7D7D" w:rsidRDefault="001B7D7D" w:rsidP="001B7D7D">
      <w:pPr>
        <w:ind w:left="1854"/>
        <w:rPr>
          <w:rFonts w:ascii="Bookman Old Style" w:hAnsi="Bookman Old Style"/>
          <w:lang w:val="es-ES_tradnl"/>
        </w:rPr>
      </w:pPr>
    </w:p>
    <w:p w:rsidR="001B7D7D" w:rsidRDefault="001B7D7D" w:rsidP="00333126">
      <w:pPr>
        <w:numPr>
          <w:ilvl w:val="0"/>
          <w:numId w:val="22"/>
        </w:numPr>
        <w:spacing w:after="0"/>
        <w:rPr>
          <w:rFonts w:ascii="Bookman Old Style" w:hAnsi="Bookman Old Style"/>
          <w:lang w:val="es-ES_tradnl"/>
        </w:rPr>
      </w:pPr>
      <w:r>
        <w:rPr>
          <w:rFonts w:ascii="Bookman Old Style" w:hAnsi="Bookman Old Style"/>
          <w:lang w:val="es-ES_tradnl"/>
        </w:rPr>
        <w:t>Aplicar algoritmo s de desambiguación en base a contexto.</w:t>
      </w:r>
    </w:p>
    <w:p w:rsidR="001B7D7D" w:rsidRPr="0073035B" w:rsidRDefault="001B7D7D" w:rsidP="00333126">
      <w:pPr>
        <w:numPr>
          <w:ilvl w:val="0"/>
          <w:numId w:val="22"/>
        </w:numPr>
        <w:spacing w:after="0"/>
        <w:rPr>
          <w:rFonts w:ascii="Bookman Old Style" w:hAnsi="Bookman Old Style"/>
          <w:lang w:val="es-ES_tradnl"/>
        </w:rPr>
      </w:pPr>
      <w:r>
        <w:rPr>
          <w:rFonts w:ascii="Bookman Old Style" w:hAnsi="Bookman Old Style"/>
          <w:lang w:val="es-ES_tradnl"/>
        </w:rPr>
        <w:t>Determinar sentido utilizado en base a mejor resultado de coincidencia.</w:t>
      </w:r>
    </w:p>
    <w:p w:rsidR="001B7D7D" w:rsidRDefault="001B7D7D" w:rsidP="001B7D7D">
      <w:pPr>
        <w:pStyle w:val="NormalInd"/>
        <w:ind w:left="1134"/>
        <w:rPr>
          <w:rFonts w:ascii="Bookman Old Style" w:hAnsi="Bookman Old Style"/>
          <w:b/>
          <w:sz w:val="22"/>
          <w:szCs w:val="22"/>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Salida</w:t>
      </w:r>
    </w:p>
    <w:p w:rsidR="001B7D7D" w:rsidRPr="007D524A" w:rsidRDefault="001B7D7D" w:rsidP="001B7D7D">
      <w:pPr>
        <w:ind w:left="1134"/>
        <w:rPr>
          <w:rFonts w:ascii="Times New Roman" w:hAnsi="Times New Roman"/>
          <w:color w:val="000000"/>
          <w:sz w:val="24"/>
          <w:lang w:val="es-ES_tradnl" w:eastAsia="es-ES"/>
        </w:rPr>
      </w:pPr>
    </w:p>
    <w:p w:rsidR="001B7D7D" w:rsidRDefault="001B7D7D" w:rsidP="00333126">
      <w:pPr>
        <w:pStyle w:val="NormalInd"/>
        <w:numPr>
          <w:ilvl w:val="0"/>
          <w:numId w:val="19"/>
        </w:numPr>
        <w:rPr>
          <w:rFonts w:ascii="Bookman Old Style" w:hAnsi="Bookman Old Style"/>
          <w:sz w:val="22"/>
          <w:szCs w:val="22"/>
          <w:lang w:val="es-ES_tradnl"/>
        </w:rPr>
      </w:pPr>
      <w:r>
        <w:rPr>
          <w:rFonts w:ascii="Bookman Old Style" w:hAnsi="Bookman Old Style"/>
          <w:sz w:val="22"/>
          <w:szCs w:val="22"/>
          <w:lang w:val="es-ES_tradnl"/>
        </w:rPr>
        <w:t>JSON con términos desambiguados.</w:t>
      </w:r>
    </w:p>
    <w:p w:rsidR="001B7D7D" w:rsidRPr="00281D73" w:rsidRDefault="001B7D7D" w:rsidP="00281D73">
      <w:pPr>
        <w:spacing w:before="100"/>
        <w:ind w:left="426"/>
        <w:rPr>
          <w:rFonts w:ascii="Bookman Old Style" w:hAnsi="Bookman Old Style"/>
          <w:b/>
          <w:bCs/>
          <w:sz w:val="28"/>
          <w:szCs w:val="32"/>
          <w:lang w:val="es-ES_tradnl"/>
        </w:rPr>
      </w:pPr>
      <w:bookmarkStart w:id="367" w:name="_Toc399771657"/>
      <w:bookmarkStart w:id="368" w:name="_Toc400366883"/>
      <w:bookmarkEnd w:id="364"/>
      <w:r w:rsidRPr="00281D73">
        <w:rPr>
          <w:rFonts w:ascii="Bookman Old Style" w:hAnsi="Bookman Old Style"/>
          <w:b/>
          <w:bCs/>
          <w:sz w:val="28"/>
          <w:szCs w:val="32"/>
          <w:lang w:val="es-ES_tradnl"/>
        </w:rPr>
        <w:t xml:space="preserve">REQ004 </w:t>
      </w:r>
      <w:bookmarkEnd w:id="367"/>
      <w:r w:rsidRPr="00281D73">
        <w:rPr>
          <w:rFonts w:ascii="Bookman Old Style" w:hAnsi="Bookman Old Style"/>
          <w:b/>
          <w:bCs/>
          <w:sz w:val="28"/>
          <w:szCs w:val="32"/>
          <w:lang w:val="es-ES_tradnl"/>
        </w:rPr>
        <w:t>Levantar servicios REST separados para los procesos relevantes.</w:t>
      </w:r>
      <w:bookmarkEnd w:id="368"/>
    </w:p>
    <w:p w:rsidR="001B7D7D" w:rsidRDefault="001B7D7D" w:rsidP="001B7D7D">
      <w:pPr>
        <w:pStyle w:val="NormalInd"/>
        <w:ind w:left="1134"/>
        <w:rPr>
          <w:rFonts w:ascii="Bookman Old Style" w:hAnsi="Bookman Old Style"/>
          <w:b/>
          <w:sz w:val="22"/>
          <w:szCs w:val="22"/>
          <w:lang w:val="es-ES_tradnl"/>
        </w:rPr>
      </w:pPr>
    </w:p>
    <w:p w:rsidR="001B7D7D" w:rsidRDefault="001B7D7D" w:rsidP="001B7D7D">
      <w:pPr>
        <w:pStyle w:val="NormalInd"/>
        <w:ind w:left="1134"/>
        <w:rPr>
          <w:rFonts w:ascii="Bookman Old Style" w:hAnsi="Bookman Old Style"/>
          <w:b/>
          <w:sz w:val="22"/>
          <w:szCs w:val="22"/>
          <w:lang w:val="es-ES_tradnl"/>
        </w:rPr>
      </w:pPr>
      <w:r>
        <w:rPr>
          <w:rFonts w:ascii="Bookman Old Style" w:hAnsi="Bookman Old Style"/>
          <w:b/>
          <w:sz w:val="22"/>
          <w:szCs w:val="22"/>
          <w:lang w:val="es-ES_tradnl"/>
        </w:rPr>
        <w:t xml:space="preserve">Descripción </w:t>
      </w:r>
    </w:p>
    <w:p w:rsidR="001B7D7D" w:rsidRPr="0046680F" w:rsidRDefault="001B7D7D" w:rsidP="001B7D7D">
      <w:pPr>
        <w:ind w:left="1124"/>
        <w:rPr>
          <w:rFonts w:ascii="Bookman Old Style" w:hAnsi="Bookman Old Style"/>
          <w:lang w:val="es-ES_tradnl"/>
        </w:rPr>
      </w:pPr>
      <w:r w:rsidRPr="00886DD0">
        <w:rPr>
          <w:rFonts w:ascii="Bookman Old Style" w:hAnsi="Bookman Old Style"/>
          <w:lang w:val="es-ES_tradnl"/>
        </w:rPr>
        <w:t>Para que los procesos relevantes dentro del sistema puedan ser reutilizados se levantaran servicios individuales</w:t>
      </w:r>
      <w:r>
        <w:rPr>
          <w:rFonts w:ascii="Bookman Old Style" w:hAnsi="Bookman Old Style"/>
          <w:lang w:val="es-ES_tradnl"/>
        </w:rPr>
        <w:t xml:space="preserve">. </w:t>
      </w:r>
    </w:p>
    <w:p w:rsidR="001B7D7D" w:rsidRDefault="001B7D7D" w:rsidP="001B7D7D">
      <w:pPr>
        <w:pStyle w:val="NormalInd"/>
        <w:ind w:left="1134"/>
        <w:rPr>
          <w:rFonts w:ascii="Bookman Old Style" w:hAnsi="Bookman Old Style"/>
          <w:b/>
          <w:sz w:val="22"/>
          <w:szCs w:val="22"/>
          <w:lang w:val="es-ES_tradnl"/>
        </w:rPr>
      </w:pPr>
    </w:p>
    <w:p w:rsidR="001B7D7D"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Entrada</w:t>
      </w:r>
    </w:p>
    <w:p w:rsidR="001B7D7D" w:rsidRDefault="001B7D7D" w:rsidP="001B7D7D">
      <w:pPr>
        <w:pStyle w:val="Prrafodelista"/>
        <w:ind w:left="1844"/>
        <w:rPr>
          <w:rFonts w:ascii="Bookman Old Style" w:hAnsi="Bookman Old Style"/>
          <w:lang w:val="es-ES_tradnl"/>
        </w:rPr>
      </w:pPr>
    </w:p>
    <w:p w:rsidR="001B7D7D" w:rsidRDefault="001B7D7D" w:rsidP="00333126">
      <w:pPr>
        <w:pStyle w:val="NormalInd"/>
        <w:numPr>
          <w:ilvl w:val="0"/>
          <w:numId w:val="17"/>
        </w:numPr>
        <w:rPr>
          <w:rFonts w:ascii="Bookman Old Style" w:hAnsi="Bookman Old Style"/>
          <w:sz w:val="22"/>
          <w:szCs w:val="22"/>
          <w:lang w:val="es-ES_tradnl"/>
        </w:rPr>
      </w:pPr>
      <w:r>
        <w:rPr>
          <w:rFonts w:ascii="Bookman Old Style" w:hAnsi="Bookman Old Style"/>
          <w:sz w:val="22"/>
          <w:szCs w:val="22"/>
          <w:lang w:val="es-ES_tradnl"/>
        </w:rPr>
        <w:t>JSON.</w:t>
      </w:r>
    </w:p>
    <w:p w:rsidR="001B7D7D" w:rsidRDefault="001B7D7D" w:rsidP="00333126">
      <w:pPr>
        <w:pStyle w:val="NormalInd"/>
        <w:numPr>
          <w:ilvl w:val="0"/>
          <w:numId w:val="17"/>
        </w:numPr>
        <w:rPr>
          <w:rFonts w:ascii="Bookman Old Style" w:hAnsi="Bookman Old Style"/>
          <w:sz w:val="22"/>
          <w:szCs w:val="22"/>
          <w:lang w:val="es-ES_tradnl"/>
        </w:rPr>
      </w:pPr>
      <w:r>
        <w:rPr>
          <w:rFonts w:ascii="Bookman Old Style" w:hAnsi="Bookman Old Style"/>
          <w:sz w:val="22"/>
          <w:szCs w:val="22"/>
          <w:lang w:val="es-ES_tradnl"/>
        </w:rPr>
        <w:t>Texto.</w:t>
      </w:r>
    </w:p>
    <w:p w:rsidR="001B7D7D" w:rsidRPr="001C204B" w:rsidRDefault="001B7D7D" w:rsidP="001B7D7D">
      <w:pPr>
        <w:pStyle w:val="NormalInd"/>
        <w:ind w:left="1134"/>
        <w:rPr>
          <w:rFonts w:ascii="Bookman Old Style" w:hAnsi="Bookman Old Style"/>
          <w:b/>
          <w:sz w:val="22"/>
          <w:szCs w:val="22"/>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Proceso</w:t>
      </w:r>
    </w:p>
    <w:p w:rsidR="001B7D7D" w:rsidRDefault="001B7D7D" w:rsidP="001B7D7D">
      <w:pPr>
        <w:ind w:left="1844"/>
        <w:rPr>
          <w:rFonts w:ascii="Bookman Old Style" w:hAnsi="Bookman Old Style"/>
          <w:lang w:val="es-ES_tradnl"/>
        </w:rPr>
      </w:pPr>
    </w:p>
    <w:p w:rsidR="001B7D7D" w:rsidRDefault="001B7D7D" w:rsidP="00333126">
      <w:pPr>
        <w:numPr>
          <w:ilvl w:val="0"/>
          <w:numId w:val="24"/>
        </w:numPr>
        <w:spacing w:after="0" w:line="240" w:lineRule="auto"/>
        <w:ind w:left="1834"/>
        <w:jc w:val="both"/>
        <w:rPr>
          <w:rFonts w:ascii="Bookman Old Style" w:hAnsi="Bookman Old Style"/>
          <w:lang w:val="es-ES_tradnl"/>
        </w:rPr>
      </w:pPr>
      <w:r w:rsidRPr="00886DD0">
        <w:rPr>
          <w:rFonts w:ascii="Bookman Old Style" w:hAnsi="Bookman Old Style"/>
          <w:lang w:val="es-ES_tradnl"/>
        </w:rPr>
        <w:t>Se invoca l</w:t>
      </w:r>
      <w:r>
        <w:rPr>
          <w:rFonts w:ascii="Bookman Old Style" w:hAnsi="Bookman Old Style"/>
          <w:lang w:val="es-ES_tradnl"/>
        </w:rPr>
        <w:t>a</w:t>
      </w:r>
      <w:r w:rsidRPr="00886DD0">
        <w:rPr>
          <w:rFonts w:ascii="Bookman Old Style" w:hAnsi="Bookman Old Style"/>
          <w:lang w:val="es-ES_tradnl"/>
        </w:rPr>
        <w:t>s funciones necesarias del sis</w:t>
      </w:r>
      <w:r>
        <w:rPr>
          <w:rFonts w:ascii="Bookman Old Style" w:hAnsi="Bookman Old Style"/>
          <w:lang w:val="es-ES_tradnl"/>
        </w:rPr>
        <w:t>te</w:t>
      </w:r>
      <w:r w:rsidRPr="00886DD0">
        <w:rPr>
          <w:rFonts w:ascii="Bookman Old Style" w:hAnsi="Bookman Old Style"/>
          <w:lang w:val="es-ES_tradnl"/>
        </w:rPr>
        <w:t>m</w:t>
      </w:r>
      <w:r>
        <w:rPr>
          <w:rFonts w:ascii="Bookman Old Style" w:hAnsi="Bookman Old Style"/>
          <w:lang w:val="es-ES_tradnl"/>
        </w:rPr>
        <w:t>a</w:t>
      </w:r>
      <w:r w:rsidRPr="00886DD0">
        <w:rPr>
          <w:rFonts w:ascii="Bookman Old Style" w:hAnsi="Bookman Old Style"/>
          <w:lang w:val="es-ES_tradnl"/>
        </w:rPr>
        <w:t xml:space="preserve"> para resolver la petición del servi</w:t>
      </w:r>
      <w:r>
        <w:rPr>
          <w:rFonts w:ascii="Bookman Old Style" w:hAnsi="Bookman Old Style"/>
          <w:lang w:val="es-ES_tradnl"/>
        </w:rPr>
        <w:t>ci</w:t>
      </w:r>
      <w:r w:rsidRPr="00886DD0">
        <w:rPr>
          <w:rFonts w:ascii="Bookman Old Style" w:hAnsi="Bookman Old Style"/>
          <w:lang w:val="es-ES_tradnl"/>
        </w:rPr>
        <w:t>o llamado</w:t>
      </w:r>
      <w:r>
        <w:rPr>
          <w:rFonts w:ascii="Bookman Old Style" w:hAnsi="Bookman Old Style"/>
          <w:lang w:val="es-ES_tradnl"/>
        </w:rPr>
        <w:t>.</w:t>
      </w:r>
    </w:p>
    <w:p w:rsidR="001B7D7D" w:rsidRPr="00886DD0" w:rsidRDefault="001B7D7D" w:rsidP="00333126">
      <w:pPr>
        <w:numPr>
          <w:ilvl w:val="0"/>
          <w:numId w:val="24"/>
        </w:numPr>
        <w:spacing w:after="0" w:line="240" w:lineRule="auto"/>
        <w:ind w:left="1834"/>
        <w:jc w:val="both"/>
        <w:rPr>
          <w:rFonts w:ascii="Bookman Old Style" w:hAnsi="Bookman Old Style"/>
          <w:lang w:val="es-ES_tradnl"/>
        </w:rPr>
      </w:pPr>
      <w:r w:rsidRPr="00886DD0">
        <w:rPr>
          <w:rFonts w:ascii="Bookman Old Style" w:hAnsi="Bookman Old Style"/>
          <w:lang w:val="es-ES_tradnl"/>
        </w:rPr>
        <w:lastRenderedPageBreak/>
        <w:t>Se estructurará la data en JSON</w:t>
      </w:r>
      <w:r>
        <w:rPr>
          <w:rFonts w:ascii="Bookman Old Style" w:hAnsi="Bookman Old Style"/>
          <w:lang w:val="es-ES_tradnl"/>
        </w:rPr>
        <w:t>.</w:t>
      </w:r>
    </w:p>
    <w:p w:rsidR="001B7D7D" w:rsidRDefault="001B7D7D" w:rsidP="00333126">
      <w:pPr>
        <w:numPr>
          <w:ilvl w:val="0"/>
          <w:numId w:val="24"/>
        </w:numPr>
        <w:spacing w:after="0" w:line="240" w:lineRule="auto"/>
        <w:ind w:left="1834"/>
        <w:jc w:val="both"/>
        <w:rPr>
          <w:rFonts w:ascii="Bookman Old Style" w:hAnsi="Bookman Old Style"/>
          <w:lang w:val="es-ES_tradnl"/>
        </w:rPr>
      </w:pPr>
      <w:r>
        <w:rPr>
          <w:rFonts w:ascii="Bookman Old Style" w:hAnsi="Bookman Old Style"/>
          <w:lang w:val="es-ES_tradnl"/>
        </w:rPr>
        <w:t>Se devuelve el JSON ya sea al servicio que lo invocó o al cliente si este fuese el origen de la invocación del servicio.</w:t>
      </w:r>
    </w:p>
    <w:p w:rsidR="001B7D7D" w:rsidRDefault="001B7D7D" w:rsidP="001B7D7D">
      <w:pPr>
        <w:ind w:left="1834"/>
        <w:rPr>
          <w:rFonts w:ascii="Bookman Old Style" w:hAnsi="Bookman Old Style"/>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Salida</w:t>
      </w:r>
    </w:p>
    <w:p w:rsidR="001B7D7D" w:rsidRPr="007D524A" w:rsidRDefault="001B7D7D" w:rsidP="001B7D7D">
      <w:pPr>
        <w:pStyle w:val="NormalInd"/>
        <w:ind w:left="1134"/>
        <w:rPr>
          <w:rFonts w:ascii="Bookman Old Style" w:hAnsi="Bookman Old Style"/>
          <w:b/>
          <w:sz w:val="22"/>
          <w:szCs w:val="22"/>
          <w:lang w:val="es-ES_tradnl"/>
        </w:rPr>
      </w:pPr>
    </w:p>
    <w:p w:rsidR="001B7D7D" w:rsidRPr="00E45920" w:rsidRDefault="001B7D7D" w:rsidP="00333126">
      <w:pPr>
        <w:pStyle w:val="NormalInd"/>
        <w:numPr>
          <w:ilvl w:val="0"/>
          <w:numId w:val="23"/>
        </w:numPr>
        <w:rPr>
          <w:rFonts w:ascii="Bookman Old Style" w:hAnsi="Bookman Old Style"/>
          <w:sz w:val="22"/>
          <w:szCs w:val="22"/>
          <w:lang w:val="es-ES_tradnl"/>
        </w:rPr>
      </w:pPr>
      <w:r>
        <w:rPr>
          <w:rFonts w:ascii="Bookman Old Style" w:hAnsi="Bookman Old Style"/>
          <w:sz w:val="22"/>
          <w:szCs w:val="22"/>
          <w:lang w:val="es-ES_tradnl"/>
        </w:rPr>
        <w:t>JSON estructurado de acuerdo al servicio invocado.</w:t>
      </w:r>
    </w:p>
    <w:p w:rsidR="00A35BD2" w:rsidRDefault="00A35BD2" w:rsidP="00A35BD2">
      <w:pPr>
        <w:pStyle w:val="contenido"/>
        <w:rPr>
          <w:rFonts w:ascii="Bookman Old Style" w:hAnsi="Bookman Old Style"/>
          <w:b/>
          <w:sz w:val="28"/>
          <w:lang w:val="es-ES_tradnl"/>
        </w:rPr>
      </w:pPr>
      <w:bookmarkStart w:id="369" w:name="_Toc399771658"/>
      <w:bookmarkStart w:id="370" w:name="_Toc400366884"/>
    </w:p>
    <w:p w:rsidR="001B7D7D" w:rsidRPr="00281D73" w:rsidRDefault="001B7D7D" w:rsidP="00281D73">
      <w:pPr>
        <w:spacing w:before="100"/>
        <w:ind w:left="426"/>
        <w:rPr>
          <w:rFonts w:ascii="Bookman Old Style" w:hAnsi="Bookman Old Style"/>
          <w:b/>
          <w:bCs/>
          <w:sz w:val="28"/>
          <w:szCs w:val="32"/>
          <w:lang w:val="es-ES_tradnl"/>
        </w:rPr>
      </w:pPr>
      <w:r w:rsidRPr="00281D73">
        <w:rPr>
          <w:rFonts w:ascii="Bookman Old Style" w:hAnsi="Bookman Old Style"/>
          <w:b/>
          <w:bCs/>
          <w:sz w:val="28"/>
          <w:szCs w:val="32"/>
          <w:lang w:val="es-ES_tradnl"/>
        </w:rPr>
        <w:t xml:space="preserve">REQ005 </w:t>
      </w:r>
      <w:bookmarkEnd w:id="365"/>
      <w:bookmarkEnd w:id="369"/>
      <w:r w:rsidRPr="00281D73">
        <w:rPr>
          <w:rFonts w:ascii="Bookman Old Style" w:hAnsi="Bookman Old Style"/>
          <w:b/>
          <w:bCs/>
          <w:sz w:val="28"/>
          <w:szCs w:val="32"/>
          <w:lang w:val="es-ES_tradnl"/>
        </w:rPr>
        <w:t>Frontal UI Web</w:t>
      </w:r>
      <w:bookmarkEnd w:id="370"/>
    </w:p>
    <w:p w:rsidR="001B7D7D" w:rsidRDefault="001B7D7D" w:rsidP="001B7D7D">
      <w:pPr>
        <w:pStyle w:val="NormalInd"/>
        <w:ind w:left="1134"/>
        <w:rPr>
          <w:rFonts w:ascii="Bookman Old Style" w:hAnsi="Bookman Old Style"/>
          <w:b/>
          <w:sz w:val="22"/>
          <w:szCs w:val="22"/>
          <w:lang w:val="es-ES_tradnl"/>
        </w:rPr>
      </w:pPr>
    </w:p>
    <w:p w:rsidR="001B7D7D" w:rsidRDefault="001B7D7D" w:rsidP="001B7D7D">
      <w:pPr>
        <w:pStyle w:val="NormalInd"/>
        <w:ind w:left="1134"/>
        <w:rPr>
          <w:rFonts w:ascii="Bookman Old Style" w:hAnsi="Bookman Old Style"/>
          <w:b/>
          <w:sz w:val="22"/>
          <w:szCs w:val="22"/>
          <w:lang w:val="es-ES_tradnl"/>
        </w:rPr>
      </w:pPr>
      <w:r>
        <w:rPr>
          <w:rFonts w:ascii="Bookman Old Style" w:hAnsi="Bookman Old Style"/>
          <w:b/>
          <w:sz w:val="22"/>
          <w:szCs w:val="22"/>
          <w:lang w:val="es-ES_tradnl"/>
        </w:rPr>
        <w:t xml:space="preserve">Descripción </w:t>
      </w:r>
    </w:p>
    <w:p w:rsidR="001B7D7D" w:rsidRPr="00411B2E" w:rsidRDefault="001B7D7D" w:rsidP="001B7D7D">
      <w:pPr>
        <w:pStyle w:val="NormalInd"/>
        <w:ind w:left="1134"/>
        <w:rPr>
          <w:rFonts w:ascii="Bookman Old Style" w:hAnsi="Bookman Old Style"/>
          <w:sz w:val="22"/>
          <w:szCs w:val="22"/>
          <w:lang w:val="es-ES_tradnl"/>
        </w:rPr>
      </w:pPr>
      <w:r w:rsidRPr="00411B2E">
        <w:rPr>
          <w:rFonts w:ascii="Bookman Old Style" w:hAnsi="Bookman Old Style"/>
          <w:sz w:val="22"/>
          <w:szCs w:val="22"/>
          <w:lang w:val="es-ES_tradnl"/>
        </w:rPr>
        <w:t>Construir una interfaz web que permita visualizar el comportamiento del sistema, es decir, la integración de los servicios y su funcionamiento individual</w:t>
      </w:r>
    </w:p>
    <w:p w:rsidR="001B7D7D" w:rsidRPr="00411B2E" w:rsidRDefault="001B7D7D" w:rsidP="001B7D7D">
      <w:pPr>
        <w:pStyle w:val="NormalInd"/>
        <w:ind w:left="1134"/>
        <w:rPr>
          <w:rFonts w:ascii="Bookman Old Style" w:hAnsi="Bookman Old Style"/>
          <w:b/>
          <w:sz w:val="22"/>
          <w:szCs w:val="22"/>
        </w:rPr>
      </w:pPr>
    </w:p>
    <w:p w:rsidR="001B7D7D"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Entrada</w:t>
      </w:r>
    </w:p>
    <w:p w:rsidR="001B7D7D" w:rsidRPr="007D524A" w:rsidRDefault="001B7D7D" w:rsidP="001B7D7D">
      <w:pPr>
        <w:pStyle w:val="NormalInd"/>
        <w:ind w:left="1134"/>
        <w:rPr>
          <w:rFonts w:ascii="Bookman Old Style" w:hAnsi="Bookman Old Style"/>
          <w:b/>
          <w:sz w:val="22"/>
          <w:szCs w:val="22"/>
          <w:lang w:val="es-ES_tradnl"/>
        </w:rPr>
      </w:pPr>
    </w:p>
    <w:p w:rsidR="001B7D7D" w:rsidRDefault="001B7D7D" w:rsidP="00333126">
      <w:pPr>
        <w:pStyle w:val="NormalInd"/>
        <w:numPr>
          <w:ilvl w:val="0"/>
          <w:numId w:val="21"/>
        </w:numPr>
        <w:rPr>
          <w:rFonts w:ascii="Bookman Old Style" w:hAnsi="Bookman Old Style"/>
          <w:sz w:val="22"/>
          <w:szCs w:val="22"/>
          <w:lang w:val="es-ES_tradnl"/>
        </w:rPr>
      </w:pPr>
      <w:r>
        <w:rPr>
          <w:rFonts w:ascii="Bookman Old Style" w:hAnsi="Bookman Old Style"/>
          <w:sz w:val="22"/>
          <w:szCs w:val="22"/>
          <w:lang w:val="es-ES_tradnl"/>
        </w:rPr>
        <w:t>Texto</w:t>
      </w:r>
    </w:p>
    <w:p w:rsidR="001B7D7D" w:rsidRDefault="001B7D7D" w:rsidP="001B7D7D">
      <w:pPr>
        <w:pStyle w:val="NormalInd"/>
        <w:ind w:left="1134"/>
        <w:rPr>
          <w:rFonts w:ascii="Bookman Old Style" w:hAnsi="Bookman Old Style"/>
          <w:b/>
          <w:sz w:val="22"/>
          <w:szCs w:val="22"/>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Proceso</w:t>
      </w:r>
    </w:p>
    <w:p w:rsidR="001B7D7D" w:rsidRPr="007D524A" w:rsidRDefault="001B7D7D" w:rsidP="001B7D7D">
      <w:pPr>
        <w:ind w:left="1124"/>
        <w:rPr>
          <w:rFonts w:ascii="Bookman Old Style" w:hAnsi="Bookman Old Style"/>
          <w:lang w:val="es-ES_tradnl"/>
        </w:rPr>
      </w:pPr>
    </w:p>
    <w:p w:rsidR="001B7D7D" w:rsidRDefault="001B7D7D" w:rsidP="00333126">
      <w:pPr>
        <w:numPr>
          <w:ilvl w:val="0"/>
          <w:numId w:val="27"/>
        </w:numPr>
        <w:spacing w:after="0"/>
        <w:rPr>
          <w:rFonts w:ascii="Bookman Old Style" w:hAnsi="Bookman Old Style"/>
          <w:lang w:val="es-ES_tradnl"/>
        </w:rPr>
      </w:pPr>
      <w:r>
        <w:rPr>
          <w:rFonts w:ascii="Bookman Old Style" w:hAnsi="Bookman Old Style"/>
          <w:lang w:val="es-ES_tradnl"/>
        </w:rPr>
        <w:t xml:space="preserve"> Introducir texto a ser procesado</w:t>
      </w:r>
    </w:p>
    <w:p w:rsidR="001B7D7D" w:rsidRDefault="001B7D7D" w:rsidP="00333126">
      <w:pPr>
        <w:numPr>
          <w:ilvl w:val="0"/>
          <w:numId w:val="27"/>
        </w:numPr>
        <w:spacing w:after="0"/>
        <w:rPr>
          <w:rFonts w:ascii="Bookman Old Style" w:hAnsi="Bookman Old Style"/>
          <w:lang w:val="es-ES_tradnl"/>
        </w:rPr>
      </w:pPr>
      <w:r>
        <w:rPr>
          <w:rFonts w:ascii="Bookman Old Style" w:hAnsi="Bookman Old Style"/>
          <w:lang w:val="es-ES_tradnl"/>
        </w:rPr>
        <w:t>Seleccionar servicios a ser invocados</w:t>
      </w:r>
    </w:p>
    <w:p w:rsidR="001B7D7D" w:rsidRDefault="001B7D7D" w:rsidP="00333126">
      <w:pPr>
        <w:numPr>
          <w:ilvl w:val="0"/>
          <w:numId w:val="27"/>
        </w:numPr>
        <w:spacing w:after="0"/>
        <w:rPr>
          <w:rFonts w:ascii="Bookman Old Style" w:hAnsi="Bookman Old Style"/>
          <w:lang w:val="es-ES_tradnl"/>
        </w:rPr>
      </w:pPr>
      <w:r>
        <w:rPr>
          <w:rFonts w:ascii="Bookman Old Style" w:hAnsi="Bookman Old Style"/>
          <w:lang w:val="es-ES_tradnl"/>
        </w:rPr>
        <w:t>Esperar resultado</w:t>
      </w:r>
    </w:p>
    <w:p w:rsidR="001B7D7D" w:rsidRDefault="001B7D7D" w:rsidP="00333126">
      <w:pPr>
        <w:numPr>
          <w:ilvl w:val="0"/>
          <w:numId w:val="27"/>
        </w:numPr>
        <w:spacing w:after="0"/>
        <w:rPr>
          <w:rFonts w:ascii="Bookman Old Style" w:hAnsi="Bookman Old Style"/>
          <w:lang w:val="es-ES_tradnl"/>
        </w:rPr>
      </w:pPr>
      <w:r>
        <w:rPr>
          <w:rFonts w:ascii="Bookman Old Style" w:hAnsi="Bookman Old Style"/>
          <w:lang w:val="es-ES_tradnl"/>
        </w:rPr>
        <w:t>Procesar resultado</w:t>
      </w:r>
    </w:p>
    <w:p w:rsidR="001B7D7D" w:rsidRDefault="001B7D7D" w:rsidP="00333126">
      <w:pPr>
        <w:numPr>
          <w:ilvl w:val="0"/>
          <w:numId w:val="27"/>
        </w:numPr>
        <w:spacing w:after="0"/>
        <w:rPr>
          <w:rFonts w:ascii="Bookman Old Style" w:hAnsi="Bookman Old Style"/>
          <w:lang w:val="es-ES_tradnl"/>
        </w:rPr>
      </w:pPr>
      <w:r>
        <w:rPr>
          <w:rFonts w:ascii="Bookman Old Style" w:hAnsi="Bookman Old Style"/>
          <w:lang w:val="es-ES_tradnl"/>
        </w:rPr>
        <w:t>Presentar resultado procesado</w:t>
      </w:r>
    </w:p>
    <w:p w:rsidR="001B7D7D" w:rsidRPr="008F639B" w:rsidRDefault="001B7D7D" w:rsidP="001B7D7D">
      <w:pPr>
        <w:pStyle w:val="NormalInd"/>
        <w:ind w:left="1134"/>
        <w:rPr>
          <w:rFonts w:ascii="Bookman Old Style" w:hAnsi="Bookman Old Style"/>
          <w:sz w:val="22"/>
          <w:szCs w:val="22"/>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Salida</w:t>
      </w:r>
    </w:p>
    <w:p w:rsidR="001B7D7D" w:rsidRPr="007D524A" w:rsidRDefault="001B7D7D" w:rsidP="001B7D7D">
      <w:pPr>
        <w:ind w:left="1134"/>
        <w:rPr>
          <w:rFonts w:ascii="Times New Roman" w:hAnsi="Times New Roman"/>
          <w:color w:val="000000"/>
          <w:sz w:val="24"/>
          <w:lang w:val="es-ES_tradnl" w:eastAsia="es-ES"/>
        </w:rPr>
      </w:pPr>
    </w:p>
    <w:p w:rsidR="001B7D7D" w:rsidRDefault="001B7D7D" w:rsidP="00333126">
      <w:pPr>
        <w:pStyle w:val="NormalInd"/>
        <w:numPr>
          <w:ilvl w:val="0"/>
          <w:numId w:val="19"/>
        </w:numPr>
        <w:rPr>
          <w:rFonts w:ascii="Bookman Old Style" w:hAnsi="Bookman Old Style"/>
          <w:sz w:val="22"/>
          <w:szCs w:val="22"/>
          <w:lang w:val="es-ES_tradnl"/>
        </w:rPr>
      </w:pPr>
      <w:r>
        <w:rPr>
          <w:rFonts w:ascii="Bookman Old Style" w:hAnsi="Bookman Old Style"/>
          <w:sz w:val="22"/>
          <w:szCs w:val="22"/>
          <w:lang w:val="es-ES_tradnl"/>
        </w:rPr>
        <w:t>Resultado gráfico de servicios invocados.</w:t>
      </w:r>
    </w:p>
    <w:p w:rsidR="001B7D7D" w:rsidRDefault="001B7D7D" w:rsidP="001B7D7D">
      <w:pPr>
        <w:pStyle w:val="NormalInd"/>
        <w:ind w:left="1854"/>
        <w:rPr>
          <w:rFonts w:ascii="Bookman Old Style" w:hAnsi="Bookman Old Style"/>
          <w:sz w:val="22"/>
          <w:szCs w:val="22"/>
          <w:lang w:val="es-ES_tradnl"/>
        </w:rPr>
      </w:pPr>
    </w:p>
    <w:p w:rsidR="001B7D7D" w:rsidRDefault="001B7D7D" w:rsidP="001B7D7D">
      <w:pPr>
        <w:pStyle w:val="NormalInd"/>
        <w:rPr>
          <w:rFonts w:ascii="Bookman Old Style" w:hAnsi="Bookman Old Style"/>
          <w:sz w:val="22"/>
          <w:szCs w:val="22"/>
          <w:lang w:val="es-ES_tradnl"/>
        </w:rPr>
      </w:pPr>
    </w:p>
    <w:p w:rsidR="00361097" w:rsidRDefault="00361097" w:rsidP="001B7D7D">
      <w:pPr>
        <w:pStyle w:val="NormalInd"/>
        <w:rPr>
          <w:rFonts w:ascii="Bookman Old Style" w:hAnsi="Bookman Old Style"/>
          <w:sz w:val="22"/>
          <w:szCs w:val="22"/>
          <w:lang w:val="es-ES_tradnl"/>
        </w:rPr>
      </w:pPr>
    </w:p>
    <w:p w:rsidR="00361097" w:rsidRDefault="00361097">
      <w:pPr>
        <w:rPr>
          <w:rFonts w:ascii="Bookman Old Style" w:eastAsia="Times New Roman" w:hAnsi="Bookman Old Style" w:cs="Times New Roman"/>
          <w:lang w:val="es-ES_tradnl" w:eastAsia="en-US"/>
        </w:rPr>
      </w:pPr>
      <w:r>
        <w:rPr>
          <w:rFonts w:ascii="Bookman Old Style" w:hAnsi="Bookman Old Style"/>
          <w:lang w:val="es-ES_tradnl"/>
        </w:rPr>
        <w:br w:type="page"/>
      </w:r>
    </w:p>
    <w:p w:rsidR="00361097" w:rsidRDefault="00740ABC" w:rsidP="00A12447">
      <w:pPr>
        <w:pStyle w:val="Nivel2"/>
      </w:pPr>
      <w:bookmarkStart w:id="371" w:name="_Toc414268677"/>
      <w:r>
        <w:lastRenderedPageBreak/>
        <w:t xml:space="preserve">Anexo 2: Especificación de Caso de Uso (ECS) - </w:t>
      </w:r>
      <w:r w:rsidRPr="00740ABC">
        <w:t>Tokenización en Sentencias</w:t>
      </w:r>
      <w:bookmarkEnd w:id="371"/>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r>
        <w:rPr>
          <w:rFonts w:ascii="Arial" w:eastAsia="Times New Roman" w:hAnsi="Arial" w:cs="Times New Roman"/>
          <w:color w:val="000000"/>
          <w:sz w:val="32"/>
          <w:szCs w:val="32"/>
          <w:lang w:val="es-ES_tradnl"/>
        </w:rPr>
        <w:t>Especificación de Caso de Uso (ECS)</w:t>
      </w:r>
    </w:p>
    <w:p w:rsidR="00361097" w:rsidRDefault="00361097" w:rsidP="00361097">
      <w:pPr>
        <w:spacing w:after="0"/>
        <w:jc w:val="right"/>
        <w:rPr>
          <w:rFonts w:ascii="Bookman Old Style" w:eastAsia="Times New Roman" w:hAnsi="Bookman Old Style" w:cs="Times New Roman"/>
          <w:i/>
          <w:iCs/>
          <w:sz w:val="28"/>
          <w:szCs w:val="28"/>
          <w:lang w:val="es-ES_tradnl"/>
        </w:rPr>
      </w:pPr>
      <w:r>
        <w:rPr>
          <w:rFonts w:ascii="Bookman Old Style" w:eastAsia="Times New Roman" w:hAnsi="Bookman Old Style" w:cs="Times New Roman"/>
          <w:i/>
          <w:iCs/>
          <w:sz w:val="28"/>
          <w:szCs w:val="28"/>
          <w:lang w:val="es-ES_tradnl"/>
        </w:rPr>
        <w:t>Tokenización en Sentencias</w:t>
      </w:r>
    </w:p>
    <w:p w:rsidR="00361097" w:rsidRDefault="00361097" w:rsidP="00361097">
      <w:pPr>
        <w:spacing w:before="100"/>
        <w:jc w:val="right"/>
        <w:rPr>
          <w:rFonts w:ascii="Bookman Old Style" w:eastAsiaTheme="minorHAnsi" w:hAnsi="Bookman Old Style"/>
          <w:sz w:val="32"/>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lang w:val="es-ES_tradnl"/>
        </w:rPr>
      </w:pPr>
      <w:r>
        <w:rPr>
          <w:rFonts w:ascii="Bookman Old Style" w:hAnsi="Bookman Old Style"/>
          <w:lang w:val="es-ES_tradnl"/>
        </w:rPr>
        <w:t>Versión [1.0]</w:t>
      </w:r>
    </w:p>
    <w:p w:rsidR="00361097" w:rsidRDefault="00361097" w:rsidP="00361097">
      <w:r>
        <w:br w:type="page"/>
      </w:r>
    </w:p>
    <w:p w:rsidR="00361097" w:rsidRDefault="00361097" w:rsidP="00361097"/>
    <w:p w:rsidR="00361097" w:rsidRDefault="00361097" w:rsidP="00361097"/>
    <w:p w:rsidR="00361097" w:rsidRPr="00A35BD2" w:rsidRDefault="00361097" w:rsidP="00A35BD2">
      <w:pPr>
        <w:pStyle w:val="contenido"/>
        <w:spacing w:after="0"/>
        <w:jc w:val="left"/>
        <w:rPr>
          <w:b/>
          <w:sz w:val="24"/>
          <w:lang w:val="es-ES_tradnl"/>
        </w:rPr>
      </w:pPr>
      <w:r w:rsidRPr="00A35BD2">
        <w:rPr>
          <w:b/>
          <w:sz w:val="24"/>
          <w:lang w:val="es-ES_tradnl"/>
        </w:rPr>
        <w:t>Información de Documento</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169"/>
      </w:tblGrid>
      <w:tr w:rsidR="00361097" w:rsidTr="00361097">
        <w:tc>
          <w:tcPr>
            <w:tcW w:w="180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Título:</w:t>
            </w:r>
          </w:p>
        </w:tc>
        <w:tc>
          <w:tcPr>
            <w:tcW w:w="716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Especificación de  casos de Uso</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Subtítulo:</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 xml:space="preserve">Servicio Web - Tokenización en Sentencias </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Versión:</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[1.0]</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Archivo:</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ECS_SW_TokenizaciónSentecias</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Autor:</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 xml:space="preserve">Fabricio </w:t>
            </w:r>
            <w:r w:rsidR="0042475C">
              <w:rPr>
                <w:rFonts w:ascii="Bookman Old Style" w:eastAsia="Times New Roman" w:hAnsi="Bookman Old Style" w:cs="Times New Roman"/>
                <w:sz w:val="20"/>
                <w:lang w:val="es-ES_tradnl"/>
              </w:rPr>
              <w:t>Montaño</w:t>
            </w:r>
          </w:p>
        </w:tc>
      </w:tr>
      <w:tr w:rsidR="00361097" w:rsidTr="00361097">
        <w:tc>
          <w:tcPr>
            <w:tcW w:w="1809"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Estado:</w:t>
            </w:r>
          </w:p>
        </w:tc>
        <w:tc>
          <w:tcPr>
            <w:tcW w:w="7169"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Borrador</w:t>
            </w: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Lista de Cambios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1985"/>
        <w:gridCol w:w="2268"/>
        <w:gridCol w:w="2917"/>
      </w:tblGrid>
      <w:tr w:rsidR="00361097" w:rsidTr="00361097">
        <w:trPr>
          <w:trHeight w:val="194"/>
        </w:trPr>
        <w:tc>
          <w:tcPr>
            <w:tcW w:w="180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Versión</w:t>
            </w:r>
          </w:p>
        </w:tc>
        <w:tc>
          <w:tcPr>
            <w:tcW w:w="1985"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2268"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Autor</w:t>
            </w:r>
          </w:p>
        </w:tc>
        <w:tc>
          <w:tcPr>
            <w:tcW w:w="2917"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Descripción</w:t>
            </w:r>
          </w:p>
        </w:tc>
      </w:tr>
      <w:tr w:rsidR="00361097" w:rsidTr="00361097">
        <w:trPr>
          <w:trHeight w:val="193"/>
        </w:trPr>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1.0</w:t>
            </w:r>
          </w:p>
        </w:tc>
        <w:tc>
          <w:tcPr>
            <w:tcW w:w="1985"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17/07/2014</w:t>
            </w:r>
          </w:p>
        </w:tc>
        <w:tc>
          <w:tcPr>
            <w:tcW w:w="2268"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c>
          <w:tcPr>
            <w:tcW w:w="2917"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Emisión inicial</w:t>
            </w:r>
          </w:p>
        </w:tc>
      </w:tr>
      <w:tr w:rsidR="00361097" w:rsidTr="00361097">
        <w:tc>
          <w:tcPr>
            <w:tcW w:w="1809"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1985"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2268"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2917"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Firmas y Aprobaciones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1701"/>
        <w:gridCol w:w="1559"/>
        <w:gridCol w:w="3625"/>
      </w:tblGrid>
      <w:tr w:rsidR="00361097" w:rsidTr="00361097">
        <w:trPr>
          <w:trHeight w:val="400"/>
        </w:trPr>
        <w:tc>
          <w:tcPr>
            <w:tcW w:w="2093"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Elaborado por:</w:t>
            </w:r>
          </w:p>
        </w:tc>
        <w:tc>
          <w:tcPr>
            <w:tcW w:w="3260" w:type="dxa"/>
            <w:gridSpan w:val="2"/>
            <w:tcBorders>
              <w:top w:val="single" w:sz="12" w:space="0" w:color="7F7F7F" w:themeColor="text1" w:themeTint="80"/>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c>
          <w:tcPr>
            <w:tcW w:w="3625" w:type="dxa"/>
            <w:vMerge w:val="restart"/>
            <w:tcBorders>
              <w:top w:val="single" w:sz="12" w:space="0" w:color="7F7F7F" w:themeColor="text1" w:themeTint="80"/>
              <w:left w:val="nil"/>
              <w:bottom w:val="nil"/>
              <w:right w:val="nil"/>
            </w:tcBorders>
          </w:tcPr>
          <w:p w:rsidR="00361097" w:rsidRDefault="00361097">
            <w:pPr>
              <w:rPr>
                <w:sz w:val="20"/>
                <w:lang w:eastAsia="en-US"/>
              </w:rPr>
            </w:pPr>
          </w:p>
        </w:tc>
      </w:tr>
      <w:tr w:rsidR="00361097" w:rsidTr="00361097">
        <w:tc>
          <w:tcPr>
            <w:tcW w:w="2093"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1701" w:type="dxa"/>
            <w:tcBorders>
              <w:top w:val="nil"/>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17/07/2014</w:t>
            </w:r>
          </w:p>
        </w:tc>
        <w:tc>
          <w:tcPr>
            <w:tcW w:w="1559" w:type="dxa"/>
            <w:tcBorders>
              <w:top w:val="nil"/>
              <w:left w:val="nil"/>
              <w:bottom w:val="nil"/>
              <w:right w:val="nil"/>
            </w:tcBorders>
            <w:hideMark/>
          </w:tcPr>
          <w:p w:rsidR="00361097" w:rsidRDefault="00361097">
            <w:pPr>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Firma:</w:t>
            </w:r>
          </w:p>
        </w:tc>
        <w:tc>
          <w:tcPr>
            <w:tcW w:w="0" w:type="auto"/>
            <w:vMerge/>
            <w:tcBorders>
              <w:top w:val="single" w:sz="12" w:space="0" w:color="7F7F7F" w:themeColor="text1" w:themeTint="80"/>
              <w:left w:val="nil"/>
              <w:bottom w:val="nil"/>
              <w:right w:val="nil"/>
            </w:tcBorders>
            <w:vAlign w:val="center"/>
            <w:hideMark/>
          </w:tcPr>
          <w:p w:rsidR="00361097" w:rsidRDefault="00361097">
            <w:pPr>
              <w:rPr>
                <w:sz w:val="20"/>
                <w:lang w:eastAsia="en-US"/>
              </w:rPr>
            </w:pPr>
          </w:p>
        </w:tc>
      </w:tr>
      <w:tr w:rsidR="00361097" w:rsidTr="00361097">
        <w:tc>
          <w:tcPr>
            <w:tcW w:w="8978" w:type="dxa"/>
            <w:gridSpan w:val="4"/>
            <w:tcBorders>
              <w:top w:val="nil"/>
              <w:left w:val="nil"/>
              <w:bottom w:val="nil"/>
              <w:right w:val="nil"/>
            </w:tcBorders>
          </w:tcPr>
          <w:p w:rsidR="00361097" w:rsidRDefault="00361097">
            <w:pPr>
              <w:rPr>
                <w:sz w:val="20"/>
                <w:lang w:eastAsia="en-US"/>
              </w:rPr>
            </w:pPr>
          </w:p>
        </w:tc>
      </w:tr>
      <w:tr w:rsidR="00361097" w:rsidTr="00361097">
        <w:trPr>
          <w:trHeight w:val="386"/>
        </w:trPr>
        <w:tc>
          <w:tcPr>
            <w:tcW w:w="2093"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Revisado por:</w:t>
            </w:r>
          </w:p>
        </w:tc>
        <w:tc>
          <w:tcPr>
            <w:tcW w:w="3260" w:type="dxa"/>
            <w:gridSpan w:val="2"/>
            <w:tcBorders>
              <w:top w:val="nil"/>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Ing. Nelson Piedra</w:t>
            </w:r>
          </w:p>
        </w:tc>
        <w:tc>
          <w:tcPr>
            <w:tcW w:w="3625" w:type="dxa"/>
            <w:vMerge w:val="restart"/>
            <w:tcBorders>
              <w:top w:val="nil"/>
              <w:left w:val="nil"/>
              <w:bottom w:val="single" w:sz="12" w:space="0" w:color="7F7F7F" w:themeColor="text1" w:themeTint="80"/>
              <w:right w:val="nil"/>
            </w:tcBorders>
          </w:tcPr>
          <w:p w:rsidR="00361097" w:rsidRDefault="00361097">
            <w:pPr>
              <w:rPr>
                <w:sz w:val="20"/>
              </w:rPr>
            </w:pPr>
          </w:p>
          <w:p w:rsidR="00361097" w:rsidRDefault="00361097">
            <w:pPr>
              <w:rPr>
                <w:sz w:val="20"/>
              </w:rPr>
            </w:pPr>
          </w:p>
          <w:p w:rsidR="00361097" w:rsidRDefault="00361097">
            <w:pPr>
              <w:rPr>
                <w:sz w:val="20"/>
                <w:lang w:eastAsia="en-US"/>
              </w:rPr>
            </w:pPr>
          </w:p>
        </w:tc>
      </w:tr>
      <w:tr w:rsidR="00361097" w:rsidTr="00361097">
        <w:trPr>
          <w:trHeight w:val="294"/>
        </w:trPr>
        <w:tc>
          <w:tcPr>
            <w:tcW w:w="2093"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1701" w:type="dxa"/>
            <w:tcBorders>
              <w:top w:val="nil"/>
              <w:left w:val="nil"/>
              <w:bottom w:val="single" w:sz="12" w:space="0" w:color="7F7F7F" w:themeColor="text1" w:themeTint="80"/>
              <w:right w:val="nil"/>
            </w:tcBorders>
          </w:tcPr>
          <w:p w:rsidR="00361097" w:rsidRDefault="00361097">
            <w:pPr>
              <w:rPr>
                <w:rFonts w:ascii="Bookman Old Style" w:eastAsia="Times New Roman" w:hAnsi="Bookman Old Style" w:cs="Times New Roman"/>
                <w:sz w:val="20"/>
                <w:lang w:val="es-ES_tradnl" w:eastAsia="en-US"/>
              </w:rPr>
            </w:pPr>
          </w:p>
        </w:tc>
        <w:tc>
          <w:tcPr>
            <w:tcW w:w="1559" w:type="dxa"/>
            <w:tcBorders>
              <w:top w:val="nil"/>
              <w:left w:val="nil"/>
              <w:bottom w:val="single" w:sz="12" w:space="0" w:color="7F7F7F" w:themeColor="text1" w:themeTint="80"/>
              <w:right w:val="nil"/>
            </w:tcBorders>
            <w:hideMark/>
          </w:tcPr>
          <w:p w:rsidR="00361097" w:rsidRDefault="00361097">
            <w:pPr>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Firma:</w:t>
            </w:r>
          </w:p>
        </w:tc>
        <w:tc>
          <w:tcPr>
            <w:tcW w:w="0" w:type="auto"/>
            <w:vMerge/>
            <w:tcBorders>
              <w:top w:val="nil"/>
              <w:left w:val="nil"/>
              <w:bottom w:val="single" w:sz="12" w:space="0" w:color="7F7F7F" w:themeColor="text1" w:themeTint="80"/>
              <w:right w:val="nil"/>
            </w:tcBorders>
            <w:vAlign w:val="center"/>
            <w:hideMark/>
          </w:tcPr>
          <w:p w:rsidR="00361097" w:rsidRDefault="00361097">
            <w:pPr>
              <w:rPr>
                <w:sz w:val="20"/>
                <w:lang w:eastAsia="en-US"/>
              </w:rPr>
            </w:pPr>
          </w:p>
        </w:tc>
      </w:tr>
    </w:tbl>
    <w:p w:rsidR="00361097" w:rsidRDefault="00361097" w:rsidP="00361097">
      <w:pPr>
        <w:rPr>
          <w:lang w:eastAsia="en-US"/>
        </w:rPr>
      </w:pPr>
    </w:p>
    <w:p w:rsidR="00361097" w:rsidRDefault="00361097" w:rsidP="00361097"/>
    <w:p w:rsidR="00361097" w:rsidRDefault="00361097" w:rsidP="00361097"/>
    <w:p w:rsidR="00361097" w:rsidRDefault="00361097" w:rsidP="00361097"/>
    <w:p w:rsidR="00361097" w:rsidRDefault="00361097" w:rsidP="00361097"/>
    <w:p w:rsidR="00361097" w:rsidRDefault="00361097" w:rsidP="00361097"/>
    <w:p w:rsidR="00361097" w:rsidRDefault="00361097" w:rsidP="00361097">
      <w:r>
        <w:br w:type="page"/>
      </w:r>
    </w:p>
    <w:tbl>
      <w:tblP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81"/>
        <w:gridCol w:w="789"/>
        <w:gridCol w:w="4974"/>
      </w:tblGrid>
      <w:tr w:rsidR="00361097" w:rsidTr="00361097">
        <w:trPr>
          <w:cantSplit/>
        </w:trPr>
        <w:tc>
          <w:tcPr>
            <w:tcW w:w="2881" w:type="dxa"/>
            <w:tcBorders>
              <w:top w:val="single" w:sz="12"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lang w:eastAsia="en-US"/>
              </w:rPr>
            </w:pPr>
            <w:r>
              <w:rPr>
                <w:rFonts w:ascii="Arial" w:hAnsi="Arial" w:cs="Arial"/>
                <w:b/>
              </w:rPr>
              <w:lastRenderedPageBreak/>
              <w:t>Número</w:t>
            </w:r>
          </w:p>
        </w:tc>
        <w:tc>
          <w:tcPr>
            <w:tcW w:w="5763" w:type="dxa"/>
            <w:gridSpan w:val="2"/>
            <w:tcBorders>
              <w:top w:val="single" w:sz="12"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b/>
                <w:lang w:eastAsia="en-US"/>
              </w:rPr>
            </w:pPr>
            <w:r>
              <w:rPr>
                <w:rFonts w:ascii="Arial" w:hAnsi="Arial" w:cs="Arial"/>
                <w:b/>
              </w:rPr>
              <w:t>ECS-01</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lang w:eastAsia="en-US"/>
              </w:rPr>
            </w:pPr>
            <w:r>
              <w:rPr>
                <w:rFonts w:ascii="Arial" w:hAnsi="Arial" w:cs="Arial"/>
                <w:b/>
              </w:rPr>
              <w:t>Nombre</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Tokenización en Sentencias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lang w:eastAsia="en-US"/>
              </w:rPr>
            </w:pPr>
            <w:r>
              <w:rPr>
                <w:rFonts w:ascii="Arial" w:hAnsi="Arial" w:cs="Arial"/>
                <w:b/>
              </w:rPr>
              <w:t>Actores</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Usuario, Cliente</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bCs/>
                <w:lang w:eastAsia="en-US"/>
              </w:rPr>
            </w:pPr>
            <w:r>
              <w:rPr>
                <w:rFonts w:ascii="Arial" w:hAnsi="Arial" w:cs="Arial"/>
                <w:b/>
                <w:bCs/>
              </w:rPr>
              <w:t>Descripción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Divide el texto de entrada en sentencias cortas separadas por un punto y parte, la salida es una lista de estas sentencias.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bCs/>
                <w:lang w:eastAsia="en-US"/>
              </w:rPr>
            </w:pPr>
            <w:r>
              <w:rPr>
                <w:rFonts w:ascii="Arial" w:hAnsi="Arial" w:cs="Arial"/>
                <w:b/>
                <w:bCs/>
              </w:rPr>
              <w:t>Precondición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rsidP="00333126">
            <w:pPr>
              <w:pStyle w:val="Prrafodelista"/>
              <w:numPr>
                <w:ilvl w:val="0"/>
                <w:numId w:val="28"/>
              </w:numPr>
              <w:suppressAutoHyphens w:val="0"/>
              <w:spacing w:after="0"/>
              <w:jc w:val="both"/>
              <w:rPr>
                <w:rFonts w:ascii="Arial" w:hAnsi="Arial" w:cs="Arial"/>
              </w:rPr>
            </w:pPr>
            <w:r>
              <w:rPr>
                <w:rFonts w:ascii="Arial" w:hAnsi="Arial" w:cs="Arial"/>
              </w:rPr>
              <w:t>Ingreso texto como parámetro de la aplicación</w:t>
            </w:r>
          </w:p>
          <w:p w:rsidR="00361097" w:rsidRDefault="00361097" w:rsidP="00333126">
            <w:pPr>
              <w:pStyle w:val="Prrafodelista"/>
              <w:numPr>
                <w:ilvl w:val="0"/>
                <w:numId w:val="28"/>
              </w:numPr>
              <w:suppressAutoHyphens w:val="0"/>
              <w:spacing w:after="0"/>
              <w:jc w:val="both"/>
              <w:rPr>
                <w:rFonts w:ascii="Arial" w:hAnsi="Arial" w:cs="Arial"/>
              </w:rPr>
            </w:pPr>
            <w:r>
              <w:rPr>
                <w:rFonts w:ascii="Arial" w:hAnsi="Arial" w:cs="Arial"/>
              </w:rPr>
              <w:t>Texto ha sido validado y procesado</w:t>
            </w:r>
          </w:p>
          <w:p w:rsidR="00361097" w:rsidRDefault="00361097" w:rsidP="00333126">
            <w:pPr>
              <w:pStyle w:val="Prrafodelista"/>
              <w:numPr>
                <w:ilvl w:val="0"/>
                <w:numId w:val="28"/>
              </w:numPr>
              <w:suppressAutoHyphens w:val="0"/>
              <w:spacing w:after="0"/>
              <w:jc w:val="both"/>
              <w:rPr>
                <w:rFonts w:ascii="Arial" w:hAnsi="Arial" w:cs="Arial"/>
              </w:rPr>
            </w:pPr>
            <w:r>
              <w:rPr>
                <w:rFonts w:ascii="Arial" w:hAnsi="Arial" w:cs="Arial"/>
              </w:rPr>
              <w:t>Texto segmentado en sentencias</w:t>
            </w:r>
          </w:p>
        </w:tc>
      </w:tr>
      <w:tr w:rsidR="00361097" w:rsidTr="00361097">
        <w:trPr>
          <w:cantSplit/>
        </w:trPr>
        <w:tc>
          <w:tcPr>
            <w:tcW w:w="2881" w:type="dxa"/>
            <w:vMerge w:val="restart"/>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bCs/>
              </w:rPr>
            </w:pPr>
            <w:r>
              <w:rPr>
                <w:rFonts w:ascii="Arial" w:hAnsi="Arial" w:cs="Arial"/>
                <w:b/>
                <w:bCs/>
              </w:rPr>
              <w:t>Secuencia</w:t>
            </w:r>
          </w:p>
          <w:p w:rsidR="00361097" w:rsidRDefault="00361097">
            <w:pPr>
              <w:spacing w:after="0"/>
              <w:jc w:val="both"/>
              <w:rPr>
                <w:rFonts w:ascii="Arial" w:hAnsi="Arial" w:cs="Arial"/>
                <w:b/>
                <w:bCs/>
                <w:lang w:eastAsia="en-US"/>
              </w:rPr>
            </w:pPr>
            <w:r>
              <w:rPr>
                <w:rFonts w:ascii="Arial" w:hAnsi="Arial" w:cs="Arial"/>
                <w:b/>
                <w:bCs/>
              </w:rPr>
              <w:t>Normal</w:t>
            </w:r>
          </w:p>
        </w:tc>
        <w:tc>
          <w:tcPr>
            <w:tcW w:w="789" w:type="dxa"/>
            <w:tcBorders>
              <w:top w:val="single" w:sz="4" w:space="0" w:color="auto"/>
              <w:left w:val="single" w:sz="4" w:space="0" w:color="auto"/>
              <w:bottom w:val="single" w:sz="4" w:space="0" w:color="auto"/>
              <w:right w:val="single" w:sz="4" w:space="0" w:color="auto"/>
            </w:tcBorders>
            <w:hideMark/>
          </w:tcPr>
          <w:p w:rsidR="00361097" w:rsidRDefault="00361097">
            <w:pPr>
              <w:spacing w:after="0"/>
              <w:jc w:val="both"/>
              <w:rPr>
                <w:rFonts w:ascii="Arial" w:hAnsi="Arial" w:cs="Arial"/>
                <w:bCs/>
                <w:lang w:eastAsia="en-US"/>
              </w:rPr>
            </w:pPr>
            <w:r>
              <w:rPr>
                <w:rFonts w:ascii="Arial" w:hAnsi="Arial" w:cs="Arial"/>
                <w:bCs/>
              </w:rPr>
              <w:t>Paso</w:t>
            </w:r>
          </w:p>
        </w:tc>
        <w:tc>
          <w:tcPr>
            <w:tcW w:w="4974" w:type="dxa"/>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bCs/>
                <w:lang w:eastAsia="en-US"/>
              </w:rPr>
            </w:pPr>
            <w:r>
              <w:rPr>
                <w:rFonts w:ascii="Arial" w:hAnsi="Arial" w:cs="Arial"/>
                <w:bCs/>
              </w:rPr>
              <w:t>Acción</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hideMark/>
          </w:tcPr>
          <w:p w:rsidR="00361097" w:rsidRDefault="00361097">
            <w:pPr>
              <w:spacing w:after="0"/>
              <w:jc w:val="both"/>
              <w:rPr>
                <w:rFonts w:ascii="Arial" w:hAnsi="Arial" w:cs="Arial"/>
                <w:lang w:eastAsia="en-US"/>
              </w:rPr>
            </w:pPr>
            <w:r>
              <w:rPr>
                <w:rFonts w:ascii="Arial" w:hAnsi="Arial" w:cs="Arial"/>
              </w:rPr>
              <w:t>1</w:t>
            </w:r>
          </w:p>
        </w:tc>
        <w:tc>
          <w:tcPr>
            <w:tcW w:w="4974" w:type="dxa"/>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 xml:space="preserve">Entrada del texto validado, como parámetro para el servicio web. </w:t>
            </w:r>
            <w:r>
              <w:rPr>
                <w:rFonts w:ascii="Arial" w:hAnsi="Arial" w:cs="Arial"/>
                <w:b/>
              </w:rPr>
              <w:t>SA1</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hideMark/>
          </w:tcPr>
          <w:p w:rsidR="00361097" w:rsidRDefault="00361097">
            <w:pPr>
              <w:spacing w:after="0"/>
              <w:jc w:val="both"/>
              <w:rPr>
                <w:rFonts w:ascii="Arial" w:hAnsi="Arial" w:cs="Arial"/>
                <w:lang w:eastAsia="en-US"/>
              </w:rPr>
            </w:pPr>
            <w:r>
              <w:rPr>
                <w:rFonts w:ascii="Arial" w:hAnsi="Arial" w:cs="Arial"/>
              </w:rPr>
              <w:t>2</w:t>
            </w:r>
          </w:p>
        </w:tc>
        <w:tc>
          <w:tcPr>
            <w:tcW w:w="4974" w:type="dxa"/>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Verifica el número de sentencias que comenten al texto, que estén separadas por un punto seguido (.)</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hideMark/>
          </w:tcPr>
          <w:p w:rsidR="00361097" w:rsidRDefault="00361097">
            <w:pPr>
              <w:spacing w:after="0"/>
              <w:jc w:val="both"/>
              <w:rPr>
                <w:rFonts w:ascii="Arial" w:hAnsi="Arial" w:cs="Arial"/>
                <w:lang w:eastAsia="en-US"/>
              </w:rPr>
            </w:pPr>
            <w:r>
              <w:rPr>
                <w:rFonts w:ascii="Arial" w:hAnsi="Arial" w:cs="Arial"/>
              </w:rPr>
              <w:t>3</w:t>
            </w:r>
          </w:p>
        </w:tc>
        <w:tc>
          <w:tcPr>
            <w:tcW w:w="4974" w:type="dxa"/>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Divide cada una teniendo en cuenta la terminación con punto (.) estructura las sentencias dentro de una lista.</w:t>
            </w:r>
            <w:r>
              <w:rPr>
                <w:rFonts w:ascii="Arial" w:hAnsi="Arial" w:cs="Arial"/>
                <w:b/>
              </w:rPr>
              <w:t xml:space="preserve"> SA1</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hideMark/>
          </w:tcPr>
          <w:p w:rsidR="00361097" w:rsidRDefault="00361097">
            <w:pPr>
              <w:spacing w:after="0"/>
              <w:jc w:val="both"/>
              <w:rPr>
                <w:rFonts w:ascii="Arial" w:hAnsi="Arial" w:cs="Arial"/>
                <w:lang w:eastAsia="en-US"/>
              </w:rPr>
            </w:pPr>
            <w:r>
              <w:rPr>
                <w:rFonts w:ascii="Arial" w:hAnsi="Arial" w:cs="Arial"/>
              </w:rPr>
              <w:t>4</w:t>
            </w:r>
          </w:p>
        </w:tc>
        <w:tc>
          <w:tcPr>
            <w:tcW w:w="4974" w:type="dxa"/>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Estructura la lista de elementos formato JSON.</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hideMark/>
          </w:tcPr>
          <w:p w:rsidR="00361097" w:rsidRDefault="00361097">
            <w:pPr>
              <w:spacing w:after="0"/>
              <w:jc w:val="both"/>
              <w:rPr>
                <w:rFonts w:ascii="Arial" w:hAnsi="Arial" w:cs="Arial"/>
                <w:lang w:eastAsia="en-US"/>
              </w:rPr>
            </w:pPr>
            <w:r>
              <w:rPr>
                <w:rFonts w:ascii="Arial" w:hAnsi="Arial" w:cs="Arial"/>
              </w:rPr>
              <w:t>5</w:t>
            </w:r>
          </w:p>
        </w:tc>
        <w:tc>
          <w:tcPr>
            <w:tcW w:w="4974" w:type="dxa"/>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Devuelve el JSON resultante.</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bCs/>
                <w:lang w:eastAsia="en-US"/>
              </w:rPr>
            </w:pPr>
            <w:r>
              <w:rPr>
                <w:rFonts w:ascii="Arial" w:hAnsi="Arial" w:cs="Arial"/>
                <w:b/>
                <w:bCs/>
              </w:rPr>
              <w:t>Poscondición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rsidP="00333126">
            <w:pPr>
              <w:pStyle w:val="Prrafodelista"/>
              <w:numPr>
                <w:ilvl w:val="0"/>
                <w:numId w:val="29"/>
              </w:numPr>
              <w:suppressAutoHyphens w:val="0"/>
              <w:spacing w:after="0"/>
              <w:jc w:val="both"/>
              <w:rPr>
                <w:rFonts w:ascii="Arial" w:hAnsi="Arial" w:cs="Arial"/>
              </w:rPr>
            </w:pPr>
            <w:r>
              <w:rPr>
                <w:rFonts w:ascii="Arial" w:hAnsi="Arial" w:cs="Arial"/>
              </w:rPr>
              <w:t>El texto dividido en sentencias.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lang w:eastAsia="en-US"/>
              </w:rPr>
            </w:pPr>
            <w:r>
              <w:rPr>
                <w:rFonts w:ascii="Arial" w:hAnsi="Arial" w:cs="Arial"/>
                <w:b/>
              </w:rPr>
              <w:t>Secuencia alternativo</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jc w:val="both"/>
              <w:rPr>
                <w:rFonts w:ascii="Arial" w:hAnsi="Arial" w:cs="Arial"/>
                <w:b/>
              </w:rPr>
            </w:pPr>
            <w:r>
              <w:rPr>
                <w:rFonts w:ascii="Arial" w:hAnsi="Arial" w:cs="Arial"/>
                <w:b/>
              </w:rPr>
              <w:t>SA1 el número de sentencias es 1</w:t>
            </w:r>
          </w:p>
          <w:p w:rsidR="00361097" w:rsidRDefault="00361097">
            <w:pPr>
              <w:tabs>
                <w:tab w:val="left" w:pos="1680"/>
              </w:tabs>
              <w:spacing w:after="0"/>
              <w:jc w:val="both"/>
              <w:rPr>
                <w:rFonts w:ascii="Arial" w:hAnsi="Arial" w:cs="Arial"/>
              </w:rPr>
            </w:pPr>
            <w:r>
              <w:rPr>
                <w:rFonts w:ascii="Arial" w:hAnsi="Arial" w:cs="Arial"/>
              </w:rPr>
              <w:t>Se estructura una lista de un solo elemento con la sentencia.</w:t>
            </w:r>
          </w:p>
          <w:p w:rsidR="00361097" w:rsidRDefault="00361097">
            <w:pPr>
              <w:spacing w:after="0"/>
              <w:jc w:val="both"/>
              <w:rPr>
                <w:rFonts w:ascii="Arial" w:hAnsi="Arial" w:cs="Arial"/>
                <w:lang w:eastAsia="en-US"/>
              </w:rPr>
            </w:pP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lang w:eastAsia="en-US"/>
              </w:rPr>
            </w:pPr>
            <w:r>
              <w:rPr>
                <w:rFonts w:ascii="Arial" w:hAnsi="Arial" w:cs="Arial"/>
                <w:b/>
              </w:rPr>
              <w:t>Prioridad</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Media</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lang w:eastAsia="en-US"/>
              </w:rPr>
            </w:pPr>
            <w:r>
              <w:rPr>
                <w:rFonts w:ascii="Arial" w:hAnsi="Arial" w:cs="Arial"/>
                <w:b/>
              </w:rPr>
              <w:t>Requerimientos Especiales</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jc w:val="center"/>
              <w:rPr>
                <w:rFonts w:ascii="Arial" w:hAnsi="Arial" w:cs="Arial"/>
                <w:lang w:eastAsia="en-US"/>
              </w:rPr>
            </w:pP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rPr>
            </w:pPr>
            <w:r>
              <w:rPr>
                <w:rFonts w:ascii="Arial" w:hAnsi="Arial" w:cs="Arial"/>
                <w:b/>
              </w:rPr>
              <w:t>Asunciones y</w:t>
            </w:r>
          </w:p>
          <w:p w:rsidR="00361097" w:rsidRDefault="00361097">
            <w:pPr>
              <w:spacing w:after="0"/>
              <w:jc w:val="both"/>
              <w:rPr>
                <w:rFonts w:ascii="Arial" w:hAnsi="Arial" w:cs="Arial"/>
                <w:b/>
                <w:lang w:eastAsia="en-US"/>
              </w:rPr>
            </w:pPr>
            <w:r>
              <w:rPr>
                <w:rFonts w:ascii="Arial" w:hAnsi="Arial" w:cs="Arial"/>
                <w:b/>
              </w:rPr>
              <w:t>Dependencias</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jc w:val="both"/>
              <w:rPr>
                <w:rFonts w:ascii="Arial" w:hAnsi="Arial" w:cs="Arial"/>
                <w:lang w:eastAsia="en-US"/>
              </w:rPr>
            </w:pPr>
          </w:p>
        </w:tc>
      </w:tr>
      <w:tr w:rsidR="00361097" w:rsidTr="00361097">
        <w:trPr>
          <w:cantSplit/>
        </w:trPr>
        <w:tc>
          <w:tcPr>
            <w:tcW w:w="2881" w:type="dxa"/>
            <w:tcBorders>
              <w:top w:val="single" w:sz="4" w:space="0" w:color="auto"/>
              <w:left w:val="single" w:sz="12" w:space="0" w:color="auto"/>
              <w:bottom w:val="single" w:sz="12" w:space="0" w:color="auto"/>
              <w:right w:val="single" w:sz="4" w:space="0" w:color="auto"/>
            </w:tcBorders>
            <w:hideMark/>
          </w:tcPr>
          <w:p w:rsidR="00361097" w:rsidRDefault="00361097">
            <w:pPr>
              <w:spacing w:after="0"/>
              <w:jc w:val="both"/>
              <w:rPr>
                <w:rFonts w:ascii="Arial" w:hAnsi="Arial" w:cs="Arial"/>
                <w:b/>
                <w:lang w:eastAsia="en-US"/>
              </w:rPr>
            </w:pPr>
            <w:r>
              <w:rPr>
                <w:rFonts w:ascii="Arial" w:hAnsi="Arial" w:cs="Arial"/>
                <w:b/>
              </w:rPr>
              <w:t>Notas adicionales</w:t>
            </w:r>
          </w:p>
        </w:tc>
        <w:tc>
          <w:tcPr>
            <w:tcW w:w="5763" w:type="dxa"/>
            <w:gridSpan w:val="2"/>
            <w:tcBorders>
              <w:top w:val="single" w:sz="4" w:space="0" w:color="auto"/>
              <w:left w:val="single" w:sz="4" w:space="0" w:color="auto"/>
              <w:bottom w:val="single" w:sz="12" w:space="0" w:color="auto"/>
              <w:right w:val="single" w:sz="12" w:space="0" w:color="auto"/>
            </w:tcBorders>
          </w:tcPr>
          <w:p w:rsidR="00361097" w:rsidRDefault="00361097">
            <w:pPr>
              <w:spacing w:after="0"/>
              <w:jc w:val="both"/>
              <w:rPr>
                <w:rFonts w:ascii="Arial" w:hAnsi="Arial" w:cs="Arial"/>
                <w:lang w:eastAsia="en-US"/>
              </w:rPr>
            </w:pPr>
          </w:p>
        </w:tc>
      </w:tr>
    </w:tbl>
    <w:p w:rsidR="00361097" w:rsidRDefault="00361097" w:rsidP="00361097">
      <w:pPr>
        <w:rPr>
          <w:lang w:eastAsia="en-US"/>
        </w:rPr>
      </w:pPr>
    </w:p>
    <w:p w:rsidR="00361097" w:rsidRDefault="00361097" w:rsidP="00361097"/>
    <w:p w:rsidR="00361097" w:rsidRDefault="00361097" w:rsidP="00361097"/>
    <w:p w:rsidR="00361097" w:rsidRDefault="00361097" w:rsidP="00361097"/>
    <w:p w:rsidR="00361097" w:rsidRDefault="00361097" w:rsidP="00361097"/>
    <w:p w:rsidR="00361097" w:rsidRDefault="00361097">
      <w:pPr>
        <w:rPr>
          <w:rFonts w:ascii="Bookman Old Style" w:eastAsia="Times New Roman" w:hAnsi="Bookman Old Style" w:cs="Times New Roman"/>
          <w:lang w:val="es-ES_tradnl" w:eastAsia="en-US"/>
        </w:rPr>
      </w:pPr>
      <w:r>
        <w:rPr>
          <w:rFonts w:ascii="Bookman Old Style" w:hAnsi="Bookman Old Style"/>
          <w:lang w:val="es-ES_tradnl"/>
        </w:rPr>
        <w:br w:type="page"/>
      </w: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740ABC" w:rsidRPr="00740ABC" w:rsidRDefault="00740ABC" w:rsidP="00A12447">
      <w:pPr>
        <w:pStyle w:val="Nivel2"/>
      </w:pPr>
      <w:bookmarkStart w:id="372" w:name="_Toc414268678"/>
      <w:r w:rsidRPr="00740ABC">
        <w:t>Anexo 3: Especificación de Caso de Uso (ECS) - Tokenización en Palabras</w:t>
      </w:r>
      <w:bookmarkEnd w:id="372"/>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r>
        <w:rPr>
          <w:rFonts w:ascii="Arial" w:eastAsia="Times New Roman" w:hAnsi="Arial" w:cs="Times New Roman"/>
          <w:color w:val="000000"/>
          <w:sz w:val="32"/>
          <w:szCs w:val="32"/>
          <w:lang w:val="es-ES_tradnl"/>
        </w:rPr>
        <w:t>Especificación de Caso de Uso (ECS)</w:t>
      </w:r>
    </w:p>
    <w:p w:rsidR="00361097" w:rsidRDefault="00361097" w:rsidP="00361097">
      <w:pPr>
        <w:spacing w:after="0"/>
        <w:jc w:val="right"/>
        <w:rPr>
          <w:rFonts w:ascii="Bookman Old Style" w:eastAsia="Times New Roman" w:hAnsi="Bookman Old Style" w:cs="Times New Roman"/>
          <w:i/>
          <w:iCs/>
          <w:sz w:val="28"/>
          <w:szCs w:val="28"/>
          <w:lang w:val="es-ES_tradnl"/>
        </w:rPr>
      </w:pPr>
      <w:r>
        <w:rPr>
          <w:rFonts w:ascii="Bookman Old Style" w:eastAsia="Times New Roman" w:hAnsi="Bookman Old Style" w:cs="Times New Roman"/>
          <w:i/>
          <w:iCs/>
          <w:sz w:val="28"/>
          <w:szCs w:val="28"/>
          <w:lang w:val="es-ES_tradnl"/>
        </w:rPr>
        <w:t>Tokenización en Palabras</w:t>
      </w:r>
    </w:p>
    <w:p w:rsidR="00361097" w:rsidRDefault="00361097" w:rsidP="00361097">
      <w:pPr>
        <w:spacing w:before="100"/>
        <w:jc w:val="right"/>
        <w:rPr>
          <w:rFonts w:ascii="Bookman Old Style" w:eastAsiaTheme="minorHAnsi" w:hAnsi="Bookman Old Style"/>
          <w:sz w:val="32"/>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r>
        <w:rPr>
          <w:rFonts w:ascii="Bookman Old Style" w:hAnsi="Bookman Old Style"/>
          <w:lang w:val="es-ES_tradnl"/>
        </w:rPr>
        <w:t>Versión [1.0]</w:t>
      </w:r>
    </w:p>
    <w:p w:rsidR="00361097" w:rsidRDefault="00361097" w:rsidP="00361097">
      <w:pPr>
        <w:rPr>
          <w:lang w:val="es-ES_tradnl"/>
        </w:rPr>
      </w:pPr>
    </w:p>
    <w:p w:rsidR="00361097" w:rsidRDefault="00361097" w:rsidP="00361097">
      <w:r>
        <w:br w:type="page"/>
      </w:r>
    </w:p>
    <w:p w:rsidR="00361097" w:rsidRDefault="00361097" w:rsidP="00361097"/>
    <w:p w:rsidR="00361097" w:rsidRDefault="00361097" w:rsidP="00361097"/>
    <w:p w:rsidR="00361097" w:rsidRPr="00A35BD2" w:rsidRDefault="00361097" w:rsidP="00A35BD2">
      <w:pPr>
        <w:pStyle w:val="contenido"/>
        <w:spacing w:after="0"/>
        <w:jc w:val="left"/>
        <w:rPr>
          <w:b/>
          <w:sz w:val="24"/>
          <w:lang w:val="es-ES_tradnl"/>
        </w:rPr>
      </w:pPr>
      <w:r w:rsidRPr="00A35BD2">
        <w:rPr>
          <w:b/>
          <w:sz w:val="24"/>
          <w:lang w:val="es-ES_tradnl"/>
        </w:rPr>
        <w:t>Información de Documento</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169"/>
      </w:tblGrid>
      <w:tr w:rsidR="00361097" w:rsidTr="00361097">
        <w:tc>
          <w:tcPr>
            <w:tcW w:w="180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Título:</w:t>
            </w:r>
          </w:p>
        </w:tc>
        <w:tc>
          <w:tcPr>
            <w:tcW w:w="716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Especificación de  casos de Uso</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Subtítulo:</w:t>
            </w:r>
          </w:p>
        </w:tc>
        <w:tc>
          <w:tcPr>
            <w:tcW w:w="7169" w:type="dxa"/>
            <w:tcBorders>
              <w:top w:val="nil"/>
              <w:left w:val="nil"/>
              <w:bottom w:val="nil"/>
              <w:right w:val="nil"/>
            </w:tcBorders>
          </w:tcPr>
          <w:p w:rsidR="00361097" w:rsidRDefault="00361097">
            <w:pPr>
              <w:jc w:val="both"/>
              <w:rPr>
                <w:rFonts w:ascii="Bookman Old Style" w:eastAsia="Times New Roman" w:hAnsi="Bookman Old Style" w:cs="Times New Roman"/>
                <w:sz w:val="20"/>
                <w:lang w:val="es-ES_tradnl"/>
              </w:rPr>
            </w:pPr>
            <w:r>
              <w:rPr>
                <w:rFonts w:ascii="Bookman Old Style" w:eastAsia="Times New Roman" w:hAnsi="Bookman Old Style" w:cs="Times New Roman"/>
                <w:sz w:val="20"/>
                <w:lang w:val="es-ES_tradnl"/>
              </w:rPr>
              <w:t>Servicio Web de Tokenización</w:t>
            </w:r>
          </w:p>
          <w:p w:rsidR="00361097" w:rsidRDefault="00361097">
            <w:pPr>
              <w:jc w:val="both"/>
              <w:rPr>
                <w:rFonts w:ascii="Bookman Old Style" w:eastAsia="Times New Roman" w:hAnsi="Bookman Old Style" w:cs="Times New Roman"/>
                <w:sz w:val="20"/>
                <w:lang w:val="es-ES_tradnl" w:eastAsia="en-US"/>
              </w:rPr>
            </w:pP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Versión:</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[1.0]</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Archivo:</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ECS_SW_Tokenización</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Autor:</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r>
      <w:tr w:rsidR="00361097" w:rsidTr="00361097">
        <w:tc>
          <w:tcPr>
            <w:tcW w:w="1809"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Estado:</w:t>
            </w:r>
          </w:p>
        </w:tc>
        <w:tc>
          <w:tcPr>
            <w:tcW w:w="7169"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Borrador</w:t>
            </w: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Lista de Cambios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1985"/>
        <w:gridCol w:w="2268"/>
        <w:gridCol w:w="2917"/>
      </w:tblGrid>
      <w:tr w:rsidR="00361097" w:rsidTr="00361097">
        <w:trPr>
          <w:trHeight w:val="194"/>
        </w:trPr>
        <w:tc>
          <w:tcPr>
            <w:tcW w:w="180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Versión</w:t>
            </w:r>
          </w:p>
        </w:tc>
        <w:tc>
          <w:tcPr>
            <w:tcW w:w="1985"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2268"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Autor</w:t>
            </w:r>
          </w:p>
        </w:tc>
        <w:tc>
          <w:tcPr>
            <w:tcW w:w="2917"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Descripción</w:t>
            </w:r>
          </w:p>
        </w:tc>
      </w:tr>
      <w:tr w:rsidR="00361097" w:rsidTr="00361097">
        <w:trPr>
          <w:trHeight w:val="193"/>
        </w:trPr>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1.0</w:t>
            </w:r>
          </w:p>
        </w:tc>
        <w:tc>
          <w:tcPr>
            <w:tcW w:w="1985"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17/07/2014</w:t>
            </w:r>
          </w:p>
        </w:tc>
        <w:tc>
          <w:tcPr>
            <w:tcW w:w="2268"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c>
          <w:tcPr>
            <w:tcW w:w="2917"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Emisión inicial</w:t>
            </w:r>
          </w:p>
        </w:tc>
      </w:tr>
      <w:tr w:rsidR="00361097" w:rsidTr="00361097">
        <w:tc>
          <w:tcPr>
            <w:tcW w:w="1809"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1985"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2268"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2917"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Firmas y Aprobaciones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1701"/>
        <w:gridCol w:w="1559"/>
        <w:gridCol w:w="3625"/>
      </w:tblGrid>
      <w:tr w:rsidR="00361097" w:rsidTr="00361097">
        <w:trPr>
          <w:trHeight w:val="400"/>
        </w:trPr>
        <w:tc>
          <w:tcPr>
            <w:tcW w:w="2093"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Elaborado por:</w:t>
            </w:r>
          </w:p>
        </w:tc>
        <w:tc>
          <w:tcPr>
            <w:tcW w:w="3260" w:type="dxa"/>
            <w:gridSpan w:val="2"/>
            <w:tcBorders>
              <w:top w:val="single" w:sz="12" w:space="0" w:color="7F7F7F" w:themeColor="text1" w:themeTint="80"/>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c>
          <w:tcPr>
            <w:tcW w:w="3625" w:type="dxa"/>
            <w:vMerge w:val="restart"/>
            <w:tcBorders>
              <w:top w:val="single" w:sz="12" w:space="0" w:color="7F7F7F" w:themeColor="text1" w:themeTint="80"/>
              <w:left w:val="nil"/>
              <w:bottom w:val="nil"/>
              <w:right w:val="nil"/>
            </w:tcBorders>
          </w:tcPr>
          <w:p w:rsidR="00361097" w:rsidRDefault="00361097">
            <w:pPr>
              <w:rPr>
                <w:sz w:val="20"/>
                <w:lang w:eastAsia="en-US"/>
              </w:rPr>
            </w:pPr>
          </w:p>
        </w:tc>
      </w:tr>
      <w:tr w:rsidR="00361097" w:rsidTr="00361097">
        <w:tc>
          <w:tcPr>
            <w:tcW w:w="2093"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1701" w:type="dxa"/>
            <w:tcBorders>
              <w:top w:val="nil"/>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17/07/2014</w:t>
            </w:r>
          </w:p>
        </w:tc>
        <w:tc>
          <w:tcPr>
            <w:tcW w:w="1559" w:type="dxa"/>
            <w:tcBorders>
              <w:top w:val="nil"/>
              <w:left w:val="nil"/>
              <w:bottom w:val="nil"/>
              <w:right w:val="nil"/>
            </w:tcBorders>
            <w:hideMark/>
          </w:tcPr>
          <w:p w:rsidR="00361097" w:rsidRDefault="00361097">
            <w:pPr>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Firma:</w:t>
            </w:r>
          </w:p>
        </w:tc>
        <w:tc>
          <w:tcPr>
            <w:tcW w:w="0" w:type="auto"/>
            <w:vMerge/>
            <w:tcBorders>
              <w:top w:val="single" w:sz="12" w:space="0" w:color="7F7F7F" w:themeColor="text1" w:themeTint="80"/>
              <w:left w:val="nil"/>
              <w:bottom w:val="nil"/>
              <w:right w:val="nil"/>
            </w:tcBorders>
            <w:vAlign w:val="center"/>
            <w:hideMark/>
          </w:tcPr>
          <w:p w:rsidR="00361097" w:rsidRDefault="00361097">
            <w:pPr>
              <w:rPr>
                <w:sz w:val="20"/>
                <w:lang w:eastAsia="en-US"/>
              </w:rPr>
            </w:pPr>
          </w:p>
        </w:tc>
      </w:tr>
      <w:tr w:rsidR="00361097" w:rsidTr="00361097">
        <w:tc>
          <w:tcPr>
            <w:tcW w:w="8978" w:type="dxa"/>
            <w:gridSpan w:val="4"/>
            <w:tcBorders>
              <w:top w:val="nil"/>
              <w:left w:val="nil"/>
              <w:bottom w:val="nil"/>
              <w:right w:val="nil"/>
            </w:tcBorders>
          </w:tcPr>
          <w:p w:rsidR="00361097" w:rsidRDefault="00361097">
            <w:pPr>
              <w:rPr>
                <w:sz w:val="20"/>
                <w:lang w:eastAsia="en-US"/>
              </w:rPr>
            </w:pPr>
          </w:p>
        </w:tc>
      </w:tr>
      <w:tr w:rsidR="00361097" w:rsidTr="00361097">
        <w:trPr>
          <w:trHeight w:val="386"/>
        </w:trPr>
        <w:tc>
          <w:tcPr>
            <w:tcW w:w="2093"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Revisado por:</w:t>
            </w:r>
          </w:p>
        </w:tc>
        <w:tc>
          <w:tcPr>
            <w:tcW w:w="3260" w:type="dxa"/>
            <w:gridSpan w:val="2"/>
            <w:tcBorders>
              <w:top w:val="nil"/>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Ing. Nelson Piedra</w:t>
            </w:r>
          </w:p>
        </w:tc>
        <w:tc>
          <w:tcPr>
            <w:tcW w:w="3625" w:type="dxa"/>
            <w:vMerge w:val="restart"/>
            <w:tcBorders>
              <w:top w:val="nil"/>
              <w:left w:val="nil"/>
              <w:bottom w:val="single" w:sz="12" w:space="0" w:color="7F7F7F" w:themeColor="text1" w:themeTint="80"/>
              <w:right w:val="nil"/>
            </w:tcBorders>
          </w:tcPr>
          <w:p w:rsidR="00361097" w:rsidRDefault="00361097">
            <w:pPr>
              <w:rPr>
                <w:sz w:val="20"/>
              </w:rPr>
            </w:pPr>
          </w:p>
          <w:p w:rsidR="00361097" w:rsidRDefault="00361097">
            <w:pPr>
              <w:rPr>
                <w:sz w:val="20"/>
              </w:rPr>
            </w:pPr>
          </w:p>
          <w:p w:rsidR="00361097" w:rsidRDefault="00361097">
            <w:pPr>
              <w:rPr>
                <w:sz w:val="20"/>
                <w:lang w:eastAsia="en-US"/>
              </w:rPr>
            </w:pPr>
          </w:p>
        </w:tc>
      </w:tr>
      <w:tr w:rsidR="00361097" w:rsidTr="00361097">
        <w:trPr>
          <w:trHeight w:val="294"/>
        </w:trPr>
        <w:tc>
          <w:tcPr>
            <w:tcW w:w="2093"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1701" w:type="dxa"/>
            <w:tcBorders>
              <w:top w:val="nil"/>
              <w:left w:val="nil"/>
              <w:bottom w:val="single" w:sz="12" w:space="0" w:color="7F7F7F" w:themeColor="text1" w:themeTint="80"/>
              <w:right w:val="nil"/>
            </w:tcBorders>
          </w:tcPr>
          <w:p w:rsidR="00361097" w:rsidRDefault="00361097">
            <w:pPr>
              <w:rPr>
                <w:rFonts w:ascii="Bookman Old Style" w:eastAsia="Times New Roman" w:hAnsi="Bookman Old Style" w:cs="Times New Roman"/>
                <w:sz w:val="20"/>
                <w:lang w:val="es-ES_tradnl" w:eastAsia="en-US"/>
              </w:rPr>
            </w:pPr>
          </w:p>
        </w:tc>
        <w:tc>
          <w:tcPr>
            <w:tcW w:w="1559" w:type="dxa"/>
            <w:tcBorders>
              <w:top w:val="nil"/>
              <w:left w:val="nil"/>
              <w:bottom w:val="single" w:sz="12" w:space="0" w:color="7F7F7F" w:themeColor="text1" w:themeTint="80"/>
              <w:right w:val="nil"/>
            </w:tcBorders>
            <w:hideMark/>
          </w:tcPr>
          <w:p w:rsidR="00361097" w:rsidRDefault="00361097">
            <w:pPr>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Firma:</w:t>
            </w:r>
          </w:p>
        </w:tc>
        <w:tc>
          <w:tcPr>
            <w:tcW w:w="0" w:type="auto"/>
            <w:vMerge/>
            <w:tcBorders>
              <w:top w:val="nil"/>
              <w:left w:val="nil"/>
              <w:bottom w:val="single" w:sz="12" w:space="0" w:color="7F7F7F" w:themeColor="text1" w:themeTint="80"/>
              <w:right w:val="nil"/>
            </w:tcBorders>
            <w:vAlign w:val="center"/>
            <w:hideMark/>
          </w:tcPr>
          <w:p w:rsidR="00361097" w:rsidRDefault="00361097">
            <w:pPr>
              <w:rPr>
                <w:sz w:val="20"/>
                <w:lang w:eastAsia="en-US"/>
              </w:rPr>
            </w:pPr>
          </w:p>
        </w:tc>
      </w:tr>
    </w:tbl>
    <w:p w:rsidR="00361097" w:rsidRDefault="00361097" w:rsidP="00361097">
      <w:pPr>
        <w:rPr>
          <w:lang w:eastAsia="en-US"/>
        </w:rPr>
      </w:pPr>
    </w:p>
    <w:p w:rsidR="00361097" w:rsidRDefault="00361097" w:rsidP="00361097"/>
    <w:p w:rsidR="00361097" w:rsidRDefault="00361097" w:rsidP="00361097"/>
    <w:p w:rsidR="00361097" w:rsidRDefault="00361097" w:rsidP="00361097"/>
    <w:p w:rsidR="00361097" w:rsidRDefault="00361097" w:rsidP="00361097"/>
    <w:p w:rsidR="00361097" w:rsidRDefault="00361097" w:rsidP="00361097"/>
    <w:p w:rsidR="00361097" w:rsidRDefault="00361097" w:rsidP="00361097">
      <w:r>
        <w:br w:type="page"/>
      </w:r>
    </w:p>
    <w:tbl>
      <w:tblP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81"/>
        <w:gridCol w:w="789"/>
        <w:gridCol w:w="4974"/>
      </w:tblGrid>
      <w:tr w:rsidR="00361097" w:rsidTr="00361097">
        <w:trPr>
          <w:cantSplit/>
        </w:trPr>
        <w:tc>
          <w:tcPr>
            <w:tcW w:w="2881" w:type="dxa"/>
            <w:tcBorders>
              <w:top w:val="single" w:sz="12"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lastRenderedPageBreak/>
              <w:t>Número</w:t>
            </w:r>
          </w:p>
        </w:tc>
        <w:tc>
          <w:tcPr>
            <w:tcW w:w="5763" w:type="dxa"/>
            <w:gridSpan w:val="2"/>
            <w:tcBorders>
              <w:top w:val="single" w:sz="12"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ECS-02</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Nombre</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Tokenización en palabras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Actores</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Cliente, Servicio Web</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Descripción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Divide cada sentencia en palabras validas, tokens.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Precondición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rsidP="00333126">
            <w:pPr>
              <w:pStyle w:val="Prrafodelista"/>
              <w:numPr>
                <w:ilvl w:val="0"/>
                <w:numId w:val="28"/>
              </w:numPr>
              <w:suppressAutoHyphens w:val="0"/>
              <w:spacing w:after="0" w:line="360" w:lineRule="auto"/>
              <w:jc w:val="both"/>
              <w:rPr>
                <w:rFonts w:ascii="Arial" w:hAnsi="Arial" w:cs="Arial"/>
                <w:sz w:val="20"/>
              </w:rPr>
            </w:pPr>
            <w:r>
              <w:rPr>
                <w:rFonts w:ascii="Arial" w:hAnsi="Arial" w:cs="Arial"/>
                <w:sz w:val="20"/>
              </w:rPr>
              <w:t>Ingreso texto como parámetro de la aplicación</w:t>
            </w:r>
          </w:p>
          <w:p w:rsidR="00361097" w:rsidRDefault="00361097" w:rsidP="00333126">
            <w:pPr>
              <w:pStyle w:val="Prrafodelista"/>
              <w:numPr>
                <w:ilvl w:val="0"/>
                <w:numId w:val="28"/>
              </w:numPr>
              <w:suppressAutoHyphens w:val="0"/>
              <w:spacing w:after="0" w:line="360" w:lineRule="auto"/>
              <w:jc w:val="both"/>
              <w:rPr>
                <w:rFonts w:ascii="Arial" w:hAnsi="Arial" w:cs="Arial"/>
                <w:sz w:val="20"/>
              </w:rPr>
            </w:pPr>
            <w:r>
              <w:rPr>
                <w:rFonts w:ascii="Arial" w:hAnsi="Arial" w:cs="Arial"/>
                <w:sz w:val="20"/>
              </w:rPr>
              <w:t>Texto ha sido validado y procesado</w:t>
            </w:r>
          </w:p>
        </w:tc>
      </w:tr>
      <w:tr w:rsidR="00361097" w:rsidTr="00361097">
        <w:trPr>
          <w:cantSplit/>
        </w:trPr>
        <w:tc>
          <w:tcPr>
            <w:tcW w:w="2881" w:type="dxa"/>
            <w:vMerge w:val="restart"/>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Secuencia Normal</w:t>
            </w:r>
          </w:p>
        </w:tc>
        <w:tc>
          <w:tcPr>
            <w:tcW w:w="789" w:type="dxa"/>
            <w:tcBorders>
              <w:top w:val="single" w:sz="4" w:space="0" w:color="auto"/>
              <w:left w:val="single" w:sz="4" w:space="0" w:color="auto"/>
              <w:bottom w:val="single" w:sz="2" w:space="0" w:color="auto"/>
              <w:right w:val="single" w:sz="4" w:space="0" w:color="auto"/>
            </w:tcBorders>
            <w:hideMark/>
          </w:tcPr>
          <w:p w:rsidR="00361097" w:rsidRDefault="00361097">
            <w:pPr>
              <w:spacing w:after="0" w:line="360" w:lineRule="auto"/>
              <w:jc w:val="both"/>
              <w:rPr>
                <w:rFonts w:ascii="Arial" w:hAnsi="Arial" w:cs="Arial"/>
                <w:bCs/>
                <w:sz w:val="20"/>
                <w:lang w:eastAsia="en-US"/>
              </w:rPr>
            </w:pPr>
            <w:r>
              <w:rPr>
                <w:rFonts w:ascii="Arial" w:hAnsi="Arial" w:cs="Arial"/>
                <w:bCs/>
                <w:sz w:val="20"/>
              </w:rPr>
              <w:t>Paso</w:t>
            </w:r>
          </w:p>
        </w:tc>
        <w:tc>
          <w:tcPr>
            <w:tcW w:w="4974" w:type="dxa"/>
            <w:tcBorders>
              <w:top w:val="single" w:sz="4" w:space="0" w:color="auto"/>
              <w:left w:val="single" w:sz="4" w:space="0" w:color="auto"/>
              <w:bottom w:val="single" w:sz="2" w:space="0" w:color="auto"/>
              <w:right w:val="single" w:sz="12" w:space="0" w:color="auto"/>
            </w:tcBorders>
            <w:hideMark/>
          </w:tcPr>
          <w:p w:rsidR="00361097" w:rsidRDefault="00361097">
            <w:pPr>
              <w:spacing w:after="0" w:line="360" w:lineRule="auto"/>
              <w:jc w:val="both"/>
              <w:rPr>
                <w:rFonts w:ascii="Arial" w:hAnsi="Arial" w:cs="Arial"/>
                <w:bCs/>
                <w:sz w:val="20"/>
                <w:lang w:eastAsia="en-US"/>
              </w:rPr>
            </w:pPr>
            <w:r>
              <w:rPr>
                <w:rFonts w:ascii="Arial" w:hAnsi="Arial" w:cs="Arial"/>
                <w:bCs/>
                <w:sz w:val="20"/>
              </w:rPr>
              <w:t>Acción</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single" w:sz="2" w:space="0" w:color="auto"/>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1</w:t>
            </w:r>
          </w:p>
        </w:tc>
        <w:tc>
          <w:tcPr>
            <w:tcW w:w="4974" w:type="dxa"/>
            <w:tcBorders>
              <w:top w:val="single" w:sz="2" w:space="0" w:color="auto"/>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 xml:space="preserve">Entrada del texto validado, como parámetro para el servicio web. </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2</w:t>
            </w:r>
          </w:p>
        </w:tc>
        <w:tc>
          <w:tcPr>
            <w:tcW w:w="4974" w:type="dxa"/>
            <w:tcBorders>
              <w:top w:val="nil"/>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 xml:space="preserve">Segmentación del texto en sentencias. </w:t>
            </w:r>
            <w:r>
              <w:rPr>
                <w:rFonts w:ascii="Arial" w:hAnsi="Arial" w:cs="Arial"/>
                <w:b/>
                <w:sz w:val="20"/>
              </w:rPr>
              <w:t>ECS-01</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3</w:t>
            </w:r>
          </w:p>
        </w:tc>
        <w:tc>
          <w:tcPr>
            <w:tcW w:w="4974" w:type="dxa"/>
            <w:tcBorders>
              <w:top w:val="nil"/>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Se recorre la lista de sentencias segmentadas.</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4</w:t>
            </w:r>
          </w:p>
        </w:tc>
        <w:tc>
          <w:tcPr>
            <w:tcW w:w="4974" w:type="dxa"/>
            <w:tcBorders>
              <w:top w:val="nil"/>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Se divide palabra por palabra de la sentencia en una lista, se obtiene una lista de listas.</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5</w:t>
            </w:r>
          </w:p>
        </w:tc>
        <w:tc>
          <w:tcPr>
            <w:tcW w:w="4974" w:type="dxa"/>
            <w:tcBorders>
              <w:top w:val="nil"/>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Se estructura en formato JSON</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single" w:sz="2" w:space="0" w:color="auto"/>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6</w:t>
            </w:r>
          </w:p>
        </w:tc>
        <w:tc>
          <w:tcPr>
            <w:tcW w:w="4974" w:type="dxa"/>
            <w:tcBorders>
              <w:top w:val="nil"/>
              <w:left w:val="single" w:sz="2" w:space="0" w:color="auto"/>
              <w:bottom w:val="single" w:sz="2" w:space="0" w:color="auto"/>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Retorna el JSON con las sentencias divididas en “tokens”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Postcondición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rsidP="00333126">
            <w:pPr>
              <w:pStyle w:val="Prrafodelista"/>
              <w:numPr>
                <w:ilvl w:val="0"/>
                <w:numId w:val="29"/>
              </w:numPr>
              <w:suppressAutoHyphens w:val="0"/>
              <w:spacing w:after="0" w:line="360" w:lineRule="auto"/>
              <w:jc w:val="both"/>
              <w:rPr>
                <w:rFonts w:ascii="Arial" w:hAnsi="Arial" w:cs="Arial"/>
                <w:sz w:val="20"/>
              </w:rPr>
            </w:pPr>
            <w:r>
              <w:rPr>
                <w:rFonts w:ascii="Arial" w:hAnsi="Arial" w:cs="Arial"/>
                <w:sz w:val="20"/>
              </w:rPr>
              <w:t>Texto tokenizado por sentencias y estos a la vez tokenizados en palabras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Secuencia alternativo</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line="360" w:lineRule="auto"/>
              <w:jc w:val="both"/>
              <w:rPr>
                <w:rFonts w:ascii="Arial" w:hAnsi="Arial" w:cs="Arial"/>
                <w:sz w:val="20"/>
                <w:lang w:eastAsia="en-US"/>
              </w:rPr>
            </w:pP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Prioridad</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Baja</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Requerimientos Especiales</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jc w:val="both"/>
              <w:rPr>
                <w:rFonts w:ascii="Arial" w:hAnsi="Arial" w:cs="Arial"/>
                <w:sz w:val="20"/>
                <w:lang w:eastAsia="en-US"/>
              </w:rPr>
            </w:pPr>
            <w:r>
              <w:rPr>
                <w:rFonts w:ascii="Arial" w:hAnsi="Arial" w:cs="Arial"/>
                <w:sz w:val="20"/>
              </w:rPr>
              <w:t>Del funcionamiento del Servicio web de Tokenización en Sentencias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rPr>
            </w:pPr>
            <w:r>
              <w:rPr>
                <w:rFonts w:ascii="Arial" w:hAnsi="Arial" w:cs="Arial"/>
                <w:b/>
                <w:sz w:val="20"/>
              </w:rPr>
              <w:t>Asunciones y</w:t>
            </w:r>
          </w:p>
          <w:p w:rsidR="00361097" w:rsidRDefault="00361097">
            <w:pPr>
              <w:spacing w:after="0" w:line="360" w:lineRule="auto"/>
              <w:jc w:val="both"/>
              <w:rPr>
                <w:rFonts w:ascii="Arial" w:hAnsi="Arial" w:cs="Arial"/>
                <w:b/>
                <w:sz w:val="20"/>
                <w:lang w:eastAsia="en-US"/>
              </w:rPr>
            </w:pPr>
            <w:r>
              <w:rPr>
                <w:rFonts w:ascii="Arial" w:hAnsi="Arial" w:cs="Arial"/>
                <w:b/>
                <w:sz w:val="20"/>
              </w:rPr>
              <w:t>Dependencias</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line="360" w:lineRule="auto"/>
              <w:jc w:val="both"/>
              <w:rPr>
                <w:rFonts w:ascii="Arial" w:hAnsi="Arial" w:cs="Arial"/>
                <w:sz w:val="20"/>
                <w:lang w:eastAsia="en-US"/>
              </w:rPr>
            </w:pPr>
          </w:p>
        </w:tc>
      </w:tr>
      <w:tr w:rsidR="00361097" w:rsidTr="00361097">
        <w:trPr>
          <w:cantSplit/>
        </w:trPr>
        <w:tc>
          <w:tcPr>
            <w:tcW w:w="2881" w:type="dxa"/>
            <w:tcBorders>
              <w:top w:val="single" w:sz="4" w:space="0" w:color="auto"/>
              <w:left w:val="single" w:sz="12" w:space="0" w:color="auto"/>
              <w:bottom w:val="single" w:sz="12"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Notas adicionales</w:t>
            </w:r>
          </w:p>
        </w:tc>
        <w:tc>
          <w:tcPr>
            <w:tcW w:w="5763" w:type="dxa"/>
            <w:gridSpan w:val="2"/>
            <w:tcBorders>
              <w:top w:val="single" w:sz="4" w:space="0" w:color="auto"/>
              <w:left w:val="single" w:sz="4" w:space="0" w:color="auto"/>
              <w:bottom w:val="single" w:sz="12" w:space="0" w:color="auto"/>
              <w:right w:val="single" w:sz="12" w:space="0" w:color="auto"/>
            </w:tcBorders>
          </w:tcPr>
          <w:p w:rsidR="00361097" w:rsidRDefault="00361097">
            <w:pPr>
              <w:spacing w:after="0" w:line="360" w:lineRule="auto"/>
              <w:jc w:val="both"/>
              <w:rPr>
                <w:rFonts w:ascii="Arial" w:hAnsi="Arial" w:cs="Arial"/>
                <w:sz w:val="20"/>
                <w:lang w:eastAsia="en-US"/>
              </w:rPr>
            </w:pPr>
          </w:p>
        </w:tc>
      </w:tr>
    </w:tbl>
    <w:p w:rsidR="00361097" w:rsidRDefault="00361097" w:rsidP="00361097">
      <w:pPr>
        <w:rPr>
          <w:lang w:eastAsia="en-US"/>
        </w:rPr>
      </w:pPr>
    </w:p>
    <w:p w:rsidR="00361097" w:rsidRDefault="00361097" w:rsidP="00361097"/>
    <w:p w:rsidR="00361097" w:rsidRDefault="00361097" w:rsidP="001B7D7D">
      <w:pPr>
        <w:pStyle w:val="NormalInd"/>
        <w:rPr>
          <w:rFonts w:ascii="Bookman Old Style" w:hAnsi="Bookman Old Style"/>
          <w:sz w:val="22"/>
          <w:szCs w:val="22"/>
          <w:lang w:val="es-ES_tradnl"/>
        </w:rPr>
      </w:pPr>
    </w:p>
    <w:p w:rsidR="001B7D7D" w:rsidRDefault="001B7D7D" w:rsidP="001B7D7D">
      <w:pPr>
        <w:pStyle w:val="NormalInd"/>
        <w:rPr>
          <w:rFonts w:ascii="Bookman Old Style" w:hAnsi="Bookman Old Style"/>
          <w:sz w:val="22"/>
          <w:szCs w:val="22"/>
          <w:lang w:val="es-ES_tradnl"/>
        </w:rPr>
      </w:pPr>
    </w:p>
    <w:p w:rsidR="001B7D7D" w:rsidRDefault="001B7D7D" w:rsidP="001B7D7D">
      <w:pPr>
        <w:pStyle w:val="NormalInd"/>
        <w:rPr>
          <w:rFonts w:ascii="Bookman Old Style" w:hAnsi="Bookman Old Style"/>
          <w:sz w:val="22"/>
          <w:szCs w:val="22"/>
          <w:lang w:val="es-ES_tradnl"/>
        </w:rPr>
      </w:pPr>
    </w:p>
    <w:p w:rsidR="001B7D7D" w:rsidRDefault="001B7D7D" w:rsidP="001B7D7D">
      <w:pPr>
        <w:pStyle w:val="NormalInd"/>
        <w:rPr>
          <w:rFonts w:ascii="Bookman Old Style" w:hAnsi="Bookman Old Style"/>
          <w:sz w:val="22"/>
          <w:szCs w:val="22"/>
          <w:lang w:val="es-ES_tradnl"/>
        </w:rPr>
      </w:pPr>
    </w:p>
    <w:p w:rsidR="00361097" w:rsidRDefault="00361097">
      <w:pPr>
        <w:rPr>
          <w:rFonts w:ascii="Arial" w:eastAsia="DejaVu Sans" w:hAnsi="Arial" w:cs="Arial"/>
          <w:lang w:val="es-ES_tradnl" w:eastAsia="en-US"/>
        </w:rPr>
      </w:pPr>
      <w:r>
        <w:rPr>
          <w:lang w:val="es-ES_tradnl"/>
        </w:rPr>
        <w:br w:type="page"/>
      </w:r>
    </w:p>
    <w:p w:rsidR="00A35BD2" w:rsidRPr="00A35BD2" w:rsidRDefault="00A35BD2" w:rsidP="00A12447">
      <w:pPr>
        <w:pStyle w:val="Nivel2"/>
      </w:pPr>
      <w:bookmarkStart w:id="373" w:name="_Toc414268679"/>
      <w:r w:rsidRPr="00A35BD2">
        <w:lastRenderedPageBreak/>
        <w:t>Anexo 4: Especificación de Caso de Uso (ECS)</w:t>
      </w:r>
      <w:r>
        <w:t xml:space="preserve"> - </w:t>
      </w:r>
      <w:r w:rsidRPr="00A35BD2">
        <w:t>Etiquetado</w:t>
      </w:r>
      <w:bookmarkEnd w:id="373"/>
    </w:p>
    <w:p w:rsidR="001B7D7D" w:rsidRPr="00361097" w:rsidRDefault="001B7D7D" w:rsidP="00361097">
      <w:pPr>
        <w:pStyle w:val="contenido"/>
      </w:pPr>
    </w:p>
    <w:tbl>
      <w:tblPr>
        <w:tblW w:w="9080" w:type="dxa"/>
        <w:tblLayout w:type="fixed"/>
        <w:tblLook w:val="04A0" w:firstRow="1" w:lastRow="0" w:firstColumn="1" w:lastColumn="0" w:noHBand="0" w:noVBand="1"/>
      </w:tblPr>
      <w:tblGrid>
        <w:gridCol w:w="2925"/>
        <w:gridCol w:w="302"/>
        <w:gridCol w:w="2769"/>
        <w:gridCol w:w="284"/>
        <w:gridCol w:w="2800"/>
      </w:tblGrid>
      <w:tr w:rsidR="001B7D7D" w:rsidRPr="00A97996" w:rsidDel="007E1238" w:rsidTr="001B7D7D">
        <w:trPr>
          <w:del w:id="374" w:author="Lenovo-UTPL" w:date="2012-05-28T18:07:00Z"/>
        </w:trPr>
        <w:tc>
          <w:tcPr>
            <w:tcW w:w="2925" w:type="dxa"/>
            <w:tcBorders>
              <w:bottom w:val="single" w:sz="4" w:space="0" w:color="auto"/>
            </w:tcBorders>
            <w:shd w:val="clear" w:color="auto" w:fill="auto"/>
          </w:tcPr>
          <w:p w:rsidR="001B7D7D" w:rsidRPr="007E1238" w:rsidDel="007E1238" w:rsidRDefault="001B7D7D" w:rsidP="00361097">
            <w:pPr>
              <w:pStyle w:val="NormalInd"/>
              <w:ind w:left="0"/>
              <w:rPr>
                <w:del w:id="375" w:author="Lenovo-UTPL" w:date="2012-05-28T18:07:00Z"/>
                <w:color w:val="000000"/>
                <w:rPrChange w:id="376" w:author="Lenovo-UTPL" w:date="2012-05-28T18:06:00Z">
                  <w:rPr>
                    <w:del w:id="377" w:author="Lenovo-UTPL" w:date="2012-05-28T18:07:00Z"/>
                    <w:color w:val="000000"/>
                    <w:lang w:val="en-US"/>
                  </w:rPr>
                </w:rPrChange>
              </w:rPr>
            </w:pPr>
          </w:p>
          <w:p w:rsidR="001B7D7D" w:rsidRPr="007E1238" w:rsidDel="007E1238" w:rsidRDefault="001B7D7D" w:rsidP="00361097">
            <w:pPr>
              <w:pStyle w:val="NormalInd"/>
              <w:ind w:left="0"/>
              <w:rPr>
                <w:del w:id="378" w:author="Lenovo-UTPL" w:date="2012-05-28T18:07:00Z"/>
                <w:color w:val="000000"/>
                <w:rPrChange w:id="379" w:author="Lenovo-UTPL" w:date="2012-05-28T18:06:00Z">
                  <w:rPr>
                    <w:del w:id="380" w:author="Lenovo-UTPL" w:date="2012-05-28T18:07:00Z"/>
                    <w:color w:val="000000"/>
                    <w:lang w:val="en-US"/>
                  </w:rPr>
                </w:rPrChange>
              </w:rPr>
            </w:pPr>
          </w:p>
          <w:p w:rsidR="001B7D7D" w:rsidRPr="007E1238" w:rsidDel="007E1238" w:rsidRDefault="001B7D7D" w:rsidP="00361097">
            <w:pPr>
              <w:pStyle w:val="NormalInd"/>
              <w:ind w:left="0"/>
              <w:rPr>
                <w:del w:id="381" w:author="Lenovo-UTPL" w:date="2012-05-28T18:07:00Z"/>
                <w:color w:val="000000"/>
                <w:rPrChange w:id="382" w:author="Lenovo-UTPL" w:date="2012-05-28T18:06:00Z">
                  <w:rPr>
                    <w:del w:id="383" w:author="Lenovo-UTPL" w:date="2012-05-28T18:07:00Z"/>
                    <w:color w:val="000000"/>
                    <w:lang w:val="en-US"/>
                  </w:rPr>
                </w:rPrChange>
              </w:rPr>
            </w:pPr>
          </w:p>
          <w:p w:rsidR="001B7D7D" w:rsidRPr="007E1238" w:rsidDel="007E1238" w:rsidRDefault="001B7D7D" w:rsidP="00361097">
            <w:pPr>
              <w:pStyle w:val="NormalInd"/>
              <w:ind w:left="0"/>
              <w:rPr>
                <w:del w:id="384" w:author="Lenovo-UTPL" w:date="2012-05-28T18:07:00Z"/>
                <w:color w:val="000000"/>
                <w:rPrChange w:id="385" w:author="Lenovo-UTPL" w:date="2012-05-28T18:06:00Z">
                  <w:rPr>
                    <w:del w:id="386" w:author="Lenovo-UTPL" w:date="2012-05-28T18:07:00Z"/>
                    <w:color w:val="000000"/>
                    <w:lang w:val="en-US"/>
                  </w:rPr>
                </w:rPrChange>
              </w:rPr>
            </w:pPr>
          </w:p>
          <w:p w:rsidR="001B7D7D" w:rsidRPr="007E1238" w:rsidDel="007E1238" w:rsidRDefault="001B7D7D" w:rsidP="00361097">
            <w:pPr>
              <w:pStyle w:val="NormalInd"/>
              <w:ind w:left="0"/>
              <w:rPr>
                <w:del w:id="387" w:author="Lenovo-UTPL" w:date="2012-05-28T18:07:00Z"/>
                <w:color w:val="000000"/>
                <w:rPrChange w:id="388" w:author="Lenovo-UTPL" w:date="2012-05-28T18:06:00Z">
                  <w:rPr>
                    <w:del w:id="389" w:author="Lenovo-UTPL" w:date="2012-05-28T18:07:00Z"/>
                    <w:color w:val="000000"/>
                    <w:lang w:val="en-US"/>
                  </w:rPr>
                </w:rPrChange>
              </w:rPr>
            </w:pPr>
          </w:p>
        </w:tc>
        <w:tc>
          <w:tcPr>
            <w:tcW w:w="302" w:type="dxa"/>
            <w:shd w:val="clear" w:color="auto" w:fill="auto"/>
          </w:tcPr>
          <w:p w:rsidR="001B7D7D" w:rsidRPr="007E1238" w:rsidDel="007E1238" w:rsidRDefault="001B7D7D" w:rsidP="00361097">
            <w:pPr>
              <w:pStyle w:val="NormalInd"/>
              <w:ind w:left="0"/>
              <w:rPr>
                <w:del w:id="390" w:author="Lenovo-UTPL" w:date="2012-05-28T18:07:00Z"/>
                <w:color w:val="000000"/>
                <w:rPrChange w:id="391" w:author="Lenovo-UTPL" w:date="2012-05-28T18:06:00Z">
                  <w:rPr>
                    <w:del w:id="392" w:author="Lenovo-UTPL" w:date="2012-05-28T18:07:00Z"/>
                    <w:color w:val="000000"/>
                    <w:lang w:val="en-US"/>
                  </w:rPr>
                </w:rPrChange>
              </w:rPr>
            </w:pPr>
          </w:p>
        </w:tc>
        <w:tc>
          <w:tcPr>
            <w:tcW w:w="2769" w:type="dxa"/>
            <w:shd w:val="clear" w:color="auto" w:fill="auto"/>
          </w:tcPr>
          <w:p w:rsidR="001B7D7D" w:rsidRPr="007E1238" w:rsidDel="007E1238" w:rsidRDefault="001B7D7D" w:rsidP="00361097">
            <w:pPr>
              <w:pStyle w:val="NormalInd"/>
              <w:ind w:left="0"/>
              <w:rPr>
                <w:del w:id="393" w:author="Lenovo-UTPL" w:date="2012-05-28T18:07:00Z"/>
                <w:color w:val="000000"/>
                <w:rPrChange w:id="394" w:author="Lenovo-UTPL" w:date="2012-05-28T18:06:00Z">
                  <w:rPr>
                    <w:del w:id="395" w:author="Lenovo-UTPL" w:date="2012-05-28T18:07:00Z"/>
                    <w:color w:val="000000"/>
                    <w:lang w:val="en-US"/>
                  </w:rPr>
                </w:rPrChange>
              </w:rPr>
            </w:pPr>
          </w:p>
        </w:tc>
        <w:tc>
          <w:tcPr>
            <w:tcW w:w="284" w:type="dxa"/>
            <w:shd w:val="clear" w:color="auto" w:fill="auto"/>
          </w:tcPr>
          <w:p w:rsidR="001B7D7D" w:rsidRPr="007E1238" w:rsidDel="007E1238" w:rsidRDefault="001B7D7D" w:rsidP="00361097">
            <w:pPr>
              <w:pStyle w:val="NormalInd"/>
              <w:ind w:left="0"/>
              <w:rPr>
                <w:del w:id="396" w:author="Lenovo-UTPL" w:date="2012-05-28T18:07:00Z"/>
                <w:color w:val="000000"/>
                <w:rPrChange w:id="397" w:author="Lenovo-UTPL" w:date="2012-05-28T18:06:00Z">
                  <w:rPr>
                    <w:del w:id="398" w:author="Lenovo-UTPL" w:date="2012-05-28T18:07:00Z"/>
                    <w:color w:val="000000"/>
                    <w:lang w:val="en-US"/>
                  </w:rPr>
                </w:rPrChange>
              </w:rPr>
            </w:pPr>
          </w:p>
        </w:tc>
        <w:tc>
          <w:tcPr>
            <w:tcW w:w="2800" w:type="dxa"/>
            <w:tcBorders>
              <w:bottom w:val="single" w:sz="4" w:space="0" w:color="auto"/>
            </w:tcBorders>
            <w:shd w:val="clear" w:color="auto" w:fill="auto"/>
          </w:tcPr>
          <w:p w:rsidR="001B7D7D" w:rsidRPr="007E1238" w:rsidDel="007E1238" w:rsidRDefault="001B7D7D" w:rsidP="00361097">
            <w:pPr>
              <w:pStyle w:val="NormalInd"/>
              <w:ind w:left="0"/>
              <w:rPr>
                <w:del w:id="399" w:author="Lenovo-UTPL" w:date="2012-05-28T18:07:00Z"/>
                <w:color w:val="000000"/>
                <w:rPrChange w:id="400" w:author="Lenovo-UTPL" w:date="2012-05-28T18:06:00Z">
                  <w:rPr>
                    <w:del w:id="401" w:author="Lenovo-UTPL" w:date="2012-05-28T18:07:00Z"/>
                    <w:color w:val="000000"/>
                    <w:lang w:val="en-US"/>
                  </w:rPr>
                </w:rPrChange>
              </w:rPr>
            </w:pPr>
          </w:p>
        </w:tc>
      </w:tr>
      <w:tr w:rsidR="001B7D7D" w:rsidRPr="00A97996" w:rsidDel="007E1238" w:rsidTr="001B7D7D">
        <w:trPr>
          <w:del w:id="402" w:author="Lenovo-UTPL" w:date="2012-05-28T18:07:00Z"/>
        </w:trPr>
        <w:tc>
          <w:tcPr>
            <w:tcW w:w="2925" w:type="dxa"/>
            <w:tcBorders>
              <w:top w:val="single" w:sz="4" w:space="0" w:color="auto"/>
            </w:tcBorders>
            <w:shd w:val="clear" w:color="auto" w:fill="auto"/>
          </w:tcPr>
          <w:p w:rsidR="001B7D7D" w:rsidRDefault="001B7D7D" w:rsidP="00361097">
            <w:pPr>
              <w:pStyle w:val="NormalInd"/>
              <w:ind w:left="0"/>
              <w:rPr>
                <w:color w:val="000000"/>
              </w:rPr>
            </w:pPr>
            <w:r>
              <w:rPr>
                <w:color w:val="000000"/>
              </w:rPr>
              <w:t>Fabricio Montaño</w:t>
            </w:r>
          </w:p>
          <w:p w:rsidR="001B7D7D" w:rsidRPr="00A97996" w:rsidDel="007E1238" w:rsidRDefault="001B7D7D" w:rsidP="001B7D7D">
            <w:pPr>
              <w:pStyle w:val="NormalInd"/>
              <w:ind w:left="0"/>
              <w:jc w:val="center"/>
              <w:rPr>
                <w:del w:id="403" w:author="Lenovo-UTPL" w:date="2012-05-28T18:07:00Z"/>
                <w:b/>
                <w:color w:val="000000"/>
              </w:rPr>
            </w:pPr>
            <w:r>
              <w:rPr>
                <w:color w:val="000000"/>
              </w:rPr>
              <w:t>Analista - Desarrollador</w:t>
            </w:r>
          </w:p>
        </w:tc>
        <w:tc>
          <w:tcPr>
            <w:tcW w:w="302" w:type="dxa"/>
            <w:shd w:val="clear" w:color="auto" w:fill="auto"/>
          </w:tcPr>
          <w:p w:rsidR="001B7D7D" w:rsidRPr="00A97996" w:rsidDel="007E1238" w:rsidRDefault="001B7D7D" w:rsidP="001B7D7D">
            <w:pPr>
              <w:pStyle w:val="NormalInd"/>
              <w:ind w:left="0"/>
              <w:jc w:val="center"/>
              <w:rPr>
                <w:del w:id="404" w:author="Lenovo-UTPL" w:date="2012-05-28T18:07:00Z"/>
                <w:color w:val="000000"/>
              </w:rPr>
            </w:pPr>
          </w:p>
        </w:tc>
        <w:tc>
          <w:tcPr>
            <w:tcW w:w="2769" w:type="dxa"/>
            <w:shd w:val="clear" w:color="auto" w:fill="auto"/>
          </w:tcPr>
          <w:p w:rsidR="001B7D7D" w:rsidRPr="00A97996" w:rsidDel="007E1238" w:rsidRDefault="001B7D7D" w:rsidP="001B7D7D">
            <w:pPr>
              <w:pStyle w:val="NormalInd"/>
              <w:ind w:left="0"/>
              <w:rPr>
                <w:del w:id="405" w:author="Lenovo-UTPL" w:date="2012-05-28T18:07:00Z"/>
                <w:b/>
                <w:color w:val="000000"/>
              </w:rPr>
            </w:pPr>
          </w:p>
        </w:tc>
        <w:tc>
          <w:tcPr>
            <w:tcW w:w="284" w:type="dxa"/>
            <w:shd w:val="clear" w:color="auto" w:fill="auto"/>
          </w:tcPr>
          <w:p w:rsidR="001B7D7D" w:rsidRPr="00A97996" w:rsidDel="007E1238" w:rsidRDefault="001B7D7D" w:rsidP="001B7D7D">
            <w:pPr>
              <w:pStyle w:val="NormalInd"/>
              <w:ind w:left="0"/>
              <w:jc w:val="center"/>
              <w:rPr>
                <w:del w:id="406" w:author="Lenovo-UTPL" w:date="2012-05-28T18:07:00Z"/>
                <w:color w:val="000000"/>
              </w:rPr>
            </w:pPr>
          </w:p>
        </w:tc>
        <w:tc>
          <w:tcPr>
            <w:tcW w:w="2800" w:type="dxa"/>
            <w:tcBorders>
              <w:top w:val="single" w:sz="4" w:space="0" w:color="auto"/>
            </w:tcBorders>
            <w:shd w:val="clear" w:color="auto" w:fill="auto"/>
          </w:tcPr>
          <w:p w:rsidR="001B7D7D" w:rsidRPr="00A97996" w:rsidDel="007E1238" w:rsidRDefault="001B7D7D" w:rsidP="001B7D7D">
            <w:pPr>
              <w:pStyle w:val="NormalInd"/>
              <w:ind w:left="0"/>
              <w:jc w:val="center"/>
              <w:rPr>
                <w:del w:id="407" w:author="Lenovo-UTPL" w:date="2012-05-28T18:07:00Z"/>
                <w:color w:val="000000"/>
              </w:rPr>
            </w:pPr>
            <w:r>
              <w:rPr>
                <w:color w:val="000000"/>
              </w:rPr>
              <w:t>Ing. Nelson Piedra</w:t>
            </w:r>
          </w:p>
          <w:p w:rsidR="001B7D7D" w:rsidRPr="00A97996" w:rsidDel="007E1238" w:rsidRDefault="001B7D7D" w:rsidP="001B7D7D">
            <w:pPr>
              <w:pStyle w:val="NormalInd"/>
              <w:ind w:left="0"/>
              <w:jc w:val="center"/>
              <w:rPr>
                <w:del w:id="408" w:author="Lenovo-UTPL" w:date="2012-05-28T18:07:00Z"/>
                <w:b/>
                <w:color w:val="000000"/>
              </w:rPr>
            </w:pPr>
          </w:p>
        </w:tc>
      </w:tr>
    </w:tbl>
    <w:p w:rsidR="001B7D7D" w:rsidRDefault="001B7D7D" w:rsidP="00361097">
      <w:pPr>
        <w:rPr>
          <w:rFonts w:ascii="Bookman Old Style" w:hAnsi="Bookman Old Style"/>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Pr="005735EB" w:rsidRDefault="00361097" w:rsidP="00361097">
      <w:pPr>
        <w:spacing w:after="0" w:line="240" w:lineRule="auto"/>
        <w:jc w:val="right"/>
        <w:rPr>
          <w:rFonts w:ascii="Arial" w:eastAsia="Times New Roman" w:hAnsi="Arial" w:cs="Times New Roman"/>
          <w:color w:val="000000"/>
          <w:sz w:val="32"/>
          <w:szCs w:val="32"/>
          <w:lang w:val="es-ES_tradnl"/>
        </w:rPr>
      </w:pPr>
      <w:r w:rsidRPr="005735EB">
        <w:rPr>
          <w:rFonts w:ascii="Arial" w:eastAsia="Times New Roman" w:hAnsi="Arial" w:cs="Times New Roman"/>
          <w:color w:val="000000"/>
          <w:sz w:val="32"/>
          <w:szCs w:val="32"/>
          <w:lang w:val="es-ES_tradnl"/>
        </w:rPr>
        <w:t>Especificación de Caso de Uso (ECS)</w:t>
      </w:r>
    </w:p>
    <w:p w:rsidR="00361097" w:rsidRDefault="00361097" w:rsidP="00361097">
      <w:pPr>
        <w:spacing w:after="0"/>
        <w:jc w:val="right"/>
        <w:rPr>
          <w:rFonts w:ascii="Bookman Old Style" w:eastAsia="Times New Roman" w:hAnsi="Bookman Old Style" w:cs="Times New Roman"/>
          <w:i/>
          <w:iCs/>
          <w:sz w:val="28"/>
          <w:szCs w:val="28"/>
          <w:lang w:val="es-ES_tradnl"/>
        </w:rPr>
      </w:pPr>
      <w:r>
        <w:rPr>
          <w:rFonts w:ascii="Bookman Old Style" w:eastAsia="Times New Roman" w:hAnsi="Bookman Old Style" w:cs="Times New Roman"/>
          <w:i/>
          <w:iCs/>
          <w:sz w:val="28"/>
          <w:szCs w:val="28"/>
          <w:lang w:val="es-ES_tradnl"/>
        </w:rPr>
        <w:t>Etiquetado</w:t>
      </w: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Pr="007D524A" w:rsidRDefault="00361097" w:rsidP="00361097">
      <w:pPr>
        <w:jc w:val="right"/>
        <w:rPr>
          <w:rFonts w:ascii="Bookman Old Style" w:hAnsi="Bookman Old Style"/>
          <w:lang w:val="es-ES_tradnl"/>
        </w:rPr>
      </w:pPr>
      <w:r w:rsidRPr="007D524A">
        <w:rPr>
          <w:rFonts w:ascii="Bookman Old Style" w:hAnsi="Bookman Old Style"/>
          <w:lang w:val="es-ES_tradnl"/>
        </w:rPr>
        <w:t xml:space="preserve">Versión </w:t>
      </w:r>
      <w:r>
        <w:rPr>
          <w:rFonts w:ascii="Bookman Old Style" w:hAnsi="Bookman Old Style"/>
          <w:lang w:val="es-ES_tradnl"/>
        </w:rPr>
        <w:t>[1.0</w:t>
      </w:r>
      <w:r w:rsidRPr="007D524A">
        <w:rPr>
          <w:rFonts w:ascii="Bookman Old Style" w:hAnsi="Bookman Old Style"/>
          <w:lang w:val="es-ES_tradnl"/>
        </w:rPr>
        <w:t>]</w:t>
      </w:r>
    </w:p>
    <w:p w:rsidR="00361097" w:rsidRPr="005735EB" w:rsidRDefault="00361097" w:rsidP="00361097">
      <w:pPr>
        <w:spacing w:after="0"/>
        <w:jc w:val="right"/>
        <w:rPr>
          <w:rFonts w:ascii="Bookman Old Style" w:eastAsia="Times New Roman" w:hAnsi="Bookman Old Style" w:cs="Times New Roman"/>
          <w:i/>
          <w:iCs/>
          <w:sz w:val="28"/>
          <w:szCs w:val="28"/>
          <w:lang w:val="es-ES_tradnl"/>
        </w:rPr>
      </w:pPr>
    </w:p>
    <w:p w:rsidR="00361097" w:rsidRPr="00ED00C6" w:rsidRDefault="00361097" w:rsidP="00361097">
      <w:pPr>
        <w:rPr>
          <w:lang w:val="es-ES_tradnl"/>
        </w:rPr>
      </w:pPr>
    </w:p>
    <w:p w:rsidR="00361097" w:rsidRDefault="00361097" w:rsidP="00361097">
      <w:r>
        <w:br w:type="page"/>
      </w:r>
    </w:p>
    <w:p w:rsidR="00361097" w:rsidRDefault="00361097" w:rsidP="00361097"/>
    <w:p w:rsidR="00361097" w:rsidRDefault="00361097" w:rsidP="00361097"/>
    <w:p w:rsidR="00361097" w:rsidRPr="00A35BD2" w:rsidRDefault="00361097" w:rsidP="00A35BD2">
      <w:pPr>
        <w:pStyle w:val="contenido"/>
        <w:spacing w:after="0"/>
        <w:jc w:val="left"/>
        <w:rPr>
          <w:b/>
          <w:sz w:val="24"/>
          <w:lang w:val="es-ES_tradnl"/>
        </w:rPr>
      </w:pPr>
      <w:r w:rsidRPr="00A35BD2">
        <w:rPr>
          <w:b/>
          <w:sz w:val="24"/>
          <w:lang w:val="es-ES_tradnl"/>
        </w:rPr>
        <w:t>Información de Documento</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169"/>
      </w:tblGrid>
      <w:tr w:rsidR="00361097" w:rsidRPr="003423C4" w:rsidTr="00740ABC">
        <w:tc>
          <w:tcPr>
            <w:tcW w:w="1809" w:type="dxa"/>
            <w:tcBorders>
              <w:top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Título:</w:t>
            </w:r>
          </w:p>
        </w:tc>
        <w:tc>
          <w:tcPr>
            <w:tcW w:w="7169" w:type="dxa"/>
            <w:tcBorders>
              <w:top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Especificación de  casos de Uso</w:t>
            </w: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Subtítulo:</w:t>
            </w:r>
          </w:p>
        </w:tc>
        <w:tc>
          <w:tcPr>
            <w:tcW w:w="7169" w:type="dxa"/>
          </w:tcPr>
          <w:p w:rsidR="00361097" w:rsidRPr="00684D2F" w:rsidRDefault="00361097" w:rsidP="00740ABC">
            <w:pPr>
              <w:jc w:val="both"/>
              <w:rPr>
                <w:rFonts w:ascii="Bookman Old Style" w:eastAsia="Times New Roman" w:hAnsi="Bookman Old Style" w:cs="Times New Roman"/>
                <w:sz w:val="20"/>
                <w:lang w:val="es-ES_tradnl"/>
              </w:rPr>
            </w:pPr>
            <w:r>
              <w:rPr>
                <w:rFonts w:ascii="Bookman Old Style" w:eastAsia="Times New Roman" w:hAnsi="Bookman Old Style" w:cs="Times New Roman"/>
                <w:sz w:val="20"/>
                <w:lang w:val="es-ES_tradnl"/>
              </w:rPr>
              <w:t>Servicio Web de Etiquetado</w:t>
            </w:r>
          </w:p>
          <w:p w:rsidR="00361097" w:rsidRPr="00E4012E" w:rsidRDefault="00361097" w:rsidP="00740ABC">
            <w:pPr>
              <w:jc w:val="both"/>
              <w:rPr>
                <w:rFonts w:ascii="Bookman Old Style" w:eastAsia="Times New Roman" w:hAnsi="Bookman Old Style" w:cs="Times New Roman"/>
                <w:sz w:val="20"/>
                <w:lang w:val="es-ES_tradnl"/>
              </w:rPr>
            </w:pP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Versión:</w:t>
            </w:r>
          </w:p>
        </w:tc>
        <w:tc>
          <w:tcPr>
            <w:tcW w:w="7169" w:type="dxa"/>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[1.0]</w:t>
            </w: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Archivo:</w:t>
            </w:r>
          </w:p>
        </w:tc>
        <w:tc>
          <w:tcPr>
            <w:tcW w:w="7169" w:type="dxa"/>
          </w:tcPr>
          <w:p w:rsidR="00361097" w:rsidRPr="00E4012E" w:rsidRDefault="00361097" w:rsidP="00740ABC">
            <w:pPr>
              <w:jc w:val="both"/>
              <w:rPr>
                <w:rFonts w:ascii="Bookman Old Style" w:eastAsia="Times New Roman" w:hAnsi="Bookman Old Style" w:cs="Times New Roman"/>
                <w:sz w:val="20"/>
                <w:lang w:val="es-ES_tradnl"/>
              </w:rPr>
            </w:pPr>
            <w:r>
              <w:rPr>
                <w:rFonts w:ascii="Bookman Old Style" w:eastAsia="Times New Roman" w:hAnsi="Bookman Old Style" w:cs="Times New Roman"/>
                <w:sz w:val="20"/>
                <w:lang w:val="es-ES_tradnl"/>
              </w:rPr>
              <w:t>ECS_SW_Etiquetado</w:t>
            </w: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Autor:</w:t>
            </w:r>
          </w:p>
        </w:tc>
        <w:tc>
          <w:tcPr>
            <w:tcW w:w="7169" w:type="dxa"/>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 xml:space="preserve">Fabricio </w:t>
            </w:r>
            <w:r>
              <w:rPr>
                <w:rFonts w:ascii="Bookman Old Style" w:eastAsia="Times New Roman" w:hAnsi="Bookman Old Style" w:cs="Times New Roman"/>
                <w:sz w:val="20"/>
                <w:lang w:val="es-ES_tradnl"/>
              </w:rPr>
              <w:t>Montaño</w:t>
            </w:r>
          </w:p>
        </w:tc>
      </w:tr>
      <w:tr w:rsidR="00361097" w:rsidRPr="003423C4" w:rsidTr="00740ABC">
        <w:tc>
          <w:tcPr>
            <w:tcW w:w="1809" w:type="dxa"/>
            <w:tcBorders>
              <w:bottom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Estado:</w:t>
            </w:r>
          </w:p>
        </w:tc>
        <w:tc>
          <w:tcPr>
            <w:tcW w:w="7169" w:type="dxa"/>
            <w:tcBorders>
              <w:bottom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Borrador</w:t>
            </w: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Lista de Cambios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1985"/>
        <w:gridCol w:w="2268"/>
        <w:gridCol w:w="2917"/>
      </w:tblGrid>
      <w:tr w:rsidR="00361097" w:rsidRPr="003423C4" w:rsidTr="00740ABC">
        <w:trPr>
          <w:trHeight w:val="194"/>
        </w:trPr>
        <w:tc>
          <w:tcPr>
            <w:tcW w:w="1809"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Versión</w:t>
            </w:r>
          </w:p>
        </w:tc>
        <w:tc>
          <w:tcPr>
            <w:tcW w:w="1985"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Fecha</w:t>
            </w:r>
          </w:p>
        </w:tc>
        <w:tc>
          <w:tcPr>
            <w:tcW w:w="2268"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Autor</w:t>
            </w:r>
          </w:p>
        </w:tc>
        <w:tc>
          <w:tcPr>
            <w:tcW w:w="2917"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Descripción</w:t>
            </w:r>
          </w:p>
        </w:tc>
      </w:tr>
      <w:tr w:rsidR="00361097" w:rsidRPr="003423C4" w:rsidTr="00740ABC">
        <w:trPr>
          <w:trHeight w:val="193"/>
        </w:trPr>
        <w:tc>
          <w:tcPr>
            <w:tcW w:w="1809"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1.0</w:t>
            </w:r>
          </w:p>
        </w:tc>
        <w:tc>
          <w:tcPr>
            <w:tcW w:w="1985"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17/07/2014</w:t>
            </w:r>
          </w:p>
        </w:tc>
        <w:tc>
          <w:tcPr>
            <w:tcW w:w="2268"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Fabricio Montaño</w:t>
            </w:r>
          </w:p>
        </w:tc>
        <w:tc>
          <w:tcPr>
            <w:tcW w:w="2917"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Emisión inicial</w:t>
            </w:r>
          </w:p>
        </w:tc>
      </w:tr>
      <w:tr w:rsidR="00361097" w:rsidRPr="003423C4" w:rsidTr="00740ABC">
        <w:tc>
          <w:tcPr>
            <w:tcW w:w="1809"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c>
          <w:tcPr>
            <w:tcW w:w="1985"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c>
          <w:tcPr>
            <w:tcW w:w="2268"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c>
          <w:tcPr>
            <w:tcW w:w="2917"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Firmas y Aprobaciones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1701"/>
        <w:gridCol w:w="1559"/>
        <w:gridCol w:w="3625"/>
      </w:tblGrid>
      <w:tr w:rsidR="00361097" w:rsidRPr="00E4012E" w:rsidTr="00740ABC">
        <w:trPr>
          <w:trHeight w:val="400"/>
        </w:trPr>
        <w:tc>
          <w:tcPr>
            <w:tcW w:w="2093" w:type="dxa"/>
            <w:tcBorders>
              <w:top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Elaborado por:</w:t>
            </w:r>
          </w:p>
        </w:tc>
        <w:tc>
          <w:tcPr>
            <w:tcW w:w="3260" w:type="dxa"/>
            <w:gridSpan w:val="2"/>
            <w:tcBorders>
              <w:top w:val="single" w:sz="12" w:space="0" w:color="7F7F7F" w:themeColor="text1" w:themeTint="80"/>
            </w:tcBorders>
          </w:tcPr>
          <w:p w:rsidR="00361097" w:rsidRPr="00E4012E" w:rsidRDefault="00361097" w:rsidP="00740ABC">
            <w:pPr>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Fabricio Montaño</w:t>
            </w:r>
          </w:p>
        </w:tc>
        <w:tc>
          <w:tcPr>
            <w:tcW w:w="3625" w:type="dxa"/>
            <w:vMerge w:val="restart"/>
            <w:tcBorders>
              <w:top w:val="single" w:sz="12" w:space="0" w:color="7F7F7F" w:themeColor="text1" w:themeTint="80"/>
            </w:tcBorders>
          </w:tcPr>
          <w:p w:rsidR="00361097" w:rsidRPr="00E4012E" w:rsidRDefault="00361097" w:rsidP="00740ABC">
            <w:pPr>
              <w:rPr>
                <w:sz w:val="20"/>
              </w:rPr>
            </w:pPr>
          </w:p>
        </w:tc>
      </w:tr>
      <w:tr w:rsidR="00361097" w:rsidRPr="00E4012E" w:rsidTr="00740ABC">
        <w:tc>
          <w:tcPr>
            <w:tcW w:w="2093"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Fecha:</w:t>
            </w:r>
          </w:p>
        </w:tc>
        <w:tc>
          <w:tcPr>
            <w:tcW w:w="1701" w:type="dxa"/>
          </w:tcPr>
          <w:p w:rsidR="00361097" w:rsidRPr="00E4012E" w:rsidRDefault="00361097" w:rsidP="00740ABC">
            <w:pPr>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17/07/2014</w:t>
            </w:r>
          </w:p>
        </w:tc>
        <w:tc>
          <w:tcPr>
            <w:tcW w:w="1559" w:type="dxa"/>
          </w:tcPr>
          <w:p w:rsidR="00361097" w:rsidRPr="00E4012E" w:rsidRDefault="00361097" w:rsidP="00740ABC">
            <w:pPr>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Firma:</w:t>
            </w:r>
          </w:p>
        </w:tc>
        <w:tc>
          <w:tcPr>
            <w:tcW w:w="3625" w:type="dxa"/>
            <w:vMerge/>
          </w:tcPr>
          <w:p w:rsidR="00361097" w:rsidRPr="00E4012E" w:rsidRDefault="00361097" w:rsidP="00740ABC">
            <w:pPr>
              <w:rPr>
                <w:sz w:val="20"/>
              </w:rPr>
            </w:pPr>
          </w:p>
        </w:tc>
      </w:tr>
      <w:tr w:rsidR="00361097" w:rsidRPr="00E4012E" w:rsidTr="00740ABC">
        <w:tc>
          <w:tcPr>
            <w:tcW w:w="8978" w:type="dxa"/>
            <w:gridSpan w:val="4"/>
          </w:tcPr>
          <w:p w:rsidR="00361097" w:rsidRPr="00E4012E" w:rsidRDefault="00361097" w:rsidP="00740ABC">
            <w:pPr>
              <w:rPr>
                <w:sz w:val="20"/>
              </w:rPr>
            </w:pPr>
          </w:p>
        </w:tc>
      </w:tr>
      <w:tr w:rsidR="00361097" w:rsidRPr="00E4012E" w:rsidTr="00740ABC">
        <w:trPr>
          <w:trHeight w:val="386"/>
        </w:trPr>
        <w:tc>
          <w:tcPr>
            <w:tcW w:w="2093"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Revisado por:</w:t>
            </w:r>
          </w:p>
        </w:tc>
        <w:tc>
          <w:tcPr>
            <w:tcW w:w="3260" w:type="dxa"/>
            <w:gridSpan w:val="2"/>
          </w:tcPr>
          <w:p w:rsidR="00361097" w:rsidRPr="00E4012E" w:rsidRDefault="00361097" w:rsidP="00740ABC">
            <w:pPr>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Ing. Nelson Piedra</w:t>
            </w:r>
          </w:p>
        </w:tc>
        <w:tc>
          <w:tcPr>
            <w:tcW w:w="3625" w:type="dxa"/>
            <w:vMerge w:val="restart"/>
          </w:tcPr>
          <w:p w:rsidR="00361097" w:rsidRPr="00E4012E" w:rsidRDefault="00361097" w:rsidP="00740ABC">
            <w:pPr>
              <w:rPr>
                <w:sz w:val="20"/>
              </w:rPr>
            </w:pPr>
          </w:p>
          <w:p w:rsidR="00361097" w:rsidRPr="00E4012E" w:rsidRDefault="00361097" w:rsidP="00740ABC">
            <w:pPr>
              <w:rPr>
                <w:sz w:val="20"/>
              </w:rPr>
            </w:pPr>
          </w:p>
          <w:p w:rsidR="00361097" w:rsidRPr="00E4012E" w:rsidRDefault="00361097" w:rsidP="00740ABC">
            <w:pPr>
              <w:rPr>
                <w:sz w:val="20"/>
              </w:rPr>
            </w:pPr>
          </w:p>
        </w:tc>
      </w:tr>
      <w:tr w:rsidR="00361097" w:rsidRPr="00E4012E" w:rsidTr="00740ABC">
        <w:trPr>
          <w:trHeight w:val="294"/>
        </w:trPr>
        <w:tc>
          <w:tcPr>
            <w:tcW w:w="2093" w:type="dxa"/>
            <w:tcBorders>
              <w:bottom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Fecha:</w:t>
            </w:r>
          </w:p>
        </w:tc>
        <w:tc>
          <w:tcPr>
            <w:tcW w:w="1701" w:type="dxa"/>
            <w:tcBorders>
              <w:bottom w:val="single" w:sz="12" w:space="0" w:color="7F7F7F" w:themeColor="text1" w:themeTint="80"/>
            </w:tcBorders>
          </w:tcPr>
          <w:p w:rsidR="00361097" w:rsidRPr="00E4012E" w:rsidRDefault="00361097" w:rsidP="00740ABC">
            <w:pPr>
              <w:rPr>
                <w:rFonts w:ascii="Bookman Old Style" w:eastAsia="Times New Roman" w:hAnsi="Bookman Old Style" w:cs="Times New Roman"/>
                <w:sz w:val="20"/>
                <w:lang w:val="es-ES_tradnl"/>
              </w:rPr>
            </w:pPr>
          </w:p>
        </w:tc>
        <w:tc>
          <w:tcPr>
            <w:tcW w:w="1559" w:type="dxa"/>
            <w:tcBorders>
              <w:bottom w:val="single" w:sz="12" w:space="0" w:color="7F7F7F" w:themeColor="text1" w:themeTint="80"/>
            </w:tcBorders>
          </w:tcPr>
          <w:p w:rsidR="00361097" w:rsidRPr="00E4012E" w:rsidRDefault="00361097" w:rsidP="00740ABC">
            <w:pPr>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Firma:</w:t>
            </w:r>
          </w:p>
        </w:tc>
        <w:tc>
          <w:tcPr>
            <w:tcW w:w="3625" w:type="dxa"/>
            <w:vMerge/>
            <w:tcBorders>
              <w:bottom w:val="single" w:sz="12" w:space="0" w:color="7F7F7F" w:themeColor="text1" w:themeTint="80"/>
            </w:tcBorders>
          </w:tcPr>
          <w:p w:rsidR="00361097" w:rsidRPr="00E4012E" w:rsidRDefault="00361097" w:rsidP="00740ABC">
            <w:pPr>
              <w:rPr>
                <w:sz w:val="20"/>
              </w:rPr>
            </w:pPr>
          </w:p>
        </w:tc>
      </w:tr>
    </w:tbl>
    <w:p w:rsidR="00361097" w:rsidRPr="00E4012E" w:rsidRDefault="00361097" w:rsidP="00361097"/>
    <w:p w:rsidR="00361097" w:rsidRPr="003423C4" w:rsidRDefault="00361097" w:rsidP="00361097"/>
    <w:p w:rsidR="00361097" w:rsidRPr="003423C4" w:rsidRDefault="00361097" w:rsidP="00361097"/>
    <w:p w:rsidR="00361097" w:rsidRPr="003423C4" w:rsidRDefault="00361097" w:rsidP="00361097"/>
    <w:p w:rsidR="00361097" w:rsidRPr="003423C4" w:rsidRDefault="00361097" w:rsidP="00361097"/>
    <w:p w:rsidR="00361097" w:rsidRPr="003423C4" w:rsidRDefault="00361097" w:rsidP="00361097"/>
    <w:p w:rsidR="00361097" w:rsidRDefault="00361097" w:rsidP="00361097">
      <w:r>
        <w:br w:type="page"/>
      </w:r>
    </w:p>
    <w:tbl>
      <w:tblPr>
        <w:tblpPr w:leftFromText="141" w:rightFromText="141" w:vertAnchor="text" w:tblpY="1"/>
        <w:tblOverlap w:val="neve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361097" w:rsidRPr="00C43605" w:rsidTr="00740ABC">
        <w:trPr>
          <w:cantSplit/>
        </w:trPr>
        <w:tc>
          <w:tcPr>
            <w:tcW w:w="2881" w:type="dxa"/>
            <w:tcBorders>
              <w:top w:val="single" w:sz="12" w:space="0" w:color="auto"/>
              <w:lef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lastRenderedPageBreak/>
              <w:t>Número</w:t>
            </w:r>
          </w:p>
        </w:tc>
        <w:tc>
          <w:tcPr>
            <w:tcW w:w="5763" w:type="dxa"/>
            <w:gridSpan w:val="2"/>
            <w:tcBorders>
              <w:top w:val="single" w:sz="12" w:space="0" w:color="auto"/>
              <w:righ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ECS-03</w:t>
            </w: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Nombre</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r>
              <w:rPr>
                <w:rFonts w:ascii="Arial" w:hAnsi="Arial" w:cs="Arial"/>
                <w:sz w:val="20"/>
              </w:rPr>
              <w:t>SW-Etiquetado</w:t>
            </w: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Actores</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r w:rsidRPr="00C43605">
              <w:rPr>
                <w:rFonts w:ascii="Arial" w:hAnsi="Arial" w:cs="Arial"/>
                <w:sz w:val="20"/>
              </w:rPr>
              <w:t>Cliente</w:t>
            </w:r>
            <w:r>
              <w:rPr>
                <w:rFonts w:ascii="Arial" w:hAnsi="Arial" w:cs="Arial"/>
                <w:sz w:val="20"/>
              </w:rPr>
              <w:t>, Servicio Web</w:t>
            </w: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bCs/>
                <w:sz w:val="20"/>
              </w:rPr>
            </w:pPr>
            <w:r w:rsidRPr="002B32E6">
              <w:rPr>
                <w:rFonts w:ascii="Arial" w:hAnsi="Arial" w:cs="Arial"/>
                <w:b/>
                <w:bCs/>
                <w:sz w:val="20"/>
              </w:rPr>
              <w:t>Descripción</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r>
              <w:rPr>
                <w:rFonts w:ascii="Arial" w:hAnsi="Arial" w:cs="Arial"/>
                <w:sz w:val="20"/>
              </w:rPr>
              <w:t>Este servicio permite la tokenización de cada palabra y etiquetación de las mismas de acuerdo a la función que cumplen en el contexto que se encuentra, para hacerlo se apoya en el servicio web de tokenización en sentencias</w:t>
            </w: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bCs/>
                <w:sz w:val="20"/>
              </w:rPr>
            </w:pPr>
            <w:r w:rsidRPr="002B32E6">
              <w:rPr>
                <w:rFonts w:ascii="Arial" w:hAnsi="Arial" w:cs="Arial"/>
                <w:b/>
                <w:bCs/>
                <w:sz w:val="20"/>
              </w:rPr>
              <w:t>Precondición</w:t>
            </w:r>
          </w:p>
        </w:tc>
        <w:tc>
          <w:tcPr>
            <w:tcW w:w="5763" w:type="dxa"/>
            <w:gridSpan w:val="2"/>
            <w:tcBorders>
              <w:right w:val="single" w:sz="12" w:space="0" w:color="auto"/>
            </w:tcBorders>
          </w:tcPr>
          <w:p w:rsidR="00361097" w:rsidRPr="00C43605" w:rsidRDefault="00361097" w:rsidP="00333126">
            <w:pPr>
              <w:pStyle w:val="Prrafodelista"/>
              <w:numPr>
                <w:ilvl w:val="0"/>
                <w:numId w:val="9"/>
              </w:numPr>
              <w:suppressAutoHyphens w:val="0"/>
              <w:spacing w:after="0" w:line="360" w:lineRule="auto"/>
              <w:jc w:val="both"/>
              <w:rPr>
                <w:rFonts w:ascii="Arial" w:hAnsi="Arial" w:cs="Arial"/>
                <w:sz w:val="20"/>
              </w:rPr>
            </w:pPr>
            <w:r w:rsidRPr="00C43605">
              <w:rPr>
                <w:rFonts w:ascii="Arial" w:hAnsi="Arial" w:cs="Arial"/>
                <w:sz w:val="20"/>
              </w:rPr>
              <w:t>Ingreso texto como parámetro de la aplicación</w:t>
            </w:r>
          </w:p>
          <w:p w:rsidR="00361097" w:rsidRPr="00C43605" w:rsidRDefault="00361097" w:rsidP="00333126">
            <w:pPr>
              <w:pStyle w:val="Prrafodelista"/>
              <w:numPr>
                <w:ilvl w:val="0"/>
                <w:numId w:val="9"/>
              </w:numPr>
              <w:suppressAutoHyphens w:val="0"/>
              <w:spacing w:after="0" w:line="360" w:lineRule="auto"/>
              <w:jc w:val="both"/>
              <w:rPr>
                <w:rFonts w:ascii="Arial" w:hAnsi="Arial" w:cs="Arial"/>
                <w:sz w:val="20"/>
              </w:rPr>
            </w:pPr>
            <w:r w:rsidRPr="00C43605">
              <w:rPr>
                <w:rFonts w:ascii="Arial" w:hAnsi="Arial" w:cs="Arial"/>
                <w:sz w:val="20"/>
              </w:rPr>
              <w:t>Texto ha sido validado y procesado</w:t>
            </w:r>
          </w:p>
        </w:tc>
      </w:tr>
      <w:tr w:rsidR="00361097" w:rsidRPr="00C43605" w:rsidTr="00740ABC">
        <w:trPr>
          <w:cantSplit/>
        </w:trPr>
        <w:tc>
          <w:tcPr>
            <w:tcW w:w="2881" w:type="dxa"/>
            <w:vMerge w:val="restart"/>
            <w:tcBorders>
              <w:left w:val="single" w:sz="12" w:space="0" w:color="auto"/>
            </w:tcBorders>
          </w:tcPr>
          <w:p w:rsidR="00361097" w:rsidRPr="002B32E6" w:rsidRDefault="00361097" w:rsidP="00740ABC">
            <w:pPr>
              <w:spacing w:after="0" w:line="360" w:lineRule="auto"/>
              <w:jc w:val="both"/>
              <w:rPr>
                <w:rFonts w:ascii="Arial" w:hAnsi="Arial" w:cs="Arial"/>
                <w:b/>
                <w:bCs/>
                <w:sz w:val="20"/>
              </w:rPr>
            </w:pPr>
            <w:r w:rsidRPr="002B32E6">
              <w:rPr>
                <w:rFonts w:ascii="Arial" w:hAnsi="Arial" w:cs="Arial"/>
                <w:b/>
                <w:bCs/>
                <w:sz w:val="20"/>
              </w:rPr>
              <w:t>Secuencia Normal</w:t>
            </w:r>
          </w:p>
        </w:tc>
        <w:tc>
          <w:tcPr>
            <w:tcW w:w="789" w:type="dxa"/>
            <w:tcBorders>
              <w:bottom w:val="single" w:sz="2" w:space="0" w:color="auto"/>
            </w:tcBorders>
          </w:tcPr>
          <w:p w:rsidR="00361097" w:rsidRPr="00C43605" w:rsidRDefault="00361097" w:rsidP="00740ABC">
            <w:pPr>
              <w:spacing w:after="0" w:line="360" w:lineRule="auto"/>
              <w:jc w:val="both"/>
              <w:rPr>
                <w:rFonts w:ascii="Arial" w:hAnsi="Arial" w:cs="Arial"/>
                <w:bCs/>
                <w:sz w:val="20"/>
              </w:rPr>
            </w:pPr>
            <w:r w:rsidRPr="00C43605">
              <w:rPr>
                <w:rFonts w:ascii="Arial" w:hAnsi="Arial" w:cs="Arial"/>
                <w:bCs/>
                <w:sz w:val="20"/>
              </w:rPr>
              <w:t>Paso</w:t>
            </w:r>
          </w:p>
        </w:tc>
        <w:tc>
          <w:tcPr>
            <w:tcW w:w="4974" w:type="dxa"/>
            <w:tcBorders>
              <w:bottom w:val="single" w:sz="2" w:space="0" w:color="auto"/>
              <w:right w:val="single" w:sz="12" w:space="0" w:color="auto"/>
            </w:tcBorders>
          </w:tcPr>
          <w:p w:rsidR="00361097" w:rsidRPr="00C43605" w:rsidRDefault="00361097" w:rsidP="00740ABC">
            <w:pPr>
              <w:spacing w:after="0" w:line="360" w:lineRule="auto"/>
              <w:jc w:val="both"/>
              <w:rPr>
                <w:rFonts w:ascii="Arial" w:hAnsi="Arial" w:cs="Arial"/>
                <w:bCs/>
                <w:sz w:val="20"/>
              </w:rPr>
            </w:pPr>
            <w:r w:rsidRPr="00C43605">
              <w:rPr>
                <w:rFonts w:ascii="Arial" w:hAnsi="Arial" w:cs="Arial"/>
                <w:bCs/>
                <w:sz w:val="20"/>
              </w:rPr>
              <w:t>Acción</w:t>
            </w:r>
          </w:p>
        </w:tc>
      </w:tr>
      <w:tr w:rsidR="00361097" w:rsidRPr="00C43605" w:rsidTr="00740ABC">
        <w:trPr>
          <w:cantSplit/>
        </w:trPr>
        <w:tc>
          <w:tcPr>
            <w:tcW w:w="2881" w:type="dxa"/>
            <w:vMerge/>
            <w:tcBorders>
              <w:left w:val="single" w:sz="12" w:space="0" w:color="auto"/>
              <w:right w:val="single" w:sz="2" w:space="0" w:color="auto"/>
            </w:tcBorders>
          </w:tcPr>
          <w:p w:rsidR="00361097" w:rsidRPr="002B32E6" w:rsidRDefault="00361097" w:rsidP="00740ABC">
            <w:pPr>
              <w:spacing w:line="360" w:lineRule="auto"/>
              <w:jc w:val="both"/>
              <w:rPr>
                <w:rFonts w:ascii="Arial" w:hAnsi="Arial" w:cs="Arial"/>
                <w:b/>
                <w:bCs/>
                <w:sz w:val="20"/>
              </w:rPr>
            </w:pPr>
          </w:p>
        </w:tc>
        <w:tc>
          <w:tcPr>
            <w:tcW w:w="789" w:type="dxa"/>
            <w:tcBorders>
              <w:top w:val="single" w:sz="2" w:space="0" w:color="auto"/>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1</w:t>
            </w:r>
          </w:p>
        </w:tc>
        <w:tc>
          <w:tcPr>
            <w:tcW w:w="4974" w:type="dxa"/>
            <w:tcBorders>
              <w:top w:val="single" w:sz="2" w:space="0" w:color="auto"/>
              <w:left w:val="single" w:sz="2" w:space="0" w:color="auto"/>
              <w:bottom w:val="nil"/>
              <w:right w:val="single" w:sz="12" w:space="0" w:color="auto"/>
            </w:tcBorders>
          </w:tcPr>
          <w:p w:rsidR="00361097" w:rsidRPr="00C43605" w:rsidRDefault="00361097" w:rsidP="00740ABC">
            <w:pPr>
              <w:spacing w:line="360" w:lineRule="auto"/>
              <w:jc w:val="both"/>
              <w:rPr>
                <w:rFonts w:ascii="Arial" w:hAnsi="Arial" w:cs="Arial"/>
                <w:sz w:val="20"/>
              </w:rPr>
            </w:pPr>
            <w:r w:rsidRPr="00C43605">
              <w:rPr>
                <w:rFonts w:ascii="Arial" w:hAnsi="Arial" w:cs="Arial"/>
                <w:sz w:val="20"/>
              </w:rPr>
              <w:t xml:space="preserve">Entrada del texto validado, como parámetro para el servicio web. </w:t>
            </w:r>
          </w:p>
        </w:tc>
      </w:tr>
      <w:tr w:rsidR="00361097" w:rsidRPr="00C43605" w:rsidTr="00740ABC">
        <w:trPr>
          <w:cantSplit/>
        </w:trPr>
        <w:tc>
          <w:tcPr>
            <w:tcW w:w="2881" w:type="dxa"/>
            <w:vMerge/>
            <w:tcBorders>
              <w:left w:val="single" w:sz="12" w:space="0" w:color="auto"/>
              <w:right w:val="single" w:sz="2" w:space="0" w:color="auto"/>
            </w:tcBorders>
          </w:tcPr>
          <w:p w:rsidR="00361097" w:rsidRPr="002B32E6"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2</w:t>
            </w:r>
          </w:p>
        </w:tc>
        <w:tc>
          <w:tcPr>
            <w:tcW w:w="4974" w:type="dxa"/>
            <w:tcBorders>
              <w:top w:val="nil"/>
              <w:left w:val="single" w:sz="2" w:space="0" w:color="auto"/>
              <w:bottom w:val="nil"/>
              <w:right w:val="single" w:sz="12" w:space="0" w:color="auto"/>
            </w:tcBorders>
          </w:tcPr>
          <w:p w:rsidR="00361097" w:rsidRPr="00C43605" w:rsidRDefault="00361097" w:rsidP="00740ABC">
            <w:pPr>
              <w:spacing w:line="360" w:lineRule="auto"/>
              <w:jc w:val="both"/>
              <w:rPr>
                <w:rFonts w:ascii="Arial" w:hAnsi="Arial" w:cs="Arial"/>
                <w:sz w:val="20"/>
              </w:rPr>
            </w:pPr>
            <w:r>
              <w:rPr>
                <w:rFonts w:ascii="Arial" w:hAnsi="Arial" w:cs="Arial"/>
                <w:sz w:val="20"/>
              </w:rPr>
              <w:t>Tokenización</w:t>
            </w:r>
            <w:r w:rsidRPr="00C43605">
              <w:rPr>
                <w:rFonts w:ascii="Arial" w:hAnsi="Arial" w:cs="Arial"/>
                <w:sz w:val="20"/>
              </w:rPr>
              <w:t xml:space="preserve"> del texto en sentencias. </w:t>
            </w:r>
            <w:r w:rsidRPr="00C43605">
              <w:rPr>
                <w:rFonts w:ascii="Arial" w:hAnsi="Arial" w:cs="Arial"/>
                <w:b/>
                <w:sz w:val="20"/>
              </w:rPr>
              <w:t>ECS-01</w:t>
            </w:r>
          </w:p>
        </w:tc>
      </w:tr>
      <w:tr w:rsidR="00361097" w:rsidRPr="00C43605" w:rsidTr="00740ABC">
        <w:trPr>
          <w:cantSplit/>
        </w:trPr>
        <w:tc>
          <w:tcPr>
            <w:tcW w:w="2881" w:type="dxa"/>
            <w:vMerge/>
            <w:tcBorders>
              <w:left w:val="single" w:sz="12" w:space="0" w:color="auto"/>
              <w:right w:val="single" w:sz="2" w:space="0" w:color="auto"/>
            </w:tcBorders>
          </w:tcPr>
          <w:p w:rsidR="00361097" w:rsidRPr="002B32E6"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3</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Recorrido de la lista de sentencias</w:t>
            </w:r>
          </w:p>
        </w:tc>
      </w:tr>
      <w:tr w:rsidR="00361097" w:rsidRPr="00C43605" w:rsidTr="00740ABC">
        <w:trPr>
          <w:cantSplit/>
        </w:trPr>
        <w:tc>
          <w:tcPr>
            <w:tcW w:w="2881" w:type="dxa"/>
            <w:vMerge/>
            <w:tcBorders>
              <w:left w:val="single" w:sz="12" w:space="0" w:color="auto"/>
              <w:right w:val="single" w:sz="2" w:space="0" w:color="auto"/>
            </w:tcBorders>
          </w:tcPr>
          <w:p w:rsidR="00361097" w:rsidRPr="002B32E6"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4</w:t>
            </w:r>
          </w:p>
        </w:tc>
        <w:tc>
          <w:tcPr>
            <w:tcW w:w="4974" w:type="dxa"/>
            <w:tcBorders>
              <w:top w:val="nil"/>
              <w:left w:val="single" w:sz="2" w:space="0" w:color="auto"/>
              <w:bottom w:val="nil"/>
              <w:right w:val="single" w:sz="12" w:space="0" w:color="auto"/>
            </w:tcBorders>
          </w:tcPr>
          <w:p w:rsidR="00361097" w:rsidRPr="00C43605" w:rsidRDefault="00361097" w:rsidP="00740ABC">
            <w:pPr>
              <w:spacing w:line="360" w:lineRule="auto"/>
              <w:jc w:val="both"/>
              <w:rPr>
                <w:rFonts w:ascii="Arial" w:hAnsi="Arial" w:cs="Arial"/>
                <w:sz w:val="20"/>
              </w:rPr>
            </w:pPr>
            <w:r>
              <w:rPr>
                <w:rFonts w:ascii="Arial" w:hAnsi="Arial" w:cs="Arial"/>
                <w:sz w:val="20"/>
              </w:rPr>
              <w:t>Etiquetado de las palabras que conforman cada sentencia</w:t>
            </w:r>
          </w:p>
        </w:tc>
      </w:tr>
      <w:tr w:rsidR="00361097" w:rsidRPr="00C43605" w:rsidTr="00740ABC">
        <w:trPr>
          <w:cantSplit/>
        </w:trPr>
        <w:tc>
          <w:tcPr>
            <w:tcW w:w="2881" w:type="dxa"/>
            <w:vMerge/>
            <w:tcBorders>
              <w:left w:val="single" w:sz="12" w:space="0" w:color="auto"/>
              <w:right w:val="single" w:sz="2" w:space="0" w:color="auto"/>
            </w:tcBorders>
          </w:tcPr>
          <w:p w:rsidR="00361097" w:rsidRPr="002B32E6"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5</w:t>
            </w:r>
          </w:p>
        </w:tc>
        <w:tc>
          <w:tcPr>
            <w:tcW w:w="4974" w:type="dxa"/>
            <w:tcBorders>
              <w:top w:val="nil"/>
              <w:left w:val="single" w:sz="2" w:space="0" w:color="auto"/>
              <w:bottom w:val="nil"/>
              <w:right w:val="single" w:sz="12" w:space="0" w:color="auto"/>
            </w:tcBorders>
          </w:tcPr>
          <w:p w:rsidR="00361097" w:rsidRPr="00C43605" w:rsidRDefault="00361097" w:rsidP="00740ABC">
            <w:pPr>
              <w:spacing w:line="360" w:lineRule="auto"/>
              <w:jc w:val="both"/>
              <w:rPr>
                <w:rFonts w:ascii="Arial" w:hAnsi="Arial" w:cs="Arial"/>
                <w:sz w:val="20"/>
              </w:rPr>
            </w:pPr>
            <w:r>
              <w:rPr>
                <w:rFonts w:ascii="Arial" w:hAnsi="Arial" w:cs="Arial"/>
                <w:sz w:val="20"/>
              </w:rPr>
              <w:t>Estructura y retorna data en JSON</w:t>
            </w:r>
          </w:p>
        </w:tc>
      </w:tr>
      <w:tr w:rsidR="00361097" w:rsidRPr="00C43605" w:rsidTr="00740ABC">
        <w:trPr>
          <w:cantSplit/>
        </w:trPr>
        <w:tc>
          <w:tcPr>
            <w:tcW w:w="2881" w:type="dxa"/>
            <w:vMerge/>
            <w:tcBorders>
              <w:left w:val="single" w:sz="12" w:space="0" w:color="auto"/>
              <w:right w:val="single" w:sz="2" w:space="0" w:color="auto"/>
            </w:tcBorders>
          </w:tcPr>
          <w:p w:rsidR="00361097" w:rsidRPr="002B32E6" w:rsidRDefault="00361097" w:rsidP="00740ABC">
            <w:pPr>
              <w:spacing w:line="360" w:lineRule="auto"/>
              <w:jc w:val="both"/>
              <w:rPr>
                <w:rFonts w:ascii="Arial" w:hAnsi="Arial" w:cs="Arial"/>
                <w:b/>
                <w:bCs/>
                <w:sz w:val="20"/>
              </w:rPr>
            </w:pPr>
          </w:p>
        </w:tc>
        <w:tc>
          <w:tcPr>
            <w:tcW w:w="789" w:type="dxa"/>
            <w:tcBorders>
              <w:top w:val="nil"/>
              <w:left w:val="single" w:sz="2" w:space="0" w:color="auto"/>
              <w:bottom w:val="single" w:sz="2" w:space="0" w:color="auto"/>
              <w:right w:val="single" w:sz="2" w:space="0" w:color="auto"/>
            </w:tcBorders>
          </w:tcPr>
          <w:p w:rsidR="00361097" w:rsidRPr="00C43605" w:rsidRDefault="00361097" w:rsidP="00740ABC">
            <w:pPr>
              <w:spacing w:line="360" w:lineRule="auto"/>
              <w:jc w:val="center"/>
              <w:rPr>
                <w:rFonts w:ascii="Arial" w:hAnsi="Arial" w:cs="Arial"/>
                <w:sz w:val="20"/>
              </w:rPr>
            </w:pPr>
          </w:p>
        </w:tc>
        <w:tc>
          <w:tcPr>
            <w:tcW w:w="4974" w:type="dxa"/>
            <w:tcBorders>
              <w:top w:val="nil"/>
              <w:left w:val="single" w:sz="2" w:space="0" w:color="auto"/>
              <w:bottom w:val="single" w:sz="2" w:space="0" w:color="auto"/>
              <w:right w:val="single" w:sz="12" w:space="0" w:color="auto"/>
            </w:tcBorders>
          </w:tcPr>
          <w:p w:rsidR="00361097" w:rsidRPr="00C43605" w:rsidRDefault="00361097" w:rsidP="00740ABC">
            <w:pPr>
              <w:spacing w:line="360" w:lineRule="auto"/>
              <w:jc w:val="both"/>
              <w:rPr>
                <w:rFonts w:ascii="Arial" w:hAnsi="Arial" w:cs="Arial"/>
                <w:sz w:val="20"/>
              </w:rPr>
            </w:pP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bCs/>
                <w:sz w:val="20"/>
              </w:rPr>
            </w:pPr>
            <w:r w:rsidRPr="002B32E6">
              <w:rPr>
                <w:rFonts w:ascii="Arial" w:hAnsi="Arial" w:cs="Arial"/>
                <w:b/>
                <w:bCs/>
                <w:sz w:val="20"/>
              </w:rPr>
              <w:t>Poscondición</w:t>
            </w:r>
          </w:p>
        </w:tc>
        <w:tc>
          <w:tcPr>
            <w:tcW w:w="5763" w:type="dxa"/>
            <w:gridSpan w:val="2"/>
            <w:tcBorders>
              <w:right w:val="single" w:sz="12" w:space="0" w:color="auto"/>
            </w:tcBorders>
          </w:tcPr>
          <w:p w:rsidR="00361097" w:rsidRPr="00C43605" w:rsidRDefault="00361097" w:rsidP="00333126">
            <w:pPr>
              <w:pStyle w:val="Prrafodelista"/>
              <w:numPr>
                <w:ilvl w:val="0"/>
                <w:numId w:val="8"/>
              </w:numPr>
              <w:suppressAutoHyphens w:val="0"/>
              <w:spacing w:after="0" w:line="360" w:lineRule="auto"/>
              <w:jc w:val="both"/>
              <w:rPr>
                <w:rFonts w:ascii="Arial" w:hAnsi="Arial" w:cs="Arial"/>
                <w:sz w:val="20"/>
              </w:rPr>
            </w:pPr>
            <w:r>
              <w:rPr>
                <w:rFonts w:ascii="Arial" w:hAnsi="Arial" w:cs="Arial"/>
                <w:sz w:val="20"/>
              </w:rPr>
              <w:t>Texto tokenizado a nivel de palabras y etiquetado.</w:t>
            </w: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Secuencia alternativo</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Prioridad</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r w:rsidRPr="00C43605">
              <w:rPr>
                <w:rFonts w:ascii="Arial" w:hAnsi="Arial" w:cs="Arial"/>
                <w:sz w:val="20"/>
              </w:rPr>
              <w:t>Alta</w:t>
            </w: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Requerimientos Especiales</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Asunciones y</w:t>
            </w:r>
          </w:p>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Dependencias</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p>
        </w:tc>
      </w:tr>
      <w:tr w:rsidR="00361097" w:rsidRPr="00C43605" w:rsidTr="00740ABC">
        <w:trPr>
          <w:cantSplit/>
        </w:trPr>
        <w:tc>
          <w:tcPr>
            <w:tcW w:w="2881" w:type="dxa"/>
            <w:tcBorders>
              <w:left w:val="single" w:sz="12" w:space="0" w:color="auto"/>
              <w:bottom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Notas adicionales</w:t>
            </w:r>
          </w:p>
        </w:tc>
        <w:tc>
          <w:tcPr>
            <w:tcW w:w="5763" w:type="dxa"/>
            <w:gridSpan w:val="2"/>
            <w:tcBorders>
              <w:bottom w:val="single" w:sz="12" w:space="0" w:color="auto"/>
              <w:right w:val="single" w:sz="12" w:space="0" w:color="auto"/>
            </w:tcBorders>
          </w:tcPr>
          <w:p w:rsidR="00361097" w:rsidRPr="00C43605" w:rsidRDefault="00361097" w:rsidP="00740ABC">
            <w:pPr>
              <w:spacing w:after="0" w:line="360" w:lineRule="auto"/>
              <w:jc w:val="both"/>
              <w:rPr>
                <w:rFonts w:ascii="Arial" w:hAnsi="Arial" w:cs="Arial"/>
                <w:sz w:val="20"/>
              </w:rPr>
            </w:pPr>
            <w:r>
              <w:rPr>
                <w:rFonts w:ascii="Arial" w:hAnsi="Arial" w:cs="Arial"/>
                <w:sz w:val="20"/>
              </w:rPr>
              <w:t>Depende del funcionamiento del servicio web de Etiquetado en Sentencias (ECS-01)</w:t>
            </w:r>
          </w:p>
        </w:tc>
      </w:tr>
    </w:tbl>
    <w:p w:rsidR="00361097" w:rsidRDefault="00361097" w:rsidP="00361097">
      <w:r>
        <w:br w:type="textWrapping" w:clear="all"/>
      </w:r>
    </w:p>
    <w:p w:rsidR="00361097" w:rsidRDefault="00361097" w:rsidP="00361097"/>
    <w:p w:rsidR="00361097" w:rsidRDefault="00361097">
      <w:r>
        <w:br w:type="page"/>
      </w:r>
    </w:p>
    <w:p w:rsidR="00A35BD2" w:rsidRPr="00A35BD2" w:rsidRDefault="00A35BD2" w:rsidP="00A12447">
      <w:pPr>
        <w:pStyle w:val="Nivel2"/>
      </w:pPr>
      <w:bookmarkStart w:id="409" w:name="_Toc414268680"/>
      <w:r w:rsidRPr="00A35BD2">
        <w:lastRenderedPageBreak/>
        <w:t>Anexo 5: Especificación de Caso de Uso (ECS)</w:t>
      </w:r>
      <w:r>
        <w:t xml:space="preserve"> - </w:t>
      </w:r>
      <w:r w:rsidRPr="00A35BD2">
        <w:t>Extracción de Entidades</w:t>
      </w:r>
      <w:bookmarkEnd w:id="409"/>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r>
        <w:rPr>
          <w:rFonts w:ascii="Arial" w:eastAsia="Times New Roman" w:hAnsi="Arial" w:cs="Times New Roman"/>
          <w:color w:val="000000"/>
          <w:sz w:val="32"/>
          <w:szCs w:val="32"/>
          <w:lang w:val="es-ES_tradnl"/>
        </w:rPr>
        <w:tab/>
      </w: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r>
        <w:rPr>
          <w:rFonts w:ascii="Arial" w:eastAsia="Times New Roman" w:hAnsi="Arial" w:cs="Times New Roman"/>
          <w:color w:val="000000"/>
          <w:sz w:val="32"/>
          <w:szCs w:val="32"/>
          <w:lang w:val="es-ES_tradnl"/>
        </w:rPr>
        <w:t>Especificación de Caso de Uso (ECS)</w:t>
      </w:r>
    </w:p>
    <w:p w:rsidR="00361097" w:rsidRDefault="00361097" w:rsidP="00361097">
      <w:pPr>
        <w:spacing w:after="0"/>
        <w:jc w:val="right"/>
        <w:rPr>
          <w:rFonts w:ascii="Bookman Old Style" w:eastAsia="Times New Roman" w:hAnsi="Bookman Old Style" w:cs="Times New Roman"/>
          <w:i/>
          <w:iCs/>
          <w:sz w:val="28"/>
          <w:szCs w:val="28"/>
          <w:lang w:val="es-ES_tradnl"/>
        </w:rPr>
      </w:pPr>
      <w:r>
        <w:rPr>
          <w:rFonts w:ascii="Bookman Old Style" w:eastAsia="Times New Roman" w:hAnsi="Bookman Old Style" w:cs="Times New Roman"/>
          <w:i/>
          <w:iCs/>
          <w:sz w:val="28"/>
          <w:szCs w:val="28"/>
          <w:lang w:val="es-ES_tradnl"/>
        </w:rPr>
        <w:t>Extracción de Entidades</w:t>
      </w:r>
    </w:p>
    <w:p w:rsidR="00361097" w:rsidRDefault="00361097" w:rsidP="00361097">
      <w:pPr>
        <w:spacing w:before="100"/>
        <w:jc w:val="right"/>
        <w:rPr>
          <w:rFonts w:ascii="Bookman Old Style" w:eastAsiaTheme="minorHAnsi" w:hAnsi="Bookman Old Style"/>
          <w:sz w:val="32"/>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r>
        <w:rPr>
          <w:rFonts w:ascii="Bookman Old Style" w:hAnsi="Bookman Old Style"/>
          <w:lang w:val="es-ES_tradnl"/>
        </w:rPr>
        <w:t>Versión [1.0]</w:t>
      </w:r>
    </w:p>
    <w:p w:rsidR="00361097" w:rsidRDefault="00361097" w:rsidP="00361097">
      <w:pPr>
        <w:spacing w:after="0"/>
        <w:jc w:val="right"/>
        <w:rPr>
          <w:rFonts w:ascii="Bookman Old Style" w:eastAsia="Times New Roman" w:hAnsi="Bookman Old Style" w:cs="Times New Roman"/>
          <w:i/>
          <w:iCs/>
          <w:sz w:val="28"/>
          <w:szCs w:val="28"/>
          <w:lang w:val="es-ES_tradnl"/>
        </w:rPr>
      </w:pPr>
    </w:p>
    <w:p w:rsidR="00361097" w:rsidRDefault="00361097" w:rsidP="00361097">
      <w:pPr>
        <w:spacing w:after="0"/>
        <w:jc w:val="right"/>
        <w:rPr>
          <w:rFonts w:ascii="Bookman Old Style" w:eastAsia="Times New Roman" w:hAnsi="Bookman Old Style" w:cs="Times New Roman"/>
          <w:i/>
          <w:iCs/>
          <w:sz w:val="28"/>
          <w:szCs w:val="28"/>
          <w:lang w:val="es-ES_tradnl"/>
        </w:rPr>
      </w:pPr>
    </w:p>
    <w:p w:rsidR="00361097" w:rsidRDefault="00361097" w:rsidP="00361097">
      <w:pPr>
        <w:rPr>
          <w:rFonts w:eastAsiaTheme="minorHAnsi"/>
        </w:rPr>
      </w:pPr>
    </w:p>
    <w:p w:rsidR="00361097" w:rsidRDefault="00361097" w:rsidP="00361097">
      <w:r>
        <w:br w:type="page"/>
      </w:r>
    </w:p>
    <w:p w:rsidR="00361097" w:rsidRDefault="00361097" w:rsidP="00361097"/>
    <w:p w:rsidR="00361097" w:rsidRDefault="00361097" w:rsidP="00361097"/>
    <w:p w:rsidR="00361097" w:rsidRPr="00A35BD2" w:rsidRDefault="00361097" w:rsidP="00A35BD2">
      <w:pPr>
        <w:pStyle w:val="contenido"/>
        <w:spacing w:after="0"/>
        <w:jc w:val="left"/>
        <w:rPr>
          <w:b/>
          <w:sz w:val="24"/>
          <w:lang w:val="es-ES_tradnl"/>
        </w:rPr>
      </w:pPr>
      <w:r w:rsidRPr="00A35BD2">
        <w:rPr>
          <w:b/>
          <w:sz w:val="24"/>
          <w:lang w:val="es-ES_tradnl"/>
        </w:rPr>
        <w:t>Información de Documento</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169"/>
      </w:tblGrid>
      <w:tr w:rsidR="00361097" w:rsidTr="00361097">
        <w:tc>
          <w:tcPr>
            <w:tcW w:w="180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Título:</w:t>
            </w:r>
          </w:p>
        </w:tc>
        <w:tc>
          <w:tcPr>
            <w:tcW w:w="716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Especificación de  casos de Uso</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Subtítulo:</w:t>
            </w:r>
          </w:p>
        </w:tc>
        <w:tc>
          <w:tcPr>
            <w:tcW w:w="7169" w:type="dxa"/>
            <w:tcBorders>
              <w:top w:val="nil"/>
              <w:left w:val="nil"/>
              <w:bottom w:val="nil"/>
              <w:right w:val="nil"/>
            </w:tcBorders>
          </w:tcPr>
          <w:p w:rsidR="00361097" w:rsidRDefault="00361097">
            <w:pPr>
              <w:jc w:val="both"/>
              <w:rPr>
                <w:rFonts w:ascii="Bookman Old Style" w:eastAsia="Times New Roman" w:hAnsi="Bookman Old Style" w:cs="Times New Roman"/>
                <w:sz w:val="20"/>
                <w:lang w:val="es-ES_tradnl"/>
              </w:rPr>
            </w:pPr>
            <w:r>
              <w:rPr>
                <w:rFonts w:ascii="Bookman Old Style" w:eastAsia="Times New Roman" w:hAnsi="Bookman Old Style" w:cs="Times New Roman"/>
                <w:sz w:val="20"/>
                <w:lang w:val="es-ES_tradnl"/>
              </w:rPr>
              <w:t>Servicio Web de Extracción de Entidades</w:t>
            </w:r>
          </w:p>
          <w:p w:rsidR="00361097" w:rsidRDefault="00361097">
            <w:pPr>
              <w:jc w:val="both"/>
              <w:rPr>
                <w:rFonts w:ascii="Bookman Old Style" w:eastAsia="Times New Roman" w:hAnsi="Bookman Old Style" w:cs="Times New Roman"/>
                <w:sz w:val="20"/>
                <w:lang w:val="es-ES_tradnl" w:eastAsia="en-US"/>
              </w:rPr>
            </w:pP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Versión:</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[1.0]</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Archivo:</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ECS_SW_ExtracciónEntidades</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Autor:</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r>
      <w:tr w:rsidR="00361097" w:rsidTr="00361097">
        <w:tc>
          <w:tcPr>
            <w:tcW w:w="1809"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Estado:</w:t>
            </w:r>
          </w:p>
        </w:tc>
        <w:tc>
          <w:tcPr>
            <w:tcW w:w="7169"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Borrador</w:t>
            </w: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Lista de Cambios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1985"/>
        <w:gridCol w:w="2268"/>
        <w:gridCol w:w="2917"/>
      </w:tblGrid>
      <w:tr w:rsidR="00361097" w:rsidTr="00361097">
        <w:trPr>
          <w:trHeight w:val="194"/>
        </w:trPr>
        <w:tc>
          <w:tcPr>
            <w:tcW w:w="180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Versión</w:t>
            </w:r>
          </w:p>
        </w:tc>
        <w:tc>
          <w:tcPr>
            <w:tcW w:w="1985"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2268"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Autor</w:t>
            </w:r>
          </w:p>
        </w:tc>
        <w:tc>
          <w:tcPr>
            <w:tcW w:w="2917"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Descripción</w:t>
            </w:r>
          </w:p>
        </w:tc>
      </w:tr>
      <w:tr w:rsidR="00361097" w:rsidTr="00361097">
        <w:trPr>
          <w:trHeight w:val="193"/>
        </w:trPr>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1.0</w:t>
            </w:r>
          </w:p>
        </w:tc>
        <w:tc>
          <w:tcPr>
            <w:tcW w:w="1985"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17/07/2014</w:t>
            </w:r>
          </w:p>
        </w:tc>
        <w:tc>
          <w:tcPr>
            <w:tcW w:w="2268"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c>
          <w:tcPr>
            <w:tcW w:w="2917"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Emisión inicial</w:t>
            </w:r>
          </w:p>
        </w:tc>
      </w:tr>
      <w:tr w:rsidR="00361097" w:rsidTr="00361097">
        <w:tc>
          <w:tcPr>
            <w:tcW w:w="1809"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1985"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2268"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2917"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Firmas y Aprobaciones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1701"/>
        <w:gridCol w:w="1559"/>
        <w:gridCol w:w="3625"/>
      </w:tblGrid>
      <w:tr w:rsidR="00361097" w:rsidTr="00361097">
        <w:trPr>
          <w:trHeight w:val="400"/>
        </w:trPr>
        <w:tc>
          <w:tcPr>
            <w:tcW w:w="2093"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Elaborado por:</w:t>
            </w:r>
          </w:p>
        </w:tc>
        <w:tc>
          <w:tcPr>
            <w:tcW w:w="3260" w:type="dxa"/>
            <w:gridSpan w:val="2"/>
            <w:tcBorders>
              <w:top w:val="single" w:sz="12" w:space="0" w:color="7F7F7F" w:themeColor="text1" w:themeTint="80"/>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c>
          <w:tcPr>
            <w:tcW w:w="3625" w:type="dxa"/>
            <w:vMerge w:val="restart"/>
            <w:tcBorders>
              <w:top w:val="single" w:sz="12" w:space="0" w:color="7F7F7F" w:themeColor="text1" w:themeTint="80"/>
              <w:left w:val="nil"/>
              <w:bottom w:val="nil"/>
              <w:right w:val="nil"/>
            </w:tcBorders>
          </w:tcPr>
          <w:p w:rsidR="00361097" w:rsidRDefault="00361097">
            <w:pPr>
              <w:rPr>
                <w:sz w:val="20"/>
                <w:lang w:eastAsia="en-US"/>
              </w:rPr>
            </w:pPr>
          </w:p>
        </w:tc>
      </w:tr>
      <w:tr w:rsidR="00361097" w:rsidTr="00361097">
        <w:tc>
          <w:tcPr>
            <w:tcW w:w="2093"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1701" w:type="dxa"/>
            <w:tcBorders>
              <w:top w:val="nil"/>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17/07/2014</w:t>
            </w:r>
          </w:p>
        </w:tc>
        <w:tc>
          <w:tcPr>
            <w:tcW w:w="1559" w:type="dxa"/>
            <w:tcBorders>
              <w:top w:val="nil"/>
              <w:left w:val="nil"/>
              <w:bottom w:val="nil"/>
              <w:right w:val="nil"/>
            </w:tcBorders>
            <w:hideMark/>
          </w:tcPr>
          <w:p w:rsidR="00361097" w:rsidRDefault="00361097">
            <w:pPr>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Firma:</w:t>
            </w:r>
          </w:p>
        </w:tc>
        <w:tc>
          <w:tcPr>
            <w:tcW w:w="0" w:type="auto"/>
            <w:vMerge/>
            <w:tcBorders>
              <w:top w:val="single" w:sz="12" w:space="0" w:color="7F7F7F" w:themeColor="text1" w:themeTint="80"/>
              <w:left w:val="nil"/>
              <w:bottom w:val="nil"/>
              <w:right w:val="nil"/>
            </w:tcBorders>
            <w:vAlign w:val="center"/>
            <w:hideMark/>
          </w:tcPr>
          <w:p w:rsidR="00361097" w:rsidRDefault="00361097">
            <w:pPr>
              <w:rPr>
                <w:sz w:val="20"/>
                <w:lang w:eastAsia="en-US"/>
              </w:rPr>
            </w:pPr>
          </w:p>
        </w:tc>
      </w:tr>
      <w:tr w:rsidR="00361097" w:rsidTr="00361097">
        <w:tc>
          <w:tcPr>
            <w:tcW w:w="8978" w:type="dxa"/>
            <w:gridSpan w:val="4"/>
            <w:tcBorders>
              <w:top w:val="nil"/>
              <w:left w:val="nil"/>
              <w:bottom w:val="nil"/>
              <w:right w:val="nil"/>
            </w:tcBorders>
          </w:tcPr>
          <w:p w:rsidR="00361097" w:rsidRDefault="00361097">
            <w:pPr>
              <w:rPr>
                <w:sz w:val="20"/>
                <w:lang w:eastAsia="en-US"/>
              </w:rPr>
            </w:pPr>
          </w:p>
        </w:tc>
      </w:tr>
      <w:tr w:rsidR="00361097" w:rsidTr="00361097">
        <w:trPr>
          <w:trHeight w:val="386"/>
        </w:trPr>
        <w:tc>
          <w:tcPr>
            <w:tcW w:w="2093"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Revisado por:</w:t>
            </w:r>
          </w:p>
        </w:tc>
        <w:tc>
          <w:tcPr>
            <w:tcW w:w="3260" w:type="dxa"/>
            <w:gridSpan w:val="2"/>
            <w:tcBorders>
              <w:top w:val="nil"/>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Ing. Nelson Piedra</w:t>
            </w:r>
          </w:p>
        </w:tc>
        <w:tc>
          <w:tcPr>
            <w:tcW w:w="3625" w:type="dxa"/>
            <w:vMerge w:val="restart"/>
            <w:tcBorders>
              <w:top w:val="nil"/>
              <w:left w:val="nil"/>
              <w:bottom w:val="single" w:sz="12" w:space="0" w:color="7F7F7F" w:themeColor="text1" w:themeTint="80"/>
              <w:right w:val="nil"/>
            </w:tcBorders>
          </w:tcPr>
          <w:p w:rsidR="00361097" w:rsidRDefault="00361097">
            <w:pPr>
              <w:rPr>
                <w:sz w:val="20"/>
              </w:rPr>
            </w:pPr>
          </w:p>
          <w:p w:rsidR="00361097" w:rsidRDefault="00361097">
            <w:pPr>
              <w:rPr>
                <w:sz w:val="20"/>
              </w:rPr>
            </w:pPr>
          </w:p>
          <w:p w:rsidR="00361097" w:rsidRDefault="00361097">
            <w:pPr>
              <w:rPr>
                <w:sz w:val="20"/>
                <w:lang w:eastAsia="en-US"/>
              </w:rPr>
            </w:pPr>
          </w:p>
        </w:tc>
      </w:tr>
      <w:tr w:rsidR="00361097" w:rsidTr="00361097">
        <w:trPr>
          <w:trHeight w:val="294"/>
        </w:trPr>
        <w:tc>
          <w:tcPr>
            <w:tcW w:w="2093"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1701" w:type="dxa"/>
            <w:tcBorders>
              <w:top w:val="nil"/>
              <w:left w:val="nil"/>
              <w:bottom w:val="single" w:sz="12" w:space="0" w:color="7F7F7F" w:themeColor="text1" w:themeTint="80"/>
              <w:right w:val="nil"/>
            </w:tcBorders>
          </w:tcPr>
          <w:p w:rsidR="00361097" w:rsidRDefault="00361097">
            <w:pPr>
              <w:rPr>
                <w:rFonts w:ascii="Bookman Old Style" w:eastAsia="Times New Roman" w:hAnsi="Bookman Old Style" w:cs="Times New Roman"/>
                <w:sz w:val="20"/>
                <w:lang w:val="es-ES_tradnl" w:eastAsia="en-US"/>
              </w:rPr>
            </w:pPr>
          </w:p>
        </w:tc>
        <w:tc>
          <w:tcPr>
            <w:tcW w:w="1559" w:type="dxa"/>
            <w:tcBorders>
              <w:top w:val="nil"/>
              <w:left w:val="nil"/>
              <w:bottom w:val="single" w:sz="12" w:space="0" w:color="7F7F7F" w:themeColor="text1" w:themeTint="80"/>
              <w:right w:val="nil"/>
            </w:tcBorders>
            <w:hideMark/>
          </w:tcPr>
          <w:p w:rsidR="00361097" w:rsidRDefault="00361097">
            <w:pPr>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Firma:</w:t>
            </w:r>
          </w:p>
        </w:tc>
        <w:tc>
          <w:tcPr>
            <w:tcW w:w="0" w:type="auto"/>
            <w:vMerge/>
            <w:tcBorders>
              <w:top w:val="nil"/>
              <w:left w:val="nil"/>
              <w:bottom w:val="single" w:sz="12" w:space="0" w:color="7F7F7F" w:themeColor="text1" w:themeTint="80"/>
              <w:right w:val="nil"/>
            </w:tcBorders>
            <w:vAlign w:val="center"/>
            <w:hideMark/>
          </w:tcPr>
          <w:p w:rsidR="00361097" w:rsidRDefault="00361097">
            <w:pPr>
              <w:rPr>
                <w:sz w:val="20"/>
                <w:lang w:eastAsia="en-US"/>
              </w:rPr>
            </w:pPr>
          </w:p>
        </w:tc>
      </w:tr>
    </w:tbl>
    <w:p w:rsidR="00361097" w:rsidRDefault="00361097" w:rsidP="00361097">
      <w:pPr>
        <w:rPr>
          <w:lang w:eastAsia="en-US"/>
        </w:rPr>
      </w:pPr>
    </w:p>
    <w:p w:rsidR="00361097" w:rsidRDefault="00361097" w:rsidP="00361097"/>
    <w:p w:rsidR="00361097" w:rsidRDefault="00361097" w:rsidP="00361097"/>
    <w:p w:rsidR="00361097" w:rsidRDefault="00361097" w:rsidP="00361097"/>
    <w:p w:rsidR="00361097" w:rsidRDefault="00361097" w:rsidP="00361097"/>
    <w:p w:rsidR="00361097" w:rsidRDefault="00361097" w:rsidP="00361097"/>
    <w:p w:rsidR="00361097" w:rsidRDefault="00361097" w:rsidP="00361097">
      <w:r>
        <w:br w:type="page"/>
      </w:r>
    </w:p>
    <w:tbl>
      <w:tblPr>
        <w:tblpPr w:leftFromText="141" w:rightFromText="141" w:bottomFromText="200" w:vertAnchor="text" w:tblpY="1"/>
        <w:tblOverlap w:val="neve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81"/>
        <w:gridCol w:w="789"/>
        <w:gridCol w:w="4974"/>
      </w:tblGrid>
      <w:tr w:rsidR="00361097" w:rsidTr="00361097">
        <w:trPr>
          <w:cantSplit/>
        </w:trPr>
        <w:tc>
          <w:tcPr>
            <w:tcW w:w="2881" w:type="dxa"/>
            <w:tcBorders>
              <w:top w:val="single" w:sz="12"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lastRenderedPageBreak/>
              <w:t>Número</w:t>
            </w:r>
          </w:p>
        </w:tc>
        <w:tc>
          <w:tcPr>
            <w:tcW w:w="5763" w:type="dxa"/>
            <w:gridSpan w:val="2"/>
            <w:tcBorders>
              <w:top w:val="single" w:sz="12"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ECS-04</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Nombre</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lang w:eastAsia="en-US"/>
              </w:rPr>
            </w:pPr>
            <w:r>
              <w:rPr>
                <w:rFonts w:ascii="Arial" w:hAnsi="Arial" w:cs="Arial"/>
                <w:sz w:val="20"/>
              </w:rPr>
              <w:t>Extracción de Entidades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Actores</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Cliente, Servicio Web</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Descripción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Permite reconocer y extraer, las entidades y palabras relevantes o claves (keywords) que se encuentran dentro del texto, para lograr se apoya en el servicio web de Etiquetado (y en los que este a su vez , servicio web de tokenización de sentencias)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Precondición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rsidP="00333126">
            <w:pPr>
              <w:pStyle w:val="Prrafodelista"/>
              <w:numPr>
                <w:ilvl w:val="0"/>
                <w:numId w:val="28"/>
              </w:numPr>
              <w:suppressAutoHyphens w:val="0"/>
              <w:spacing w:after="0" w:line="360" w:lineRule="auto"/>
              <w:jc w:val="both"/>
              <w:rPr>
                <w:rFonts w:ascii="Arial" w:hAnsi="Arial" w:cs="Arial"/>
                <w:sz w:val="20"/>
              </w:rPr>
            </w:pPr>
            <w:r>
              <w:rPr>
                <w:rFonts w:ascii="Arial" w:hAnsi="Arial" w:cs="Arial"/>
                <w:sz w:val="20"/>
              </w:rPr>
              <w:t>Ingreso texto como parámetro de la aplicación</w:t>
            </w:r>
          </w:p>
          <w:p w:rsidR="00361097" w:rsidRDefault="00361097" w:rsidP="00333126">
            <w:pPr>
              <w:pStyle w:val="Prrafodelista"/>
              <w:numPr>
                <w:ilvl w:val="0"/>
                <w:numId w:val="28"/>
              </w:numPr>
              <w:suppressAutoHyphens w:val="0"/>
              <w:spacing w:after="0" w:line="360" w:lineRule="auto"/>
              <w:jc w:val="both"/>
              <w:rPr>
                <w:rFonts w:ascii="Arial" w:hAnsi="Arial" w:cs="Arial"/>
                <w:sz w:val="20"/>
              </w:rPr>
            </w:pPr>
            <w:r>
              <w:rPr>
                <w:rFonts w:ascii="Arial" w:hAnsi="Arial" w:cs="Arial"/>
                <w:sz w:val="20"/>
              </w:rPr>
              <w:t>Texto ha sido validado y procesado</w:t>
            </w:r>
          </w:p>
        </w:tc>
      </w:tr>
      <w:tr w:rsidR="00361097" w:rsidTr="00361097">
        <w:trPr>
          <w:cantSplit/>
        </w:trPr>
        <w:tc>
          <w:tcPr>
            <w:tcW w:w="2881" w:type="dxa"/>
            <w:vMerge w:val="restart"/>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Secuencia Normal</w:t>
            </w:r>
          </w:p>
        </w:tc>
        <w:tc>
          <w:tcPr>
            <w:tcW w:w="789" w:type="dxa"/>
            <w:tcBorders>
              <w:top w:val="single" w:sz="4" w:space="0" w:color="auto"/>
              <w:left w:val="single" w:sz="4" w:space="0" w:color="auto"/>
              <w:bottom w:val="single" w:sz="2" w:space="0" w:color="auto"/>
              <w:right w:val="single" w:sz="4" w:space="0" w:color="auto"/>
            </w:tcBorders>
            <w:hideMark/>
          </w:tcPr>
          <w:p w:rsidR="00361097" w:rsidRDefault="00361097">
            <w:pPr>
              <w:spacing w:after="0" w:line="360" w:lineRule="auto"/>
              <w:jc w:val="both"/>
              <w:rPr>
                <w:rFonts w:ascii="Arial" w:hAnsi="Arial" w:cs="Arial"/>
                <w:bCs/>
                <w:sz w:val="20"/>
                <w:lang w:eastAsia="en-US"/>
              </w:rPr>
            </w:pPr>
            <w:r>
              <w:rPr>
                <w:rFonts w:ascii="Arial" w:hAnsi="Arial" w:cs="Arial"/>
                <w:bCs/>
                <w:sz w:val="20"/>
              </w:rPr>
              <w:t>Paso</w:t>
            </w:r>
          </w:p>
        </w:tc>
        <w:tc>
          <w:tcPr>
            <w:tcW w:w="4974" w:type="dxa"/>
            <w:tcBorders>
              <w:top w:val="single" w:sz="4" w:space="0" w:color="auto"/>
              <w:left w:val="single" w:sz="4" w:space="0" w:color="auto"/>
              <w:bottom w:val="single" w:sz="2" w:space="0" w:color="auto"/>
              <w:right w:val="single" w:sz="12" w:space="0" w:color="auto"/>
            </w:tcBorders>
            <w:hideMark/>
          </w:tcPr>
          <w:p w:rsidR="00361097" w:rsidRDefault="00361097">
            <w:pPr>
              <w:spacing w:after="0" w:line="360" w:lineRule="auto"/>
              <w:jc w:val="both"/>
              <w:rPr>
                <w:rFonts w:ascii="Arial" w:hAnsi="Arial" w:cs="Arial"/>
                <w:bCs/>
                <w:sz w:val="20"/>
                <w:lang w:eastAsia="en-US"/>
              </w:rPr>
            </w:pPr>
            <w:r>
              <w:rPr>
                <w:rFonts w:ascii="Arial" w:hAnsi="Arial" w:cs="Arial"/>
                <w:bCs/>
                <w:sz w:val="20"/>
              </w:rPr>
              <w:t>Acción</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single" w:sz="2" w:space="0" w:color="auto"/>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1</w:t>
            </w:r>
          </w:p>
        </w:tc>
        <w:tc>
          <w:tcPr>
            <w:tcW w:w="4974" w:type="dxa"/>
            <w:tcBorders>
              <w:top w:val="single" w:sz="2" w:space="0" w:color="auto"/>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 xml:space="preserve">Entrada del texto validado, como parámetro para el servicio web. </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2</w:t>
            </w:r>
          </w:p>
        </w:tc>
        <w:tc>
          <w:tcPr>
            <w:tcW w:w="4974" w:type="dxa"/>
            <w:tcBorders>
              <w:top w:val="nil"/>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 xml:space="preserve">Tokenización del texto en sentencias. </w:t>
            </w:r>
            <w:r>
              <w:rPr>
                <w:rFonts w:ascii="Arial" w:hAnsi="Arial" w:cs="Arial"/>
                <w:b/>
                <w:sz w:val="20"/>
              </w:rPr>
              <w:t>ECS-01</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3</w:t>
            </w:r>
          </w:p>
        </w:tc>
        <w:tc>
          <w:tcPr>
            <w:tcW w:w="4974" w:type="dxa"/>
            <w:tcBorders>
              <w:top w:val="nil"/>
              <w:left w:val="single" w:sz="2" w:space="0" w:color="auto"/>
              <w:bottom w:val="nil"/>
              <w:right w:val="single" w:sz="12" w:space="0" w:color="auto"/>
            </w:tcBorders>
            <w:hideMark/>
          </w:tcPr>
          <w:p w:rsidR="00361097" w:rsidRDefault="00361097">
            <w:pPr>
              <w:jc w:val="both"/>
              <w:rPr>
                <w:rFonts w:ascii="Arial" w:hAnsi="Arial" w:cs="Arial"/>
                <w:sz w:val="20"/>
                <w:lang w:eastAsia="en-US"/>
              </w:rPr>
            </w:pPr>
            <w:r>
              <w:rPr>
                <w:rFonts w:ascii="Arial" w:hAnsi="Arial" w:cs="Arial"/>
                <w:sz w:val="20"/>
              </w:rPr>
              <w:t xml:space="preserve">Tokenización y Etiquetado de palabra </w:t>
            </w:r>
            <w:r>
              <w:rPr>
                <w:rFonts w:ascii="Arial" w:hAnsi="Arial" w:cs="Arial"/>
                <w:b/>
                <w:sz w:val="20"/>
              </w:rPr>
              <w:t>ECS-03</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4</w:t>
            </w:r>
          </w:p>
        </w:tc>
        <w:tc>
          <w:tcPr>
            <w:tcW w:w="4974" w:type="dxa"/>
            <w:tcBorders>
              <w:top w:val="nil"/>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Reconocimiento de estructuras de Entidades y Keywords</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5</w:t>
            </w:r>
          </w:p>
        </w:tc>
        <w:tc>
          <w:tcPr>
            <w:tcW w:w="4974" w:type="dxa"/>
            <w:tcBorders>
              <w:top w:val="nil"/>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Extracción de Entidades y Keywords</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single" w:sz="2" w:space="0" w:color="auto"/>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6</w:t>
            </w:r>
          </w:p>
        </w:tc>
        <w:tc>
          <w:tcPr>
            <w:tcW w:w="4974" w:type="dxa"/>
            <w:tcBorders>
              <w:top w:val="nil"/>
              <w:left w:val="single" w:sz="2" w:space="0" w:color="auto"/>
              <w:bottom w:val="single" w:sz="2" w:space="0" w:color="auto"/>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Estructuración de retorno de resultado en formato JSON</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Poscondición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rsidP="00333126">
            <w:pPr>
              <w:pStyle w:val="Prrafodelista"/>
              <w:numPr>
                <w:ilvl w:val="0"/>
                <w:numId w:val="29"/>
              </w:numPr>
              <w:suppressAutoHyphens w:val="0"/>
              <w:spacing w:after="0" w:line="360" w:lineRule="auto"/>
              <w:jc w:val="both"/>
              <w:rPr>
                <w:rFonts w:ascii="Arial" w:hAnsi="Arial" w:cs="Arial"/>
                <w:sz w:val="20"/>
              </w:rPr>
            </w:pPr>
            <w:r>
              <w:rPr>
                <w:rFonts w:ascii="Arial" w:hAnsi="Arial" w:cs="Arial"/>
                <w:sz w:val="20"/>
              </w:rPr>
              <w:t>Entidades y palabra importantes que las acompañan reconocidos y extraídos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Secuencia alternativo</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line="360" w:lineRule="auto"/>
              <w:jc w:val="both"/>
              <w:rPr>
                <w:rFonts w:ascii="Arial" w:hAnsi="Arial" w:cs="Arial"/>
                <w:sz w:val="20"/>
                <w:lang w:eastAsia="en-US"/>
              </w:rPr>
            </w:pP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Prioridad</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Alta</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Requerimientos Especiales</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line="360" w:lineRule="auto"/>
              <w:jc w:val="both"/>
              <w:rPr>
                <w:rFonts w:ascii="Arial" w:hAnsi="Arial" w:cs="Arial"/>
                <w:sz w:val="20"/>
                <w:lang w:eastAsia="en-US"/>
              </w:rPr>
            </w:pP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rPr>
            </w:pPr>
            <w:r>
              <w:rPr>
                <w:rFonts w:ascii="Arial" w:hAnsi="Arial" w:cs="Arial"/>
                <w:b/>
                <w:sz w:val="20"/>
              </w:rPr>
              <w:t>Asunciones y</w:t>
            </w:r>
          </w:p>
          <w:p w:rsidR="00361097" w:rsidRDefault="00361097">
            <w:pPr>
              <w:spacing w:after="0" w:line="360" w:lineRule="auto"/>
              <w:jc w:val="both"/>
              <w:rPr>
                <w:rFonts w:ascii="Arial" w:hAnsi="Arial" w:cs="Arial"/>
                <w:b/>
                <w:sz w:val="20"/>
                <w:lang w:eastAsia="en-US"/>
              </w:rPr>
            </w:pPr>
            <w:r>
              <w:rPr>
                <w:rFonts w:ascii="Arial" w:hAnsi="Arial" w:cs="Arial"/>
                <w:b/>
                <w:sz w:val="20"/>
              </w:rPr>
              <w:t>Dependencias</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line="360" w:lineRule="auto"/>
              <w:jc w:val="both"/>
              <w:rPr>
                <w:rFonts w:ascii="Arial" w:hAnsi="Arial" w:cs="Arial"/>
                <w:sz w:val="20"/>
                <w:lang w:eastAsia="en-US"/>
              </w:rPr>
            </w:pPr>
          </w:p>
        </w:tc>
      </w:tr>
      <w:tr w:rsidR="00361097" w:rsidTr="00361097">
        <w:trPr>
          <w:cantSplit/>
        </w:trPr>
        <w:tc>
          <w:tcPr>
            <w:tcW w:w="2881" w:type="dxa"/>
            <w:tcBorders>
              <w:top w:val="single" w:sz="4" w:space="0" w:color="auto"/>
              <w:left w:val="single" w:sz="12" w:space="0" w:color="auto"/>
              <w:bottom w:val="single" w:sz="12"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Notas adicionales</w:t>
            </w:r>
          </w:p>
        </w:tc>
        <w:tc>
          <w:tcPr>
            <w:tcW w:w="5763" w:type="dxa"/>
            <w:gridSpan w:val="2"/>
            <w:tcBorders>
              <w:top w:val="single" w:sz="4" w:space="0" w:color="auto"/>
              <w:left w:val="single" w:sz="4" w:space="0" w:color="auto"/>
              <w:bottom w:val="single" w:sz="12"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Este servicio depende del funcionamiento del servicio web de Tokenización en Entidades (ECS-01) y Servicio web de Etiquetado (ECS-03)</w:t>
            </w:r>
          </w:p>
        </w:tc>
      </w:tr>
    </w:tbl>
    <w:p w:rsidR="00361097" w:rsidRDefault="00361097" w:rsidP="00361097">
      <w:pPr>
        <w:rPr>
          <w:lang w:eastAsia="en-US"/>
        </w:rPr>
      </w:pPr>
      <w:r>
        <w:br w:type="textWrapping" w:clear="all"/>
      </w:r>
    </w:p>
    <w:p w:rsidR="00A35BD2" w:rsidRPr="00A35BD2" w:rsidRDefault="00A35BD2" w:rsidP="00A12447">
      <w:pPr>
        <w:pStyle w:val="Nivel2"/>
      </w:pPr>
      <w:bookmarkStart w:id="410" w:name="_Toc414268681"/>
      <w:r w:rsidRPr="00A35BD2">
        <w:lastRenderedPageBreak/>
        <w:t xml:space="preserve">Anexo </w:t>
      </w:r>
      <w:r>
        <w:t>6</w:t>
      </w:r>
      <w:r w:rsidRPr="00A35BD2">
        <w:t>: Especificación de Caso de Uso (ECS) - Desambiguación y Enlace</w:t>
      </w:r>
      <w:bookmarkEnd w:id="410"/>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Pr="005735EB" w:rsidRDefault="00361097" w:rsidP="00361097">
      <w:pPr>
        <w:spacing w:after="0" w:line="240" w:lineRule="auto"/>
        <w:jc w:val="right"/>
        <w:rPr>
          <w:rFonts w:ascii="Arial" w:eastAsia="Times New Roman" w:hAnsi="Arial" w:cs="Times New Roman"/>
          <w:color w:val="000000"/>
          <w:sz w:val="32"/>
          <w:szCs w:val="32"/>
          <w:lang w:val="es-ES_tradnl"/>
        </w:rPr>
      </w:pPr>
      <w:r w:rsidRPr="005735EB">
        <w:rPr>
          <w:rFonts w:ascii="Arial" w:eastAsia="Times New Roman" w:hAnsi="Arial" w:cs="Times New Roman"/>
          <w:color w:val="000000"/>
          <w:sz w:val="32"/>
          <w:szCs w:val="32"/>
          <w:lang w:val="es-ES_tradnl"/>
        </w:rPr>
        <w:t>Especificación de Caso de Uso (ECS)</w:t>
      </w:r>
    </w:p>
    <w:p w:rsidR="00361097" w:rsidRDefault="00361097" w:rsidP="00361097">
      <w:pPr>
        <w:spacing w:after="0"/>
        <w:jc w:val="right"/>
        <w:rPr>
          <w:rFonts w:ascii="Bookman Old Style" w:eastAsia="Times New Roman" w:hAnsi="Bookman Old Style" w:cs="Times New Roman"/>
          <w:i/>
          <w:iCs/>
          <w:sz w:val="28"/>
          <w:szCs w:val="28"/>
          <w:lang w:val="es-ES_tradnl"/>
        </w:rPr>
      </w:pPr>
      <w:r>
        <w:rPr>
          <w:rFonts w:ascii="Bookman Old Style" w:eastAsia="Times New Roman" w:hAnsi="Bookman Old Style" w:cs="Times New Roman"/>
          <w:i/>
          <w:iCs/>
          <w:sz w:val="28"/>
          <w:szCs w:val="28"/>
          <w:lang w:val="es-ES_tradnl"/>
        </w:rPr>
        <w:t>Desambiguación y Enlace</w:t>
      </w:r>
    </w:p>
    <w:p w:rsidR="00361097" w:rsidRPr="007D524A" w:rsidRDefault="00361097" w:rsidP="00361097">
      <w:pPr>
        <w:spacing w:before="100"/>
        <w:jc w:val="right"/>
        <w:rPr>
          <w:rFonts w:ascii="Bookman Old Style" w:hAnsi="Bookman Old Style"/>
          <w:sz w:val="32"/>
          <w:lang w:val="es-ES_tradnl"/>
        </w:rPr>
      </w:pPr>
    </w:p>
    <w:p w:rsidR="00361097" w:rsidRPr="007D524A" w:rsidRDefault="00361097" w:rsidP="00361097">
      <w:pPr>
        <w:jc w:val="right"/>
        <w:rPr>
          <w:rFonts w:ascii="Bookman Old Style" w:hAnsi="Bookman Old Style"/>
          <w:lang w:val="es-ES_tradnl"/>
        </w:rPr>
      </w:pPr>
    </w:p>
    <w:p w:rsidR="00361097" w:rsidRPr="007D524A" w:rsidRDefault="00361097" w:rsidP="00361097">
      <w:pPr>
        <w:jc w:val="right"/>
        <w:rPr>
          <w:rFonts w:ascii="Bookman Old Style" w:hAnsi="Bookman Old Style"/>
          <w:lang w:val="es-ES_tradnl"/>
        </w:rPr>
      </w:pPr>
    </w:p>
    <w:p w:rsidR="00361097" w:rsidRPr="007D524A" w:rsidRDefault="00361097" w:rsidP="00361097">
      <w:pPr>
        <w:jc w:val="right"/>
        <w:rPr>
          <w:rFonts w:ascii="Bookman Old Style" w:hAnsi="Bookman Old Style"/>
          <w:lang w:val="es-ES_tradnl"/>
        </w:rPr>
      </w:pPr>
    </w:p>
    <w:p w:rsidR="00361097" w:rsidRPr="005735EB" w:rsidRDefault="00361097" w:rsidP="00361097">
      <w:pPr>
        <w:spacing w:after="0"/>
        <w:jc w:val="right"/>
        <w:rPr>
          <w:rFonts w:ascii="Bookman Old Style" w:eastAsia="Times New Roman" w:hAnsi="Bookman Old Style" w:cs="Times New Roman"/>
          <w:i/>
          <w:iCs/>
          <w:sz w:val="28"/>
          <w:szCs w:val="28"/>
          <w:lang w:val="es-ES_tradnl"/>
        </w:rPr>
      </w:pPr>
      <w:r w:rsidRPr="007D524A">
        <w:rPr>
          <w:rFonts w:ascii="Bookman Old Style" w:hAnsi="Bookman Old Style"/>
          <w:lang w:val="es-ES_tradnl"/>
        </w:rPr>
        <w:t xml:space="preserve">Versión </w:t>
      </w:r>
      <w:r>
        <w:rPr>
          <w:rFonts w:ascii="Bookman Old Style" w:hAnsi="Bookman Old Style"/>
          <w:lang w:val="es-ES_tradnl"/>
        </w:rPr>
        <w:t>[1.0</w:t>
      </w:r>
      <w:r w:rsidRPr="007D524A">
        <w:rPr>
          <w:rFonts w:ascii="Bookman Old Style" w:hAnsi="Bookman Old Style"/>
          <w:lang w:val="es-ES_tradnl"/>
        </w:rPr>
        <w:t>]</w:t>
      </w:r>
    </w:p>
    <w:p w:rsidR="00361097" w:rsidRDefault="00361097" w:rsidP="00361097">
      <w:pPr>
        <w:rPr>
          <w:lang w:val="es-ES_tradnl"/>
        </w:rPr>
      </w:pPr>
    </w:p>
    <w:p w:rsidR="00361097" w:rsidRDefault="00361097" w:rsidP="00361097">
      <w:pPr>
        <w:rPr>
          <w:lang w:val="es-ES_tradnl"/>
        </w:rPr>
      </w:pPr>
    </w:p>
    <w:p w:rsidR="00361097" w:rsidRDefault="00361097" w:rsidP="00361097">
      <w:pPr>
        <w:rPr>
          <w:lang w:val="es-ES_tradnl"/>
        </w:rPr>
      </w:pPr>
    </w:p>
    <w:p w:rsidR="00361097" w:rsidRDefault="00361097" w:rsidP="00361097">
      <w:pPr>
        <w:rPr>
          <w:lang w:val="es-ES_tradnl"/>
        </w:rPr>
      </w:pPr>
    </w:p>
    <w:p w:rsidR="00361097" w:rsidRPr="00A23AD9" w:rsidRDefault="00361097" w:rsidP="00361097">
      <w:pPr>
        <w:rPr>
          <w:lang w:val="es-ES_tradnl"/>
        </w:rPr>
      </w:pPr>
    </w:p>
    <w:p w:rsidR="00361097" w:rsidRDefault="00361097" w:rsidP="00361097">
      <w:r>
        <w:br w:type="page"/>
      </w:r>
    </w:p>
    <w:p w:rsidR="00361097" w:rsidRDefault="00361097" w:rsidP="00361097"/>
    <w:p w:rsidR="00361097" w:rsidRDefault="00361097" w:rsidP="00361097"/>
    <w:p w:rsidR="00361097" w:rsidRPr="00A35BD2" w:rsidRDefault="00361097" w:rsidP="00A35BD2">
      <w:pPr>
        <w:pStyle w:val="contenido"/>
        <w:spacing w:after="0"/>
        <w:jc w:val="left"/>
        <w:rPr>
          <w:b/>
          <w:sz w:val="24"/>
          <w:lang w:val="es-ES_tradnl"/>
        </w:rPr>
      </w:pPr>
      <w:r w:rsidRPr="00A35BD2">
        <w:rPr>
          <w:b/>
          <w:sz w:val="24"/>
          <w:lang w:val="es-ES_tradnl"/>
        </w:rPr>
        <w:t>Información de Documento</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169"/>
      </w:tblGrid>
      <w:tr w:rsidR="00361097" w:rsidRPr="003423C4" w:rsidTr="00740ABC">
        <w:tc>
          <w:tcPr>
            <w:tcW w:w="1809" w:type="dxa"/>
            <w:tcBorders>
              <w:top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Título:</w:t>
            </w:r>
          </w:p>
        </w:tc>
        <w:tc>
          <w:tcPr>
            <w:tcW w:w="7169" w:type="dxa"/>
            <w:tcBorders>
              <w:top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Especificación de  casos de Uso</w:t>
            </w: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Subtítulo:</w:t>
            </w:r>
          </w:p>
        </w:tc>
        <w:tc>
          <w:tcPr>
            <w:tcW w:w="7169" w:type="dxa"/>
          </w:tcPr>
          <w:p w:rsidR="00361097" w:rsidRPr="00684D2F" w:rsidRDefault="00361097" w:rsidP="00740ABC">
            <w:pPr>
              <w:jc w:val="both"/>
              <w:rPr>
                <w:rFonts w:ascii="Bookman Old Style" w:eastAsia="Times New Roman" w:hAnsi="Bookman Old Style" w:cs="Times New Roman"/>
                <w:sz w:val="20"/>
                <w:lang w:val="es-ES_tradnl"/>
              </w:rPr>
            </w:pPr>
            <w:r>
              <w:rPr>
                <w:rFonts w:ascii="Bookman Old Style" w:eastAsia="Times New Roman" w:hAnsi="Bookman Old Style" w:cs="Times New Roman"/>
                <w:sz w:val="20"/>
                <w:lang w:val="es-ES_tradnl"/>
              </w:rPr>
              <w:t>Servicio Web – Desambiguación y Enlace</w:t>
            </w:r>
          </w:p>
          <w:p w:rsidR="00361097" w:rsidRPr="00E4012E" w:rsidRDefault="00361097" w:rsidP="00740ABC">
            <w:pPr>
              <w:jc w:val="both"/>
              <w:rPr>
                <w:rFonts w:ascii="Bookman Old Style" w:eastAsia="Times New Roman" w:hAnsi="Bookman Old Style" w:cs="Times New Roman"/>
                <w:sz w:val="20"/>
                <w:lang w:val="es-ES_tradnl"/>
              </w:rPr>
            </w:pP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Versión:</w:t>
            </w:r>
          </w:p>
        </w:tc>
        <w:tc>
          <w:tcPr>
            <w:tcW w:w="7169" w:type="dxa"/>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[1.0]</w:t>
            </w: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Archivo:</w:t>
            </w:r>
          </w:p>
        </w:tc>
        <w:tc>
          <w:tcPr>
            <w:tcW w:w="7169" w:type="dxa"/>
          </w:tcPr>
          <w:p w:rsidR="00361097" w:rsidRPr="00E4012E" w:rsidRDefault="00361097" w:rsidP="00740ABC">
            <w:pPr>
              <w:jc w:val="both"/>
              <w:rPr>
                <w:rFonts w:ascii="Bookman Old Style" w:eastAsia="Times New Roman" w:hAnsi="Bookman Old Style" w:cs="Times New Roman"/>
                <w:sz w:val="20"/>
                <w:lang w:val="es-ES_tradnl"/>
              </w:rPr>
            </w:pPr>
            <w:r>
              <w:rPr>
                <w:rFonts w:ascii="Bookman Old Style" w:eastAsia="Times New Roman" w:hAnsi="Bookman Old Style" w:cs="Times New Roman"/>
                <w:sz w:val="20"/>
                <w:lang w:val="es-ES_tradnl"/>
              </w:rPr>
              <w:t>ECS_SW_ DesambiguaciónEnlace</w:t>
            </w: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Autor:</w:t>
            </w:r>
          </w:p>
        </w:tc>
        <w:tc>
          <w:tcPr>
            <w:tcW w:w="7169" w:type="dxa"/>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 xml:space="preserve">Fabricio </w:t>
            </w:r>
            <w:r>
              <w:rPr>
                <w:rFonts w:ascii="Bookman Old Style" w:eastAsia="Times New Roman" w:hAnsi="Bookman Old Style" w:cs="Times New Roman"/>
                <w:sz w:val="20"/>
                <w:lang w:val="es-ES_tradnl"/>
              </w:rPr>
              <w:t>Montaño</w:t>
            </w:r>
          </w:p>
        </w:tc>
      </w:tr>
      <w:tr w:rsidR="00361097" w:rsidRPr="003423C4" w:rsidTr="00740ABC">
        <w:tc>
          <w:tcPr>
            <w:tcW w:w="1809" w:type="dxa"/>
            <w:tcBorders>
              <w:bottom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Estado:</w:t>
            </w:r>
          </w:p>
        </w:tc>
        <w:tc>
          <w:tcPr>
            <w:tcW w:w="7169" w:type="dxa"/>
            <w:tcBorders>
              <w:bottom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Borrador</w:t>
            </w:r>
          </w:p>
        </w:tc>
      </w:tr>
    </w:tbl>
    <w:p w:rsidR="00A35BD2" w:rsidRDefault="00A35BD2" w:rsidP="00A35BD2">
      <w:pPr>
        <w:pStyle w:val="contenido"/>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Lista de Cambios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1985"/>
        <w:gridCol w:w="2268"/>
        <w:gridCol w:w="2917"/>
      </w:tblGrid>
      <w:tr w:rsidR="00361097" w:rsidRPr="003423C4" w:rsidTr="00740ABC">
        <w:trPr>
          <w:trHeight w:val="194"/>
        </w:trPr>
        <w:tc>
          <w:tcPr>
            <w:tcW w:w="1809"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Versión</w:t>
            </w:r>
          </w:p>
        </w:tc>
        <w:tc>
          <w:tcPr>
            <w:tcW w:w="1985"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Fecha</w:t>
            </w:r>
          </w:p>
        </w:tc>
        <w:tc>
          <w:tcPr>
            <w:tcW w:w="2268"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Autor</w:t>
            </w:r>
          </w:p>
        </w:tc>
        <w:tc>
          <w:tcPr>
            <w:tcW w:w="2917"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Descripción</w:t>
            </w:r>
          </w:p>
        </w:tc>
      </w:tr>
      <w:tr w:rsidR="00361097" w:rsidRPr="003423C4" w:rsidTr="00740ABC">
        <w:trPr>
          <w:trHeight w:val="193"/>
        </w:trPr>
        <w:tc>
          <w:tcPr>
            <w:tcW w:w="1809"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1.0</w:t>
            </w:r>
          </w:p>
        </w:tc>
        <w:tc>
          <w:tcPr>
            <w:tcW w:w="1985"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17/07/2014</w:t>
            </w:r>
          </w:p>
        </w:tc>
        <w:tc>
          <w:tcPr>
            <w:tcW w:w="2268"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Fabricio Montaño</w:t>
            </w:r>
          </w:p>
        </w:tc>
        <w:tc>
          <w:tcPr>
            <w:tcW w:w="2917"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Emisión inicial</w:t>
            </w:r>
          </w:p>
        </w:tc>
      </w:tr>
      <w:tr w:rsidR="00361097" w:rsidRPr="003423C4" w:rsidTr="00740ABC">
        <w:tc>
          <w:tcPr>
            <w:tcW w:w="1809"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c>
          <w:tcPr>
            <w:tcW w:w="1985"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c>
          <w:tcPr>
            <w:tcW w:w="2268"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c>
          <w:tcPr>
            <w:tcW w:w="2917"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r>
    </w:tbl>
    <w:p w:rsidR="00A35BD2" w:rsidRDefault="00A35BD2" w:rsidP="00A35BD2">
      <w:pPr>
        <w:pStyle w:val="contenido"/>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Firmas y Aprobaciones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1701"/>
        <w:gridCol w:w="1559"/>
        <w:gridCol w:w="3625"/>
      </w:tblGrid>
      <w:tr w:rsidR="00361097" w:rsidRPr="00E4012E" w:rsidTr="00740ABC">
        <w:trPr>
          <w:trHeight w:val="400"/>
        </w:trPr>
        <w:tc>
          <w:tcPr>
            <w:tcW w:w="2093" w:type="dxa"/>
            <w:tcBorders>
              <w:top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Elaborado por:</w:t>
            </w:r>
          </w:p>
        </w:tc>
        <w:tc>
          <w:tcPr>
            <w:tcW w:w="3260" w:type="dxa"/>
            <w:gridSpan w:val="2"/>
            <w:tcBorders>
              <w:top w:val="single" w:sz="12" w:space="0" w:color="7F7F7F" w:themeColor="text1" w:themeTint="80"/>
            </w:tcBorders>
          </w:tcPr>
          <w:p w:rsidR="00361097" w:rsidRPr="00E4012E" w:rsidRDefault="00361097" w:rsidP="00740ABC">
            <w:pPr>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 xml:space="preserve">Fabricio </w:t>
            </w:r>
            <w:r>
              <w:rPr>
                <w:rFonts w:ascii="Bookman Old Style" w:eastAsia="Times New Roman" w:hAnsi="Bookman Old Style" w:cs="Times New Roman"/>
                <w:sz w:val="20"/>
                <w:lang w:val="es-ES_tradnl"/>
              </w:rPr>
              <w:t>Montaño</w:t>
            </w:r>
          </w:p>
        </w:tc>
        <w:tc>
          <w:tcPr>
            <w:tcW w:w="3625" w:type="dxa"/>
            <w:vMerge w:val="restart"/>
            <w:tcBorders>
              <w:top w:val="single" w:sz="12" w:space="0" w:color="7F7F7F" w:themeColor="text1" w:themeTint="80"/>
            </w:tcBorders>
          </w:tcPr>
          <w:p w:rsidR="00361097" w:rsidRPr="00E4012E" w:rsidRDefault="00361097" w:rsidP="00740ABC">
            <w:pPr>
              <w:rPr>
                <w:sz w:val="20"/>
              </w:rPr>
            </w:pPr>
          </w:p>
        </w:tc>
      </w:tr>
      <w:tr w:rsidR="00361097" w:rsidRPr="00E4012E" w:rsidTr="00740ABC">
        <w:tc>
          <w:tcPr>
            <w:tcW w:w="2093"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Fecha:</w:t>
            </w:r>
          </w:p>
        </w:tc>
        <w:tc>
          <w:tcPr>
            <w:tcW w:w="1701" w:type="dxa"/>
          </w:tcPr>
          <w:p w:rsidR="00361097" w:rsidRPr="00E4012E" w:rsidRDefault="00361097" w:rsidP="00740ABC">
            <w:pPr>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17/07/2014</w:t>
            </w:r>
          </w:p>
        </w:tc>
        <w:tc>
          <w:tcPr>
            <w:tcW w:w="1559" w:type="dxa"/>
          </w:tcPr>
          <w:p w:rsidR="00361097" w:rsidRPr="00E4012E" w:rsidRDefault="00361097" w:rsidP="00740ABC">
            <w:pPr>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Firma:</w:t>
            </w:r>
          </w:p>
        </w:tc>
        <w:tc>
          <w:tcPr>
            <w:tcW w:w="3625" w:type="dxa"/>
            <w:vMerge/>
          </w:tcPr>
          <w:p w:rsidR="00361097" w:rsidRPr="00E4012E" w:rsidRDefault="00361097" w:rsidP="00740ABC">
            <w:pPr>
              <w:rPr>
                <w:sz w:val="20"/>
              </w:rPr>
            </w:pPr>
          </w:p>
        </w:tc>
      </w:tr>
      <w:tr w:rsidR="00361097" w:rsidRPr="00E4012E" w:rsidTr="00740ABC">
        <w:tc>
          <w:tcPr>
            <w:tcW w:w="8978" w:type="dxa"/>
            <w:gridSpan w:val="4"/>
          </w:tcPr>
          <w:p w:rsidR="00361097" w:rsidRPr="00E4012E" w:rsidRDefault="00361097" w:rsidP="00740ABC">
            <w:pPr>
              <w:rPr>
                <w:sz w:val="20"/>
              </w:rPr>
            </w:pPr>
          </w:p>
        </w:tc>
      </w:tr>
      <w:tr w:rsidR="00361097" w:rsidRPr="00E4012E" w:rsidTr="00740ABC">
        <w:trPr>
          <w:trHeight w:val="386"/>
        </w:trPr>
        <w:tc>
          <w:tcPr>
            <w:tcW w:w="2093"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Revisado por:</w:t>
            </w:r>
          </w:p>
        </w:tc>
        <w:tc>
          <w:tcPr>
            <w:tcW w:w="3260" w:type="dxa"/>
            <w:gridSpan w:val="2"/>
          </w:tcPr>
          <w:p w:rsidR="00361097" w:rsidRPr="00E4012E" w:rsidRDefault="00361097" w:rsidP="00740ABC">
            <w:pPr>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Ing. Nelson Piedra</w:t>
            </w:r>
          </w:p>
        </w:tc>
        <w:tc>
          <w:tcPr>
            <w:tcW w:w="3625" w:type="dxa"/>
            <w:vMerge w:val="restart"/>
          </w:tcPr>
          <w:p w:rsidR="00361097" w:rsidRPr="00E4012E" w:rsidRDefault="00361097" w:rsidP="00740ABC">
            <w:pPr>
              <w:rPr>
                <w:sz w:val="20"/>
              </w:rPr>
            </w:pPr>
          </w:p>
          <w:p w:rsidR="00361097" w:rsidRPr="00E4012E" w:rsidRDefault="00361097" w:rsidP="00740ABC">
            <w:pPr>
              <w:rPr>
                <w:sz w:val="20"/>
              </w:rPr>
            </w:pPr>
          </w:p>
          <w:p w:rsidR="00361097" w:rsidRPr="00E4012E" w:rsidRDefault="00361097" w:rsidP="00740ABC">
            <w:pPr>
              <w:rPr>
                <w:sz w:val="20"/>
              </w:rPr>
            </w:pPr>
          </w:p>
        </w:tc>
      </w:tr>
      <w:tr w:rsidR="00361097" w:rsidRPr="00E4012E" w:rsidTr="00740ABC">
        <w:trPr>
          <w:trHeight w:val="294"/>
        </w:trPr>
        <w:tc>
          <w:tcPr>
            <w:tcW w:w="2093" w:type="dxa"/>
            <w:tcBorders>
              <w:bottom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Fecha:</w:t>
            </w:r>
          </w:p>
        </w:tc>
        <w:tc>
          <w:tcPr>
            <w:tcW w:w="1701" w:type="dxa"/>
            <w:tcBorders>
              <w:bottom w:val="single" w:sz="12" w:space="0" w:color="7F7F7F" w:themeColor="text1" w:themeTint="80"/>
            </w:tcBorders>
          </w:tcPr>
          <w:p w:rsidR="00361097" w:rsidRPr="00E4012E" w:rsidRDefault="00361097" w:rsidP="00740ABC">
            <w:pPr>
              <w:rPr>
                <w:rFonts w:ascii="Bookman Old Style" w:eastAsia="Times New Roman" w:hAnsi="Bookman Old Style" w:cs="Times New Roman"/>
                <w:sz w:val="20"/>
                <w:lang w:val="es-ES_tradnl"/>
              </w:rPr>
            </w:pPr>
          </w:p>
        </w:tc>
        <w:tc>
          <w:tcPr>
            <w:tcW w:w="1559" w:type="dxa"/>
            <w:tcBorders>
              <w:bottom w:val="single" w:sz="12" w:space="0" w:color="7F7F7F" w:themeColor="text1" w:themeTint="80"/>
            </w:tcBorders>
          </w:tcPr>
          <w:p w:rsidR="00361097" w:rsidRPr="00E4012E" w:rsidRDefault="00361097" w:rsidP="00740ABC">
            <w:pPr>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Firma:</w:t>
            </w:r>
          </w:p>
        </w:tc>
        <w:tc>
          <w:tcPr>
            <w:tcW w:w="3625" w:type="dxa"/>
            <w:vMerge/>
            <w:tcBorders>
              <w:bottom w:val="single" w:sz="12" w:space="0" w:color="7F7F7F" w:themeColor="text1" w:themeTint="80"/>
            </w:tcBorders>
          </w:tcPr>
          <w:p w:rsidR="00361097" w:rsidRPr="00E4012E" w:rsidRDefault="00361097" w:rsidP="00740ABC">
            <w:pPr>
              <w:rPr>
                <w:sz w:val="20"/>
              </w:rPr>
            </w:pPr>
          </w:p>
        </w:tc>
      </w:tr>
    </w:tbl>
    <w:p w:rsidR="00361097" w:rsidRPr="00E4012E" w:rsidRDefault="00361097" w:rsidP="00361097"/>
    <w:p w:rsidR="00361097" w:rsidRPr="003423C4" w:rsidRDefault="00361097" w:rsidP="00361097"/>
    <w:p w:rsidR="00361097" w:rsidRPr="003423C4" w:rsidRDefault="00361097" w:rsidP="00361097"/>
    <w:p w:rsidR="00361097" w:rsidRPr="003423C4" w:rsidRDefault="00361097" w:rsidP="00361097"/>
    <w:p w:rsidR="00361097" w:rsidRPr="003423C4" w:rsidRDefault="00361097" w:rsidP="00361097"/>
    <w:p w:rsidR="00361097" w:rsidRPr="003423C4" w:rsidRDefault="00361097" w:rsidP="00361097"/>
    <w:p w:rsidR="00361097" w:rsidRDefault="00361097" w:rsidP="00361097">
      <w:r>
        <w:br w:type="page"/>
      </w:r>
    </w:p>
    <w:tbl>
      <w:tblPr>
        <w:tblpPr w:leftFromText="141" w:rightFromText="141" w:vertAnchor="text" w:tblpY="1"/>
        <w:tblOverlap w:val="neve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361097" w:rsidRPr="00C43605" w:rsidTr="00740ABC">
        <w:trPr>
          <w:cantSplit/>
          <w:trHeight w:val="337"/>
        </w:trPr>
        <w:tc>
          <w:tcPr>
            <w:tcW w:w="2881" w:type="dxa"/>
            <w:tcBorders>
              <w:top w:val="single" w:sz="12" w:space="0" w:color="auto"/>
              <w:left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lastRenderedPageBreak/>
              <w:t>Número</w:t>
            </w:r>
          </w:p>
        </w:tc>
        <w:tc>
          <w:tcPr>
            <w:tcW w:w="5763" w:type="dxa"/>
            <w:gridSpan w:val="2"/>
            <w:tcBorders>
              <w:top w:val="single" w:sz="12" w:space="0" w:color="auto"/>
              <w:right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t>ECS-05</w:t>
            </w:r>
          </w:p>
        </w:tc>
      </w:tr>
      <w:tr w:rsidR="00361097" w:rsidRPr="00C43605" w:rsidTr="00740ABC">
        <w:trPr>
          <w:cantSplit/>
          <w:trHeight w:val="324"/>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t>Nombre</w:t>
            </w:r>
          </w:p>
        </w:tc>
        <w:tc>
          <w:tcPr>
            <w:tcW w:w="5763" w:type="dxa"/>
            <w:gridSpan w:val="2"/>
            <w:tcBorders>
              <w:right w:val="single" w:sz="12" w:space="0" w:color="auto"/>
            </w:tcBorders>
          </w:tcPr>
          <w:p w:rsidR="00361097" w:rsidRPr="006F0768" w:rsidRDefault="00361097" w:rsidP="00740ABC">
            <w:pPr>
              <w:spacing w:after="0" w:line="360" w:lineRule="auto"/>
              <w:jc w:val="both"/>
            </w:pPr>
            <w:r>
              <w:rPr>
                <w:rFonts w:ascii="Arial" w:hAnsi="Arial" w:cs="Arial"/>
                <w:sz w:val="20"/>
              </w:rPr>
              <w:t>Desambiguación y Enlace</w:t>
            </w:r>
          </w:p>
        </w:tc>
      </w:tr>
      <w:tr w:rsidR="00361097" w:rsidRPr="00C43605" w:rsidTr="00740ABC">
        <w:trPr>
          <w:cantSplit/>
          <w:trHeight w:val="324"/>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t>Actores</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r w:rsidRPr="00C43605">
              <w:rPr>
                <w:rFonts w:ascii="Arial" w:hAnsi="Arial" w:cs="Arial"/>
                <w:sz w:val="20"/>
              </w:rPr>
              <w:t>Cliente</w:t>
            </w:r>
            <w:r>
              <w:rPr>
                <w:rFonts w:ascii="Arial" w:hAnsi="Arial" w:cs="Arial"/>
                <w:sz w:val="20"/>
              </w:rPr>
              <w:t>, Servicio Web</w:t>
            </w:r>
          </w:p>
        </w:tc>
      </w:tr>
      <w:tr w:rsidR="00361097" w:rsidRPr="00C43605" w:rsidTr="00740ABC">
        <w:trPr>
          <w:cantSplit/>
          <w:trHeight w:val="1646"/>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bCs/>
                <w:sz w:val="20"/>
              </w:rPr>
            </w:pPr>
            <w:r w:rsidRPr="00BB4EB5">
              <w:rPr>
                <w:rFonts w:ascii="Arial" w:hAnsi="Arial" w:cs="Arial"/>
                <w:b/>
                <w:bCs/>
                <w:sz w:val="20"/>
              </w:rPr>
              <w:t>Descripción</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r>
              <w:rPr>
                <w:rFonts w:ascii="Arial" w:hAnsi="Arial" w:cs="Arial"/>
                <w:sz w:val="20"/>
              </w:rPr>
              <w:t>Enlaza las entidades y palabras relevantes (keywords) hacia LOD Cloud, más específicamente  DBpedia, esto de existir un recurso al cual vincular, en caso de que una entidad o keyword tuviese más de uno posible recurso al cual enlazar, se realizara un proceso de desambiguación y luego de enlace.</w:t>
            </w:r>
          </w:p>
        </w:tc>
      </w:tr>
      <w:tr w:rsidR="00361097" w:rsidRPr="00C43605" w:rsidTr="00740ABC">
        <w:trPr>
          <w:cantSplit/>
          <w:trHeight w:val="648"/>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bCs/>
                <w:sz w:val="20"/>
              </w:rPr>
            </w:pPr>
            <w:r w:rsidRPr="00BB4EB5">
              <w:rPr>
                <w:rFonts w:ascii="Arial" w:hAnsi="Arial" w:cs="Arial"/>
                <w:b/>
                <w:bCs/>
                <w:sz w:val="20"/>
              </w:rPr>
              <w:t>Precondición</w:t>
            </w:r>
          </w:p>
        </w:tc>
        <w:tc>
          <w:tcPr>
            <w:tcW w:w="5763" w:type="dxa"/>
            <w:gridSpan w:val="2"/>
            <w:tcBorders>
              <w:right w:val="single" w:sz="12" w:space="0" w:color="auto"/>
            </w:tcBorders>
          </w:tcPr>
          <w:p w:rsidR="00361097" w:rsidRPr="00C43605" w:rsidRDefault="00361097" w:rsidP="00333126">
            <w:pPr>
              <w:pStyle w:val="Prrafodelista"/>
              <w:numPr>
                <w:ilvl w:val="0"/>
                <w:numId w:val="9"/>
              </w:numPr>
              <w:suppressAutoHyphens w:val="0"/>
              <w:spacing w:after="0" w:line="360" w:lineRule="auto"/>
              <w:jc w:val="both"/>
              <w:rPr>
                <w:rFonts w:ascii="Arial" w:hAnsi="Arial" w:cs="Arial"/>
                <w:sz w:val="20"/>
              </w:rPr>
            </w:pPr>
            <w:r w:rsidRPr="00C43605">
              <w:rPr>
                <w:rFonts w:ascii="Arial" w:hAnsi="Arial" w:cs="Arial"/>
                <w:sz w:val="20"/>
              </w:rPr>
              <w:t>Ingreso texto como parámetro de la aplicación</w:t>
            </w:r>
          </w:p>
          <w:p w:rsidR="00361097" w:rsidRPr="00C43605" w:rsidRDefault="00361097" w:rsidP="00333126">
            <w:pPr>
              <w:pStyle w:val="Prrafodelista"/>
              <w:numPr>
                <w:ilvl w:val="0"/>
                <w:numId w:val="9"/>
              </w:numPr>
              <w:suppressAutoHyphens w:val="0"/>
              <w:spacing w:after="0" w:line="360" w:lineRule="auto"/>
              <w:jc w:val="both"/>
              <w:rPr>
                <w:rFonts w:ascii="Arial" w:hAnsi="Arial" w:cs="Arial"/>
                <w:sz w:val="20"/>
              </w:rPr>
            </w:pPr>
            <w:r w:rsidRPr="00C43605">
              <w:rPr>
                <w:rFonts w:ascii="Arial" w:hAnsi="Arial" w:cs="Arial"/>
                <w:sz w:val="20"/>
              </w:rPr>
              <w:t>Texto ha sido validado y procesado</w:t>
            </w:r>
          </w:p>
        </w:tc>
      </w:tr>
      <w:tr w:rsidR="00361097" w:rsidRPr="00C43605" w:rsidTr="00740ABC">
        <w:trPr>
          <w:cantSplit/>
          <w:trHeight w:val="337"/>
        </w:trPr>
        <w:tc>
          <w:tcPr>
            <w:tcW w:w="2881" w:type="dxa"/>
            <w:vMerge w:val="restart"/>
            <w:tcBorders>
              <w:left w:val="single" w:sz="12" w:space="0" w:color="auto"/>
            </w:tcBorders>
          </w:tcPr>
          <w:p w:rsidR="00361097" w:rsidRPr="00BB4EB5" w:rsidRDefault="00361097" w:rsidP="00740ABC">
            <w:pPr>
              <w:spacing w:after="0" w:line="360" w:lineRule="auto"/>
              <w:jc w:val="both"/>
              <w:rPr>
                <w:rFonts w:ascii="Arial" w:hAnsi="Arial" w:cs="Arial"/>
                <w:b/>
                <w:bCs/>
                <w:sz w:val="20"/>
              </w:rPr>
            </w:pPr>
            <w:r w:rsidRPr="00BB4EB5">
              <w:rPr>
                <w:rFonts w:ascii="Arial" w:hAnsi="Arial" w:cs="Arial"/>
                <w:b/>
                <w:bCs/>
                <w:sz w:val="20"/>
              </w:rPr>
              <w:t>Secuencia Normal</w:t>
            </w:r>
          </w:p>
        </w:tc>
        <w:tc>
          <w:tcPr>
            <w:tcW w:w="789" w:type="dxa"/>
            <w:tcBorders>
              <w:bottom w:val="single" w:sz="2" w:space="0" w:color="auto"/>
            </w:tcBorders>
          </w:tcPr>
          <w:p w:rsidR="00361097" w:rsidRPr="00C43605" w:rsidRDefault="00361097" w:rsidP="00740ABC">
            <w:pPr>
              <w:spacing w:after="0" w:line="360" w:lineRule="auto"/>
              <w:jc w:val="both"/>
              <w:rPr>
                <w:rFonts w:ascii="Arial" w:hAnsi="Arial" w:cs="Arial"/>
                <w:bCs/>
                <w:sz w:val="20"/>
              </w:rPr>
            </w:pPr>
            <w:r w:rsidRPr="00C43605">
              <w:rPr>
                <w:rFonts w:ascii="Arial" w:hAnsi="Arial" w:cs="Arial"/>
                <w:bCs/>
                <w:sz w:val="20"/>
              </w:rPr>
              <w:t>Paso</w:t>
            </w:r>
          </w:p>
        </w:tc>
        <w:tc>
          <w:tcPr>
            <w:tcW w:w="4974" w:type="dxa"/>
            <w:tcBorders>
              <w:bottom w:val="single" w:sz="2" w:space="0" w:color="auto"/>
              <w:right w:val="single" w:sz="12" w:space="0" w:color="auto"/>
            </w:tcBorders>
          </w:tcPr>
          <w:p w:rsidR="00361097" w:rsidRPr="00C43605" w:rsidRDefault="00361097" w:rsidP="00740ABC">
            <w:pPr>
              <w:spacing w:after="0" w:line="360" w:lineRule="auto"/>
              <w:jc w:val="both"/>
              <w:rPr>
                <w:rFonts w:ascii="Arial" w:hAnsi="Arial" w:cs="Arial"/>
                <w:bCs/>
                <w:sz w:val="20"/>
              </w:rPr>
            </w:pPr>
            <w:r w:rsidRPr="00C43605">
              <w:rPr>
                <w:rFonts w:ascii="Arial" w:hAnsi="Arial" w:cs="Arial"/>
                <w:bCs/>
                <w:sz w:val="20"/>
              </w:rPr>
              <w:t>Acción</w:t>
            </w:r>
          </w:p>
        </w:tc>
      </w:tr>
      <w:tr w:rsidR="00361097" w:rsidRPr="00C43605" w:rsidTr="00740ABC">
        <w:trPr>
          <w:cantSplit/>
          <w:trHeight w:val="700"/>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single" w:sz="2" w:space="0" w:color="auto"/>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1</w:t>
            </w:r>
          </w:p>
        </w:tc>
        <w:tc>
          <w:tcPr>
            <w:tcW w:w="4974" w:type="dxa"/>
            <w:tcBorders>
              <w:top w:val="single" w:sz="2" w:space="0" w:color="auto"/>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sidRPr="00C43605">
              <w:rPr>
                <w:rFonts w:ascii="Arial" w:hAnsi="Arial" w:cs="Arial"/>
                <w:sz w:val="20"/>
              </w:rPr>
              <w:t xml:space="preserve">Entrada del texto validado, como parámetro para el servicio web. </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2</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Tokenización</w:t>
            </w:r>
            <w:r w:rsidRPr="00C43605">
              <w:rPr>
                <w:rFonts w:ascii="Arial" w:hAnsi="Arial" w:cs="Arial"/>
                <w:sz w:val="20"/>
              </w:rPr>
              <w:t xml:space="preserve"> del texto en sentencias. </w:t>
            </w:r>
            <w:r w:rsidRPr="00C43605">
              <w:rPr>
                <w:rFonts w:ascii="Arial" w:hAnsi="Arial" w:cs="Arial"/>
                <w:b/>
                <w:sz w:val="20"/>
              </w:rPr>
              <w:t>ECS-01</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3</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 xml:space="preserve">Tokenización y Etiquetado de palabra. </w:t>
            </w:r>
            <w:r w:rsidRPr="00903C8F">
              <w:rPr>
                <w:rFonts w:ascii="Arial" w:hAnsi="Arial" w:cs="Arial"/>
                <w:b/>
                <w:sz w:val="20"/>
              </w:rPr>
              <w:t>ECS-03</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4</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 xml:space="preserve">Extracción de Entidades y keywords. </w:t>
            </w:r>
            <w:r w:rsidRPr="008127A4">
              <w:rPr>
                <w:rFonts w:ascii="Arial" w:hAnsi="Arial" w:cs="Arial"/>
                <w:b/>
                <w:sz w:val="20"/>
              </w:rPr>
              <w:t>ECS-04</w:t>
            </w:r>
          </w:p>
        </w:tc>
      </w:tr>
      <w:tr w:rsidR="00361097" w:rsidRPr="00C43605" w:rsidTr="00740ABC">
        <w:trPr>
          <w:cantSplit/>
          <w:trHeight w:val="518"/>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5</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Consulta de recursos a DBpedia.</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Pr>
                <w:rFonts w:ascii="Arial" w:hAnsi="Arial" w:cs="Arial"/>
                <w:sz w:val="20"/>
              </w:rPr>
              <w:t>6</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Consulta de “Abstract” de recurso a DBpedia</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Pr>
                <w:rFonts w:ascii="Arial" w:hAnsi="Arial" w:cs="Arial"/>
                <w:sz w:val="20"/>
              </w:rPr>
              <w:t>7</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Verificar si existen Entidades o keywords ambiguas</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Pr>
                <w:rFonts w:ascii="Arial" w:hAnsi="Arial" w:cs="Arial"/>
                <w:sz w:val="20"/>
              </w:rPr>
              <w:t>8</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 xml:space="preserve">Desambiguar Entidades y keywords ambiguos. </w:t>
            </w:r>
            <w:r w:rsidRPr="008D1951">
              <w:rPr>
                <w:rFonts w:ascii="Arial" w:hAnsi="Arial" w:cs="Arial"/>
                <w:b/>
                <w:sz w:val="20"/>
              </w:rPr>
              <w:t>SA1</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Pr>
                <w:rFonts w:ascii="Arial" w:hAnsi="Arial" w:cs="Arial"/>
                <w:sz w:val="20"/>
              </w:rPr>
              <w:t>9</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Estructurara resultado</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Pr>
                <w:rFonts w:ascii="Arial" w:hAnsi="Arial" w:cs="Arial"/>
                <w:sz w:val="20"/>
              </w:rPr>
              <w:t>10</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Retornar resultado</w:t>
            </w:r>
          </w:p>
        </w:tc>
      </w:tr>
      <w:tr w:rsidR="00361097" w:rsidRPr="00C43605" w:rsidTr="00740ABC">
        <w:trPr>
          <w:cantSplit/>
          <w:trHeight w:val="492"/>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bCs/>
                <w:sz w:val="20"/>
              </w:rPr>
            </w:pPr>
            <w:r w:rsidRPr="00BB4EB5">
              <w:rPr>
                <w:rFonts w:ascii="Arial" w:hAnsi="Arial" w:cs="Arial"/>
                <w:b/>
                <w:bCs/>
                <w:sz w:val="20"/>
              </w:rPr>
              <w:t>Poscondición</w:t>
            </w:r>
          </w:p>
        </w:tc>
        <w:tc>
          <w:tcPr>
            <w:tcW w:w="5763" w:type="dxa"/>
            <w:gridSpan w:val="2"/>
            <w:tcBorders>
              <w:right w:val="single" w:sz="12" w:space="0" w:color="auto"/>
            </w:tcBorders>
          </w:tcPr>
          <w:p w:rsidR="00361097" w:rsidRPr="00C43605" w:rsidRDefault="00361097" w:rsidP="00333126">
            <w:pPr>
              <w:pStyle w:val="Prrafodelista"/>
              <w:numPr>
                <w:ilvl w:val="0"/>
                <w:numId w:val="8"/>
              </w:numPr>
              <w:suppressAutoHyphens w:val="0"/>
              <w:spacing w:after="0"/>
              <w:jc w:val="both"/>
              <w:rPr>
                <w:rFonts w:ascii="Arial" w:hAnsi="Arial" w:cs="Arial"/>
                <w:sz w:val="20"/>
              </w:rPr>
            </w:pPr>
            <w:r>
              <w:rPr>
                <w:rFonts w:ascii="Arial" w:hAnsi="Arial" w:cs="Arial"/>
                <w:sz w:val="20"/>
              </w:rPr>
              <w:t>Entidades y palabra importantes que las acompañan reconocidos y extraídos</w:t>
            </w:r>
          </w:p>
        </w:tc>
      </w:tr>
      <w:tr w:rsidR="00361097" w:rsidRPr="00C43605" w:rsidTr="00740ABC">
        <w:trPr>
          <w:cantSplit/>
          <w:trHeight w:val="752"/>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t>Secuencia alternativo</w:t>
            </w:r>
          </w:p>
        </w:tc>
        <w:tc>
          <w:tcPr>
            <w:tcW w:w="5763" w:type="dxa"/>
            <w:gridSpan w:val="2"/>
            <w:tcBorders>
              <w:right w:val="single" w:sz="12" w:space="0" w:color="auto"/>
            </w:tcBorders>
          </w:tcPr>
          <w:p w:rsidR="00361097" w:rsidRDefault="00361097" w:rsidP="00740ABC">
            <w:pPr>
              <w:spacing w:after="0"/>
              <w:jc w:val="both"/>
              <w:rPr>
                <w:rFonts w:ascii="Arial" w:hAnsi="Arial" w:cs="Arial"/>
                <w:b/>
                <w:sz w:val="20"/>
              </w:rPr>
            </w:pPr>
            <w:r w:rsidRPr="008D1951">
              <w:rPr>
                <w:rFonts w:ascii="Arial" w:hAnsi="Arial" w:cs="Arial"/>
                <w:b/>
                <w:sz w:val="20"/>
              </w:rPr>
              <w:t>SA1</w:t>
            </w:r>
            <w:r>
              <w:rPr>
                <w:rFonts w:ascii="Arial" w:hAnsi="Arial" w:cs="Arial"/>
                <w:b/>
                <w:sz w:val="20"/>
              </w:rPr>
              <w:t xml:space="preserve"> Entidades y keywords no ambiguos</w:t>
            </w:r>
          </w:p>
          <w:p w:rsidR="00361097" w:rsidRPr="008D1951" w:rsidRDefault="00361097" w:rsidP="00740ABC">
            <w:pPr>
              <w:spacing w:after="0"/>
              <w:jc w:val="both"/>
              <w:rPr>
                <w:rFonts w:ascii="Arial" w:hAnsi="Arial" w:cs="Arial"/>
                <w:sz w:val="20"/>
              </w:rPr>
            </w:pPr>
            <w:r w:rsidRPr="008D1951">
              <w:rPr>
                <w:rFonts w:ascii="Arial" w:hAnsi="Arial" w:cs="Arial"/>
                <w:sz w:val="20"/>
              </w:rPr>
              <w:t xml:space="preserve">Se </w:t>
            </w:r>
            <w:r>
              <w:rPr>
                <w:rFonts w:ascii="Arial" w:hAnsi="Arial" w:cs="Arial"/>
                <w:sz w:val="20"/>
              </w:rPr>
              <w:t>enlaza con los recursos únicos encontrados a las entidades y keywords del texto.</w:t>
            </w:r>
          </w:p>
        </w:tc>
      </w:tr>
      <w:tr w:rsidR="00361097" w:rsidRPr="00C43605" w:rsidTr="00740ABC">
        <w:trPr>
          <w:cantSplit/>
          <w:trHeight w:val="337"/>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t>Prioridad</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r w:rsidRPr="00C43605">
              <w:rPr>
                <w:rFonts w:ascii="Arial" w:hAnsi="Arial" w:cs="Arial"/>
                <w:sz w:val="20"/>
              </w:rPr>
              <w:t>Alta</w:t>
            </w:r>
          </w:p>
        </w:tc>
      </w:tr>
      <w:tr w:rsidR="00361097" w:rsidRPr="00C43605" w:rsidTr="00740ABC">
        <w:trPr>
          <w:cantSplit/>
          <w:trHeight w:val="324"/>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t>Requerimientos Especiales</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p>
        </w:tc>
      </w:tr>
      <w:tr w:rsidR="00361097" w:rsidRPr="00C43605" w:rsidTr="00740ABC">
        <w:trPr>
          <w:cantSplit/>
          <w:trHeight w:val="985"/>
        </w:trPr>
        <w:tc>
          <w:tcPr>
            <w:tcW w:w="2881" w:type="dxa"/>
            <w:tcBorders>
              <w:left w:val="single" w:sz="12" w:space="0" w:color="auto"/>
              <w:bottom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lastRenderedPageBreak/>
              <w:t>Notas adicionales</w:t>
            </w:r>
          </w:p>
        </w:tc>
        <w:tc>
          <w:tcPr>
            <w:tcW w:w="5763" w:type="dxa"/>
            <w:gridSpan w:val="2"/>
            <w:tcBorders>
              <w:bottom w:val="single" w:sz="12" w:space="0" w:color="auto"/>
              <w:right w:val="single" w:sz="12" w:space="0" w:color="auto"/>
            </w:tcBorders>
          </w:tcPr>
          <w:p w:rsidR="00361097" w:rsidRPr="00C43605" w:rsidRDefault="00361097" w:rsidP="00740ABC">
            <w:pPr>
              <w:spacing w:after="0" w:line="360" w:lineRule="auto"/>
              <w:jc w:val="both"/>
              <w:rPr>
                <w:rFonts w:ascii="Arial" w:hAnsi="Arial" w:cs="Arial"/>
                <w:sz w:val="20"/>
              </w:rPr>
            </w:pPr>
            <w:r>
              <w:rPr>
                <w:rFonts w:ascii="Arial" w:hAnsi="Arial" w:cs="Arial"/>
                <w:sz w:val="20"/>
              </w:rPr>
              <w:t xml:space="preserve">Este servicio depende de los servicios web de tokenización en sentencias (ECS-01), etiquetado (ECS-03), extracción de entidades (ECS-04). </w:t>
            </w:r>
          </w:p>
        </w:tc>
      </w:tr>
    </w:tbl>
    <w:p w:rsidR="00361097" w:rsidRPr="00A23AD9" w:rsidRDefault="00361097" w:rsidP="00361097"/>
    <w:p w:rsidR="00361097" w:rsidRDefault="00361097" w:rsidP="00361097"/>
    <w:p w:rsidR="00361097" w:rsidRDefault="00361097" w:rsidP="00361097"/>
    <w:p w:rsidR="001B7D7D" w:rsidRPr="00EC5758" w:rsidRDefault="00361097" w:rsidP="00A12447">
      <w:pPr>
        <w:pStyle w:val="Nivel2"/>
      </w:pPr>
      <w:r>
        <w:br w:type="page"/>
      </w:r>
      <w:bookmarkStart w:id="411" w:name="_Toc414268682"/>
      <w:r w:rsidR="00065912">
        <w:lastRenderedPageBreak/>
        <w:t>Anexo 7</w:t>
      </w:r>
      <w:r>
        <w:t xml:space="preserve">: </w:t>
      </w:r>
      <w:r w:rsidR="0021281D" w:rsidRPr="00361097">
        <w:rPr>
          <w:rFonts w:eastAsia="DejaVu Sans"/>
        </w:rPr>
        <w:t xml:space="preserve">Pseudocódigo del algoritmo de Lesk encontrado en </w:t>
      </w:r>
      <w:sdt>
        <w:sdtPr>
          <w:rPr>
            <w:rFonts w:eastAsia="DejaVu Sans"/>
          </w:rPr>
          <w:id w:val="457610948"/>
          <w:citation/>
        </w:sdtPr>
        <w:sdtEndPr/>
        <w:sdtContent>
          <w:r w:rsidR="0021281D" w:rsidRPr="00361097">
            <w:rPr>
              <w:rFonts w:eastAsia="DejaVu Sans"/>
            </w:rPr>
            <w:fldChar w:fldCharType="begin"/>
          </w:r>
          <w:r w:rsidR="0021281D" w:rsidRPr="00361097">
            <w:rPr>
              <w:rFonts w:eastAsia="DejaVu Sans"/>
            </w:rPr>
            <w:instrText xml:space="preserve"> CITATION Sat02 \l 12298 </w:instrText>
          </w:r>
          <w:r w:rsidR="0021281D" w:rsidRPr="00361097">
            <w:rPr>
              <w:rFonts w:eastAsia="DejaVu Sans"/>
            </w:rPr>
            <w:fldChar w:fldCharType="separate"/>
          </w:r>
          <w:r w:rsidR="00F7382D" w:rsidRPr="00F7382D">
            <w:rPr>
              <w:rFonts w:eastAsia="DejaVu Sans"/>
              <w:noProof/>
            </w:rPr>
            <w:t>(Satanjeev, 2002)</w:t>
          </w:r>
          <w:r w:rsidR="0021281D" w:rsidRPr="00361097">
            <w:rPr>
              <w:rFonts w:eastAsia="DejaVu Sans"/>
            </w:rPr>
            <w:fldChar w:fldCharType="end"/>
          </w:r>
        </w:sdtContent>
      </w:sdt>
      <w:bookmarkEnd w:id="411"/>
    </w:p>
    <w:p w:rsidR="001B7D7D" w:rsidRDefault="001B7D7D">
      <w:pPr>
        <w:rPr>
          <w:rFonts w:ascii="Arial" w:eastAsia="DejaVu Sans" w:hAnsi="Arial" w:cs="Arial"/>
          <w:lang w:eastAsia="en-US"/>
        </w:rPr>
      </w:pPr>
      <w:r>
        <w:rPr>
          <w:rFonts w:ascii="Arial" w:eastAsia="DejaVu Sans" w:hAnsi="Arial" w:cs="Arial"/>
          <w:noProof/>
        </w:rPr>
        <w:drawing>
          <wp:inline distT="0" distB="0" distL="0" distR="0" wp14:anchorId="43FD428B" wp14:editId="65EEAD0E">
            <wp:extent cx="5795010" cy="4987925"/>
            <wp:effectExtent l="0" t="0" r="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95010" cy="4987925"/>
                    </a:xfrm>
                    <a:prstGeom prst="rect">
                      <a:avLst/>
                    </a:prstGeom>
                    <a:noFill/>
                    <a:ln>
                      <a:noFill/>
                    </a:ln>
                  </pic:spPr>
                </pic:pic>
              </a:graphicData>
            </a:graphic>
          </wp:inline>
        </w:drawing>
      </w:r>
    </w:p>
    <w:p w:rsidR="003105BC" w:rsidRDefault="003105BC">
      <w:pPr>
        <w:rPr>
          <w:rFonts w:ascii="Arial" w:eastAsia="DejaVu Sans" w:hAnsi="Arial" w:cs="Arial"/>
          <w:lang w:eastAsia="en-US"/>
        </w:rPr>
      </w:pPr>
      <w:r>
        <w:rPr>
          <w:rFonts w:ascii="Arial" w:eastAsia="DejaVu Sans" w:hAnsi="Arial" w:cs="Arial"/>
          <w:lang w:eastAsia="en-US"/>
        </w:rPr>
        <w:br w:type="page"/>
      </w:r>
    </w:p>
    <w:p w:rsidR="003105BC" w:rsidRPr="00EC5758" w:rsidRDefault="00065912" w:rsidP="00A12447">
      <w:pPr>
        <w:pStyle w:val="Nivel2"/>
      </w:pPr>
      <w:bookmarkStart w:id="412" w:name="_Toc414268683"/>
      <w:r>
        <w:lastRenderedPageBreak/>
        <w:t>Anexo 8</w:t>
      </w:r>
      <w:r w:rsidR="003105BC">
        <w:t xml:space="preserve">: </w:t>
      </w:r>
      <w:r w:rsidR="003105BC" w:rsidRPr="00361097">
        <w:rPr>
          <w:rFonts w:eastAsia="DejaVu Sans"/>
        </w:rPr>
        <w:t xml:space="preserve">Pseudocódigo del algoritmo de Lesk encontrado en </w:t>
      </w:r>
      <w:sdt>
        <w:sdtPr>
          <w:rPr>
            <w:rFonts w:eastAsia="DejaVu Sans"/>
          </w:rPr>
          <w:id w:val="-1504128597"/>
          <w:citation/>
        </w:sdtPr>
        <w:sdtEndPr/>
        <w:sdtContent>
          <w:r w:rsidR="003105BC" w:rsidRPr="00361097">
            <w:rPr>
              <w:rFonts w:eastAsia="DejaVu Sans"/>
            </w:rPr>
            <w:fldChar w:fldCharType="begin"/>
          </w:r>
          <w:r w:rsidR="003105BC" w:rsidRPr="00361097">
            <w:rPr>
              <w:rFonts w:eastAsia="DejaVu Sans"/>
            </w:rPr>
            <w:instrText xml:space="preserve"> CITATION Sat02 \l 12298 </w:instrText>
          </w:r>
          <w:r w:rsidR="003105BC" w:rsidRPr="00361097">
            <w:rPr>
              <w:rFonts w:eastAsia="DejaVu Sans"/>
            </w:rPr>
            <w:fldChar w:fldCharType="separate"/>
          </w:r>
          <w:r w:rsidR="00F7382D" w:rsidRPr="00F7382D">
            <w:rPr>
              <w:rFonts w:eastAsia="DejaVu Sans"/>
              <w:noProof/>
            </w:rPr>
            <w:t>(Satanjeev, 2002)</w:t>
          </w:r>
          <w:r w:rsidR="003105BC" w:rsidRPr="00361097">
            <w:rPr>
              <w:rFonts w:eastAsia="DejaVu Sans"/>
            </w:rPr>
            <w:fldChar w:fldCharType="end"/>
          </w:r>
        </w:sdtContent>
      </w:sdt>
      <w:bookmarkEnd w:id="412"/>
    </w:p>
    <w:tbl>
      <w:tblPr>
        <w:tblW w:w="8453" w:type="dxa"/>
        <w:tblInd w:w="55" w:type="dxa"/>
        <w:tblCellMar>
          <w:left w:w="70" w:type="dxa"/>
          <w:right w:w="70" w:type="dxa"/>
        </w:tblCellMar>
        <w:tblLook w:val="04A0" w:firstRow="1" w:lastRow="0" w:firstColumn="1" w:lastColumn="0" w:noHBand="0" w:noVBand="1"/>
      </w:tblPr>
      <w:tblGrid>
        <w:gridCol w:w="1580"/>
        <w:gridCol w:w="1580"/>
        <w:gridCol w:w="5293"/>
      </w:tblGrid>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CC</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Coordinating conjunction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2.</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CD</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Cardinal number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3.</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DT</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Determiner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4.</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EX</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Existential there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5.</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FW</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Foreign word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6.</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IN</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Preposition or subordinating conjunction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7.</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JJ</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Adjective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8.</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JJR</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Adjective, comparative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9.</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JJS</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Adjective, superlative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10.</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LS</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List item marker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11.</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MD</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Modal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12.</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NN</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Noun, singular or mass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13.</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NNS</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Noun, plural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14.</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NP</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Proper noun, singular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15.</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NPS</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Proper noun, plural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16.</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PDT</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Predeterminer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17.</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POS</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Possessive ending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18.</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PP</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Personal pronoun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19.</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PP$</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Possessive pronoun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s-ES_tradnl"/>
              </w:rPr>
              <w:t>20.</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RB</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Adverb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s-ES_tradnl"/>
              </w:rPr>
              <w:t>21.</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RBR</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Adverb, comparative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s-ES_tradnl"/>
              </w:rPr>
              <w:t>22.</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RBS</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Adverb, superlative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s-ES_tradnl"/>
              </w:rPr>
              <w:t>23.</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RP</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Particle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24.</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SYM</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Symbol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25.</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TO</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to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26.</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UH</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Interjection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27.</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VB</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Verb, base form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28.</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VBD</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Verb, past tense  </w:t>
            </w:r>
          </w:p>
        </w:tc>
      </w:tr>
      <w:tr w:rsidR="00837C68" w:rsidRPr="00470D3A"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29.</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VBG</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lang w:val="en-US"/>
              </w:rPr>
            </w:pPr>
            <w:r w:rsidRPr="00837C68">
              <w:rPr>
                <w:rFonts w:ascii="Verdana" w:eastAsia="Times New Roman" w:hAnsi="Verdana" w:cs="Times New Roman"/>
                <w:color w:val="000000"/>
                <w:sz w:val="20"/>
                <w:szCs w:val="20"/>
                <w:lang w:val="en-US"/>
              </w:rPr>
              <w:t>Verb, gerund or present participle</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30.</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VBN</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Verb, past participle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31.</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VBP</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Verb, non-3rd person singular present</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32.</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VBZ</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Verb, 3rd person singular present</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33.</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WDT</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Wh-determiner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34.</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WP</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Wh-pronoun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s-ES_tradnl"/>
              </w:rPr>
              <w:t>35.</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WP$</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Possessive wh-pronoun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s-ES_tradnl"/>
              </w:rPr>
              <w:t>36.</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WRB</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Wh-adverb    </w:t>
            </w:r>
          </w:p>
        </w:tc>
      </w:tr>
    </w:tbl>
    <w:p w:rsidR="00837C68" w:rsidRPr="003105BC" w:rsidRDefault="00837C68" w:rsidP="00837C68">
      <w:pPr>
        <w:rPr>
          <w:rFonts w:ascii="Arial" w:eastAsia="DejaVu Sans" w:hAnsi="Arial" w:cs="Arial"/>
          <w:lang w:val="es-ES_tradnl" w:eastAsia="en-US"/>
        </w:rPr>
      </w:pPr>
    </w:p>
    <w:sectPr w:rsidR="00837C68" w:rsidRPr="003105BC" w:rsidSect="001B7D7D">
      <w:pgSz w:w="12240" w:h="15840"/>
      <w:pgMar w:top="1701" w:right="1418" w:bottom="1418" w:left="1701" w:header="0" w:footer="0" w:gutter="0"/>
      <w:cols w:space="720"/>
      <w:formProt w:val="0"/>
      <w:docGrid w:linePitch="36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5032" w:rsidRDefault="009C5032" w:rsidP="00011D11">
      <w:pPr>
        <w:spacing w:after="0" w:line="240" w:lineRule="auto"/>
      </w:pPr>
      <w:r>
        <w:separator/>
      </w:r>
    </w:p>
  </w:endnote>
  <w:endnote w:type="continuationSeparator" w:id="0">
    <w:p w:rsidR="009C5032" w:rsidRDefault="009C5032" w:rsidP="00011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DejaVu San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OpenSymbol">
    <w:altName w:val="Arial Unicode MS"/>
    <w:charset w:val="80"/>
    <w:family w:val="auto"/>
    <w:pitch w:val="default"/>
  </w:font>
  <w:font w:name="Lohit Hindi">
    <w:panose1 w:val="00000000000000000000"/>
    <w:charset w:val="00"/>
    <w:family w:val="roman"/>
    <w:notTrueType/>
    <w:pitch w:val="default"/>
  </w:font>
  <w:font w:name="Bell MT">
    <w:panose1 w:val="02020503060305020303"/>
    <w:charset w:val="00"/>
    <w:family w:val="roman"/>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6924723"/>
      <w:docPartObj>
        <w:docPartGallery w:val="Page Numbers (Bottom of Page)"/>
        <w:docPartUnique/>
      </w:docPartObj>
    </w:sdtPr>
    <w:sdtEndPr/>
    <w:sdtContent>
      <w:p w:rsidR="000E0F9D" w:rsidRDefault="000E0F9D">
        <w:pPr>
          <w:pStyle w:val="Piedepgina"/>
          <w:jc w:val="center"/>
        </w:pPr>
        <w:r>
          <w:fldChar w:fldCharType="begin"/>
        </w:r>
        <w:r>
          <w:instrText>PAGE   \* MERGEFORMAT</w:instrText>
        </w:r>
        <w:r>
          <w:fldChar w:fldCharType="separate"/>
        </w:r>
        <w:r w:rsidR="00470D3A" w:rsidRPr="00470D3A">
          <w:rPr>
            <w:noProof/>
            <w:lang w:val="es-ES"/>
          </w:rPr>
          <w:t>7</w:t>
        </w:r>
        <w:r>
          <w:fldChar w:fldCharType="end"/>
        </w:r>
      </w:p>
    </w:sdtContent>
  </w:sdt>
  <w:p w:rsidR="000E0F9D" w:rsidRDefault="000E0F9D" w:rsidP="0015612A">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5032" w:rsidRDefault="009C5032" w:rsidP="00011D11">
      <w:pPr>
        <w:spacing w:after="0" w:line="240" w:lineRule="auto"/>
      </w:pPr>
      <w:r>
        <w:separator/>
      </w:r>
    </w:p>
  </w:footnote>
  <w:footnote w:type="continuationSeparator" w:id="0">
    <w:p w:rsidR="009C5032" w:rsidRDefault="009C5032" w:rsidP="00011D11">
      <w:pPr>
        <w:spacing w:after="0" w:line="240" w:lineRule="auto"/>
      </w:pPr>
      <w:r>
        <w:continuationSeparator/>
      </w:r>
    </w:p>
  </w:footnote>
  <w:footnote w:id="1">
    <w:p w:rsidR="000E0F9D" w:rsidRDefault="000E0F9D" w:rsidP="0021281D">
      <w:pPr>
        <w:pStyle w:val="Textonotapie"/>
      </w:pPr>
      <w:r>
        <w:rPr>
          <w:rStyle w:val="Refdenotaalpie"/>
        </w:rPr>
        <w:footnoteRef/>
      </w:r>
      <w:r>
        <w:t xml:space="preserve"> </w:t>
      </w:r>
      <w:r>
        <w:rPr>
          <w:u w:val="single"/>
        </w:rPr>
        <w:t>http://www.evolutionoftheweb.com</w:t>
      </w:r>
    </w:p>
  </w:footnote>
  <w:footnote w:id="2">
    <w:p w:rsidR="000E0F9D" w:rsidRDefault="000E0F9D" w:rsidP="0021281D">
      <w:pPr>
        <w:pStyle w:val="Textonotapie"/>
      </w:pPr>
      <w:r w:rsidRPr="00163C45">
        <w:rPr>
          <w:rStyle w:val="Refdenotaalpie"/>
        </w:rPr>
        <w:footnoteRef/>
      </w:r>
      <w:r w:rsidRPr="00163C45">
        <w:t xml:space="preserve"> </w:t>
      </w:r>
      <w:hyperlink r:id="rId1" w:history="1">
        <w:r w:rsidRPr="00163C45">
          <w:rPr>
            <w:rStyle w:val="Hipervnculo"/>
            <w:color w:val="auto"/>
          </w:rPr>
          <w:t>http://www.w3.org/</w:t>
        </w:r>
      </w:hyperlink>
      <w:r w:rsidRPr="00163C45">
        <w:t xml:space="preserve"> </w:t>
      </w:r>
    </w:p>
  </w:footnote>
  <w:footnote w:id="3">
    <w:p w:rsidR="000E0F9D" w:rsidRPr="005C20B2" w:rsidRDefault="000E0F9D">
      <w:pPr>
        <w:pStyle w:val="Textonotapie"/>
      </w:pPr>
      <w:r w:rsidRPr="005C20B2">
        <w:rPr>
          <w:rStyle w:val="Refdenotaalpie"/>
        </w:rPr>
        <w:footnoteRef/>
      </w:r>
      <w:r w:rsidRPr="005C20B2">
        <w:t xml:space="preserve"> </w:t>
      </w:r>
      <w:hyperlink r:id="rId2" w:history="1">
        <w:r w:rsidRPr="005C20B2">
          <w:rPr>
            <w:rStyle w:val="Hipervnculo"/>
            <w:color w:val="auto"/>
          </w:rPr>
          <w:t>http://www.w3c.es/Divulgacion/GuiasBreves/WebSemantica</w:t>
        </w:r>
      </w:hyperlink>
    </w:p>
    <w:p w:rsidR="000E0F9D" w:rsidRDefault="000E0F9D">
      <w:pPr>
        <w:pStyle w:val="Textonotapie"/>
      </w:pPr>
    </w:p>
  </w:footnote>
  <w:footnote w:id="4">
    <w:p w:rsidR="000E0F9D" w:rsidRDefault="000E0F9D">
      <w:pPr>
        <w:pStyle w:val="Textonotapie"/>
      </w:pPr>
      <w:r>
        <w:rPr>
          <w:rStyle w:val="Refdenotaalpie"/>
        </w:rPr>
        <w:footnoteRef/>
      </w:r>
      <w:r>
        <w:t xml:space="preserve"> </w:t>
      </w:r>
      <w:r w:rsidRPr="00564888">
        <w:t>http://www.ietf.org/rfc/rfc3986.txt</w:t>
      </w:r>
    </w:p>
  </w:footnote>
  <w:footnote w:id="5">
    <w:p w:rsidR="000E0F9D" w:rsidRDefault="000E0F9D">
      <w:pPr>
        <w:pStyle w:val="Textonotapie"/>
      </w:pPr>
      <w:r>
        <w:rPr>
          <w:rStyle w:val="Refdenotaalpie"/>
        </w:rPr>
        <w:footnoteRef/>
      </w:r>
      <w:r>
        <w:t xml:space="preserve"> </w:t>
      </w:r>
      <w:r w:rsidRPr="00564888">
        <w:t>http://es.wikipedia.org/wiki/Request_for_Comments</w:t>
      </w:r>
    </w:p>
    <w:p w:rsidR="000E0F9D" w:rsidRDefault="000E0F9D">
      <w:pPr>
        <w:pStyle w:val="Textonotapie"/>
      </w:pPr>
    </w:p>
  </w:footnote>
  <w:footnote w:id="6">
    <w:p w:rsidR="000E0F9D" w:rsidRDefault="000E0F9D">
      <w:pPr>
        <w:pStyle w:val="Textonotapie"/>
      </w:pPr>
      <w:r>
        <w:rPr>
          <w:rStyle w:val="Refdenotaalpie"/>
        </w:rPr>
        <w:footnoteRef/>
      </w:r>
      <w:r>
        <w:t xml:space="preserve"> </w:t>
      </w:r>
      <w:r w:rsidRPr="008465E6">
        <w:t>https://tools.ietf.org/html/rfc3986#section-3</w:t>
      </w:r>
    </w:p>
    <w:p w:rsidR="000E0F9D" w:rsidRDefault="000E0F9D">
      <w:pPr>
        <w:pStyle w:val="Textonotapie"/>
      </w:pPr>
    </w:p>
  </w:footnote>
  <w:footnote w:id="7">
    <w:p w:rsidR="000E0F9D" w:rsidRDefault="000E0F9D">
      <w:pPr>
        <w:pStyle w:val="Textonotapie"/>
      </w:pPr>
      <w:r>
        <w:rPr>
          <w:rStyle w:val="Refdenotaalpie"/>
        </w:rPr>
        <w:footnoteRef/>
      </w:r>
      <w:r>
        <w:t xml:space="preserve"> </w:t>
      </w:r>
      <w:r w:rsidRPr="007E7975">
        <w:t>http://www.w3.org/TR/2014/REC-rdf11-concepts-20140225/</w:t>
      </w:r>
    </w:p>
  </w:footnote>
  <w:footnote w:id="8">
    <w:p w:rsidR="000E0F9D" w:rsidRDefault="000E0F9D">
      <w:pPr>
        <w:pStyle w:val="Textonotapie"/>
      </w:pPr>
      <w:r>
        <w:rPr>
          <w:rStyle w:val="Refdenotaalpie"/>
        </w:rPr>
        <w:footnoteRef/>
      </w:r>
      <w:r>
        <w:t xml:space="preserve"> </w:t>
      </w:r>
      <w:r w:rsidRPr="001D6C4E">
        <w:t>http://www.ietf.org/rfc/rfc3987.txt</w:t>
      </w:r>
    </w:p>
  </w:footnote>
  <w:footnote w:id="9">
    <w:p w:rsidR="000E0F9D" w:rsidRDefault="000E0F9D">
      <w:pPr>
        <w:pStyle w:val="Textonotapie"/>
      </w:pPr>
      <w:r>
        <w:rPr>
          <w:rStyle w:val="Refdenotaalpie"/>
        </w:rPr>
        <w:footnoteRef/>
      </w:r>
      <w:r>
        <w:t xml:space="preserve"> </w:t>
      </w:r>
      <w:r w:rsidRPr="00710DA0">
        <w:t>http://www.unicode.org/versions/Unicode7.0.0/</w:t>
      </w:r>
    </w:p>
  </w:footnote>
  <w:footnote w:id="10">
    <w:p w:rsidR="000E0F9D" w:rsidRDefault="000E0F9D" w:rsidP="00EB0CED">
      <w:pPr>
        <w:pStyle w:val="Textonotapie"/>
      </w:pPr>
      <w:r>
        <w:rPr>
          <w:rStyle w:val="Refdenotaalpie"/>
        </w:rPr>
        <w:footnoteRef/>
      </w:r>
      <w:r>
        <w:t xml:space="preserve"> </w:t>
      </w:r>
      <w:r w:rsidRPr="00EB0CED">
        <w:t>http://www.w3.org/TR/2014/REC-rdf-schema-20140225/</w:t>
      </w:r>
    </w:p>
  </w:footnote>
  <w:footnote w:id="11">
    <w:p w:rsidR="000E0F9D" w:rsidRDefault="000E0F9D">
      <w:pPr>
        <w:pStyle w:val="Textonotapie"/>
      </w:pPr>
      <w:r>
        <w:rPr>
          <w:rStyle w:val="Refdenotaalpie"/>
        </w:rPr>
        <w:footnoteRef/>
      </w:r>
      <w:r>
        <w:t xml:space="preserve"> </w:t>
      </w:r>
      <w:r w:rsidRPr="001D6A55">
        <w:t>http://www.foaf-project.org/</w:t>
      </w:r>
    </w:p>
  </w:footnote>
  <w:footnote w:id="12">
    <w:p w:rsidR="000E0F9D" w:rsidRDefault="000E0F9D">
      <w:pPr>
        <w:pStyle w:val="Textonotapie"/>
      </w:pPr>
      <w:r>
        <w:rPr>
          <w:rStyle w:val="Refdenotaalpie"/>
        </w:rPr>
        <w:footnoteRef/>
      </w:r>
      <w:r>
        <w:t xml:space="preserve"> </w:t>
      </w:r>
      <w:r w:rsidRPr="001D6A55">
        <w:t>http://dublincore.org/documents/dces/</w:t>
      </w:r>
    </w:p>
  </w:footnote>
  <w:footnote w:id="13">
    <w:p w:rsidR="000E0F9D" w:rsidRDefault="000E0F9D" w:rsidP="001F5EAF">
      <w:pPr>
        <w:pStyle w:val="Textonotapie"/>
        <w:tabs>
          <w:tab w:val="left" w:pos="5844"/>
        </w:tabs>
      </w:pPr>
      <w:r>
        <w:rPr>
          <w:rStyle w:val="Refdenotaalpie"/>
        </w:rPr>
        <w:footnoteRef/>
      </w:r>
      <w:r>
        <w:t xml:space="preserve"> </w:t>
      </w:r>
      <w:r w:rsidRPr="001F5EAF">
        <w:t>http://www.w3.org/TR/2014/REC-rdf11-concepts-20140225/#bib-RDF11-SCHEMA</w:t>
      </w:r>
    </w:p>
  </w:footnote>
  <w:footnote w:id="14">
    <w:p w:rsidR="000E0F9D" w:rsidRDefault="000E0F9D">
      <w:pPr>
        <w:pStyle w:val="Textonotapie"/>
      </w:pPr>
      <w:r>
        <w:rPr>
          <w:rStyle w:val="Refdenotaalpie"/>
        </w:rPr>
        <w:footnoteRef/>
      </w:r>
      <w:r>
        <w:t xml:space="preserve"> </w:t>
      </w:r>
      <w:r w:rsidRPr="001F5EAF">
        <w:t>http://www.w3.org/TR/2014/REC-rdf11-concepts-20140225/#bib-RDF11-SCHEMA</w:t>
      </w:r>
    </w:p>
  </w:footnote>
  <w:footnote w:id="15">
    <w:p w:rsidR="000E0F9D" w:rsidRDefault="000E0F9D">
      <w:pPr>
        <w:pStyle w:val="Textonotapie"/>
      </w:pPr>
      <w:r>
        <w:rPr>
          <w:rStyle w:val="Refdenotaalpie"/>
        </w:rPr>
        <w:footnoteRef/>
      </w:r>
      <w:r>
        <w:t xml:space="preserve"> </w:t>
      </w:r>
      <w:r w:rsidRPr="001F5EAF">
        <w:t>http://www.w3.org/TR/2014/REC-rdf11-concepts-20140225/#dfn-rdf-compatible-xsd-types</w:t>
      </w:r>
    </w:p>
  </w:footnote>
  <w:footnote w:id="16">
    <w:p w:rsidR="000E0F9D" w:rsidRDefault="000E0F9D">
      <w:pPr>
        <w:pStyle w:val="Textonotapie"/>
      </w:pPr>
      <w:r>
        <w:rPr>
          <w:rStyle w:val="Refdenotaalpie"/>
        </w:rPr>
        <w:footnoteRef/>
      </w:r>
      <w:r>
        <w:t xml:space="preserve"> </w:t>
      </w:r>
      <w:r w:rsidRPr="00DD6D8A">
        <w:t>http://www.w3.org/TR/sparql11-query/</w:t>
      </w:r>
    </w:p>
  </w:footnote>
  <w:footnote w:id="17">
    <w:p w:rsidR="000E0F9D" w:rsidRDefault="000E0F9D" w:rsidP="000F0415">
      <w:pPr>
        <w:pStyle w:val="Textonotapie"/>
      </w:pPr>
      <w:r>
        <w:rPr>
          <w:rStyle w:val="Refdenotaalpie"/>
        </w:rPr>
        <w:footnoteRef/>
      </w:r>
      <w:r w:rsidRPr="00822C23">
        <w:t>http://dbpedia.org/About</w:t>
      </w:r>
    </w:p>
  </w:footnote>
  <w:footnote w:id="18">
    <w:p w:rsidR="000E0F9D" w:rsidRPr="0056689B" w:rsidRDefault="000E0F9D">
      <w:pPr>
        <w:pStyle w:val="Textonotapie"/>
      </w:pPr>
      <w:r w:rsidRPr="0056689B">
        <w:rPr>
          <w:rStyle w:val="Refdenotaalpie"/>
        </w:rPr>
        <w:footnoteRef/>
      </w:r>
      <w:r>
        <w:t xml:space="preserve"> </w:t>
      </w:r>
      <w:r w:rsidRPr="000F0415">
        <w:t>http://es.wikipedia.org/wiki/Crowdsourcing</w:t>
      </w:r>
    </w:p>
  </w:footnote>
  <w:footnote w:id="19">
    <w:p w:rsidR="000E0F9D" w:rsidRPr="009436AF" w:rsidRDefault="000E0F9D">
      <w:pPr>
        <w:pStyle w:val="Textonotapie"/>
      </w:pPr>
      <w:r w:rsidRPr="009436AF">
        <w:rPr>
          <w:rStyle w:val="Refdenotaalpie"/>
        </w:rPr>
        <w:footnoteRef/>
      </w:r>
      <w:r w:rsidRPr="009436AF">
        <w:rPr>
          <w:rStyle w:val="Refdenotaalpie"/>
        </w:rPr>
        <w:t xml:space="preserve"> </w:t>
      </w:r>
      <w:hyperlink r:id="rId3" w:history="1">
        <w:r w:rsidRPr="009436AF">
          <w:t>http://www.wikipedia.org/</w:t>
        </w:r>
      </w:hyperlink>
      <w:r w:rsidRPr="009436AF">
        <w:t xml:space="preserve"> </w:t>
      </w:r>
      <w:r w:rsidRPr="009436AF">
        <w:tab/>
      </w:r>
    </w:p>
  </w:footnote>
  <w:footnote w:id="20">
    <w:p w:rsidR="000E0F9D" w:rsidRDefault="000E0F9D">
      <w:pPr>
        <w:pStyle w:val="Textonotapie"/>
      </w:pPr>
      <w:r>
        <w:rPr>
          <w:rStyle w:val="Refdenotaalpie"/>
        </w:rPr>
        <w:footnoteRef/>
      </w:r>
      <w:r>
        <w:t xml:space="preserve"> </w:t>
      </w:r>
      <w:r w:rsidRPr="00F2556F">
        <w:t>http://en.wikipedia.org/wiki/Help:Wiki_markup</w:t>
      </w:r>
    </w:p>
  </w:footnote>
  <w:footnote w:id="21">
    <w:p w:rsidR="000E0F9D" w:rsidRDefault="000E0F9D">
      <w:pPr>
        <w:pStyle w:val="Textonotapie"/>
      </w:pPr>
      <w:r>
        <w:rPr>
          <w:rStyle w:val="Refdenotaalpie"/>
        </w:rPr>
        <w:footnoteRef/>
      </w:r>
      <w:r>
        <w:t xml:space="preserve"> </w:t>
      </w:r>
      <w:r w:rsidRPr="008C55CA">
        <w:t>http://www.mpi-inf.mpg.de/departments/databases-and-information-systems/research/yago-naga/yago/</w:t>
      </w:r>
    </w:p>
  </w:footnote>
  <w:footnote w:id="22">
    <w:p w:rsidR="000E0F9D" w:rsidRDefault="000E0F9D">
      <w:pPr>
        <w:pStyle w:val="Textonotapie"/>
      </w:pPr>
      <w:r>
        <w:rPr>
          <w:rStyle w:val="Refdenotaalpie"/>
        </w:rPr>
        <w:footnoteRef/>
      </w:r>
      <w:r>
        <w:t xml:space="preserve"> </w:t>
      </w:r>
      <w:r w:rsidRPr="00C14E78">
        <w:rPr>
          <w:rFonts w:cs="Calibri"/>
        </w:rPr>
        <w:t>http://es.wikip</w:t>
      </w:r>
      <w:r>
        <w:rPr>
          <w:rFonts w:cs="Calibri"/>
        </w:rPr>
        <w:t>edia.org/wiki/Ambig%C3%BCedad</w:t>
      </w:r>
    </w:p>
  </w:footnote>
  <w:footnote w:id="23">
    <w:p w:rsidR="000E0F9D" w:rsidRDefault="000E0F9D">
      <w:pPr>
        <w:pStyle w:val="Textonotapie"/>
      </w:pPr>
      <w:r>
        <w:rPr>
          <w:rStyle w:val="Refdenotaalpie"/>
        </w:rPr>
        <w:footnoteRef/>
      </w:r>
      <w:r>
        <w:t xml:space="preserve"> </w:t>
      </w:r>
      <w:r w:rsidRPr="00501064">
        <w:t>Para detalles, consúltese el sito: http://www.iijnet.or.jp/edr/.</w:t>
      </w:r>
    </w:p>
  </w:footnote>
  <w:footnote w:id="24">
    <w:p w:rsidR="000E0F9D" w:rsidRDefault="000E0F9D">
      <w:pPr>
        <w:pStyle w:val="Textonotapie"/>
      </w:pPr>
      <w:r>
        <w:rPr>
          <w:rStyle w:val="Refdenotaalpie"/>
        </w:rPr>
        <w:footnoteRef/>
      </w:r>
      <w:r>
        <w:t xml:space="preserve"> </w:t>
      </w:r>
      <w:r w:rsidRPr="00501064">
        <w:t>De synonym set ‘conjuntos de sinónimos’.</w:t>
      </w:r>
      <w:r w:rsidRPr="00501064">
        <w:cr/>
      </w:r>
    </w:p>
  </w:footnote>
  <w:footnote w:id="25">
    <w:p w:rsidR="000E0F9D" w:rsidRDefault="000E0F9D" w:rsidP="001854C1">
      <w:pPr>
        <w:pStyle w:val="Textonotapie"/>
      </w:pPr>
      <w:r>
        <w:rPr>
          <w:rStyle w:val="Refdenotaalpie"/>
        </w:rPr>
        <w:footnoteRef/>
      </w:r>
      <w:r>
        <w:t xml:space="preserve"> </w:t>
      </w:r>
      <w:r w:rsidRPr="00F8294D">
        <w:t>http://www.w3.org/</w:t>
      </w:r>
    </w:p>
  </w:footnote>
  <w:footnote w:id="26">
    <w:p w:rsidR="000E0F9D" w:rsidRDefault="000E0F9D">
      <w:pPr>
        <w:pStyle w:val="Textonotapie"/>
      </w:pPr>
      <w:r>
        <w:rPr>
          <w:rStyle w:val="Refdenotaalpie"/>
        </w:rPr>
        <w:footnoteRef/>
      </w:r>
      <w:r>
        <w:t xml:space="preserve"> Nombrado así en </w:t>
      </w:r>
      <w:sdt>
        <w:sdtPr>
          <w:id w:val="-662616861"/>
          <w:citation/>
        </w:sdtPr>
        <w:sdtEndPr/>
        <w:sdtContent>
          <w:r>
            <w:fldChar w:fldCharType="begin"/>
          </w:r>
          <w:r>
            <w:instrText xml:space="preserve"> CITATION Leo07 \l 12298 </w:instrText>
          </w:r>
          <w:r>
            <w:fldChar w:fldCharType="separate"/>
          </w:r>
          <w:r>
            <w:rPr>
              <w:noProof/>
            </w:rPr>
            <w:t>(Richardson &amp; Ruby, RESTful Web Services, 2007)</w:t>
          </w:r>
          <w:r>
            <w:fldChar w:fldCharType="end"/>
          </w:r>
        </w:sdtContent>
      </w:sdt>
    </w:p>
  </w:footnote>
  <w:footnote w:id="27">
    <w:p w:rsidR="000E0F9D" w:rsidRDefault="000E0F9D">
      <w:pPr>
        <w:pStyle w:val="Textonotapie"/>
      </w:pPr>
      <w:r>
        <w:rPr>
          <w:rStyle w:val="Refdenotaalpie"/>
        </w:rPr>
        <w:footnoteRef/>
      </w:r>
      <w:r>
        <w:t xml:space="preserve"> </w:t>
      </w:r>
      <w:r w:rsidRPr="00B1149A">
        <w:t>http://www.w3.org/TR/ws-gloss/#endpoint</w:t>
      </w:r>
    </w:p>
  </w:footnote>
  <w:footnote w:id="28">
    <w:p w:rsidR="000E0F9D" w:rsidRDefault="000E0F9D">
      <w:pPr>
        <w:pStyle w:val="Textonotapie"/>
      </w:pPr>
      <w:r>
        <w:rPr>
          <w:rStyle w:val="Refdenotaalpie"/>
        </w:rPr>
        <w:footnoteRef/>
      </w:r>
      <w:r>
        <w:t xml:space="preserve"> </w:t>
      </w:r>
      <w:r w:rsidRPr="007359EE">
        <w:t>http://www.thefreedictionary.com/self-contained</w:t>
      </w:r>
    </w:p>
  </w:footnote>
  <w:footnote w:id="29">
    <w:p w:rsidR="000E0F9D" w:rsidRDefault="000E0F9D">
      <w:pPr>
        <w:pStyle w:val="Textonotapie"/>
      </w:pPr>
      <w:r>
        <w:rPr>
          <w:rStyle w:val="Refdenotaalpie"/>
        </w:rPr>
        <w:footnoteRef/>
      </w:r>
      <w:r>
        <w:t xml:space="preserve"> </w:t>
      </w:r>
      <w:r w:rsidRPr="00807ED9">
        <w:t>http://json.org/json-es.html</w:t>
      </w:r>
    </w:p>
  </w:footnote>
  <w:footnote w:id="30">
    <w:p w:rsidR="000E0F9D" w:rsidRDefault="000E0F9D">
      <w:pPr>
        <w:pStyle w:val="Textonotapie"/>
      </w:pPr>
      <w:r>
        <w:rPr>
          <w:rStyle w:val="Refdenotaalpie"/>
        </w:rPr>
        <w:footnoteRef/>
      </w:r>
      <w:r>
        <w:t xml:space="preserve"> Ver en anexos documento de especificación de requerimientos</w:t>
      </w:r>
    </w:p>
  </w:footnote>
  <w:footnote w:id="31">
    <w:p w:rsidR="000E0F9D" w:rsidRDefault="000E0F9D">
      <w:pPr>
        <w:pStyle w:val="Textonotapie"/>
      </w:pPr>
      <w:r>
        <w:rPr>
          <w:rStyle w:val="Refdenotaalpie"/>
        </w:rPr>
        <w:footnoteRef/>
      </w:r>
      <w:r>
        <w:t xml:space="preserve"> </w:t>
      </w:r>
      <w:r w:rsidRPr="00162B93">
        <w:t>http://dbpedia-spotlight.github.io/demo/</w:t>
      </w:r>
    </w:p>
  </w:footnote>
  <w:footnote w:id="32">
    <w:p w:rsidR="000E0F9D" w:rsidRPr="001B7D7D" w:rsidRDefault="000E0F9D" w:rsidP="001B7D7D">
      <w:pPr>
        <w:pStyle w:val="Textonotapie"/>
      </w:pPr>
      <w:r>
        <w:rPr>
          <w:rStyle w:val="Refdenotaalpie"/>
        </w:rPr>
        <w:footnoteRef/>
      </w:r>
      <w:r>
        <w:t xml:space="preserve"> </w:t>
      </w:r>
      <w:r w:rsidRPr="00953293">
        <w:t>http://ieeexplore.ieee.org/xpl/mostRecentIssue.jsp?punumber=2228</w:t>
      </w:r>
    </w:p>
    <w:p w:rsidR="000E0F9D" w:rsidRPr="001B7D7D" w:rsidRDefault="000E0F9D" w:rsidP="001B7D7D">
      <w:pPr>
        <w:pStyle w:val="Textonotapie"/>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hybridMultilevel"/>
    <w:tmpl w:val="0000000B"/>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
    <w:nsid w:val="0120673B"/>
    <w:multiLevelType w:val="multilevel"/>
    <w:tmpl w:val="5F885306"/>
    <w:lvl w:ilvl="0">
      <w:start w:val="1"/>
      <w:numFmt w:val="decimal"/>
      <w:pStyle w:val="Nivel2"/>
      <w:lvlText w:val="%1."/>
      <w:lvlJc w:val="left"/>
      <w:pPr>
        <w:ind w:left="360" w:hanging="360"/>
      </w:pPr>
      <w:rPr>
        <w:rFonts w:hint="default"/>
      </w:rPr>
    </w:lvl>
    <w:lvl w:ilvl="1">
      <w:start w:val="1"/>
      <w:numFmt w:val="decimal"/>
      <w:pStyle w:val="Nivel3"/>
      <w:lvlText w:val="%1.%2."/>
      <w:lvlJc w:val="left"/>
      <w:pPr>
        <w:ind w:left="79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ivel4"/>
      <w:lvlText w:val="%1.%2.%3."/>
      <w:lvlJc w:val="left"/>
      <w:pPr>
        <w:ind w:left="1071" w:hanging="50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ivel5"/>
      <w:lvlText w:val="%1.%2.%3.%4."/>
      <w:lvlJc w:val="left"/>
      <w:pPr>
        <w:ind w:left="1728" w:hanging="648"/>
      </w:pPr>
      <w:rPr>
        <w:rFonts w:cs="Times New Roman" w:hint="default"/>
        <w:b w:val="0"/>
        <w:bCs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359" w:hanging="792"/>
      </w:pPr>
      <w:rPr>
        <w:rFonts w:cs="Times New Roman" w:hint="default"/>
        <w:b w:val="0"/>
        <w:bCs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31164CC"/>
    <w:multiLevelType w:val="hybridMultilevel"/>
    <w:tmpl w:val="54768898"/>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051C427F"/>
    <w:multiLevelType w:val="multilevel"/>
    <w:tmpl w:val="7624E6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ABA37D3"/>
    <w:multiLevelType w:val="hybridMultilevel"/>
    <w:tmpl w:val="99A25A90"/>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11FC266F"/>
    <w:multiLevelType w:val="hybridMultilevel"/>
    <w:tmpl w:val="A68026C2"/>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14E67A1C"/>
    <w:multiLevelType w:val="hybridMultilevel"/>
    <w:tmpl w:val="A56EDAA8"/>
    <w:lvl w:ilvl="0" w:tplc="300A0001">
      <w:start w:val="1"/>
      <w:numFmt w:val="bullet"/>
      <w:lvlText w:val=""/>
      <w:lvlJc w:val="left"/>
      <w:pPr>
        <w:ind w:left="1854" w:hanging="360"/>
      </w:pPr>
      <w:rPr>
        <w:rFonts w:ascii="Symbol" w:hAnsi="Symbol" w:hint="default"/>
      </w:rPr>
    </w:lvl>
    <w:lvl w:ilvl="1" w:tplc="300A0003">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7">
    <w:nsid w:val="15A22D8C"/>
    <w:multiLevelType w:val="hybridMultilevel"/>
    <w:tmpl w:val="FB847A12"/>
    <w:lvl w:ilvl="0" w:tplc="300A0005">
      <w:start w:val="1"/>
      <w:numFmt w:val="bullet"/>
      <w:lvlText w:val=""/>
      <w:lvlJc w:val="left"/>
      <w:pPr>
        <w:ind w:left="720" w:hanging="360"/>
      </w:pPr>
      <w:rPr>
        <w:rFonts w:ascii="Wingdings" w:hAnsi="Wingdings" w:hint="default"/>
      </w:r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8">
    <w:nsid w:val="17CB048A"/>
    <w:multiLevelType w:val="hybridMultilevel"/>
    <w:tmpl w:val="C20CBF6E"/>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nsid w:val="183C6B09"/>
    <w:multiLevelType w:val="hybridMultilevel"/>
    <w:tmpl w:val="E7427ECA"/>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nsid w:val="18AB0334"/>
    <w:multiLevelType w:val="hybridMultilevel"/>
    <w:tmpl w:val="00000011"/>
    <w:lvl w:ilvl="0" w:tplc="FFFFFFFF">
      <w:start w:val="1"/>
      <w:numFmt w:val="decimal"/>
      <w:lvlText w:val="%1."/>
      <w:lvlJc w:val="left"/>
      <w:pPr>
        <w:tabs>
          <w:tab w:val="num" w:pos="1494"/>
        </w:tabs>
        <w:ind w:left="1854"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2214"/>
        </w:tabs>
        <w:ind w:left="2574"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2934"/>
        </w:tabs>
        <w:ind w:left="3294"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3654"/>
        </w:tabs>
        <w:ind w:left="4014"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4374"/>
        </w:tabs>
        <w:ind w:left="4734"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5094"/>
        </w:tabs>
        <w:ind w:left="5454"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5814"/>
        </w:tabs>
        <w:ind w:left="6174"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6534"/>
        </w:tabs>
        <w:ind w:left="6894"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7254"/>
        </w:tabs>
        <w:ind w:left="7614" w:hanging="180"/>
      </w:pPr>
      <w:rPr>
        <w:rFonts w:ascii="Arial" w:eastAsia="Arial" w:hAnsi="Arial" w:cs="Arial"/>
        <w:b w:val="0"/>
        <w:bCs w:val="0"/>
        <w:i w:val="0"/>
        <w:iCs w:val="0"/>
        <w:strike w:val="0"/>
        <w:dstrike w:val="0"/>
        <w:color w:val="000000"/>
        <w:sz w:val="22"/>
        <w:szCs w:val="22"/>
        <w:u w:val="none"/>
        <w:effect w:val="none"/>
      </w:rPr>
    </w:lvl>
  </w:abstractNum>
  <w:abstractNum w:abstractNumId="11">
    <w:nsid w:val="1FFA6C12"/>
    <w:multiLevelType w:val="hybridMultilevel"/>
    <w:tmpl w:val="77CEA928"/>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nsid w:val="22D037C6"/>
    <w:multiLevelType w:val="hybridMultilevel"/>
    <w:tmpl w:val="DB8AC6F6"/>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nsid w:val="249D4C7A"/>
    <w:multiLevelType w:val="hybridMultilevel"/>
    <w:tmpl w:val="00000011"/>
    <w:lvl w:ilvl="0" w:tplc="FFFFFFFF">
      <w:start w:val="1"/>
      <w:numFmt w:val="decimal"/>
      <w:lvlText w:val="%1."/>
      <w:lvlJc w:val="left"/>
      <w:pPr>
        <w:tabs>
          <w:tab w:val="num" w:pos="1494"/>
        </w:tabs>
        <w:ind w:left="1854"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2214"/>
        </w:tabs>
        <w:ind w:left="2574"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2934"/>
        </w:tabs>
        <w:ind w:left="3294"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3654"/>
        </w:tabs>
        <w:ind w:left="4014"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4374"/>
        </w:tabs>
        <w:ind w:left="4734"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5094"/>
        </w:tabs>
        <w:ind w:left="5454"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5814"/>
        </w:tabs>
        <w:ind w:left="6174"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6534"/>
        </w:tabs>
        <w:ind w:left="6894"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7254"/>
        </w:tabs>
        <w:ind w:left="7614" w:hanging="180"/>
      </w:pPr>
      <w:rPr>
        <w:rFonts w:ascii="Arial" w:eastAsia="Arial" w:hAnsi="Arial" w:cs="Arial"/>
        <w:b w:val="0"/>
        <w:bCs w:val="0"/>
        <w:i w:val="0"/>
        <w:iCs w:val="0"/>
        <w:strike w:val="0"/>
        <w:dstrike w:val="0"/>
        <w:color w:val="000000"/>
        <w:sz w:val="22"/>
        <w:szCs w:val="22"/>
        <w:u w:val="none"/>
        <w:effect w:val="none"/>
      </w:rPr>
    </w:lvl>
  </w:abstractNum>
  <w:abstractNum w:abstractNumId="14">
    <w:nsid w:val="2A8037CD"/>
    <w:multiLevelType w:val="hybridMultilevel"/>
    <w:tmpl w:val="2DB86B14"/>
    <w:lvl w:ilvl="0" w:tplc="300A0001">
      <w:start w:val="1"/>
      <w:numFmt w:val="bullet"/>
      <w:lvlText w:val=""/>
      <w:lvlJc w:val="left"/>
      <w:pPr>
        <w:ind w:left="1844" w:hanging="360"/>
      </w:pPr>
      <w:rPr>
        <w:rFonts w:ascii="Symbol" w:hAnsi="Symbol" w:hint="default"/>
      </w:rPr>
    </w:lvl>
    <w:lvl w:ilvl="1" w:tplc="300A0003" w:tentative="1">
      <w:start w:val="1"/>
      <w:numFmt w:val="bullet"/>
      <w:lvlText w:val="o"/>
      <w:lvlJc w:val="left"/>
      <w:pPr>
        <w:ind w:left="2564" w:hanging="360"/>
      </w:pPr>
      <w:rPr>
        <w:rFonts w:ascii="Courier New" w:hAnsi="Courier New" w:cs="Courier New" w:hint="default"/>
      </w:rPr>
    </w:lvl>
    <w:lvl w:ilvl="2" w:tplc="300A0005" w:tentative="1">
      <w:start w:val="1"/>
      <w:numFmt w:val="bullet"/>
      <w:lvlText w:val=""/>
      <w:lvlJc w:val="left"/>
      <w:pPr>
        <w:ind w:left="3284" w:hanging="360"/>
      </w:pPr>
      <w:rPr>
        <w:rFonts w:ascii="Wingdings" w:hAnsi="Wingdings" w:hint="default"/>
      </w:rPr>
    </w:lvl>
    <w:lvl w:ilvl="3" w:tplc="300A0001" w:tentative="1">
      <w:start w:val="1"/>
      <w:numFmt w:val="bullet"/>
      <w:lvlText w:val=""/>
      <w:lvlJc w:val="left"/>
      <w:pPr>
        <w:ind w:left="4004" w:hanging="360"/>
      </w:pPr>
      <w:rPr>
        <w:rFonts w:ascii="Symbol" w:hAnsi="Symbol" w:hint="default"/>
      </w:rPr>
    </w:lvl>
    <w:lvl w:ilvl="4" w:tplc="300A0003" w:tentative="1">
      <w:start w:val="1"/>
      <w:numFmt w:val="bullet"/>
      <w:lvlText w:val="o"/>
      <w:lvlJc w:val="left"/>
      <w:pPr>
        <w:ind w:left="4724" w:hanging="360"/>
      </w:pPr>
      <w:rPr>
        <w:rFonts w:ascii="Courier New" w:hAnsi="Courier New" w:cs="Courier New" w:hint="default"/>
      </w:rPr>
    </w:lvl>
    <w:lvl w:ilvl="5" w:tplc="300A0005" w:tentative="1">
      <w:start w:val="1"/>
      <w:numFmt w:val="bullet"/>
      <w:lvlText w:val=""/>
      <w:lvlJc w:val="left"/>
      <w:pPr>
        <w:ind w:left="5444" w:hanging="360"/>
      </w:pPr>
      <w:rPr>
        <w:rFonts w:ascii="Wingdings" w:hAnsi="Wingdings" w:hint="default"/>
      </w:rPr>
    </w:lvl>
    <w:lvl w:ilvl="6" w:tplc="300A0001" w:tentative="1">
      <w:start w:val="1"/>
      <w:numFmt w:val="bullet"/>
      <w:lvlText w:val=""/>
      <w:lvlJc w:val="left"/>
      <w:pPr>
        <w:ind w:left="6164" w:hanging="360"/>
      </w:pPr>
      <w:rPr>
        <w:rFonts w:ascii="Symbol" w:hAnsi="Symbol" w:hint="default"/>
      </w:rPr>
    </w:lvl>
    <w:lvl w:ilvl="7" w:tplc="300A0003" w:tentative="1">
      <w:start w:val="1"/>
      <w:numFmt w:val="bullet"/>
      <w:lvlText w:val="o"/>
      <w:lvlJc w:val="left"/>
      <w:pPr>
        <w:ind w:left="6884" w:hanging="360"/>
      </w:pPr>
      <w:rPr>
        <w:rFonts w:ascii="Courier New" w:hAnsi="Courier New" w:cs="Courier New" w:hint="default"/>
      </w:rPr>
    </w:lvl>
    <w:lvl w:ilvl="8" w:tplc="300A0005" w:tentative="1">
      <w:start w:val="1"/>
      <w:numFmt w:val="bullet"/>
      <w:lvlText w:val=""/>
      <w:lvlJc w:val="left"/>
      <w:pPr>
        <w:ind w:left="7604" w:hanging="360"/>
      </w:pPr>
      <w:rPr>
        <w:rFonts w:ascii="Wingdings" w:hAnsi="Wingdings" w:hint="default"/>
      </w:rPr>
    </w:lvl>
  </w:abstractNum>
  <w:abstractNum w:abstractNumId="15">
    <w:nsid w:val="2CB42816"/>
    <w:multiLevelType w:val="hybridMultilevel"/>
    <w:tmpl w:val="3A1A77D2"/>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16">
    <w:nsid w:val="3A9B135B"/>
    <w:multiLevelType w:val="hybridMultilevel"/>
    <w:tmpl w:val="7206EC78"/>
    <w:lvl w:ilvl="0" w:tplc="300A0005">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7">
    <w:nsid w:val="3B7D7319"/>
    <w:multiLevelType w:val="hybridMultilevel"/>
    <w:tmpl w:val="ABEAADAC"/>
    <w:lvl w:ilvl="0" w:tplc="300A0001">
      <w:start w:val="1"/>
      <w:numFmt w:val="bullet"/>
      <w:lvlText w:val=""/>
      <w:lvlJc w:val="left"/>
      <w:pPr>
        <w:ind w:left="1571" w:hanging="360"/>
      </w:pPr>
      <w:rPr>
        <w:rFonts w:ascii="Symbol" w:hAnsi="Symbol" w:hint="default"/>
      </w:rPr>
    </w:lvl>
    <w:lvl w:ilvl="1" w:tplc="300A0003" w:tentative="1">
      <w:start w:val="1"/>
      <w:numFmt w:val="bullet"/>
      <w:lvlText w:val="o"/>
      <w:lvlJc w:val="left"/>
      <w:pPr>
        <w:ind w:left="2291" w:hanging="360"/>
      </w:pPr>
      <w:rPr>
        <w:rFonts w:ascii="Courier New" w:hAnsi="Courier New" w:cs="Courier New" w:hint="default"/>
      </w:rPr>
    </w:lvl>
    <w:lvl w:ilvl="2" w:tplc="300A0005" w:tentative="1">
      <w:start w:val="1"/>
      <w:numFmt w:val="bullet"/>
      <w:lvlText w:val=""/>
      <w:lvlJc w:val="left"/>
      <w:pPr>
        <w:ind w:left="3011" w:hanging="360"/>
      </w:pPr>
      <w:rPr>
        <w:rFonts w:ascii="Wingdings" w:hAnsi="Wingdings" w:hint="default"/>
      </w:rPr>
    </w:lvl>
    <w:lvl w:ilvl="3" w:tplc="300A0001" w:tentative="1">
      <w:start w:val="1"/>
      <w:numFmt w:val="bullet"/>
      <w:lvlText w:val=""/>
      <w:lvlJc w:val="left"/>
      <w:pPr>
        <w:ind w:left="3731" w:hanging="360"/>
      </w:pPr>
      <w:rPr>
        <w:rFonts w:ascii="Symbol" w:hAnsi="Symbol" w:hint="default"/>
      </w:rPr>
    </w:lvl>
    <w:lvl w:ilvl="4" w:tplc="300A0003" w:tentative="1">
      <w:start w:val="1"/>
      <w:numFmt w:val="bullet"/>
      <w:lvlText w:val="o"/>
      <w:lvlJc w:val="left"/>
      <w:pPr>
        <w:ind w:left="4451" w:hanging="360"/>
      </w:pPr>
      <w:rPr>
        <w:rFonts w:ascii="Courier New" w:hAnsi="Courier New" w:cs="Courier New" w:hint="default"/>
      </w:rPr>
    </w:lvl>
    <w:lvl w:ilvl="5" w:tplc="300A0005" w:tentative="1">
      <w:start w:val="1"/>
      <w:numFmt w:val="bullet"/>
      <w:lvlText w:val=""/>
      <w:lvlJc w:val="left"/>
      <w:pPr>
        <w:ind w:left="5171" w:hanging="360"/>
      </w:pPr>
      <w:rPr>
        <w:rFonts w:ascii="Wingdings" w:hAnsi="Wingdings" w:hint="default"/>
      </w:rPr>
    </w:lvl>
    <w:lvl w:ilvl="6" w:tplc="300A0001" w:tentative="1">
      <w:start w:val="1"/>
      <w:numFmt w:val="bullet"/>
      <w:lvlText w:val=""/>
      <w:lvlJc w:val="left"/>
      <w:pPr>
        <w:ind w:left="5891" w:hanging="360"/>
      </w:pPr>
      <w:rPr>
        <w:rFonts w:ascii="Symbol" w:hAnsi="Symbol" w:hint="default"/>
      </w:rPr>
    </w:lvl>
    <w:lvl w:ilvl="7" w:tplc="300A0003" w:tentative="1">
      <w:start w:val="1"/>
      <w:numFmt w:val="bullet"/>
      <w:lvlText w:val="o"/>
      <w:lvlJc w:val="left"/>
      <w:pPr>
        <w:ind w:left="6611" w:hanging="360"/>
      </w:pPr>
      <w:rPr>
        <w:rFonts w:ascii="Courier New" w:hAnsi="Courier New" w:cs="Courier New" w:hint="default"/>
      </w:rPr>
    </w:lvl>
    <w:lvl w:ilvl="8" w:tplc="300A0005" w:tentative="1">
      <w:start w:val="1"/>
      <w:numFmt w:val="bullet"/>
      <w:lvlText w:val=""/>
      <w:lvlJc w:val="left"/>
      <w:pPr>
        <w:ind w:left="7331" w:hanging="360"/>
      </w:pPr>
      <w:rPr>
        <w:rFonts w:ascii="Wingdings" w:hAnsi="Wingdings" w:hint="default"/>
      </w:rPr>
    </w:lvl>
  </w:abstractNum>
  <w:abstractNum w:abstractNumId="18">
    <w:nsid w:val="484A14E8"/>
    <w:multiLevelType w:val="hybridMultilevel"/>
    <w:tmpl w:val="54F8191C"/>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nsid w:val="4A5150FD"/>
    <w:multiLevelType w:val="hybridMultilevel"/>
    <w:tmpl w:val="70DAFB44"/>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nsid w:val="4CAB10CA"/>
    <w:multiLevelType w:val="hybridMultilevel"/>
    <w:tmpl w:val="0000000B"/>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1">
    <w:nsid w:val="4F04085B"/>
    <w:multiLevelType w:val="hybridMultilevel"/>
    <w:tmpl w:val="585A11EC"/>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nsid w:val="54E50F52"/>
    <w:multiLevelType w:val="hybridMultilevel"/>
    <w:tmpl w:val="025E3E8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3">
    <w:nsid w:val="589C3480"/>
    <w:multiLevelType w:val="hybridMultilevel"/>
    <w:tmpl w:val="A7D415DA"/>
    <w:lvl w:ilvl="0" w:tplc="300A0001">
      <w:start w:val="1"/>
      <w:numFmt w:val="bullet"/>
      <w:lvlText w:val=""/>
      <w:lvlJc w:val="left"/>
      <w:pPr>
        <w:ind w:left="1844" w:hanging="360"/>
      </w:pPr>
      <w:rPr>
        <w:rFonts w:ascii="Symbol" w:hAnsi="Symbol" w:hint="default"/>
      </w:rPr>
    </w:lvl>
    <w:lvl w:ilvl="1" w:tplc="300A0003" w:tentative="1">
      <w:start w:val="1"/>
      <w:numFmt w:val="bullet"/>
      <w:lvlText w:val="o"/>
      <w:lvlJc w:val="left"/>
      <w:pPr>
        <w:ind w:left="2564" w:hanging="360"/>
      </w:pPr>
      <w:rPr>
        <w:rFonts w:ascii="Courier New" w:hAnsi="Courier New" w:cs="Courier New" w:hint="default"/>
      </w:rPr>
    </w:lvl>
    <w:lvl w:ilvl="2" w:tplc="300A0005" w:tentative="1">
      <w:start w:val="1"/>
      <w:numFmt w:val="bullet"/>
      <w:lvlText w:val=""/>
      <w:lvlJc w:val="left"/>
      <w:pPr>
        <w:ind w:left="3284" w:hanging="360"/>
      </w:pPr>
      <w:rPr>
        <w:rFonts w:ascii="Wingdings" w:hAnsi="Wingdings" w:hint="default"/>
      </w:rPr>
    </w:lvl>
    <w:lvl w:ilvl="3" w:tplc="300A0001" w:tentative="1">
      <w:start w:val="1"/>
      <w:numFmt w:val="bullet"/>
      <w:lvlText w:val=""/>
      <w:lvlJc w:val="left"/>
      <w:pPr>
        <w:ind w:left="4004" w:hanging="360"/>
      </w:pPr>
      <w:rPr>
        <w:rFonts w:ascii="Symbol" w:hAnsi="Symbol" w:hint="default"/>
      </w:rPr>
    </w:lvl>
    <w:lvl w:ilvl="4" w:tplc="300A0003" w:tentative="1">
      <w:start w:val="1"/>
      <w:numFmt w:val="bullet"/>
      <w:lvlText w:val="o"/>
      <w:lvlJc w:val="left"/>
      <w:pPr>
        <w:ind w:left="4724" w:hanging="360"/>
      </w:pPr>
      <w:rPr>
        <w:rFonts w:ascii="Courier New" w:hAnsi="Courier New" w:cs="Courier New" w:hint="default"/>
      </w:rPr>
    </w:lvl>
    <w:lvl w:ilvl="5" w:tplc="300A0005" w:tentative="1">
      <w:start w:val="1"/>
      <w:numFmt w:val="bullet"/>
      <w:lvlText w:val=""/>
      <w:lvlJc w:val="left"/>
      <w:pPr>
        <w:ind w:left="5444" w:hanging="360"/>
      </w:pPr>
      <w:rPr>
        <w:rFonts w:ascii="Wingdings" w:hAnsi="Wingdings" w:hint="default"/>
      </w:rPr>
    </w:lvl>
    <w:lvl w:ilvl="6" w:tplc="300A0001" w:tentative="1">
      <w:start w:val="1"/>
      <w:numFmt w:val="bullet"/>
      <w:lvlText w:val=""/>
      <w:lvlJc w:val="left"/>
      <w:pPr>
        <w:ind w:left="6164" w:hanging="360"/>
      </w:pPr>
      <w:rPr>
        <w:rFonts w:ascii="Symbol" w:hAnsi="Symbol" w:hint="default"/>
      </w:rPr>
    </w:lvl>
    <w:lvl w:ilvl="7" w:tplc="300A0003" w:tentative="1">
      <w:start w:val="1"/>
      <w:numFmt w:val="bullet"/>
      <w:lvlText w:val="o"/>
      <w:lvlJc w:val="left"/>
      <w:pPr>
        <w:ind w:left="6884" w:hanging="360"/>
      </w:pPr>
      <w:rPr>
        <w:rFonts w:ascii="Courier New" w:hAnsi="Courier New" w:cs="Courier New" w:hint="default"/>
      </w:rPr>
    </w:lvl>
    <w:lvl w:ilvl="8" w:tplc="300A0005" w:tentative="1">
      <w:start w:val="1"/>
      <w:numFmt w:val="bullet"/>
      <w:lvlText w:val=""/>
      <w:lvlJc w:val="left"/>
      <w:pPr>
        <w:ind w:left="7604" w:hanging="360"/>
      </w:pPr>
      <w:rPr>
        <w:rFonts w:ascii="Wingdings" w:hAnsi="Wingdings" w:hint="default"/>
      </w:rPr>
    </w:lvl>
  </w:abstractNum>
  <w:abstractNum w:abstractNumId="24">
    <w:nsid w:val="595C558B"/>
    <w:multiLevelType w:val="hybridMultilevel"/>
    <w:tmpl w:val="042ED26E"/>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nsid w:val="640D1D04"/>
    <w:multiLevelType w:val="hybridMultilevel"/>
    <w:tmpl w:val="CB7AB8C0"/>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nsid w:val="64850C46"/>
    <w:multiLevelType w:val="hybridMultilevel"/>
    <w:tmpl w:val="13D2BD6C"/>
    <w:lvl w:ilvl="0" w:tplc="300A0003">
      <w:start w:val="1"/>
      <w:numFmt w:val="bullet"/>
      <w:lvlText w:val="o"/>
      <w:lvlJc w:val="left"/>
      <w:pPr>
        <w:ind w:left="1854" w:hanging="360"/>
      </w:pPr>
      <w:rPr>
        <w:rFonts w:ascii="Courier New" w:hAnsi="Courier New" w:cs="Courier New"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27">
    <w:nsid w:val="6A452822"/>
    <w:multiLevelType w:val="hybridMultilevel"/>
    <w:tmpl w:val="B1C2D390"/>
    <w:lvl w:ilvl="0" w:tplc="300A0001">
      <w:start w:val="1"/>
      <w:numFmt w:val="bullet"/>
      <w:lvlText w:val=""/>
      <w:lvlJc w:val="left"/>
      <w:pPr>
        <w:ind w:left="1440" w:hanging="360"/>
      </w:pPr>
      <w:rPr>
        <w:rFonts w:ascii="Symbol" w:hAnsi="Symbol" w:hint="default"/>
      </w:rPr>
    </w:lvl>
    <w:lvl w:ilvl="1" w:tplc="300A0003">
      <w:start w:val="1"/>
      <w:numFmt w:val="bullet"/>
      <w:lvlText w:val="o"/>
      <w:lvlJc w:val="left"/>
      <w:pPr>
        <w:ind w:left="2160" w:hanging="360"/>
      </w:pPr>
      <w:rPr>
        <w:rFonts w:ascii="Courier New" w:hAnsi="Courier New" w:cs="Courier New" w:hint="default"/>
      </w:rPr>
    </w:lvl>
    <w:lvl w:ilvl="2" w:tplc="300A0005">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8">
    <w:nsid w:val="76062136"/>
    <w:multiLevelType w:val="hybridMultilevel"/>
    <w:tmpl w:val="51BE4D18"/>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9">
    <w:nsid w:val="7B5825D2"/>
    <w:multiLevelType w:val="hybridMultilevel"/>
    <w:tmpl w:val="00000011"/>
    <w:lvl w:ilvl="0" w:tplc="FFFFFFFF">
      <w:start w:val="1"/>
      <w:numFmt w:val="decimal"/>
      <w:lvlText w:val="%1."/>
      <w:lvlJc w:val="left"/>
      <w:pPr>
        <w:tabs>
          <w:tab w:val="num" w:pos="1494"/>
        </w:tabs>
        <w:ind w:left="1854"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2214"/>
        </w:tabs>
        <w:ind w:left="2574"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2934"/>
        </w:tabs>
        <w:ind w:left="3294"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3654"/>
        </w:tabs>
        <w:ind w:left="4014"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4374"/>
        </w:tabs>
        <w:ind w:left="4734"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5094"/>
        </w:tabs>
        <w:ind w:left="5454"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5814"/>
        </w:tabs>
        <w:ind w:left="6174"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6534"/>
        </w:tabs>
        <w:ind w:left="6894"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7254"/>
        </w:tabs>
        <w:ind w:left="7614" w:hanging="180"/>
      </w:pPr>
      <w:rPr>
        <w:rFonts w:ascii="Arial" w:eastAsia="Arial" w:hAnsi="Arial" w:cs="Arial"/>
        <w:b w:val="0"/>
        <w:bCs w:val="0"/>
        <w:i w:val="0"/>
        <w:iCs w:val="0"/>
        <w:strike w:val="0"/>
        <w:dstrike w:val="0"/>
        <w:color w:val="000000"/>
        <w:sz w:val="22"/>
        <w:szCs w:val="22"/>
        <w:u w:val="none"/>
        <w:effect w:val="none"/>
      </w:rPr>
    </w:lvl>
  </w:abstractNum>
  <w:abstractNum w:abstractNumId="30">
    <w:nsid w:val="7E5E326A"/>
    <w:multiLevelType w:val="hybridMultilevel"/>
    <w:tmpl w:val="92926C86"/>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21"/>
  </w:num>
  <w:num w:numId="4">
    <w:abstractNumId w:val="22"/>
  </w:num>
  <w:num w:numId="5">
    <w:abstractNumId w:val="5"/>
  </w:num>
  <w:num w:numId="6">
    <w:abstractNumId w:val="25"/>
  </w:num>
  <w:num w:numId="7">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num>
  <w:num w:numId="9">
    <w:abstractNumId w:val="7"/>
  </w:num>
  <w:num w:numId="10">
    <w:abstractNumId w:val="16"/>
  </w:num>
  <w:num w:numId="11">
    <w:abstractNumId w:val="9"/>
  </w:num>
  <w:num w:numId="12">
    <w:abstractNumId w:val="2"/>
  </w:num>
  <w:num w:numId="13">
    <w:abstractNumId w:val="1"/>
  </w:num>
  <w:num w:numId="14">
    <w:abstractNumId w:val="28"/>
  </w:num>
  <w:num w:numId="15">
    <w:abstractNumId w:val="30"/>
  </w:num>
  <w:num w:numId="16">
    <w:abstractNumId w:val="17"/>
  </w:num>
  <w:num w:numId="17">
    <w:abstractNumId w:val="14"/>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num>
  <w:num w:numId="20">
    <w:abstractNumId w:val="23"/>
  </w:num>
  <w:num w:numId="21">
    <w:abstractNumId w:val="6"/>
  </w:num>
  <w:num w:numId="22">
    <w:abstractNumId w:val="13"/>
  </w:num>
  <w:num w:numId="23">
    <w:abstractNumId w:val="26"/>
  </w:num>
  <w:num w:numId="24">
    <w:abstractNumId w:val="20"/>
  </w:num>
  <w:num w:numId="25">
    <w:abstractNumId w:val="29"/>
  </w:num>
  <w:num w:numId="26">
    <w:abstractNumId w:val="27"/>
  </w:num>
  <w:num w:numId="27">
    <w:abstractNumId w:val="10"/>
  </w:num>
  <w:num w:numId="28">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num>
  <w:num w:numId="33">
    <w:abstractNumId w:val="19"/>
  </w:num>
  <w:num w:numId="34">
    <w:abstractNumId w:val="24"/>
  </w:num>
  <w:num w:numId="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8"/>
  </w:num>
  <w:num w:numId="37">
    <w:abstractNumId w:val="11"/>
  </w:num>
  <w:num w:numId="38">
    <w:abstractNumId w:val="8"/>
  </w:num>
  <w:num w:numId="39">
    <w:abstractNumId w:val="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70D0"/>
    <w:rsid w:val="00006AB2"/>
    <w:rsid w:val="00006BE8"/>
    <w:rsid w:val="0001178E"/>
    <w:rsid w:val="00011D11"/>
    <w:rsid w:val="00015071"/>
    <w:rsid w:val="0001546D"/>
    <w:rsid w:val="00015C1F"/>
    <w:rsid w:val="00015FA0"/>
    <w:rsid w:val="000214F6"/>
    <w:rsid w:val="00021C8E"/>
    <w:rsid w:val="00024638"/>
    <w:rsid w:val="00024EC2"/>
    <w:rsid w:val="000320EA"/>
    <w:rsid w:val="0003331B"/>
    <w:rsid w:val="00033CC7"/>
    <w:rsid w:val="000361FE"/>
    <w:rsid w:val="00037983"/>
    <w:rsid w:val="00041AC6"/>
    <w:rsid w:val="00041C26"/>
    <w:rsid w:val="00043514"/>
    <w:rsid w:val="00043F7F"/>
    <w:rsid w:val="00047CAC"/>
    <w:rsid w:val="00050494"/>
    <w:rsid w:val="00051F52"/>
    <w:rsid w:val="00052D1C"/>
    <w:rsid w:val="00053EF3"/>
    <w:rsid w:val="0005738B"/>
    <w:rsid w:val="00057A18"/>
    <w:rsid w:val="00061E68"/>
    <w:rsid w:val="000624C5"/>
    <w:rsid w:val="00062875"/>
    <w:rsid w:val="00065912"/>
    <w:rsid w:val="00070F03"/>
    <w:rsid w:val="0007202E"/>
    <w:rsid w:val="000732DC"/>
    <w:rsid w:val="00073D45"/>
    <w:rsid w:val="00074789"/>
    <w:rsid w:val="0007542C"/>
    <w:rsid w:val="00077CDF"/>
    <w:rsid w:val="0008575C"/>
    <w:rsid w:val="00085BA1"/>
    <w:rsid w:val="00085FCA"/>
    <w:rsid w:val="00086BF1"/>
    <w:rsid w:val="00087958"/>
    <w:rsid w:val="000904B2"/>
    <w:rsid w:val="000949A9"/>
    <w:rsid w:val="0009578F"/>
    <w:rsid w:val="0009657F"/>
    <w:rsid w:val="000A0945"/>
    <w:rsid w:val="000A127D"/>
    <w:rsid w:val="000A1DD4"/>
    <w:rsid w:val="000A27A4"/>
    <w:rsid w:val="000A2D43"/>
    <w:rsid w:val="000A35E1"/>
    <w:rsid w:val="000A4D34"/>
    <w:rsid w:val="000B1D41"/>
    <w:rsid w:val="000B5B4A"/>
    <w:rsid w:val="000B5DF3"/>
    <w:rsid w:val="000C02A6"/>
    <w:rsid w:val="000C08AA"/>
    <w:rsid w:val="000C1693"/>
    <w:rsid w:val="000C3561"/>
    <w:rsid w:val="000C4A70"/>
    <w:rsid w:val="000C4C26"/>
    <w:rsid w:val="000D04CD"/>
    <w:rsid w:val="000D358A"/>
    <w:rsid w:val="000D6C49"/>
    <w:rsid w:val="000D6F04"/>
    <w:rsid w:val="000E0F9D"/>
    <w:rsid w:val="000E2499"/>
    <w:rsid w:val="000E3413"/>
    <w:rsid w:val="000E6F98"/>
    <w:rsid w:val="000E7AD6"/>
    <w:rsid w:val="000F0415"/>
    <w:rsid w:val="000F068A"/>
    <w:rsid w:val="000F0C3C"/>
    <w:rsid w:val="000F4511"/>
    <w:rsid w:val="000F6B72"/>
    <w:rsid w:val="000F723A"/>
    <w:rsid w:val="000F73B7"/>
    <w:rsid w:val="00102973"/>
    <w:rsid w:val="00103CF7"/>
    <w:rsid w:val="00104851"/>
    <w:rsid w:val="00105CBF"/>
    <w:rsid w:val="00105CE6"/>
    <w:rsid w:val="001077AD"/>
    <w:rsid w:val="00107856"/>
    <w:rsid w:val="00111BD4"/>
    <w:rsid w:val="001137C0"/>
    <w:rsid w:val="001145E5"/>
    <w:rsid w:val="00114C11"/>
    <w:rsid w:val="00115933"/>
    <w:rsid w:val="00124CC7"/>
    <w:rsid w:val="00124F45"/>
    <w:rsid w:val="0012574B"/>
    <w:rsid w:val="00131688"/>
    <w:rsid w:val="001336C6"/>
    <w:rsid w:val="00134B16"/>
    <w:rsid w:val="001371F3"/>
    <w:rsid w:val="001376A1"/>
    <w:rsid w:val="00140999"/>
    <w:rsid w:val="001420E4"/>
    <w:rsid w:val="00143032"/>
    <w:rsid w:val="00143F59"/>
    <w:rsid w:val="001447C9"/>
    <w:rsid w:val="00144B53"/>
    <w:rsid w:val="001455B9"/>
    <w:rsid w:val="00145C54"/>
    <w:rsid w:val="00153473"/>
    <w:rsid w:val="0015612A"/>
    <w:rsid w:val="001575DD"/>
    <w:rsid w:val="00160A2C"/>
    <w:rsid w:val="00161B9A"/>
    <w:rsid w:val="00162B93"/>
    <w:rsid w:val="00163BC7"/>
    <w:rsid w:val="00163C45"/>
    <w:rsid w:val="00164F94"/>
    <w:rsid w:val="001674CE"/>
    <w:rsid w:val="00170071"/>
    <w:rsid w:val="00172402"/>
    <w:rsid w:val="00173CC9"/>
    <w:rsid w:val="00177467"/>
    <w:rsid w:val="00177AB7"/>
    <w:rsid w:val="00177D73"/>
    <w:rsid w:val="00181C88"/>
    <w:rsid w:val="001854C1"/>
    <w:rsid w:val="00193658"/>
    <w:rsid w:val="00193928"/>
    <w:rsid w:val="00193EBA"/>
    <w:rsid w:val="001A2A43"/>
    <w:rsid w:val="001A4017"/>
    <w:rsid w:val="001B0E32"/>
    <w:rsid w:val="001B3C72"/>
    <w:rsid w:val="001B3D77"/>
    <w:rsid w:val="001B45B4"/>
    <w:rsid w:val="001B7D7D"/>
    <w:rsid w:val="001C249B"/>
    <w:rsid w:val="001C37A3"/>
    <w:rsid w:val="001C69F1"/>
    <w:rsid w:val="001D1A5D"/>
    <w:rsid w:val="001D6A55"/>
    <w:rsid w:val="001D6C4E"/>
    <w:rsid w:val="001D751E"/>
    <w:rsid w:val="001E01CE"/>
    <w:rsid w:val="001E0589"/>
    <w:rsid w:val="001E1BFF"/>
    <w:rsid w:val="001E3F9D"/>
    <w:rsid w:val="001E44E1"/>
    <w:rsid w:val="001E58F7"/>
    <w:rsid w:val="001E6986"/>
    <w:rsid w:val="001F08AE"/>
    <w:rsid w:val="001F0915"/>
    <w:rsid w:val="001F1DDC"/>
    <w:rsid w:val="001F3344"/>
    <w:rsid w:val="001F5B57"/>
    <w:rsid w:val="001F5EAF"/>
    <w:rsid w:val="001F5EBC"/>
    <w:rsid w:val="001F6245"/>
    <w:rsid w:val="002004BE"/>
    <w:rsid w:val="00200D95"/>
    <w:rsid w:val="00202130"/>
    <w:rsid w:val="002051EC"/>
    <w:rsid w:val="00206C9C"/>
    <w:rsid w:val="00207EF5"/>
    <w:rsid w:val="002106A7"/>
    <w:rsid w:val="0021281D"/>
    <w:rsid w:val="00215C85"/>
    <w:rsid w:val="00220026"/>
    <w:rsid w:val="0022067C"/>
    <w:rsid w:val="00225937"/>
    <w:rsid w:val="0022651A"/>
    <w:rsid w:val="0023171D"/>
    <w:rsid w:val="00231CEB"/>
    <w:rsid w:val="00231CFD"/>
    <w:rsid w:val="0023518F"/>
    <w:rsid w:val="0023768F"/>
    <w:rsid w:val="0024108E"/>
    <w:rsid w:val="00243B9A"/>
    <w:rsid w:val="00243D16"/>
    <w:rsid w:val="00243E6C"/>
    <w:rsid w:val="002447F9"/>
    <w:rsid w:val="00244986"/>
    <w:rsid w:val="00246EE0"/>
    <w:rsid w:val="00247F9C"/>
    <w:rsid w:val="00250E86"/>
    <w:rsid w:val="002527E3"/>
    <w:rsid w:val="00253DF2"/>
    <w:rsid w:val="002616C2"/>
    <w:rsid w:val="002636FA"/>
    <w:rsid w:val="00263FE1"/>
    <w:rsid w:val="0026609D"/>
    <w:rsid w:val="002665D6"/>
    <w:rsid w:val="0026688A"/>
    <w:rsid w:val="00276B9B"/>
    <w:rsid w:val="002808BD"/>
    <w:rsid w:val="00280BE2"/>
    <w:rsid w:val="00281D73"/>
    <w:rsid w:val="00284A1E"/>
    <w:rsid w:val="00287F2E"/>
    <w:rsid w:val="00290B2D"/>
    <w:rsid w:val="00295E5D"/>
    <w:rsid w:val="002A05C0"/>
    <w:rsid w:val="002A094B"/>
    <w:rsid w:val="002A0C59"/>
    <w:rsid w:val="002A0D67"/>
    <w:rsid w:val="002A1E28"/>
    <w:rsid w:val="002A690F"/>
    <w:rsid w:val="002B02D7"/>
    <w:rsid w:val="002B3123"/>
    <w:rsid w:val="002B33B0"/>
    <w:rsid w:val="002B36D2"/>
    <w:rsid w:val="002B52F2"/>
    <w:rsid w:val="002B7BC9"/>
    <w:rsid w:val="002C0454"/>
    <w:rsid w:val="002C1055"/>
    <w:rsid w:val="002C20A3"/>
    <w:rsid w:val="002C326C"/>
    <w:rsid w:val="002C5406"/>
    <w:rsid w:val="002C61DA"/>
    <w:rsid w:val="002C63FF"/>
    <w:rsid w:val="002C70C6"/>
    <w:rsid w:val="002D0EE7"/>
    <w:rsid w:val="002D1B70"/>
    <w:rsid w:val="002D3B3F"/>
    <w:rsid w:val="002D4600"/>
    <w:rsid w:val="002D49A2"/>
    <w:rsid w:val="002D5A2C"/>
    <w:rsid w:val="002D703A"/>
    <w:rsid w:val="002E0E74"/>
    <w:rsid w:val="002E139B"/>
    <w:rsid w:val="002E35AF"/>
    <w:rsid w:val="002E43F8"/>
    <w:rsid w:val="002E5268"/>
    <w:rsid w:val="002E6823"/>
    <w:rsid w:val="002E6C75"/>
    <w:rsid w:val="002E7D09"/>
    <w:rsid w:val="002F1973"/>
    <w:rsid w:val="002F4622"/>
    <w:rsid w:val="002F4636"/>
    <w:rsid w:val="002F7A15"/>
    <w:rsid w:val="002F7D6C"/>
    <w:rsid w:val="00302422"/>
    <w:rsid w:val="00302C41"/>
    <w:rsid w:val="00304010"/>
    <w:rsid w:val="0030413B"/>
    <w:rsid w:val="00305804"/>
    <w:rsid w:val="003059C3"/>
    <w:rsid w:val="003074BC"/>
    <w:rsid w:val="003105BC"/>
    <w:rsid w:val="003131A5"/>
    <w:rsid w:val="00315DF3"/>
    <w:rsid w:val="0032124A"/>
    <w:rsid w:val="003240A4"/>
    <w:rsid w:val="00326ADB"/>
    <w:rsid w:val="003312ED"/>
    <w:rsid w:val="00333126"/>
    <w:rsid w:val="0033425B"/>
    <w:rsid w:val="003369C5"/>
    <w:rsid w:val="003424F1"/>
    <w:rsid w:val="00345F63"/>
    <w:rsid w:val="00346057"/>
    <w:rsid w:val="00347D7A"/>
    <w:rsid w:val="00350E9E"/>
    <w:rsid w:val="003514D8"/>
    <w:rsid w:val="0035346D"/>
    <w:rsid w:val="0035479D"/>
    <w:rsid w:val="00361097"/>
    <w:rsid w:val="00362E5C"/>
    <w:rsid w:val="003632E5"/>
    <w:rsid w:val="003648DB"/>
    <w:rsid w:val="003723E8"/>
    <w:rsid w:val="0037267F"/>
    <w:rsid w:val="00375B12"/>
    <w:rsid w:val="003777D2"/>
    <w:rsid w:val="003778BB"/>
    <w:rsid w:val="00377C1E"/>
    <w:rsid w:val="00384527"/>
    <w:rsid w:val="00384DB9"/>
    <w:rsid w:val="003856EF"/>
    <w:rsid w:val="00391218"/>
    <w:rsid w:val="00391B1E"/>
    <w:rsid w:val="003929D1"/>
    <w:rsid w:val="003951FA"/>
    <w:rsid w:val="0039610C"/>
    <w:rsid w:val="003A0908"/>
    <w:rsid w:val="003A1082"/>
    <w:rsid w:val="003A133C"/>
    <w:rsid w:val="003A1AD6"/>
    <w:rsid w:val="003A2A3D"/>
    <w:rsid w:val="003A2FD4"/>
    <w:rsid w:val="003A5AE9"/>
    <w:rsid w:val="003B05CE"/>
    <w:rsid w:val="003B44D2"/>
    <w:rsid w:val="003B629B"/>
    <w:rsid w:val="003C28B9"/>
    <w:rsid w:val="003C2F85"/>
    <w:rsid w:val="003C47D9"/>
    <w:rsid w:val="003C59BB"/>
    <w:rsid w:val="003D19FD"/>
    <w:rsid w:val="003E056F"/>
    <w:rsid w:val="003E4076"/>
    <w:rsid w:val="003E6FE5"/>
    <w:rsid w:val="003F03CC"/>
    <w:rsid w:val="003F3422"/>
    <w:rsid w:val="003F3475"/>
    <w:rsid w:val="003F6914"/>
    <w:rsid w:val="003F7152"/>
    <w:rsid w:val="003F7863"/>
    <w:rsid w:val="00401E09"/>
    <w:rsid w:val="00402A13"/>
    <w:rsid w:val="00406DF3"/>
    <w:rsid w:val="004071EF"/>
    <w:rsid w:val="004137E1"/>
    <w:rsid w:val="00415A67"/>
    <w:rsid w:val="00415BE1"/>
    <w:rsid w:val="004203CD"/>
    <w:rsid w:val="0042068E"/>
    <w:rsid w:val="00422748"/>
    <w:rsid w:val="0042277C"/>
    <w:rsid w:val="0042295A"/>
    <w:rsid w:val="0042398A"/>
    <w:rsid w:val="0042475C"/>
    <w:rsid w:val="0042546F"/>
    <w:rsid w:val="004271FA"/>
    <w:rsid w:val="0042736D"/>
    <w:rsid w:val="00431448"/>
    <w:rsid w:val="00440B3C"/>
    <w:rsid w:val="00440E20"/>
    <w:rsid w:val="0044134F"/>
    <w:rsid w:val="0044141F"/>
    <w:rsid w:val="00441B61"/>
    <w:rsid w:val="00444776"/>
    <w:rsid w:val="00446D81"/>
    <w:rsid w:val="0044761B"/>
    <w:rsid w:val="00453647"/>
    <w:rsid w:val="00454C39"/>
    <w:rsid w:val="004577FD"/>
    <w:rsid w:val="004653D3"/>
    <w:rsid w:val="004665B7"/>
    <w:rsid w:val="00466AA4"/>
    <w:rsid w:val="00470D3A"/>
    <w:rsid w:val="0047175F"/>
    <w:rsid w:val="00472444"/>
    <w:rsid w:val="004739A1"/>
    <w:rsid w:val="004764FB"/>
    <w:rsid w:val="004771C2"/>
    <w:rsid w:val="004811D3"/>
    <w:rsid w:val="004816FB"/>
    <w:rsid w:val="004828DD"/>
    <w:rsid w:val="00484FAE"/>
    <w:rsid w:val="004851A0"/>
    <w:rsid w:val="00485C57"/>
    <w:rsid w:val="00486ECA"/>
    <w:rsid w:val="00490BEF"/>
    <w:rsid w:val="00491A91"/>
    <w:rsid w:val="00494C33"/>
    <w:rsid w:val="00494DAE"/>
    <w:rsid w:val="00495251"/>
    <w:rsid w:val="00495DA4"/>
    <w:rsid w:val="004A1600"/>
    <w:rsid w:val="004A2B75"/>
    <w:rsid w:val="004A53C8"/>
    <w:rsid w:val="004B22D2"/>
    <w:rsid w:val="004B246A"/>
    <w:rsid w:val="004B4992"/>
    <w:rsid w:val="004B54BA"/>
    <w:rsid w:val="004B6270"/>
    <w:rsid w:val="004C538F"/>
    <w:rsid w:val="004C7D6A"/>
    <w:rsid w:val="004D0808"/>
    <w:rsid w:val="004D1A09"/>
    <w:rsid w:val="004D4D5D"/>
    <w:rsid w:val="004D59CC"/>
    <w:rsid w:val="004D7277"/>
    <w:rsid w:val="004D791C"/>
    <w:rsid w:val="004E17B1"/>
    <w:rsid w:val="004E6E61"/>
    <w:rsid w:val="004E7F7A"/>
    <w:rsid w:val="004F5AB2"/>
    <w:rsid w:val="004F740A"/>
    <w:rsid w:val="00501064"/>
    <w:rsid w:val="0050441F"/>
    <w:rsid w:val="005057A8"/>
    <w:rsid w:val="005061F6"/>
    <w:rsid w:val="00506E2F"/>
    <w:rsid w:val="005103BA"/>
    <w:rsid w:val="005122B5"/>
    <w:rsid w:val="005126CE"/>
    <w:rsid w:val="00515C21"/>
    <w:rsid w:val="00515D23"/>
    <w:rsid w:val="00516932"/>
    <w:rsid w:val="00516F37"/>
    <w:rsid w:val="00520575"/>
    <w:rsid w:val="00520E14"/>
    <w:rsid w:val="005219EE"/>
    <w:rsid w:val="00523242"/>
    <w:rsid w:val="005256BE"/>
    <w:rsid w:val="00527079"/>
    <w:rsid w:val="005278C1"/>
    <w:rsid w:val="00527A4F"/>
    <w:rsid w:val="00527F44"/>
    <w:rsid w:val="00530836"/>
    <w:rsid w:val="00531B4C"/>
    <w:rsid w:val="0053346A"/>
    <w:rsid w:val="00534D7A"/>
    <w:rsid w:val="00534FE0"/>
    <w:rsid w:val="005370D0"/>
    <w:rsid w:val="00541755"/>
    <w:rsid w:val="00541817"/>
    <w:rsid w:val="00542083"/>
    <w:rsid w:val="00546047"/>
    <w:rsid w:val="00546D34"/>
    <w:rsid w:val="00550476"/>
    <w:rsid w:val="0055427B"/>
    <w:rsid w:val="005576A7"/>
    <w:rsid w:val="00560B27"/>
    <w:rsid w:val="00560C52"/>
    <w:rsid w:val="00564888"/>
    <w:rsid w:val="00565318"/>
    <w:rsid w:val="0056689B"/>
    <w:rsid w:val="00570E8E"/>
    <w:rsid w:val="00571A26"/>
    <w:rsid w:val="00574CDC"/>
    <w:rsid w:val="00575FB5"/>
    <w:rsid w:val="00577660"/>
    <w:rsid w:val="005779D7"/>
    <w:rsid w:val="005804D4"/>
    <w:rsid w:val="005808CC"/>
    <w:rsid w:val="00581FBF"/>
    <w:rsid w:val="00585F5A"/>
    <w:rsid w:val="00586B7A"/>
    <w:rsid w:val="005931FD"/>
    <w:rsid w:val="00593A34"/>
    <w:rsid w:val="005953F7"/>
    <w:rsid w:val="0059552F"/>
    <w:rsid w:val="00595657"/>
    <w:rsid w:val="005A2402"/>
    <w:rsid w:val="005A3E42"/>
    <w:rsid w:val="005A4EC4"/>
    <w:rsid w:val="005B16C4"/>
    <w:rsid w:val="005B18D4"/>
    <w:rsid w:val="005B439A"/>
    <w:rsid w:val="005B7F17"/>
    <w:rsid w:val="005C20B2"/>
    <w:rsid w:val="005C3763"/>
    <w:rsid w:val="005C4B4D"/>
    <w:rsid w:val="005C4F6C"/>
    <w:rsid w:val="005D63D2"/>
    <w:rsid w:val="005E2A2F"/>
    <w:rsid w:val="005E3AF3"/>
    <w:rsid w:val="005E3CE8"/>
    <w:rsid w:val="005E4E97"/>
    <w:rsid w:val="005E63DA"/>
    <w:rsid w:val="005F2154"/>
    <w:rsid w:val="005F3EF6"/>
    <w:rsid w:val="005F4D94"/>
    <w:rsid w:val="005F7546"/>
    <w:rsid w:val="005F78F6"/>
    <w:rsid w:val="00600F80"/>
    <w:rsid w:val="0060125D"/>
    <w:rsid w:val="006015B7"/>
    <w:rsid w:val="00602918"/>
    <w:rsid w:val="006062C8"/>
    <w:rsid w:val="00610413"/>
    <w:rsid w:val="0061056B"/>
    <w:rsid w:val="00610910"/>
    <w:rsid w:val="00617440"/>
    <w:rsid w:val="006217B7"/>
    <w:rsid w:val="00621AB8"/>
    <w:rsid w:val="00624280"/>
    <w:rsid w:val="00624690"/>
    <w:rsid w:val="00624EAB"/>
    <w:rsid w:val="006250F3"/>
    <w:rsid w:val="00625E7D"/>
    <w:rsid w:val="00626810"/>
    <w:rsid w:val="006303E4"/>
    <w:rsid w:val="00641D22"/>
    <w:rsid w:val="00642747"/>
    <w:rsid w:val="00642E6C"/>
    <w:rsid w:val="006457FE"/>
    <w:rsid w:val="00646C60"/>
    <w:rsid w:val="00647E5A"/>
    <w:rsid w:val="00652D7C"/>
    <w:rsid w:val="00653485"/>
    <w:rsid w:val="00653A38"/>
    <w:rsid w:val="00653FBA"/>
    <w:rsid w:val="006570E4"/>
    <w:rsid w:val="00657241"/>
    <w:rsid w:val="006623B2"/>
    <w:rsid w:val="00670BFD"/>
    <w:rsid w:val="00671592"/>
    <w:rsid w:val="0067174E"/>
    <w:rsid w:val="00674AB9"/>
    <w:rsid w:val="006901A7"/>
    <w:rsid w:val="00695636"/>
    <w:rsid w:val="006979CC"/>
    <w:rsid w:val="006A0B55"/>
    <w:rsid w:val="006A1D8D"/>
    <w:rsid w:val="006A2725"/>
    <w:rsid w:val="006A314B"/>
    <w:rsid w:val="006A428E"/>
    <w:rsid w:val="006B470D"/>
    <w:rsid w:val="006B4DD9"/>
    <w:rsid w:val="006B695C"/>
    <w:rsid w:val="006C57E4"/>
    <w:rsid w:val="006C7E43"/>
    <w:rsid w:val="006D01C8"/>
    <w:rsid w:val="006D2BF8"/>
    <w:rsid w:val="006D31AC"/>
    <w:rsid w:val="006D3502"/>
    <w:rsid w:val="006D3B9D"/>
    <w:rsid w:val="006D452F"/>
    <w:rsid w:val="006D6865"/>
    <w:rsid w:val="006E109F"/>
    <w:rsid w:val="006E39BF"/>
    <w:rsid w:val="006E468C"/>
    <w:rsid w:val="006E4C20"/>
    <w:rsid w:val="006E5ACE"/>
    <w:rsid w:val="006E7BB6"/>
    <w:rsid w:val="006E7CD4"/>
    <w:rsid w:val="006F3740"/>
    <w:rsid w:val="006F5956"/>
    <w:rsid w:val="006F6022"/>
    <w:rsid w:val="006F7712"/>
    <w:rsid w:val="0070436D"/>
    <w:rsid w:val="00705CA2"/>
    <w:rsid w:val="007061DC"/>
    <w:rsid w:val="00707361"/>
    <w:rsid w:val="007073AE"/>
    <w:rsid w:val="00710DA0"/>
    <w:rsid w:val="00717FDD"/>
    <w:rsid w:val="00721924"/>
    <w:rsid w:val="007269E2"/>
    <w:rsid w:val="007272C9"/>
    <w:rsid w:val="0073484D"/>
    <w:rsid w:val="007349A4"/>
    <w:rsid w:val="007359EE"/>
    <w:rsid w:val="0073720C"/>
    <w:rsid w:val="00737E62"/>
    <w:rsid w:val="00740ABC"/>
    <w:rsid w:val="00741E71"/>
    <w:rsid w:val="00743AAF"/>
    <w:rsid w:val="00744A44"/>
    <w:rsid w:val="00746A2E"/>
    <w:rsid w:val="0074703F"/>
    <w:rsid w:val="007505EB"/>
    <w:rsid w:val="00750E84"/>
    <w:rsid w:val="00751189"/>
    <w:rsid w:val="00751760"/>
    <w:rsid w:val="00754AA1"/>
    <w:rsid w:val="007611DC"/>
    <w:rsid w:val="007622C6"/>
    <w:rsid w:val="00763264"/>
    <w:rsid w:val="007632D2"/>
    <w:rsid w:val="00764227"/>
    <w:rsid w:val="00764749"/>
    <w:rsid w:val="00767A85"/>
    <w:rsid w:val="007710C2"/>
    <w:rsid w:val="007800DA"/>
    <w:rsid w:val="007801E3"/>
    <w:rsid w:val="00783BE2"/>
    <w:rsid w:val="00784554"/>
    <w:rsid w:val="0078578A"/>
    <w:rsid w:val="0078611E"/>
    <w:rsid w:val="00786E76"/>
    <w:rsid w:val="007870F2"/>
    <w:rsid w:val="00793FAA"/>
    <w:rsid w:val="00795B13"/>
    <w:rsid w:val="007963A6"/>
    <w:rsid w:val="00796627"/>
    <w:rsid w:val="00796B9F"/>
    <w:rsid w:val="00796CAB"/>
    <w:rsid w:val="00797D1E"/>
    <w:rsid w:val="007A66FB"/>
    <w:rsid w:val="007B3502"/>
    <w:rsid w:val="007B4613"/>
    <w:rsid w:val="007B564E"/>
    <w:rsid w:val="007B573A"/>
    <w:rsid w:val="007B6942"/>
    <w:rsid w:val="007B6AFC"/>
    <w:rsid w:val="007B6C47"/>
    <w:rsid w:val="007C03B5"/>
    <w:rsid w:val="007C0EB1"/>
    <w:rsid w:val="007C1D7A"/>
    <w:rsid w:val="007C1FF1"/>
    <w:rsid w:val="007C42A9"/>
    <w:rsid w:val="007C515C"/>
    <w:rsid w:val="007C6BB8"/>
    <w:rsid w:val="007D1410"/>
    <w:rsid w:val="007D6F91"/>
    <w:rsid w:val="007E176A"/>
    <w:rsid w:val="007E44C1"/>
    <w:rsid w:val="007E5297"/>
    <w:rsid w:val="007E7975"/>
    <w:rsid w:val="007E7CF2"/>
    <w:rsid w:val="007F1FCB"/>
    <w:rsid w:val="007F4076"/>
    <w:rsid w:val="007F4C76"/>
    <w:rsid w:val="00800108"/>
    <w:rsid w:val="00800D48"/>
    <w:rsid w:val="008011B7"/>
    <w:rsid w:val="0080433D"/>
    <w:rsid w:val="0080778E"/>
    <w:rsid w:val="00807ED9"/>
    <w:rsid w:val="00810B3E"/>
    <w:rsid w:val="008115A6"/>
    <w:rsid w:val="00811C49"/>
    <w:rsid w:val="00813F27"/>
    <w:rsid w:val="00816737"/>
    <w:rsid w:val="00816A5E"/>
    <w:rsid w:val="00816F06"/>
    <w:rsid w:val="0081717C"/>
    <w:rsid w:val="008175BB"/>
    <w:rsid w:val="008203C1"/>
    <w:rsid w:val="00820E81"/>
    <w:rsid w:val="00821948"/>
    <w:rsid w:val="00822C23"/>
    <w:rsid w:val="0082366F"/>
    <w:rsid w:val="00824127"/>
    <w:rsid w:val="00830CA0"/>
    <w:rsid w:val="008314F9"/>
    <w:rsid w:val="00831EA0"/>
    <w:rsid w:val="00833959"/>
    <w:rsid w:val="00835458"/>
    <w:rsid w:val="00835794"/>
    <w:rsid w:val="00835A80"/>
    <w:rsid w:val="0083621D"/>
    <w:rsid w:val="00837C68"/>
    <w:rsid w:val="00842C27"/>
    <w:rsid w:val="008465E6"/>
    <w:rsid w:val="00847050"/>
    <w:rsid w:val="00847D65"/>
    <w:rsid w:val="008501E2"/>
    <w:rsid w:val="0085171E"/>
    <w:rsid w:val="0085474F"/>
    <w:rsid w:val="008563F6"/>
    <w:rsid w:val="00862AA5"/>
    <w:rsid w:val="00863021"/>
    <w:rsid w:val="008646E4"/>
    <w:rsid w:val="00864CFB"/>
    <w:rsid w:val="00865EBC"/>
    <w:rsid w:val="0086627B"/>
    <w:rsid w:val="00867047"/>
    <w:rsid w:val="00870EEE"/>
    <w:rsid w:val="00871148"/>
    <w:rsid w:val="00873513"/>
    <w:rsid w:val="00873861"/>
    <w:rsid w:val="00873EE9"/>
    <w:rsid w:val="008741F4"/>
    <w:rsid w:val="00875555"/>
    <w:rsid w:val="00881555"/>
    <w:rsid w:val="00882FE3"/>
    <w:rsid w:val="00883F18"/>
    <w:rsid w:val="00884550"/>
    <w:rsid w:val="00884FEA"/>
    <w:rsid w:val="00887839"/>
    <w:rsid w:val="00890CAF"/>
    <w:rsid w:val="00893E13"/>
    <w:rsid w:val="00894DC7"/>
    <w:rsid w:val="00895D0C"/>
    <w:rsid w:val="0089635A"/>
    <w:rsid w:val="00897231"/>
    <w:rsid w:val="008979A6"/>
    <w:rsid w:val="00897F6E"/>
    <w:rsid w:val="008A118B"/>
    <w:rsid w:val="008A14A2"/>
    <w:rsid w:val="008A1CEE"/>
    <w:rsid w:val="008A2537"/>
    <w:rsid w:val="008A2C07"/>
    <w:rsid w:val="008A32BD"/>
    <w:rsid w:val="008A48A7"/>
    <w:rsid w:val="008A4D67"/>
    <w:rsid w:val="008B0C43"/>
    <w:rsid w:val="008B2AD9"/>
    <w:rsid w:val="008B2D45"/>
    <w:rsid w:val="008B43B9"/>
    <w:rsid w:val="008C086B"/>
    <w:rsid w:val="008C0CB1"/>
    <w:rsid w:val="008C25CF"/>
    <w:rsid w:val="008C31E6"/>
    <w:rsid w:val="008C3AFD"/>
    <w:rsid w:val="008C4AF4"/>
    <w:rsid w:val="008C55CA"/>
    <w:rsid w:val="008D01CD"/>
    <w:rsid w:val="008D13A8"/>
    <w:rsid w:val="008D1423"/>
    <w:rsid w:val="008D2968"/>
    <w:rsid w:val="008D4139"/>
    <w:rsid w:val="008D4B3A"/>
    <w:rsid w:val="008E0191"/>
    <w:rsid w:val="008E2576"/>
    <w:rsid w:val="008E2D79"/>
    <w:rsid w:val="008E3590"/>
    <w:rsid w:val="008E3B65"/>
    <w:rsid w:val="008E48E2"/>
    <w:rsid w:val="008E4B27"/>
    <w:rsid w:val="008E68AB"/>
    <w:rsid w:val="008F054A"/>
    <w:rsid w:val="008F17E7"/>
    <w:rsid w:val="008F1B70"/>
    <w:rsid w:val="008F32C3"/>
    <w:rsid w:val="008F5EB0"/>
    <w:rsid w:val="008F6DEF"/>
    <w:rsid w:val="008F7911"/>
    <w:rsid w:val="00900AF1"/>
    <w:rsid w:val="0090269F"/>
    <w:rsid w:val="00902D2F"/>
    <w:rsid w:val="00903942"/>
    <w:rsid w:val="009069AC"/>
    <w:rsid w:val="0090716D"/>
    <w:rsid w:val="00910785"/>
    <w:rsid w:val="009129DE"/>
    <w:rsid w:val="00913CC9"/>
    <w:rsid w:val="00914F98"/>
    <w:rsid w:val="00920AC7"/>
    <w:rsid w:val="00920F02"/>
    <w:rsid w:val="009233DA"/>
    <w:rsid w:val="00923F7A"/>
    <w:rsid w:val="0092404E"/>
    <w:rsid w:val="0092794D"/>
    <w:rsid w:val="00935D72"/>
    <w:rsid w:val="00940569"/>
    <w:rsid w:val="00940A6E"/>
    <w:rsid w:val="00940BDB"/>
    <w:rsid w:val="009436AF"/>
    <w:rsid w:val="00944532"/>
    <w:rsid w:val="00946627"/>
    <w:rsid w:val="00946BE4"/>
    <w:rsid w:val="00947DBA"/>
    <w:rsid w:val="00951B05"/>
    <w:rsid w:val="00952A2E"/>
    <w:rsid w:val="00952BD5"/>
    <w:rsid w:val="0095333E"/>
    <w:rsid w:val="00954391"/>
    <w:rsid w:val="00954F50"/>
    <w:rsid w:val="009567E5"/>
    <w:rsid w:val="00963B0C"/>
    <w:rsid w:val="00967F0F"/>
    <w:rsid w:val="00973916"/>
    <w:rsid w:val="009745A6"/>
    <w:rsid w:val="00974752"/>
    <w:rsid w:val="0098129F"/>
    <w:rsid w:val="00985157"/>
    <w:rsid w:val="009856D6"/>
    <w:rsid w:val="00985EC3"/>
    <w:rsid w:val="00986199"/>
    <w:rsid w:val="00986E28"/>
    <w:rsid w:val="00990171"/>
    <w:rsid w:val="0099027D"/>
    <w:rsid w:val="009906D3"/>
    <w:rsid w:val="00992D5D"/>
    <w:rsid w:val="00993AC8"/>
    <w:rsid w:val="00995D57"/>
    <w:rsid w:val="009A2D56"/>
    <w:rsid w:val="009A3B77"/>
    <w:rsid w:val="009A4FC6"/>
    <w:rsid w:val="009A713D"/>
    <w:rsid w:val="009B2A29"/>
    <w:rsid w:val="009B2C63"/>
    <w:rsid w:val="009B6061"/>
    <w:rsid w:val="009B7978"/>
    <w:rsid w:val="009B7C60"/>
    <w:rsid w:val="009C0A32"/>
    <w:rsid w:val="009C1808"/>
    <w:rsid w:val="009C2543"/>
    <w:rsid w:val="009C48F7"/>
    <w:rsid w:val="009C5032"/>
    <w:rsid w:val="009C60D9"/>
    <w:rsid w:val="009D01EB"/>
    <w:rsid w:val="009D10E6"/>
    <w:rsid w:val="009D12BA"/>
    <w:rsid w:val="009D179B"/>
    <w:rsid w:val="009D1D09"/>
    <w:rsid w:val="009D2103"/>
    <w:rsid w:val="009D30EC"/>
    <w:rsid w:val="009D54B7"/>
    <w:rsid w:val="009D5A5C"/>
    <w:rsid w:val="009D5FC7"/>
    <w:rsid w:val="009D6468"/>
    <w:rsid w:val="009D6BDC"/>
    <w:rsid w:val="009D7D6C"/>
    <w:rsid w:val="009E0203"/>
    <w:rsid w:val="009E042D"/>
    <w:rsid w:val="009E1290"/>
    <w:rsid w:val="009F0733"/>
    <w:rsid w:val="009F5B13"/>
    <w:rsid w:val="009F5BA0"/>
    <w:rsid w:val="009F5FEB"/>
    <w:rsid w:val="009F7C23"/>
    <w:rsid w:val="009F7D50"/>
    <w:rsid w:val="00A01E64"/>
    <w:rsid w:val="00A02A32"/>
    <w:rsid w:val="00A11D96"/>
    <w:rsid w:val="00A12447"/>
    <w:rsid w:val="00A12F13"/>
    <w:rsid w:val="00A1471C"/>
    <w:rsid w:val="00A176B5"/>
    <w:rsid w:val="00A225AB"/>
    <w:rsid w:val="00A251FA"/>
    <w:rsid w:val="00A27633"/>
    <w:rsid w:val="00A32A16"/>
    <w:rsid w:val="00A35BD2"/>
    <w:rsid w:val="00A37F12"/>
    <w:rsid w:val="00A4044A"/>
    <w:rsid w:val="00A41E89"/>
    <w:rsid w:val="00A434AF"/>
    <w:rsid w:val="00A50E07"/>
    <w:rsid w:val="00A510A2"/>
    <w:rsid w:val="00A5214D"/>
    <w:rsid w:val="00A541E6"/>
    <w:rsid w:val="00A616DE"/>
    <w:rsid w:val="00A6170E"/>
    <w:rsid w:val="00A62506"/>
    <w:rsid w:val="00A62EC3"/>
    <w:rsid w:val="00A63F6C"/>
    <w:rsid w:val="00A64203"/>
    <w:rsid w:val="00A64ABA"/>
    <w:rsid w:val="00A658DC"/>
    <w:rsid w:val="00A65A9F"/>
    <w:rsid w:val="00A67313"/>
    <w:rsid w:val="00A7007F"/>
    <w:rsid w:val="00A733FA"/>
    <w:rsid w:val="00A740D8"/>
    <w:rsid w:val="00A74B69"/>
    <w:rsid w:val="00A75B8C"/>
    <w:rsid w:val="00A7707E"/>
    <w:rsid w:val="00A80900"/>
    <w:rsid w:val="00A8389B"/>
    <w:rsid w:val="00A84410"/>
    <w:rsid w:val="00A853B8"/>
    <w:rsid w:val="00A9024B"/>
    <w:rsid w:val="00A952A7"/>
    <w:rsid w:val="00A967EC"/>
    <w:rsid w:val="00AA446E"/>
    <w:rsid w:val="00AA6197"/>
    <w:rsid w:val="00AA7F60"/>
    <w:rsid w:val="00AB0EE1"/>
    <w:rsid w:val="00AB122C"/>
    <w:rsid w:val="00AB2471"/>
    <w:rsid w:val="00AB2B8F"/>
    <w:rsid w:val="00AB38C0"/>
    <w:rsid w:val="00AC04FC"/>
    <w:rsid w:val="00AC18A1"/>
    <w:rsid w:val="00AC2A6E"/>
    <w:rsid w:val="00AC4808"/>
    <w:rsid w:val="00AC4FB3"/>
    <w:rsid w:val="00AC7AE7"/>
    <w:rsid w:val="00AD051F"/>
    <w:rsid w:val="00AD0BCB"/>
    <w:rsid w:val="00AD0D39"/>
    <w:rsid w:val="00AD1F56"/>
    <w:rsid w:val="00AD27D9"/>
    <w:rsid w:val="00AD312E"/>
    <w:rsid w:val="00AD4787"/>
    <w:rsid w:val="00AD50DC"/>
    <w:rsid w:val="00AD6212"/>
    <w:rsid w:val="00AD635E"/>
    <w:rsid w:val="00AD69CB"/>
    <w:rsid w:val="00AD743C"/>
    <w:rsid w:val="00AE0495"/>
    <w:rsid w:val="00AE07C2"/>
    <w:rsid w:val="00AE0AC7"/>
    <w:rsid w:val="00AE0C5A"/>
    <w:rsid w:val="00AE71B4"/>
    <w:rsid w:val="00AE7703"/>
    <w:rsid w:val="00AF0B4A"/>
    <w:rsid w:val="00AF40B1"/>
    <w:rsid w:val="00AF7AE4"/>
    <w:rsid w:val="00AF7D9D"/>
    <w:rsid w:val="00B03856"/>
    <w:rsid w:val="00B03BCE"/>
    <w:rsid w:val="00B03F40"/>
    <w:rsid w:val="00B04B79"/>
    <w:rsid w:val="00B0704A"/>
    <w:rsid w:val="00B1149A"/>
    <w:rsid w:val="00B11EBB"/>
    <w:rsid w:val="00B13886"/>
    <w:rsid w:val="00B16248"/>
    <w:rsid w:val="00B17559"/>
    <w:rsid w:val="00B17F43"/>
    <w:rsid w:val="00B20C3A"/>
    <w:rsid w:val="00B22E03"/>
    <w:rsid w:val="00B22F33"/>
    <w:rsid w:val="00B25151"/>
    <w:rsid w:val="00B26BD2"/>
    <w:rsid w:val="00B31C22"/>
    <w:rsid w:val="00B41F0C"/>
    <w:rsid w:val="00B434DC"/>
    <w:rsid w:val="00B46089"/>
    <w:rsid w:val="00B4629C"/>
    <w:rsid w:val="00B46DEB"/>
    <w:rsid w:val="00B5414F"/>
    <w:rsid w:val="00B56E15"/>
    <w:rsid w:val="00B6044A"/>
    <w:rsid w:val="00B62218"/>
    <w:rsid w:val="00B6333B"/>
    <w:rsid w:val="00B66FE7"/>
    <w:rsid w:val="00B67CC2"/>
    <w:rsid w:val="00B70131"/>
    <w:rsid w:val="00B70530"/>
    <w:rsid w:val="00B70FF5"/>
    <w:rsid w:val="00B711E6"/>
    <w:rsid w:val="00B74A28"/>
    <w:rsid w:val="00B75FEE"/>
    <w:rsid w:val="00B80F55"/>
    <w:rsid w:val="00B83D46"/>
    <w:rsid w:val="00B843DA"/>
    <w:rsid w:val="00B84E59"/>
    <w:rsid w:val="00B92069"/>
    <w:rsid w:val="00B93B42"/>
    <w:rsid w:val="00B96310"/>
    <w:rsid w:val="00BA083C"/>
    <w:rsid w:val="00BA40B2"/>
    <w:rsid w:val="00BA5145"/>
    <w:rsid w:val="00BA6332"/>
    <w:rsid w:val="00BB0FF7"/>
    <w:rsid w:val="00BB2102"/>
    <w:rsid w:val="00BB4530"/>
    <w:rsid w:val="00BB469D"/>
    <w:rsid w:val="00BC1F7E"/>
    <w:rsid w:val="00BC4EB9"/>
    <w:rsid w:val="00BC5C14"/>
    <w:rsid w:val="00BD56EF"/>
    <w:rsid w:val="00BE110E"/>
    <w:rsid w:val="00BE4318"/>
    <w:rsid w:val="00BE6E15"/>
    <w:rsid w:val="00BF0875"/>
    <w:rsid w:val="00BF0892"/>
    <w:rsid w:val="00BF5195"/>
    <w:rsid w:val="00BF59F5"/>
    <w:rsid w:val="00BF5CD5"/>
    <w:rsid w:val="00C00AF3"/>
    <w:rsid w:val="00C03371"/>
    <w:rsid w:val="00C04AC0"/>
    <w:rsid w:val="00C0583A"/>
    <w:rsid w:val="00C1167F"/>
    <w:rsid w:val="00C14E78"/>
    <w:rsid w:val="00C17FF3"/>
    <w:rsid w:val="00C24BAF"/>
    <w:rsid w:val="00C320EA"/>
    <w:rsid w:val="00C3488D"/>
    <w:rsid w:val="00C34CEB"/>
    <w:rsid w:val="00C35A4B"/>
    <w:rsid w:val="00C37ACD"/>
    <w:rsid w:val="00C42AFF"/>
    <w:rsid w:val="00C44084"/>
    <w:rsid w:val="00C45843"/>
    <w:rsid w:val="00C46262"/>
    <w:rsid w:val="00C52BB0"/>
    <w:rsid w:val="00C54599"/>
    <w:rsid w:val="00C55DA5"/>
    <w:rsid w:val="00C57A34"/>
    <w:rsid w:val="00C60454"/>
    <w:rsid w:val="00C62C1F"/>
    <w:rsid w:val="00C66A76"/>
    <w:rsid w:val="00C705B7"/>
    <w:rsid w:val="00C74191"/>
    <w:rsid w:val="00C772DC"/>
    <w:rsid w:val="00C81084"/>
    <w:rsid w:val="00C84F5A"/>
    <w:rsid w:val="00C858CA"/>
    <w:rsid w:val="00C94AF5"/>
    <w:rsid w:val="00CA244D"/>
    <w:rsid w:val="00CA374D"/>
    <w:rsid w:val="00CA467C"/>
    <w:rsid w:val="00CA7E40"/>
    <w:rsid w:val="00CA7F5E"/>
    <w:rsid w:val="00CB0767"/>
    <w:rsid w:val="00CB1F5C"/>
    <w:rsid w:val="00CB31C5"/>
    <w:rsid w:val="00CB5CB1"/>
    <w:rsid w:val="00CC2727"/>
    <w:rsid w:val="00CC6C74"/>
    <w:rsid w:val="00CD0AFB"/>
    <w:rsid w:val="00CD1EB0"/>
    <w:rsid w:val="00CD1F1D"/>
    <w:rsid w:val="00CD2A9A"/>
    <w:rsid w:val="00CD4A69"/>
    <w:rsid w:val="00CD5617"/>
    <w:rsid w:val="00CD7A2F"/>
    <w:rsid w:val="00CE1924"/>
    <w:rsid w:val="00CE1939"/>
    <w:rsid w:val="00CE433D"/>
    <w:rsid w:val="00CE50BD"/>
    <w:rsid w:val="00CE59E6"/>
    <w:rsid w:val="00CE61B3"/>
    <w:rsid w:val="00CE74AF"/>
    <w:rsid w:val="00CF0CC1"/>
    <w:rsid w:val="00CF30CB"/>
    <w:rsid w:val="00CF59B0"/>
    <w:rsid w:val="00CF694D"/>
    <w:rsid w:val="00CF768D"/>
    <w:rsid w:val="00CF7F84"/>
    <w:rsid w:val="00D0640A"/>
    <w:rsid w:val="00D065DE"/>
    <w:rsid w:val="00D073DE"/>
    <w:rsid w:val="00D07977"/>
    <w:rsid w:val="00D106F0"/>
    <w:rsid w:val="00D10B10"/>
    <w:rsid w:val="00D12194"/>
    <w:rsid w:val="00D14B4E"/>
    <w:rsid w:val="00D177F4"/>
    <w:rsid w:val="00D17D17"/>
    <w:rsid w:val="00D20711"/>
    <w:rsid w:val="00D23D49"/>
    <w:rsid w:val="00D2537D"/>
    <w:rsid w:val="00D2582F"/>
    <w:rsid w:val="00D26815"/>
    <w:rsid w:val="00D27BD5"/>
    <w:rsid w:val="00D322D2"/>
    <w:rsid w:val="00D333B7"/>
    <w:rsid w:val="00D334E0"/>
    <w:rsid w:val="00D3364A"/>
    <w:rsid w:val="00D374F2"/>
    <w:rsid w:val="00D40D08"/>
    <w:rsid w:val="00D46181"/>
    <w:rsid w:val="00D46AF9"/>
    <w:rsid w:val="00D50B68"/>
    <w:rsid w:val="00D54241"/>
    <w:rsid w:val="00D606EB"/>
    <w:rsid w:val="00D61A72"/>
    <w:rsid w:val="00D6247E"/>
    <w:rsid w:val="00D62987"/>
    <w:rsid w:val="00D62C22"/>
    <w:rsid w:val="00D66081"/>
    <w:rsid w:val="00D66525"/>
    <w:rsid w:val="00D70B4F"/>
    <w:rsid w:val="00D72B9A"/>
    <w:rsid w:val="00D74CC5"/>
    <w:rsid w:val="00D80E09"/>
    <w:rsid w:val="00D839EB"/>
    <w:rsid w:val="00D90010"/>
    <w:rsid w:val="00D9085C"/>
    <w:rsid w:val="00D92EE9"/>
    <w:rsid w:val="00D93EB2"/>
    <w:rsid w:val="00D959A5"/>
    <w:rsid w:val="00D97E75"/>
    <w:rsid w:val="00DA0EA5"/>
    <w:rsid w:val="00DA0F72"/>
    <w:rsid w:val="00DA2FD8"/>
    <w:rsid w:val="00DA450E"/>
    <w:rsid w:val="00DA452B"/>
    <w:rsid w:val="00DA7117"/>
    <w:rsid w:val="00DB3862"/>
    <w:rsid w:val="00DB5904"/>
    <w:rsid w:val="00DB6199"/>
    <w:rsid w:val="00DB7D54"/>
    <w:rsid w:val="00DC0D68"/>
    <w:rsid w:val="00DC6A78"/>
    <w:rsid w:val="00DD36D1"/>
    <w:rsid w:val="00DD3FBF"/>
    <w:rsid w:val="00DD4AF4"/>
    <w:rsid w:val="00DD69E2"/>
    <w:rsid w:val="00DD6D8A"/>
    <w:rsid w:val="00DD7ED3"/>
    <w:rsid w:val="00DE02B7"/>
    <w:rsid w:val="00DE207D"/>
    <w:rsid w:val="00DE4585"/>
    <w:rsid w:val="00DE4C57"/>
    <w:rsid w:val="00DE5B2F"/>
    <w:rsid w:val="00DE7427"/>
    <w:rsid w:val="00DE7ABE"/>
    <w:rsid w:val="00DF013B"/>
    <w:rsid w:val="00DF04FA"/>
    <w:rsid w:val="00DF11F0"/>
    <w:rsid w:val="00DF1BA9"/>
    <w:rsid w:val="00DF2379"/>
    <w:rsid w:val="00DF4889"/>
    <w:rsid w:val="00DF524C"/>
    <w:rsid w:val="00DF7D87"/>
    <w:rsid w:val="00E02B69"/>
    <w:rsid w:val="00E0389A"/>
    <w:rsid w:val="00E03A99"/>
    <w:rsid w:val="00E041CC"/>
    <w:rsid w:val="00E04D88"/>
    <w:rsid w:val="00E0715D"/>
    <w:rsid w:val="00E1453E"/>
    <w:rsid w:val="00E147EB"/>
    <w:rsid w:val="00E171BB"/>
    <w:rsid w:val="00E17A6C"/>
    <w:rsid w:val="00E17C74"/>
    <w:rsid w:val="00E206A6"/>
    <w:rsid w:val="00E21780"/>
    <w:rsid w:val="00E222EF"/>
    <w:rsid w:val="00E22909"/>
    <w:rsid w:val="00E23844"/>
    <w:rsid w:val="00E24ABD"/>
    <w:rsid w:val="00E30D5E"/>
    <w:rsid w:val="00E316FA"/>
    <w:rsid w:val="00E32A37"/>
    <w:rsid w:val="00E335FA"/>
    <w:rsid w:val="00E33AB2"/>
    <w:rsid w:val="00E35F3F"/>
    <w:rsid w:val="00E412D6"/>
    <w:rsid w:val="00E439E5"/>
    <w:rsid w:val="00E46EF1"/>
    <w:rsid w:val="00E506D8"/>
    <w:rsid w:val="00E528FA"/>
    <w:rsid w:val="00E54527"/>
    <w:rsid w:val="00E5674F"/>
    <w:rsid w:val="00E56ACE"/>
    <w:rsid w:val="00E56BDA"/>
    <w:rsid w:val="00E57D3F"/>
    <w:rsid w:val="00E603A7"/>
    <w:rsid w:val="00E6095F"/>
    <w:rsid w:val="00E60AD7"/>
    <w:rsid w:val="00E60AFA"/>
    <w:rsid w:val="00E61FAB"/>
    <w:rsid w:val="00E64ECD"/>
    <w:rsid w:val="00E65133"/>
    <w:rsid w:val="00E659A8"/>
    <w:rsid w:val="00E7106A"/>
    <w:rsid w:val="00E7180E"/>
    <w:rsid w:val="00E76F7F"/>
    <w:rsid w:val="00E80805"/>
    <w:rsid w:val="00E84652"/>
    <w:rsid w:val="00E86AA4"/>
    <w:rsid w:val="00E873EB"/>
    <w:rsid w:val="00E90AF9"/>
    <w:rsid w:val="00E91C98"/>
    <w:rsid w:val="00E91FA3"/>
    <w:rsid w:val="00EA2B95"/>
    <w:rsid w:val="00EA3AF3"/>
    <w:rsid w:val="00EA3F03"/>
    <w:rsid w:val="00EA406C"/>
    <w:rsid w:val="00EB0B41"/>
    <w:rsid w:val="00EB0CED"/>
    <w:rsid w:val="00EB0FBF"/>
    <w:rsid w:val="00EB1656"/>
    <w:rsid w:val="00EB1894"/>
    <w:rsid w:val="00EB3A05"/>
    <w:rsid w:val="00EB43D0"/>
    <w:rsid w:val="00EB5626"/>
    <w:rsid w:val="00EB7706"/>
    <w:rsid w:val="00EC2B08"/>
    <w:rsid w:val="00EC3D1A"/>
    <w:rsid w:val="00EC3F19"/>
    <w:rsid w:val="00EC5758"/>
    <w:rsid w:val="00EC7352"/>
    <w:rsid w:val="00EC736F"/>
    <w:rsid w:val="00EC78B8"/>
    <w:rsid w:val="00ED0800"/>
    <w:rsid w:val="00ED656C"/>
    <w:rsid w:val="00ED6E59"/>
    <w:rsid w:val="00ED7D3C"/>
    <w:rsid w:val="00EE0A3E"/>
    <w:rsid w:val="00EE2808"/>
    <w:rsid w:val="00EE4496"/>
    <w:rsid w:val="00EE5559"/>
    <w:rsid w:val="00EE70D9"/>
    <w:rsid w:val="00EF0D79"/>
    <w:rsid w:val="00EF272C"/>
    <w:rsid w:val="00EF3EEA"/>
    <w:rsid w:val="00EF5CBC"/>
    <w:rsid w:val="00EF6546"/>
    <w:rsid w:val="00F000B1"/>
    <w:rsid w:val="00F018F4"/>
    <w:rsid w:val="00F0330A"/>
    <w:rsid w:val="00F036DC"/>
    <w:rsid w:val="00F03A94"/>
    <w:rsid w:val="00F04D37"/>
    <w:rsid w:val="00F06EF4"/>
    <w:rsid w:val="00F10CF0"/>
    <w:rsid w:val="00F11C70"/>
    <w:rsid w:val="00F146F1"/>
    <w:rsid w:val="00F15116"/>
    <w:rsid w:val="00F15244"/>
    <w:rsid w:val="00F16CFE"/>
    <w:rsid w:val="00F176E4"/>
    <w:rsid w:val="00F20F03"/>
    <w:rsid w:val="00F22737"/>
    <w:rsid w:val="00F2391C"/>
    <w:rsid w:val="00F23E6C"/>
    <w:rsid w:val="00F2556F"/>
    <w:rsid w:val="00F27050"/>
    <w:rsid w:val="00F279CB"/>
    <w:rsid w:val="00F33BF1"/>
    <w:rsid w:val="00F35932"/>
    <w:rsid w:val="00F35D4C"/>
    <w:rsid w:val="00F370CC"/>
    <w:rsid w:val="00F42132"/>
    <w:rsid w:val="00F42404"/>
    <w:rsid w:val="00F427DC"/>
    <w:rsid w:val="00F4315D"/>
    <w:rsid w:val="00F4377D"/>
    <w:rsid w:val="00F47ACF"/>
    <w:rsid w:val="00F50154"/>
    <w:rsid w:val="00F50FAD"/>
    <w:rsid w:val="00F515B6"/>
    <w:rsid w:val="00F5275C"/>
    <w:rsid w:val="00F52988"/>
    <w:rsid w:val="00F53AB0"/>
    <w:rsid w:val="00F54C04"/>
    <w:rsid w:val="00F5760F"/>
    <w:rsid w:val="00F60FE4"/>
    <w:rsid w:val="00F63023"/>
    <w:rsid w:val="00F64ED0"/>
    <w:rsid w:val="00F65B47"/>
    <w:rsid w:val="00F65C8F"/>
    <w:rsid w:val="00F6740D"/>
    <w:rsid w:val="00F7382D"/>
    <w:rsid w:val="00F74CEF"/>
    <w:rsid w:val="00F77067"/>
    <w:rsid w:val="00F81278"/>
    <w:rsid w:val="00F83237"/>
    <w:rsid w:val="00F83B6C"/>
    <w:rsid w:val="00F84A84"/>
    <w:rsid w:val="00F8629E"/>
    <w:rsid w:val="00F86944"/>
    <w:rsid w:val="00F87672"/>
    <w:rsid w:val="00F87DF6"/>
    <w:rsid w:val="00F87F3F"/>
    <w:rsid w:val="00F9021D"/>
    <w:rsid w:val="00F9148E"/>
    <w:rsid w:val="00F933F1"/>
    <w:rsid w:val="00F941B3"/>
    <w:rsid w:val="00F954CA"/>
    <w:rsid w:val="00F95A21"/>
    <w:rsid w:val="00FA1A73"/>
    <w:rsid w:val="00FA3691"/>
    <w:rsid w:val="00FA6D86"/>
    <w:rsid w:val="00FB1344"/>
    <w:rsid w:val="00FB31C3"/>
    <w:rsid w:val="00FB7916"/>
    <w:rsid w:val="00FB7ACA"/>
    <w:rsid w:val="00FC00B2"/>
    <w:rsid w:val="00FC0DD1"/>
    <w:rsid w:val="00FC0F0E"/>
    <w:rsid w:val="00FC11B4"/>
    <w:rsid w:val="00FC2253"/>
    <w:rsid w:val="00FC32E4"/>
    <w:rsid w:val="00FC337F"/>
    <w:rsid w:val="00FC398D"/>
    <w:rsid w:val="00FC3E8A"/>
    <w:rsid w:val="00FC62CF"/>
    <w:rsid w:val="00FD12FB"/>
    <w:rsid w:val="00FD29E3"/>
    <w:rsid w:val="00FD4C15"/>
    <w:rsid w:val="00FD5A44"/>
    <w:rsid w:val="00FD5ADB"/>
    <w:rsid w:val="00FD7260"/>
    <w:rsid w:val="00FD7862"/>
    <w:rsid w:val="00FD7B8F"/>
    <w:rsid w:val="00FD7C39"/>
    <w:rsid w:val="00FD7DC2"/>
    <w:rsid w:val="00FE09D9"/>
    <w:rsid w:val="00FE1048"/>
    <w:rsid w:val="00FE135C"/>
    <w:rsid w:val="00FE25C8"/>
    <w:rsid w:val="00FE4690"/>
    <w:rsid w:val="00FE53E0"/>
    <w:rsid w:val="00FE7016"/>
    <w:rsid w:val="00FF2893"/>
    <w:rsid w:val="00FF2E79"/>
    <w:rsid w:val="00FF39E7"/>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C" w:eastAsia="es-EC"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1"/>
    <w:uiPriority w:val="9"/>
    <w:qFormat/>
    <w:rsid w:val="00FA3691"/>
    <w:pPr>
      <w:keepNext/>
      <w:keepLines/>
      <w:spacing w:before="480" w:after="0"/>
      <w:jc w:val="center"/>
      <w:outlineLvl w:val="0"/>
    </w:pPr>
    <w:rPr>
      <w:rFonts w:ascii="Arial" w:eastAsiaTheme="majorEastAsia" w:hAnsi="Arial" w:cstheme="majorBidi"/>
      <w:b/>
      <w:bCs/>
      <w:szCs w:val="28"/>
    </w:rPr>
  </w:style>
  <w:style w:type="paragraph" w:styleId="Ttulo2">
    <w:name w:val="heading 2"/>
    <w:basedOn w:val="Normal"/>
    <w:next w:val="Normal"/>
    <w:link w:val="Ttulo2Car"/>
    <w:uiPriority w:val="9"/>
    <w:semiHidden/>
    <w:unhideWhenUsed/>
    <w:qFormat/>
    <w:rsid w:val="00DF01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53EF3"/>
    <w:pPr>
      <w:keepNext/>
      <w:keepLines/>
      <w:spacing w:before="200" w:after="0"/>
      <w:outlineLvl w:val="2"/>
    </w:pPr>
    <w:rPr>
      <w:rFonts w:asciiTheme="majorHAnsi" w:eastAsiaTheme="majorEastAsia" w:hAnsiTheme="majorHAnsi" w:cstheme="majorBidi"/>
      <w:b/>
      <w:bCs/>
      <w:color w:val="4F81BD" w:themeColor="accent1"/>
      <w:lang w:eastAsia="en-US"/>
    </w:rPr>
  </w:style>
  <w:style w:type="paragraph" w:styleId="Ttulo4">
    <w:name w:val="heading 4"/>
    <w:basedOn w:val="Normal"/>
    <w:next w:val="Normal"/>
    <w:link w:val="Ttulo4Car"/>
    <w:uiPriority w:val="9"/>
    <w:unhideWhenUsed/>
    <w:qFormat/>
    <w:rsid w:val="00053EF3"/>
    <w:pPr>
      <w:keepNext/>
      <w:keepLines/>
      <w:spacing w:before="200" w:after="0"/>
      <w:outlineLvl w:val="3"/>
    </w:pPr>
    <w:rPr>
      <w:rFonts w:asciiTheme="majorHAnsi" w:eastAsiaTheme="majorEastAsia" w:hAnsiTheme="majorHAnsi" w:cstheme="majorBidi"/>
      <w:b/>
      <w:bCs/>
      <w:i/>
      <w:iCs/>
      <w:color w:val="4F81BD" w:themeColor="accent1"/>
      <w:lang w:eastAsia="en-US"/>
    </w:rPr>
  </w:style>
  <w:style w:type="paragraph" w:styleId="Ttulo5">
    <w:name w:val="heading 5"/>
    <w:basedOn w:val="Normal"/>
    <w:next w:val="Normal"/>
    <w:link w:val="Ttulo5Car"/>
    <w:uiPriority w:val="9"/>
    <w:unhideWhenUsed/>
    <w:qFormat/>
    <w:rsid w:val="005E4E9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predeterminado">
    <w:name w:val="Estilo predeterminado"/>
    <w:link w:val="EstilopredeterminadoCar"/>
    <w:pPr>
      <w:suppressAutoHyphens/>
    </w:pPr>
    <w:rPr>
      <w:rFonts w:ascii="Calibri" w:eastAsia="DejaVu Sans" w:hAnsi="Calibri" w:cs="Calibri"/>
      <w:lang w:eastAsia="en-US"/>
    </w:rPr>
  </w:style>
  <w:style w:type="paragraph" w:customStyle="1" w:styleId="Encabezado1">
    <w:name w:val="Encabezado 1"/>
    <w:basedOn w:val="Estilopredeterminado"/>
    <w:pPr>
      <w:keepNext/>
      <w:keepLines/>
      <w:spacing w:before="840" w:after="360"/>
    </w:pPr>
    <w:rPr>
      <w:rFonts w:ascii="Cambria" w:hAnsi="Cambria"/>
      <w:b/>
      <w:bCs/>
      <w:color w:val="365F91"/>
      <w:sz w:val="28"/>
      <w:szCs w:val="28"/>
      <w:lang w:eastAsia="es-EC"/>
    </w:rPr>
  </w:style>
  <w:style w:type="paragraph" w:customStyle="1" w:styleId="Encabezado2">
    <w:name w:val="Encabezado 2"/>
    <w:basedOn w:val="Estilopredeterminado"/>
    <w:pPr>
      <w:keepNext/>
      <w:keepLines/>
      <w:spacing w:before="440" w:after="240"/>
    </w:pPr>
    <w:rPr>
      <w:rFonts w:ascii="Cambria" w:hAnsi="Cambria"/>
      <w:b/>
      <w:bCs/>
      <w:color w:val="4F81BD"/>
      <w:sz w:val="26"/>
      <w:szCs w:val="26"/>
    </w:rPr>
  </w:style>
  <w:style w:type="paragraph" w:customStyle="1" w:styleId="Encabezado3">
    <w:name w:val="Encabezado 3"/>
    <w:basedOn w:val="Estilopredeterminado"/>
    <w:pPr>
      <w:keepNext/>
      <w:keepLines/>
      <w:spacing w:before="200" w:after="0"/>
    </w:pPr>
    <w:rPr>
      <w:rFonts w:ascii="Cambria" w:hAnsi="Cambria"/>
      <w:b/>
      <w:bCs/>
      <w:color w:val="4F81BD"/>
    </w:rPr>
  </w:style>
  <w:style w:type="paragraph" w:customStyle="1" w:styleId="Encabezado4">
    <w:name w:val="Encabezado 4"/>
    <w:basedOn w:val="Estilopredeterminado"/>
    <w:pPr>
      <w:keepNext/>
      <w:keepLines/>
      <w:spacing w:before="200" w:after="0"/>
    </w:pPr>
    <w:rPr>
      <w:rFonts w:ascii="Cambria" w:hAnsi="Cambria"/>
      <w:b/>
      <w:bCs/>
      <w:i/>
      <w:iCs/>
      <w:color w:val="4F81BD"/>
    </w:rPr>
  </w:style>
  <w:style w:type="character" w:customStyle="1" w:styleId="Ttulo1Car">
    <w:name w:val="Título 1 Car"/>
    <w:basedOn w:val="Fuentedeprrafopredeter"/>
    <w:uiPriority w:val="9"/>
    <w:rPr>
      <w:rFonts w:ascii="Cambria" w:hAnsi="Cambria"/>
      <w:b/>
      <w:bCs/>
      <w:color w:val="365F91"/>
      <w:sz w:val="28"/>
      <w:szCs w:val="28"/>
      <w:lang w:eastAsia="es-EC"/>
    </w:rPr>
  </w:style>
  <w:style w:type="character" w:customStyle="1" w:styleId="EnlacedeInternet">
    <w:name w:val="Enlace de Internet"/>
    <w:basedOn w:val="Fuentedeprrafopredeter"/>
    <w:rPr>
      <w:color w:val="0000FF"/>
      <w:u w:val="single"/>
    </w:rPr>
  </w:style>
  <w:style w:type="character" w:customStyle="1" w:styleId="TextodegloboCar">
    <w:name w:val="Texto de globo Car"/>
    <w:basedOn w:val="Fuentedeprrafopredeter"/>
    <w:rPr>
      <w:rFonts w:ascii="Tahoma" w:hAnsi="Tahoma" w:cs="Tahoma"/>
      <w:sz w:val="16"/>
      <w:szCs w:val="16"/>
    </w:rPr>
  </w:style>
  <w:style w:type="character" w:customStyle="1" w:styleId="apple-converted-space">
    <w:name w:val="apple-converted-space"/>
    <w:basedOn w:val="Fuentedeprrafopredeter"/>
  </w:style>
  <w:style w:type="character" w:customStyle="1" w:styleId="termdef">
    <w:name w:val="termdef"/>
    <w:basedOn w:val="Fuentedeprrafopredeter"/>
  </w:style>
  <w:style w:type="character" w:customStyle="1" w:styleId="ListLabel1">
    <w:name w:val="ListLabel 1"/>
    <w:rPr>
      <w:rFonts w:cs="Courier New"/>
    </w:rPr>
  </w:style>
  <w:style w:type="character" w:customStyle="1" w:styleId="Destacado">
    <w:name w:val="Destacado"/>
    <w:rPr>
      <w:i/>
      <w:iCs/>
    </w:rPr>
  </w:style>
  <w:style w:type="character" w:customStyle="1" w:styleId="Smbolosdenumeracin">
    <w:name w:val="Símbolos de numeración"/>
  </w:style>
  <w:style w:type="character" w:customStyle="1" w:styleId="Vietas">
    <w:name w:val="Viñetas"/>
    <w:rPr>
      <w:rFonts w:ascii="OpenSymbol" w:eastAsia="OpenSymbol" w:hAnsi="OpenSymbol" w:cs="OpenSymbol"/>
    </w:rPr>
  </w:style>
  <w:style w:type="paragraph" w:styleId="Encabezado">
    <w:name w:val="header"/>
    <w:basedOn w:val="Estilopredeterminado"/>
    <w:link w:val="EncabezadoCar"/>
    <w:uiPriority w:val="99"/>
  </w:style>
  <w:style w:type="paragraph" w:customStyle="1" w:styleId="Cuerpodetexto">
    <w:name w:val="Cuerpo de texto"/>
    <w:basedOn w:val="Estilopredeterminado"/>
    <w:pPr>
      <w:spacing w:after="120"/>
    </w:pPr>
  </w:style>
  <w:style w:type="paragraph" w:styleId="Lista">
    <w:name w:val="List"/>
    <w:basedOn w:val="Cuerpodetexto"/>
    <w:rPr>
      <w:rFonts w:cs="Lohit Hindi"/>
    </w:rPr>
  </w:style>
  <w:style w:type="paragraph" w:customStyle="1" w:styleId="Etiqueta">
    <w:name w:val="Etiqueta"/>
    <w:basedOn w:val="Estilopredeterminado"/>
    <w:pPr>
      <w:suppressLineNumbers/>
      <w:spacing w:before="120" w:after="120"/>
    </w:pPr>
    <w:rPr>
      <w:rFonts w:cs="Lohit Hindi"/>
      <w:i/>
      <w:iCs/>
      <w:sz w:val="24"/>
      <w:szCs w:val="24"/>
    </w:rPr>
  </w:style>
  <w:style w:type="paragraph" w:customStyle="1" w:styleId="ndice">
    <w:name w:val="Índice"/>
    <w:basedOn w:val="Estilopredeterminado"/>
    <w:pPr>
      <w:suppressLineNumbers/>
    </w:pPr>
    <w:rPr>
      <w:rFonts w:cs="Lohit Hindi"/>
    </w:rPr>
  </w:style>
  <w:style w:type="paragraph" w:styleId="ndice2">
    <w:name w:val="index 2"/>
    <w:basedOn w:val="Estilopredeterminado"/>
    <w:pPr>
      <w:spacing w:after="100"/>
      <w:ind w:left="220"/>
    </w:pPr>
    <w:rPr>
      <w:lang w:eastAsia="es-EC"/>
    </w:rPr>
  </w:style>
  <w:style w:type="paragraph" w:styleId="ndice1">
    <w:name w:val="index 1"/>
    <w:basedOn w:val="Estilopredeterminado"/>
    <w:pPr>
      <w:spacing w:after="100"/>
    </w:pPr>
    <w:rPr>
      <w:lang w:eastAsia="es-EC"/>
    </w:rPr>
  </w:style>
  <w:style w:type="paragraph" w:styleId="ndice3">
    <w:name w:val="index 3"/>
    <w:basedOn w:val="Estilopredeterminado"/>
    <w:pPr>
      <w:spacing w:after="100"/>
      <w:ind w:left="440"/>
    </w:pPr>
    <w:rPr>
      <w:lang w:eastAsia="es-EC"/>
    </w:rPr>
  </w:style>
  <w:style w:type="paragraph" w:styleId="Prrafodelista">
    <w:name w:val="List Paragraph"/>
    <w:basedOn w:val="Estilopredeterminado"/>
    <w:link w:val="PrrafodelistaCar"/>
    <w:uiPriority w:val="34"/>
    <w:qFormat/>
    <w:pPr>
      <w:ind w:left="720"/>
      <w:contextualSpacing/>
    </w:pPr>
  </w:style>
  <w:style w:type="paragraph" w:styleId="Textodeglobo">
    <w:name w:val="Balloon Text"/>
    <w:basedOn w:val="Estilopredeterminado"/>
    <w:pPr>
      <w:spacing w:after="0" w:line="100" w:lineRule="atLeast"/>
    </w:pPr>
    <w:rPr>
      <w:rFonts w:ascii="Tahoma" w:hAnsi="Tahoma" w:cs="Tahoma"/>
      <w:sz w:val="16"/>
      <w:szCs w:val="16"/>
    </w:rPr>
  </w:style>
  <w:style w:type="paragraph" w:styleId="Ttulo">
    <w:name w:val="Title"/>
    <w:aliases w:val="Nivel 1"/>
    <w:basedOn w:val="Ttulo1"/>
    <w:next w:val="Normal"/>
    <w:link w:val="TtuloCar"/>
    <w:qFormat/>
    <w:rsid w:val="00302C41"/>
    <w:pPr>
      <w:spacing w:after="300" w:line="240" w:lineRule="auto"/>
      <w:contextualSpacing/>
    </w:pPr>
    <w:rPr>
      <w:caps/>
      <w:spacing w:val="5"/>
      <w:kern w:val="28"/>
      <w:szCs w:val="52"/>
    </w:rPr>
  </w:style>
  <w:style w:type="character" w:customStyle="1" w:styleId="TtuloCar">
    <w:name w:val="Título Car"/>
    <w:aliases w:val="Nivel 1 Car"/>
    <w:basedOn w:val="Fuentedeprrafopredeter"/>
    <w:link w:val="Ttulo"/>
    <w:rsid w:val="00302C41"/>
    <w:rPr>
      <w:rFonts w:ascii="Arial" w:eastAsiaTheme="majorEastAsia" w:hAnsi="Arial" w:cstheme="majorBidi"/>
      <w:b/>
      <w:bCs/>
      <w:caps/>
      <w:spacing w:val="5"/>
      <w:kern w:val="28"/>
      <w:szCs w:val="52"/>
    </w:rPr>
  </w:style>
  <w:style w:type="paragraph" w:styleId="Sinespaciado">
    <w:name w:val="No Spacing"/>
    <w:uiPriority w:val="1"/>
    <w:qFormat/>
    <w:rsid w:val="00011D11"/>
    <w:pPr>
      <w:spacing w:after="0" w:line="240" w:lineRule="auto"/>
    </w:pPr>
  </w:style>
  <w:style w:type="character" w:customStyle="1" w:styleId="Ttulo1Car1">
    <w:name w:val="Título 1 Car1"/>
    <w:basedOn w:val="Fuentedeprrafopredeter"/>
    <w:link w:val="Ttulo1"/>
    <w:uiPriority w:val="9"/>
    <w:rsid w:val="00FA3691"/>
    <w:rPr>
      <w:rFonts w:ascii="Arial" w:eastAsiaTheme="majorEastAsia" w:hAnsi="Arial" w:cstheme="majorBidi"/>
      <w:b/>
      <w:bCs/>
      <w:szCs w:val="28"/>
    </w:rPr>
  </w:style>
  <w:style w:type="paragraph" w:styleId="Piedepgina">
    <w:name w:val="footer"/>
    <w:basedOn w:val="Normal"/>
    <w:link w:val="PiedepginaCar"/>
    <w:uiPriority w:val="99"/>
    <w:unhideWhenUsed/>
    <w:rsid w:val="00011D1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1D11"/>
  </w:style>
  <w:style w:type="paragraph" w:customStyle="1" w:styleId="Nivel2">
    <w:name w:val="Nivel 2"/>
    <w:basedOn w:val="Ttulo1"/>
    <w:link w:val="Nivel2Car"/>
    <w:autoRedefine/>
    <w:qFormat/>
    <w:rsid w:val="00A12447"/>
    <w:pPr>
      <w:numPr>
        <w:numId w:val="1"/>
      </w:numPr>
      <w:spacing w:before="240" w:after="240" w:line="360" w:lineRule="auto"/>
      <w:jc w:val="both"/>
    </w:pPr>
    <w:rPr>
      <w:rFonts w:eastAsia="Times New Roman"/>
      <w:lang w:val="es-ES_tradnl"/>
    </w:rPr>
  </w:style>
  <w:style w:type="paragraph" w:customStyle="1" w:styleId="Nivel3">
    <w:name w:val="Nivel 3"/>
    <w:basedOn w:val="Ttulo3"/>
    <w:link w:val="Nivel3Car"/>
    <w:qFormat/>
    <w:rsid w:val="00D90010"/>
    <w:pPr>
      <w:numPr>
        <w:ilvl w:val="1"/>
        <w:numId w:val="1"/>
      </w:numPr>
      <w:spacing w:before="240" w:after="240" w:line="360" w:lineRule="auto"/>
    </w:pPr>
    <w:rPr>
      <w:rFonts w:ascii="Arial" w:hAnsi="Arial" w:cs="Arial"/>
      <w:color w:val="auto"/>
    </w:rPr>
  </w:style>
  <w:style w:type="character" w:customStyle="1" w:styleId="EstilopredeterminadoCar">
    <w:name w:val="Estilo predeterminado Car"/>
    <w:basedOn w:val="Fuentedeprrafopredeter"/>
    <w:link w:val="Estilopredeterminado"/>
    <w:rsid w:val="00011D11"/>
    <w:rPr>
      <w:rFonts w:ascii="Calibri" w:eastAsia="DejaVu Sans" w:hAnsi="Calibri" w:cs="Calibri"/>
      <w:lang w:eastAsia="en-US"/>
    </w:rPr>
  </w:style>
  <w:style w:type="character" w:customStyle="1" w:styleId="PrrafodelistaCar">
    <w:name w:val="Párrafo de lista Car"/>
    <w:basedOn w:val="EstilopredeterminadoCar"/>
    <w:link w:val="Prrafodelista"/>
    <w:rsid w:val="00011D11"/>
    <w:rPr>
      <w:rFonts w:ascii="Calibri" w:eastAsia="DejaVu Sans" w:hAnsi="Calibri" w:cs="Calibri"/>
      <w:lang w:eastAsia="en-US"/>
    </w:rPr>
  </w:style>
  <w:style w:type="character" w:customStyle="1" w:styleId="Nivel2Car">
    <w:name w:val="Nivel 2 Car"/>
    <w:basedOn w:val="PrrafodelistaCar"/>
    <w:link w:val="Nivel2"/>
    <w:rsid w:val="00A12447"/>
    <w:rPr>
      <w:rFonts w:ascii="Arial" w:eastAsia="Times New Roman" w:hAnsi="Arial" w:cstheme="majorBidi"/>
      <w:b/>
      <w:bCs/>
      <w:szCs w:val="28"/>
      <w:lang w:val="es-ES_tradnl" w:eastAsia="en-US"/>
    </w:rPr>
  </w:style>
  <w:style w:type="paragraph" w:customStyle="1" w:styleId="Nivel4">
    <w:name w:val="Nivel 4"/>
    <w:basedOn w:val="Nivel3"/>
    <w:link w:val="Nivel4Car"/>
    <w:qFormat/>
    <w:rsid w:val="00D90010"/>
    <w:pPr>
      <w:numPr>
        <w:ilvl w:val="2"/>
      </w:numPr>
      <w:tabs>
        <w:tab w:val="left" w:pos="1985"/>
      </w:tabs>
      <w:ind w:hanging="645"/>
    </w:pPr>
    <w:rPr>
      <w:rFonts w:cs="Times New Roman"/>
      <w:bCs w:val="0"/>
      <w:i/>
      <w14:scene3d>
        <w14:camera w14:prst="orthographicFront"/>
        <w14:lightRig w14:rig="threePt" w14:dir="t">
          <w14:rot w14:lat="0" w14:lon="0" w14:rev="0"/>
        </w14:lightRig>
      </w14:scene3d>
    </w:rPr>
  </w:style>
  <w:style w:type="character" w:customStyle="1" w:styleId="Nivel3Car">
    <w:name w:val="Nivel 3 Car"/>
    <w:basedOn w:val="PrrafodelistaCar"/>
    <w:link w:val="Nivel3"/>
    <w:rsid w:val="00D90010"/>
    <w:rPr>
      <w:rFonts w:ascii="Arial" w:eastAsiaTheme="majorEastAsia" w:hAnsi="Arial" w:cs="Arial"/>
      <w:b/>
      <w:bCs/>
      <w:lang w:eastAsia="en-US"/>
    </w:rPr>
  </w:style>
  <w:style w:type="paragraph" w:customStyle="1" w:styleId="contenido">
    <w:name w:val="contenido"/>
    <w:basedOn w:val="Estilopredeterminado"/>
    <w:link w:val="contenidoCar"/>
    <w:qFormat/>
    <w:rsid w:val="0095333E"/>
    <w:pPr>
      <w:spacing w:line="360" w:lineRule="auto"/>
      <w:jc w:val="both"/>
    </w:pPr>
    <w:rPr>
      <w:rFonts w:ascii="Arial" w:hAnsi="Arial" w:cs="Arial"/>
    </w:rPr>
  </w:style>
  <w:style w:type="character" w:customStyle="1" w:styleId="Nivel4Car">
    <w:name w:val="Nivel 4 Car"/>
    <w:basedOn w:val="Nivel3Car"/>
    <w:link w:val="Nivel4"/>
    <w:rsid w:val="00D90010"/>
    <w:rPr>
      <w:rFonts w:ascii="Arial" w:eastAsiaTheme="majorEastAsia" w:hAnsi="Arial" w:cs="Times New Roman"/>
      <w:b/>
      <w:bCs w:val="0"/>
      <w:i/>
      <w:lang w:eastAsia="en-US"/>
      <w14:scene3d>
        <w14:camera w14:prst="orthographicFront"/>
        <w14:lightRig w14:rig="threePt" w14:dir="t">
          <w14:rot w14:lat="0" w14:lon="0" w14:rev="0"/>
        </w14:lightRig>
      </w14:scene3d>
    </w:rPr>
  </w:style>
  <w:style w:type="paragraph" w:styleId="Textonotaalfinal">
    <w:name w:val="endnote text"/>
    <w:basedOn w:val="Normal"/>
    <w:link w:val="TextonotaalfinalCar"/>
    <w:uiPriority w:val="99"/>
    <w:semiHidden/>
    <w:unhideWhenUsed/>
    <w:rsid w:val="005061F6"/>
    <w:pPr>
      <w:spacing w:after="0" w:line="240" w:lineRule="auto"/>
    </w:pPr>
    <w:rPr>
      <w:sz w:val="20"/>
      <w:szCs w:val="20"/>
    </w:rPr>
  </w:style>
  <w:style w:type="character" w:customStyle="1" w:styleId="contenidoCar">
    <w:name w:val="contenido Car"/>
    <w:basedOn w:val="EstilopredeterminadoCar"/>
    <w:link w:val="contenido"/>
    <w:rsid w:val="0095333E"/>
    <w:rPr>
      <w:rFonts w:ascii="Arial" w:eastAsia="DejaVu Sans" w:hAnsi="Arial" w:cs="Arial"/>
      <w:lang w:eastAsia="en-US"/>
    </w:rPr>
  </w:style>
  <w:style w:type="character" w:customStyle="1" w:styleId="TextonotaalfinalCar">
    <w:name w:val="Texto nota al final Car"/>
    <w:basedOn w:val="Fuentedeprrafopredeter"/>
    <w:link w:val="Textonotaalfinal"/>
    <w:uiPriority w:val="99"/>
    <w:semiHidden/>
    <w:rsid w:val="005061F6"/>
    <w:rPr>
      <w:sz w:val="20"/>
      <w:szCs w:val="20"/>
    </w:rPr>
  </w:style>
  <w:style w:type="character" w:styleId="Refdenotaalfinal">
    <w:name w:val="endnote reference"/>
    <w:basedOn w:val="Fuentedeprrafopredeter"/>
    <w:uiPriority w:val="99"/>
    <w:semiHidden/>
    <w:unhideWhenUsed/>
    <w:rsid w:val="005061F6"/>
    <w:rPr>
      <w:vertAlign w:val="superscript"/>
    </w:rPr>
  </w:style>
  <w:style w:type="paragraph" w:styleId="Textonotapie">
    <w:name w:val="footnote text"/>
    <w:basedOn w:val="Normal"/>
    <w:link w:val="TextonotapieCar"/>
    <w:uiPriority w:val="99"/>
    <w:semiHidden/>
    <w:unhideWhenUsed/>
    <w:rsid w:val="005061F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061F6"/>
    <w:rPr>
      <w:sz w:val="20"/>
      <w:szCs w:val="20"/>
    </w:rPr>
  </w:style>
  <w:style w:type="character" w:styleId="Refdenotaalpie">
    <w:name w:val="footnote reference"/>
    <w:basedOn w:val="Fuentedeprrafopredeter"/>
    <w:uiPriority w:val="99"/>
    <w:semiHidden/>
    <w:unhideWhenUsed/>
    <w:rsid w:val="005061F6"/>
    <w:rPr>
      <w:vertAlign w:val="superscript"/>
    </w:rPr>
  </w:style>
  <w:style w:type="character" w:customStyle="1" w:styleId="Ttulo3Car">
    <w:name w:val="Título 3 Car"/>
    <w:basedOn w:val="Fuentedeprrafopredeter"/>
    <w:link w:val="Ttulo3"/>
    <w:uiPriority w:val="9"/>
    <w:rsid w:val="00053EF3"/>
    <w:rPr>
      <w:rFonts w:asciiTheme="majorHAnsi" w:eastAsiaTheme="majorEastAsia" w:hAnsiTheme="majorHAnsi" w:cstheme="majorBidi"/>
      <w:b/>
      <w:bCs/>
      <w:color w:val="4F81BD" w:themeColor="accent1"/>
      <w:lang w:eastAsia="en-US"/>
    </w:rPr>
  </w:style>
  <w:style w:type="character" w:customStyle="1" w:styleId="Ttulo4Car">
    <w:name w:val="Título 4 Car"/>
    <w:basedOn w:val="Fuentedeprrafopredeter"/>
    <w:link w:val="Ttulo4"/>
    <w:uiPriority w:val="9"/>
    <w:rsid w:val="00053EF3"/>
    <w:rPr>
      <w:rFonts w:asciiTheme="majorHAnsi" w:eastAsiaTheme="majorEastAsia" w:hAnsiTheme="majorHAnsi" w:cstheme="majorBidi"/>
      <w:b/>
      <w:bCs/>
      <w:i/>
      <w:iCs/>
      <w:color w:val="4F81BD" w:themeColor="accent1"/>
      <w:lang w:eastAsia="en-US"/>
    </w:rPr>
  </w:style>
  <w:style w:type="character" w:styleId="Hipervnculo">
    <w:name w:val="Hyperlink"/>
    <w:basedOn w:val="Fuentedeprrafopredeter"/>
    <w:uiPriority w:val="99"/>
    <w:unhideWhenUsed/>
    <w:rsid w:val="00053EF3"/>
    <w:rPr>
      <w:color w:val="0000FF" w:themeColor="hyperlink"/>
      <w:u w:val="single"/>
    </w:rPr>
  </w:style>
  <w:style w:type="paragraph" w:styleId="Epgrafe">
    <w:name w:val="caption"/>
    <w:basedOn w:val="Normal"/>
    <w:next w:val="Normal"/>
    <w:link w:val="EpgrafeCar"/>
    <w:uiPriority w:val="35"/>
    <w:unhideWhenUsed/>
    <w:qFormat/>
    <w:rsid w:val="00822C23"/>
    <w:pPr>
      <w:spacing w:line="240" w:lineRule="auto"/>
    </w:pPr>
    <w:rPr>
      <w:b/>
      <w:bCs/>
      <w:color w:val="4F81BD" w:themeColor="accent1"/>
      <w:sz w:val="18"/>
      <w:szCs w:val="18"/>
    </w:rPr>
  </w:style>
  <w:style w:type="paragraph" w:styleId="TtulodeTDC">
    <w:name w:val="TOC Heading"/>
    <w:basedOn w:val="Ttulo1"/>
    <w:next w:val="Normal"/>
    <w:uiPriority w:val="39"/>
    <w:semiHidden/>
    <w:unhideWhenUsed/>
    <w:qFormat/>
    <w:rsid w:val="002E0E74"/>
    <w:pPr>
      <w:outlineLvl w:val="9"/>
    </w:pPr>
  </w:style>
  <w:style w:type="paragraph" w:styleId="TDC2">
    <w:name w:val="toc 2"/>
    <w:basedOn w:val="Normal"/>
    <w:next w:val="Normal"/>
    <w:autoRedefine/>
    <w:uiPriority w:val="39"/>
    <w:unhideWhenUsed/>
    <w:qFormat/>
    <w:rsid w:val="002E0E74"/>
    <w:pPr>
      <w:spacing w:after="100"/>
      <w:ind w:left="220"/>
    </w:pPr>
  </w:style>
  <w:style w:type="paragraph" w:styleId="TDC1">
    <w:name w:val="toc 1"/>
    <w:basedOn w:val="Normal"/>
    <w:next w:val="Normal"/>
    <w:autoRedefine/>
    <w:uiPriority w:val="39"/>
    <w:unhideWhenUsed/>
    <w:qFormat/>
    <w:rsid w:val="00646C60"/>
    <w:pPr>
      <w:tabs>
        <w:tab w:val="left" w:pos="440"/>
        <w:tab w:val="right" w:leader="dot" w:pos="8778"/>
      </w:tabs>
      <w:spacing w:after="100" w:line="360" w:lineRule="auto"/>
    </w:pPr>
  </w:style>
  <w:style w:type="paragraph" w:styleId="TDC3">
    <w:name w:val="toc 3"/>
    <w:basedOn w:val="Normal"/>
    <w:next w:val="Normal"/>
    <w:autoRedefine/>
    <w:uiPriority w:val="39"/>
    <w:unhideWhenUsed/>
    <w:qFormat/>
    <w:rsid w:val="002E0E74"/>
    <w:pPr>
      <w:spacing w:after="100"/>
      <w:ind w:left="440"/>
    </w:pPr>
  </w:style>
  <w:style w:type="character" w:customStyle="1" w:styleId="goog-inline-block">
    <w:name w:val="goog-inline-block"/>
    <w:basedOn w:val="Fuentedeprrafopredeter"/>
    <w:rsid w:val="00744A44"/>
  </w:style>
  <w:style w:type="character" w:customStyle="1" w:styleId="kix-wordhtmlgenerator-word-node">
    <w:name w:val="kix-wordhtmlgenerator-word-node"/>
    <w:basedOn w:val="Fuentedeprrafopredeter"/>
    <w:rsid w:val="00744A44"/>
  </w:style>
  <w:style w:type="paragraph" w:styleId="Bibliografa">
    <w:name w:val="Bibliography"/>
    <w:basedOn w:val="Normal"/>
    <w:next w:val="Normal"/>
    <w:uiPriority w:val="37"/>
    <w:unhideWhenUsed/>
    <w:rsid w:val="005F3EF6"/>
  </w:style>
  <w:style w:type="paragraph" w:styleId="NormalWeb">
    <w:name w:val="Normal (Web)"/>
    <w:basedOn w:val="Normal"/>
    <w:uiPriority w:val="99"/>
    <w:semiHidden/>
    <w:unhideWhenUsed/>
    <w:rsid w:val="00D336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ranslate">
    <w:name w:val="notranslate"/>
    <w:basedOn w:val="Fuentedeprrafopredeter"/>
    <w:rsid w:val="004828DD"/>
  </w:style>
  <w:style w:type="paragraph" w:styleId="HTMLconformatoprevio">
    <w:name w:val="HTML Preformatted"/>
    <w:basedOn w:val="Normal"/>
    <w:link w:val="HTMLconformatoprevioCar"/>
    <w:uiPriority w:val="99"/>
    <w:unhideWhenUsed/>
    <w:rsid w:val="00EE0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EE0A3E"/>
    <w:rPr>
      <w:rFonts w:ascii="Courier New" w:eastAsia="Times New Roman" w:hAnsi="Courier New" w:cs="Courier New"/>
      <w:sz w:val="20"/>
      <w:szCs w:val="20"/>
    </w:rPr>
  </w:style>
  <w:style w:type="table" w:styleId="Tablaconcuadrcula">
    <w:name w:val="Table Grid"/>
    <w:basedOn w:val="Tablanormal"/>
    <w:uiPriority w:val="59"/>
    <w:rsid w:val="00163B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DefinicinHTML">
    <w:name w:val="HTML Definition"/>
    <w:basedOn w:val="Fuentedeprrafopredeter"/>
    <w:uiPriority w:val="99"/>
    <w:semiHidden/>
    <w:unhideWhenUsed/>
    <w:rsid w:val="00EB0CED"/>
    <w:rPr>
      <w:i/>
      <w:iCs/>
    </w:rPr>
  </w:style>
  <w:style w:type="character" w:styleId="CitaHTML">
    <w:name w:val="HTML Cite"/>
    <w:basedOn w:val="Fuentedeprrafopredeter"/>
    <w:uiPriority w:val="99"/>
    <w:semiHidden/>
    <w:unhideWhenUsed/>
    <w:rsid w:val="00EB0CED"/>
    <w:rPr>
      <w:i/>
      <w:iCs/>
    </w:rPr>
  </w:style>
  <w:style w:type="character" w:styleId="CdigoHTML">
    <w:name w:val="HTML Code"/>
    <w:basedOn w:val="Fuentedeprrafopredeter"/>
    <w:uiPriority w:val="99"/>
    <w:semiHidden/>
    <w:unhideWhenUsed/>
    <w:rsid w:val="00FC0DD1"/>
    <w:rPr>
      <w:rFonts w:ascii="Courier New" w:eastAsia="Times New Roman" w:hAnsi="Courier New" w:cs="Courier New"/>
      <w:sz w:val="20"/>
      <w:szCs w:val="20"/>
    </w:rPr>
  </w:style>
  <w:style w:type="paragraph" w:customStyle="1" w:styleId="Nivel5">
    <w:name w:val="Nivel 5"/>
    <w:basedOn w:val="Ttulo5"/>
    <w:link w:val="Nivel5Car"/>
    <w:qFormat/>
    <w:rsid w:val="0085171E"/>
    <w:pPr>
      <w:numPr>
        <w:ilvl w:val="3"/>
        <w:numId w:val="1"/>
      </w:numPr>
      <w:tabs>
        <w:tab w:val="left" w:pos="1560"/>
      </w:tabs>
      <w:spacing w:after="240" w:line="360" w:lineRule="auto"/>
    </w:pPr>
    <w:rPr>
      <w:rFonts w:ascii="Arial" w:hAnsi="Arial" w:cs="Times New Roman"/>
      <w:i/>
      <w:color w:val="auto"/>
      <w14:scene3d>
        <w14:camera w14:prst="orthographicFront"/>
        <w14:lightRig w14:rig="threePt" w14:dir="t">
          <w14:rot w14:lat="0" w14:lon="0" w14:rev="0"/>
        </w14:lightRig>
      </w14:scene3d>
    </w:rPr>
  </w:style>
  <w:style w:type="character" w:customStyle="1" w:styleId="Nivel5Car">
    <w:name w:val="Nivel 5 Car"/>
    <w:basedOn w:val="Nivel4Car"/>
    <w:link w:val="Nivel5"/>
    <w:rsid w:val="0085171E"/>
    <w:rPr>
      <w:rFonts w:ascii="Arial" w:eastAsiaTheme="majorEastAsia" w:hAnsi="Arial" w:cs="Times New Roman"/>
      <w:b w:val="0"/>
      <w:bCs w:val="0"/>
      <w:i/>
      <w:lang w:eastAsia="en-US"/>
      <w14:scene3d>
        <w14:camera w14:prst="orthographicFront"/>
        <w14:lightRig w14:rig="threePt" w14:dir="t">
          <w14:rot w14:lat="0" w14:lon="0" w14:rev="0"/>
        </w14:lightRig>
      </w14:scene3d>
    </w:rPr>
  </w:style>
  <w:style w:type="character" w:customStyle="1" w:styleId="Ttulo5Car">
    <w:name w:val="Título 5 Car"/>
    <w:basedOn w:val="Fuentedeprrafopredeter"/>
    <w:link w:val="Ttulo5"/>
    <w:uiPriority w:val="9"/>
    <w:rsid w:val="005E4E97"/>
    <w:rPr>
      <w:rFonts w:asciiTheme="majorHAnsi" w:eastAsiaTheme="majorEastAsia" w:hAnsiTheme="majorHAnsi" w:cstheme="majorBidi"/>
      <w:color w:val="243F60" w:themeColor="accent1" w:themeShade="7F"/>
    </w:rPr>
  </w:style>
  <w:style w:type="character" w:customStyle="1" w:styleId="linenum">
    <w:name w:val="linenum"/>
    <w:basedOn w:val="Fuentedeprrafopredeter"/>
    <w:rsid w:val="00140999"/>
  </w:style>
  <w:style w:type="paragraph" w:customStyle="1" w:styleId="titulosTF">
    <w:name w:val="titulos TF"/>
    <w:basedOn w:val="Epgrafe"/>
    <w:link w:val="titulosTFCar"/>
    <w:qFormat/>
    <w:rsid w:val="00BA5145"/>
    <w:pPr>
      <w:keepNext/>
    </w:pPr>
    <w:rPr>
      <w:rFonts w:ascii="Arial" w:hAnsi="Arial" w:cs="Arial"/>
      <w:b w:val="0"/>
      <w:color w:val="auto"/>
      <w:sz w:val="20"/>
      <w:szCs w:val="20"/>
    </w:rPr>
  </w:style>
  <w:style w:type="character" w:styleId="Hipervnculovisitado">
    <w:name w:val="FollowedHyperlink"/>
    <w:basedOn w:val="Fuentedeprrafopredeter"/>
    <w:uiPriority w:val="99"/>
    <w:semiHidden/>
    <w:unhideWhenUsed/>
    <w:rsid w:val="00974752"/>
    <w:rPr>
      <w:color w:val="800080" w:themeColor="followedHyperlink"/>
      <w:u w:val="single"/>
    </w:rPr>
  </w:style>
  <w:style w:type="character" w:customStyle="1" w:styleId="EpgrafeCar">
    <w:name w:val="Epígrafe Car"/>
    <w:basedOn w:val="Fuentedeprrafopredeter"/>
    <w:link w:val="Epgrafe"/>
    <w:uiPriority w:val="35"/>
    <w:rsid w:val="00BA5145"/>
    <w:rPr>
      <w:b/>
      <w:bCs/>
      <w:color w:val="4F81BD" w:themeColor="accent1"/>
      <w:sz w:val="18"/>
      <w:szCs w:val="18"/>
    </w:rPr>
  </w:style>
  <w:style w:type="character" w:customStyle="1" w:styleId="titulosTFCar">
    <w:name w:val="titulos TF Car"/>
    <w:basedOn w:val="EpgrafeCar"/>
    <w:link w:val="titulosTF"/>
    <w:rsid w:val="00BA5145"/>
    <w:rPr>
      <w:rFonts w:ascii="Arial" w:hAnsi="Arial" w:cs="Arial"/>
      <w:b w:val="0"/>
      <w:bCs/>
      <w:color w:val="4F81BD" w:themeColor="accent1"/>
      <w:sz w:val="20"/>
      <w:szCs w:val="20"/>
    </w:rPr>
  </w:style>
  <w:style w:type="paragraph" w:styleId="Tabladeilustraciones">
    <w:name w:val="table of figures"/>
    <w:basedOn w:val="Normal"/>
    <w:next w:val="Normal"/>
    <w:uiPriority w:val="99"/>
    <w:unhideWhenUsed/>
    <w:rsid w:val="00124F45"/>
    <w:pPr>
      <w:spacing w:after="0"/>
    </w:pPr>
  </w:style>
  <w:style w:type="character" w:styleId="nfasis">
    <w:name w:val="Emphasis"/>
    <w:basedOn w:val="Fuentedeprrafopredeter"/>
    <w:uiPriority w:val="20"/>
    <w:qFormat/>
    <w:rsid w:val="008C4AF4"/>
    <w:rPr>
      <w:i/>
      <w:iCs/>
    </w:rPr>
  </w:style>
  <w:style w:type="table" w:styleId="Sombreadoclaro">
    <w:name w:val="Light Shading"/>
    <w:basedOn w:val="Tablanormal"/>
    <w:uiPriority w:val="60"/>
    <w:rsid w:val="00111BD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2">
    <w:name w:val="Medium Shading 2"/>
    <w:basedOn w:val="Tablanormal"/>
    <w:uiPriority w:val="64"/>
    <w:rsid w:val="00111BD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
    <w:name w:val="Medium Shading 1"/>
    <w:basedOn w:val="Tablanormal"/>
    <w:uiPriority w:val="63"/>
    <w:rsid w:val="00111BD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staclara">
    <w:name w:val="Light List"/>
    <w:basedOn w:val="Tablanormal"/>
    <w:uiPriority w:val="61"/>
    <w:rsid w:val="000F451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Cuadrculaclara">
    <w:name w:val="Light Grid"/>
    <w:basedOn w:val="Tablanormal"/>
    <w:uiPriority w:val="62"/>
    <w:rsid w:val="0008795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stamedia2">
    <w:name w:val="Medium List 2"/>
    <w:basedOn w:val="Tablanormal"/>
    <w:uiPriority w:val="66"/>
    <w:rsid w:val="0008795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clara-nfasis1">
    <w:name w:val="Light Grid Accent 1"/>
    <w:basedOn w:val="Tablanormal"/>
    <w:uiPriority w:val="62"/>
    <w:rsid w:val="0008795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1">
    <w:name w:val="Light List Accent 1"/>
    <w:basedOn w:val="Tablanormal"/>
    <w:uiPriority w:val="61"/>
    <w:rsid w:val="0008795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toggle">
    <w:name w:val="toggle"/>
    <w:basedOn w:val="Fuentedeprrafopredeter"/>
    <w:rsid w:val="007F4C76"/>
  </w:style>
  <w:style w:type="character" w:customStyle="1" w:styleId="property">
    <w:name w:val="property"/>
    <w:basedOn w:val="Fuentedeprrafopredeter"/>
    <w:rsid w:val="007F4C76"/>
  </w:style>
  <w:style w:type="character" w:customStyle="1" w:styleId="p">
    <w:name w:val="p"/>
    <w:basedOn w:val="Fuentedeprrafopredeter"/>
    <w:rsid w:val="007F4C76"/>
  </w:style>
  <w:style w:type="character" w:customStyle="1" w:styleId="object">
    <w:name w:val="object"/>
    <w:basedOn w:val="Fuentedeprrafopredeter"/>
    <w:rsid w:val="007F4C76"/>
  </w:style>
  <w:style w:type="character" w:customStyle="1" w:styleId="toggle-end">
    <w:name w:val="toggle-end"/>
    <w:basedOn w:val="Fuentedeprrafopredeter"/>
    <w:rsid w:val="007F4C76"/>
  </w:style>
  <w:style w:type="character" w:customStyle="1" w:styleId="number">
    <w:name w:val="number"/>
    <w:basedOn w:val="Fuentedeprrafopredeter"/>
    <w:rsid w:val="007F4C76"/>
  </w:style>
  <w:style w:type="table" w:styleId="Sombreadomedio1-nfasis1">
    <w:name w:val="Medium Shading 1 Accent 1"/>
    <w:basedOn w:val="Tablanormal"/>
    <w:uiPriority w:val="63"/>
    <w:rsid w:val="00215C8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Ttulo2Car">
    <w:name w:val="Título 2 Car"/>
    <w:basedOn w:val="Fuentedeprrafopredeter"/>
    <w:link w:val="Ttulo2"/>
    <w:uiPriority w:val="9"/>
    <w:semiHidden/>
    <w:rsid w:val="00DF013B"/>
    <w:rPr>
      <w:rFonts w:asciiTheme="majorHAnsi" w:eastAsiaTheme="majorEastAsia" w:hAnsiTheme="majorHAnsi" w:cstheme="majorBidi"/>
      <w:b/>
      <w:bCs/>
      <w:color w:val="4F81BD" w:themeColor="accent1"/>
      <w:sz w:val="26"/>
      <w:szCs w:val="26"/>
    </w:rPr>
  </w:style>
  <w:style w:type="character" w:customStyle="1" w:styleId="EncabezadoCar">
    <w:name w:val="Encabezado Car"/>
    <w:basedOn w:val="Fuentedeprrafopredeter"/>
    <w:link w:val="Encabezado"/>
    <w:uiPriority w:val="99"/>
    <w:rsid w:val="001B7D7D"/>
    <w:rPr>
      <w:rFonts w:ascii="Calibri" w:eastAsia="DejaVu Sans" w:hAnsi="Calibri" w:cs="Calibri"/>
      <w:lang w:eastAsia="en-US"/>
    </w:rPr>
  </w:style>
  <w:style w:type="paragraph" w:customStyle="1" w:styleId="NormalInd">
    <w:name w:val="Normal Ind"/>
    <w:basedOn w:val="Normal"/>
    <w:rsid w:val="001B7D7D"/>
    <w:pPr>
      <w:spacing w:after="0" w:line="240" w:lineRule="auto"/>
      <w:ind w:left="851"/>
      <w:jc w:val="both"/>
    </w:pPr>
    <w:rPr>
      <w:rFonts w:ascii="Arial" w:eastAsia="Times New Roman" w:hAnsi="Arial" w:cs="Times New Roman"/>
      <w:sz w:val="20"/>
      <w:szCs w:val="24"/>
      <w:lang w:eastAsia="en-US"/>
    </w:rPr>
  </w:style>
  <w:style w:type="character" w:styleId="Nmerodelnea">
    <w:name w:val="line number"/>
    <w:basedOn w:val="Fuentedeprrafopredeter"/>
    <w:uiPriority w:val="99"/>
    <w:semiHidden/>
    <w:unhideWhenUsed/>
    <w:rsid w:val="00FE135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C" w:eastAsia="es-EC"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1"/>
    <w:uiPriority w:val="9"/>
    <w:qFormat/>
    <w:rsid w:val="00FA3691"/>
    <w:pPr>
      <w:keepNext/>
      <w:keepLines/>
      <w:spacing w:before="480" w:after="0"/>
      <w:jc w:val="center"/>
      <w:outlineLvl w:val="0"/>
    </w:pPr>
    <w:rPr>
      <w:rFonts w:ascii="Arial" w:eastAsiaTheme="majorEastAsia" w:hAnsi="Arial" w:cstheme="majorBidi"/>
      <w:b/>
      <w:bCs/>
      <w:szCs w:val="28"/>
    </w:rPr>
  </w:style>
  <w:style w:type="paragraph" w:styleId="Ttulo2">
    <w:name w:val="heading 2"/>
    <w:basedOn w:val="Normal"/>
    <w:next w:val="Normal"/>
    <w:link w:val="Ttulo2Car"/>
    <w:uiPriority w:val="9"/>
    <w:semiHidden/>
    <w:unhideWhenUsed/>
    <w:qFormat/>
    <w:rsid w:val="00DF01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53EF3"/>
    <w:pPr>
      <w:keepNext/>
      <w:keepLines/>
      <w:spacing w:before="200" w:after="0"/>
      <w:outlineLvl w:val="2"/>
    </w:pPr>
    <w:rPr>
      <w:rFonts w:asciiTheme="majorHAnsi" w:eastAsiaTheme="majorEastAsia" w:hAnsiTheme="majorHAnsi" w:cstheme="majorBidi"/>
      <w:b/>
      <w:bCs/>
      <w:color w:val="4F81BD" w:themeColor="accent1"/>
      <w:lang w:eastAsia="en-US"/>
    </w:rPr>
  </w:style>
  <w:style w:type="paragraph" w:styleId="Ttulo4">
    <w:name w:val="heading 4"/>
    <w:basedOn w:val="Normal"/>
    <w:next w:val="Normal"/>
    <w:link w:val="Ttulo4Car"/>
    <w:uiPriority w:val="9"/>
    <w:unhideWhenUsed/>
    <w:qFormat/>
    <w:rsid w:val="00053EF3"/>
    <w:pPr>
      <w:keepNext/>
      <w:keepLines/>
      <w:spacing w:before="200" w:after="0"/>
      <w:outlineLvl w:val="3"/>
    </w:pPr>
    <w:rPr>
      <w:rFonts w:asciiTheme="majorHAnsi" w:eastAsiaTheme="majorEastAsia" w:hAnsiTheme="majorHAnsi" w:cstheme="majorBidi"/>
      <w:b/>
      <w:bCs/>
      <w:i/>
      <w:iCs/>
      <w:color w:val="4F81BD" w:themeColor="accent1"/>
      <w:lang w:eastAsia="en-US"/>
    </w:rPr>
  </w:style>
  <w:style w:type="paragraph" w:styleId="Ttulo5">
    <w:name w:val="heading 5"/>
    <w:basedOn w:val="Normal"/>
    <w:next w:val="Normal"/>
    <w:link w:val="Ttulo5Car"/>
    <w:uiPriority w:val="9"/>
    <w:unhideWhenUsed/>
    <w:qFormat/>
    <w:rsid w:val="005E4E9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predeterminado">
    <w:name w:val="Estilo predeterminado"/>
    <w:link w:val="EstilopredeterminadoCar"/>
    <w:pPr>
      <w:suppressAutoHyphens/>
    </w:pPr>
    <w:rPr>
      <w:rFonts w:ascii="Calibri" w:eastAsia="DejaVu Sans" w:hAnsi="Calibri" w:cs="Calibri"/>
      <w:lang w:eastAsia="en-US"/>
    </w:rPr>
  </w:style>
  <w:style w:type="paragraph" w:customStyle="1" w:styleId="Encabezado1">
    <w:name w:val="Encabezado 1"/>
    <w:basedOn w:val="Estilopredeterminado"/>
    <w:pPr>
      <w:keepNext/>
      <w:keepLines/>
      <w:spacing w:before="840" w:after="360"/>
    </w:pPr>
    <w:rPr>
      <w:rFonts w:ascii="Cambria" w:hAnsi="Cambria"/>
      <w:b/>
      <w:bCs/>
      <w:color w:val="365F91"/>
      <w:sz w:val="28"/>
      <w:szCs w:val="28"/>
      <w:lang w:eastAsia="es-EC"/>
    </w:rPr>
  </w:style>
  <w:style w:type="paragraph" w:customStyle="1" w:styleId="Encabezado2">
    <w:name w:val="Encabezado 2"/>
    <w:basedOn w:val="Estilopredeterminado"/>
    <w:pPr>
      <w:keepNext/>
      <w:keepLines/>
      <w:spacing w:before="440" w:after="240"/>
    </w:pPr>
    <w:rPr>
      <w:rFonts w:ascii="Cambria" w:hAnsi="Cambria"/>
      <w:b/>
      <w:bCs/>
      <w:color w:val="4F81BD"/>
      <w:sz w:val="26"/>
      <w:szCs w:val="26"/>
    </w:rPr>
  </w:style>
  <w:style w:type="paragraph" w:customStyle="1" w:styleId="Encabezado3">
    <w:name w:val="Encabezado 3"/>
    <w:basedOn w:val="Estilopredeterminado"/>
    <w:pPr>
      <w:keepNext/>
      <w:keepLines/>
      <w:spacing w:before="200" w:after="0"/>
    </w:pPr>
    <w:rPr>
      <w:rFonts w:ascii="Cambria" w:hAnsi="Cambria"/>
      <w:b/>
      <w:bCs/>
      <w:color w:val="4F81BD"/>
    </w:rPr>
  </w:style>
  <w:style w:type="paragraph" w:customStyle="1" w:styleId="Encabezado4">
    <w:name w:val="Encabezado 4"/>
    <w:basedOn w:val="Estilopredeterminado"/>
    <w:pPr>
      <w:keepNext/>
      <w:keepLines/>
      <w:spacing w:before="200" w:after="0"/>
    </w:pPr>
    <w:rPr>
      <w:rFonts w:ascii="Cambria" w:hAnsi="Cambria"/>
      <w:b/>
      <w:bCs/>
      <w:i/>
      <w:iCs/>
      <w:color w:val="4F81BD"/>
    </w:rPr>
  </w:style>
  <w:style w:type="character" w:customStyle="1" w:styleId="Ttulo1Car">
    <w:name w:val="Título 1 Car"/>
    <w:basedOn w:val="Fuentedeprrafopredeter"/>
    <w:uiPriority w:val="9"/>
    <w:rPr>
      <w:rFonts w:ascii="Cambria" w:hAnsi="Cambria"/>
      <w:b/>
      <w:bCs/>
      <w:color w:val="365F91"/>
      <w:sz w:val="28"/>
      <w:szCs w:val="28"/>
      <w:lang w:eastAsia="es-EC"/>
    </w:rPr>
  </w:style>
  <w:style w:type="character" w:customStyle="1" w:styleId="EnlacedeInternet">
    <w:name w:val="Enlace de Internet"/>
    <w:basedOn w:val="Fuentedeprrafopredeter"/>
    <w:rPr>
      <w:color w:val="0000FF"/>
      <w:u w:val="single"/>
    </w:rPr>
  </w:style>
  <w:style w:type="character" w:customStyle="1" w:styleId="TextodegloboCar">
    <w:name w:val="Texto de globo Car"/>
    <w:basedOn w:val="Fuentedeprrafopredeter"/>
    <w:rPr>
      <w:rFonts w:ascii="Tahoma" w:hAnsi="Tahoma" w:cs="Tahoma"/>
      <w:sz w:val="16"/>
      <w:szCs w:val="16"/>
    </w:rPr>
  </w:style>
  <w:style w:type="character" w:customStyle="1" w:styleId="apple-converted-space">
    <w:name w:val="apple-converted-space"/>
    <w:basedOn w:val="Fuentedeprrafopredeter"/>
  </w:style>
  <w:style w:type="character" w:customStyle="1" w:styleId="termdef">
    <w:name w:val="termdef"/>
    <w:basedOn w:val="Fuentedeprrafopredeter"/>
  </w:style>
  <w:style w:type="character" w:customStyle="1" w:styleId="ListLabel1">
    <w:name w:val="ListLabel 1"/>
    <w:rPr>
      <w:rFonts w:cs="Courier New"/>
    </w:rPr>
  </w:style>
  <w:style w:type="character" w:customStyle="1" w:styleId="Destacado">
    <w:name w:val="Destacado"/>
    <w:rPr>
      <w:i/>
      <w:iCs/>
    </w:rPr>
  </w:style>
  <w:style w:type="character" w:customStyle="1" w:styleId="Smbolosdenumeracin">
    <w:name w:val="Símbolos de numeración"/>
  </w:style>
  <w:style w:type="character" w:customStyle="1" w:styleId="Vietas">
    <w:name w:val="Viñetas"/>
    <w:rPr>
      <w:rFonts w:ascii="OpenSymbol" w:eastAsia="OpenSymbol" w:hAnsi="OpenSymbol" w:cs="OpenSymbol"/>
    </w:rPr>
  </w:style>
  <w:style w:type="paragraph" w:styleId="Encabezado">
    <w:name w:val="header"/>
    <w:basedOn w:val="Estilopredeterminado"/>
    <w:link w:val="EncabezadoCar"/>
    <w:uiPriority w:val="99"/>
  </w:style>
  <w:style w:type="paragraph" w:customStyle="1" w:styleId="Cuerpodetexto">
    <w:name w:val="Cuerpo de texto"/>
    <w:basedOn w:val="Estilopredeterminado"/>
    <w:pPr>
      <w:spacing w:after="120"/>
    </w:pPr>
  </w:style>
  <w:style w:type="paragraph" w:styleId="Lista">
    <w:name w:val="List"/>
    <w:basedOn w:val="Cuerpodetexto"/>
    <w:rPr>
      <w:rFonts w:cs="Lohit Hindi"/>
    </w:rPr>
  </w:style>
  <w:style w:type="paragraph" w:customStyle="1" w:styleId="Etiqueta">
    <w:name w:val="Etiqueta"/>
    <w:basedOn w:val="Estilopredeterminado"/>
    <w:pPr>
      <w:suppressLineNumbers/>
      <w:spacing w:before="120" w:after="120"/>
    </w:pPr>
    <w:rPr>
      <w:rFonts w:cs="Lohit Hindi"/>
      <w:i/>
      <w:iCs/>
      <w:sz w:val="24"/>
      <w:szCs w:val="24"/>
    </w:rPr>
  </w:style>
  <w:style w:type="paragraph" w:customStyle="1" w:styleId="ndice">
    <w:name w:val="Índice"/>
    <w:basedOn w:val="Estilopredeterminado"/>
    <w:pPr>
      <w:suppressLineNumbers/>
    </w:pPr>
    <w:rPr>
      <w:rFonts w:cs="Lohit Hindi"/>
    </w:rPr>
  </w:style>
  <w:style w:type="paragraph" w:styleId="ndice2">
    <w:name w:val="index 2"/>
    <w:basedOn w:val="Estilopredeterminado"/>
    <w:pPr>
      <w:spacing w:after="100"/>
      <w:ind w:left="220"/>
    </w:pPr>
    <w:rPr>
      <w:lang w:eastAsia="es-EC"/>
    </w:rPr>
  </w:style>
  <w:style w:type="paragraph" w:styleId="ndice1">
    <w:name w:val="index 1"/>
    <w:basedOn w:val="Estilopredeterminado"/>
    <w:pPr>
      <w:spacing w:after="100"/>
    </w:pPr>
    <w:rPr>
      <w:lang w:eastAsia="es-EC"/>
    </w:rPr>
  </w:style>
  <w:style w:type="paragraph" w:styleId="ndice3">
    <w:name w:val="index 3"/>
    <w:basedOn w:val="Estilopredeterminado"/>
    <w:pPr>
      <w:spacing w:after="100"/>
      <w:ind w:left="440"/>
    </w:pPr>
    <w:rPr>
      <w:lang w:eastAsia="es-EC"/>
    </w:rPr>
  </w:style>
  <w:style w:type="paragraph" w:styleId="Prrafodelista">
    <w:name w:val="List Paragraph"/>
    <w:basedOn w:val="Estilopredeterminado"/>
    <w:link w:val="PrrafodelistaCar"/>
    <w:uiPriority w:val="34"/>
    <w:qFormat/>
    <w:pPr>
      <w:ind w:left="720"/>
      <w:contextualSpacing/>
    </w:pPr>
  </w:style>
  <w:style w:type="paragraph" w:styleId="Textodeglobo">
    <w:name w:val="Balloon Text"/>
    <w:basedOn w:val="Estilopredeterminado"/>
    <w:pPr>
      <w:spacing w:after="0" w:line="100" w:lineRule="atLeast"/>
    </w:pPr>
    <w:rPr>
      <w:rFonts w:ascii="Tahoma" w:hAnsi="Tahoma" w:cs="Tahoma"/>
      <w:sz w:val="16"/>
      <w:szCs w:val="16"/>
    </w:rPr>
  </w:style>
  <w:style w:type="paragraph" w:styleId="Ttulo">
    <w:name w:val="Title"/>
    <w:aliases w:val="Nivel 1"/>
    <w:basedOn w:val="Ttulo1"/>
    <w:next w:val="Normal"/>
    <w:link w:val="TtuloCar"/>
    <w:qFormat/>
    <w:rsid w:val="00302C41"/>
    <w:pPr>
      <w:spacing w:after="300" w:line="240" w:lineRule="auto"/>
      <w:contextualSpacing/>
    </w:pPr>
    <w:rPr>
      <w:caps/>
      <w:spacing w:val="5"/>
      <w:kern w:val="28"/>
      <w:szCs w:val="52"/>
    </w:rPr>
  </w:style>
  <w:style w:type="character" w:customStyle="1" w:styleId="TtuloCar">
    <w:name w:val="Título Car"/>
    <w:aliases w:val="Nivel 1 Car"/>
    <w:basedOn w:val="Fuentedeprrafopredeter"/>
    <w:link w:val="Ttulo"/>
    <w:rsid w:val="00302C41"/>
    <w:rPr>
      <w:rFonts w:ascii="Arial" w:eastAsiaTheme="majorEastAsia" w:hAnsi="Arial" w:cstheme="majorBidi"/>
      <w:b/>
      <w:bCs/>
      <w:caps/>
      <w:spacing w:val="5"/>
      <w:kern w:val="28"/>
      <w:szCs w:val="52"/>
    </w:rPr>
  </w:style>
  <w:style w:type="paragraph" w:styleId="Sinespaciado">
    <w:name w:val="No Spacing"/>
    <w:uiPriority w:val="1"/>
    <w:qFormat/>
    <w:rsid w:val="00011D11"/>
    <w:pPr>
      <w:spacing w:after="0" w:line="240" w:lineRule="auto"/>
    </w:pPr>
  </w:style>
  <w:style w:type="character" w:customStyle="1" w:styleId="Ttulo1Car1">
    <w:name w:val="Título 1 Car1"/>
    <w:basedOn w:val="Fuentedeprrafopredeter"/>
    <w:link w:val="Ttulo1"/>
    <w:uiPriority w:val="9"/>
    <w:rsid w:val="00FA3691"/>
    <w:rPr>
      <w:rFonts w:ascii="Arial" w:eastAsiaTheme="majorEastAsia" w:hAnsi="Arial" w:cstheme="majorBidi"/>
      <w:b/>
      <w:bCs/>
      <w:szCs w:val="28"/>
    </w:rPr>
  </w:style>
  <w:style w:type="paragraph" w:styleId="Piedepgina">
    <w:name w:val="footer"/>
    <w:basedOn w:val="Normal"/>
    <w:link w:val="PiedepginaCar"/>
    <w:uiPriority w:val="99"/>
    <w:unhideWhenUsed/>
    <w:rsid w:val="00011D1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1D11"/>
  </w:style>
  <w:style w:type="paragraph" w:customStyle="1" w:styleId="Nivel2">
    <w:name w:val="Nivel 2"/>
    <w:basedOn w:val="Ttulo1"/>
    <w:link w:val="Nivel2Car"/>
    <w:autoRedefine/>
    <w:qFormat/>
    <w:rsid w:val="00A12447"/>
    <w:pPr>
      <w:numPr>
        <w:numId w:val="1"/>
      </w:numPr>
      <w:spacing w:before="240" w:after="240" w:line="360" w:lineRule="auto"/>
      <w:jc w:val="both"/>
    </w:pPr>
    <w:rPr>
      <w:rFonts w:eastAsia="Times New Roman"/>
      <w:lang w:val="es-ES_tradnl"/>
    </w:rPr>
  </w:style>
  <w:style w:type="paragraph" w:customStyle="1" w:styleId="Nivel3">
    <w:name w:val="Nivel 3"/>
    <w:basedOn w:val="Ttulo3"/>
    <w:link w:val="Nivel3Car"/>
    <w:qFormat/>
    <w:rsid w:val="00D90010"/>
    <w:pPr>
      <w:numPr>
        <w:ilvl w:val="1"/>
        <w:numId w:val="1"/>
      </w:numPr>
      <w:spacing w:before="240" w:after="240" w:line="360" w:lineRule="auto"/>
    </w:pPr>
    <w:rPr>
      <w:rFonts w:ascii="Arial" w:hAnsi="Arial" w:cs="Arial"/>
      <w:color w:val="auto"/>
    </w:rPr>
  </w:style>
  <w:style w:type="character" w:customStyle="1" w:styleId="EstilopredeterminadoCar">
    <w:name w:val="Estilo predeterminado Car"/>
    <w:basedOn w:val="Fuentedeprrafopredeter"/>
    <w:link w:val="Estilopredeterminado"/>
    <w:rsid w:val="00011D11"/>
    <w:rPr>
      <w:rFonts w:ascii="Calibri" w:eastAsia="DejaVu Sans" w:hAnsi="Calibri" w:cs="Calibri"/>
      <w:lang w:eastAsia="en-US"/>
    </w:rPr>
  </w:style>
  <w:style w:type="character" w:customStyle="1" w:styleId="PrrafodelistaCar">
    <w:name w:val="Párrafo de lista Car"/>
    <w:basedOn w:val="EstilopredeterminadoCar"/>
    <w:link w:val="Prrafodelista"/>
    <w:rsid w:val="00011D11"/>
    <w:rPr>
      <w:rFonts w:ascii="Calibri" w:eastAsia="DejaVu Sans" w:hAnsi="Calibri" w:cs="Calibri"/>
      <w:lang w:eastAsia="en-US"/>
    </w:rPr>
  </w:style>
  <w:style w:type="character" w:customStyle="1" w:styleId="Nivel2Car">
    <w:name w:val="Nivel 2 Car"/>
    <w:basedOn w:val="PrrafodelistaCar"/>
    <w:link w:val="Nivel2"/>
    <w:rsid w:val="00A12447"/>
    <w:rPr>
      <w:rFonts w:ascii="Arial" w:eastAsia="Times New Roman" w:hAnsi="Arial" w:cstheme="majorBidi"/>
      <w:b/>
      <w:bCs/>
      <w:szCs w:val="28"/>
      <w:lang w:val="es-ES_tradnl" w:eastAsia="en-US"/>
    </w:rPr>
  </w:style>
  <w:style w:type="paragraph" w:customStyle="1" w:styleId="Nivel4">
    <w:name w:val="Nivel 4"/>
    <w:basedOn w:val="Nivel3"/>
    <w:link w:val="Nivel4Car"/>
    <w:qFormat/>
    <w:rsid w:val="00D90010"/>
    <w:pPr>
      <w:numPr>
        <w:ilvl w:val="2"/>
      </w:numPr>
      <w:tabs>
        <w:tab w:val="left" w:pos="1985"/>
      </w:tabs>
      <w:ind w:hanging="645"/>
    </w:pPr>
    <w:rPr>
      <w:rFonts w:cs="Times New Roman"/>
      <w:bCs w:val="0"/>
      <w:i/>
      <w14:scene3d>
        <w14:camera w14:prst="orthographicFront"/>
        <w14:lightRig w14:rig="threePt" w14:dir="t">
          <w14:rot w14:lat="0" w14:lon="0" w14:rev="0"/>
        </w14:lightRig>
      </w14:scene3d>
    </w:rPr>
  </w:style>
  <w:style w:type="character" w:customStyle="1" w:styleId="Nivel3Car">
    <w:name w:val="Nivel 3 Car"/>
    <w:basedOn w:val="PrrafodelistaCar"/>
    <w:link w:val="Nivel3"/>
    <w:rsid w:val="00D90010"/>
    <w:rPr>
      <w:rFonts w:ascii="Arial" w:eastAsiaTheme="majorEastAsia" w:hAnsi="Arial" w:cs="Arial"/>
      <w:b/>
      <w:bCs/>
      <w:lang w:eastAsia="en-US"/>
    </w:rPr>
  </w:style>
  <w:style w:type="paragraph" w:customStyle="1" w:styleId="contenido">
    <w:name w:val="contenido"/>
    <w:basedOn w:val="Estilopredeterminado"/>
    <w:link w:val="contenidoCar"/>
    <w:qFormat/>
    <w:rsid w:val="0095333E"/>
    <w:pPr>
      <w:spacing w:line="360" w:lineRule="auto"/>
      <w:jc w:val="both"/>
    </w:pPr>
    <w:rPr>
      <w:rFonts w:ascii="Arial" w:hAnsi="Arial" w:cs="Arial"/>
    </w:rPr>
  </w:style>
  <w:style w:type="character" w:customStyle="1" w:styleId="Nivel4Car">
    <w:name w:val="Nivel 4 Car"/>
    <w:basedOn w:val="Nivel3Car"/>
    <w:link w:val="Nivel4"/>
    <w:rsid w:val="00D90010"/>
    <w:rPr>
      <w:rFonts w:ascii="Arial" w:eastAsiaTheme="majorEastAsia" w:hAnsi="Arial" w:cs="Times New Roman"/>
      <w:b/>
      <w:bCs w:val="0"/>
      <w:i/>
      <w:lang w:eastAsia="en-US"/>
      <w14:scene3d>
        <w14:camera w14:prst="orthographicFront"/>
        <w14:lightRig w14:rig="threePt" w14:dir="t">
          <w14:rot w14:lat="0" w14:lon="0" w14:rev="0"/>
        </w14:lightRig>
      </w14:scene3d>
    </w:rPr>
  </w:style>
  <w:style w:type="paragraph" w:styleId="Textonotaalfinal">
    <w:name w:val="endnote text"/>
    <w:basedOn w:val="Normal"/>
    <w:link w:val="TextonotaalfinalCar"/>
    <w:uiPriority w:val="99"/>
    <w:semiHidden/>
    <w:unhideWhenUsed/>
    <w:rsid w:val="005061F6"/>
    <w:pPr>
      <w:spacing w:after="0" w:line="240" w:lineRule="auto"/>
    </w:pPr>
    <w:rPr>
      <w:sz w:val="20"/>
      <w:szCs w:val="20"/>
    </w:rPr>
  </w:style>
  <w:style w:type="character" w:customStyle="1" w:styleId="contenidoCar">
    <w:name w:val="contenido Car"/>
    <w:basedOn w:val="EstilopredeterminadoCar"/>
    <w:link w:val="contenido"/>
    <w:rsid w:val="0095333E"/>
    <w:rPr>
      <w:rFonts w:ascii="Arial" w:eastAsia="DejaVu Sans" w:hAnsi="Arial" w:cs="Arial"/>
      <w:lang w:eastAsia="en-US"/>
    </w:rPr>
  </w:style>
  <w:style w:type="character" w:customStyle="1" w:styleId="TextonotaalfinalCar">
    <w:name w:val="Texto nota al final Car"/>
    <w:basedOn w:val="Fuentedeprrafopredeter"/>
    <w:link w:val="Textonotaalfinal"/>
    <w:uiPriority w:val="99"/>
    <w:semiHidden/>
    <w:rsid w:val="005061F6"/>
    <w:rPr>
      <w:sz w:val="20"/>
      <w:szCs w:val="20"/>
    </w:rPr>
  </w:style>
  <w:style w:type="character" w:styleId="Refdenotaalfinal">
    <w:name w:val="endnote reference"/>
    <w:basedOn w:val="Fuentedeprrafopredeter"/>
    <w:uiPriority w:val="99"/>
    <w:semiHidden/>
    <w:unhideWhenUsed/>
    <w:rsid w:val="005061F6"/>
    <w:rPr>
      <w:vertAlign w:val="superscript"/>
    </w:rPr>
  </w:style>
  <w:style w:type="paragraph" w:styleId="Textonotapie">
    <w:name w:val="footnote text"/>
    <w:basedOn w:val="Normal"/>
    <w:link w:val="TextonotapieCar"/>
    <w:uiPriority w:val="99"/>
    <w:semiHidden/>
    <w:unhideWhenUsed/>
    <w:rsid w:val="005061F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061F6"/>
    <w:rPr>
      <w:sz w:val="20"/>
      <w:szCs w:val="20"/>
    </w:rPr>
  </w:style>
  <w:style w:type="character" w:styleId="Refdenotaalpie">
    <w:name w:val="footnote reference"/>
    <w:basedOn w:val="Fuentedeprrafopredeter"/>
    <w:uiPriority w:val="99"/>
    <w:semiHidden/>
    <w:unhideWhenUsed/>
    <w:rsid w:val="005061F6"/>
    <w:rPr>
      <w:vertAlign w:val="superscript"/>
    </w:rPr>
  </w:style>
  <w:style w:type="character" w:customStyle="1" w:styleId="Ttulo3Car">
    <w:name w:val="Título 3 Car"/>
    <w:basedOn w:val="Fuentedeprrafopredeter"/>
    <w:link w:val="Ttulo3"/>
    <w:uiPriority w:val="9"/>
    <w:rsid w:val="00053EF3"/>
    <w:rPr>
      <w:rFonts w:asciiTheme="majorHAnsi" w:eastAsiaTheme="majorEastAsia" w:hAnsiTheme="majorHAnsi" w:cstheme="majorBidi"/>
      <w:b/>
      <w:bCs/>
      <w:color w:val="4F81BD" w:themeColor="accent1"/>
      <w:lang w:eastAsia="en-US"/>
    </w:rPr>
  </w:style>
  <w:style w:type="character" w:customStyle="1" w:styleId="Ttulo4Car">
    <w:name w:val="Título 4 Car"/>
    <w:basedOn w:val="Fuentedeprrafopredeter"/>
    <w:link w:val="Ttulo4"/>
    <w:uiPriority w:val="9"/>
    <w:rsid w:val="00053EF3"/>
    <w:rPr>
      <w:rFonts w:asciiTheme="majorHAnsi" w:eastAsiaTheme="majorEastAsia" w:hAnsiTheme="majorHAnsi" w:cstheme="majorBidi"/>
      <w:b/>
      <w:bCs/>
      <w:i/>
      <w:iCs/>
      <w:color w:val="4F81BD" w:themeColor="accent1"/>
      <w:lang w:eastAsia="en-US"/>
    </w:rPr>
  </w:style>
  <w:style w:type="character" w:styleId="Hipervnculo">
    <w:name w:val="Hyperlink"/>
    <w:basedOn w:val="Fuentedeprrafopredeter"/>
    <w:uiPriority w:val="99"/>
    <w:unhideWhenUsed/>
    <w:rsid w:val="00053EF3"/>
    <w:rPr>
      <w:color w:val="0000FF" w:themeColor="hyperlink"/>
      <w:u w:val="single"/>
    </w:rPr>
  </w:style>
  <w:style w:type="paragraph" w:styleId="Epgrafe">
    <w:name w:val="caption"/>
    <w:basedOn w:val="Normal"/>
    <w:next w:val="Normal"/>
    <w:link w:val="EpgrafeCar"/>
    <w:uiPriority w:val="35"/>
    <w:unhideWhenUsed/>
    <w:qFormat/>
    <w:rsid w:val="00822C23"/>
    <w:pPr>
      <w:spacing w:line="240" w:lineRule="auto"/>
    </w:pPr>
    <w:rPr>
      <w:b/>
      <w:bCs/>
      <w:color w:val="4F81BD" w:themeColor="accent1"/>
      <w:sz w:val="18"/>
      <w:szCs w:val="18"/>
    </w:rPr>
  </w:style>
  <w:style w:type="paragraph" w:styleId="TtulodeTDC">
    <w:name w:val="TOC Heading"/>
    <w:basedOn w:val="Ttulo1"/>
    <w:next w:val="Normal"/>
    <w:uiPriority w:val="39"/>
    <w:semiHidden/>
    <w:unhideWhenUsed/>
    <w:qFormat/>
    <w:rsid w:val="002E0E74"/>
    <w:pPr>
      <w:outlineLvl w:val="9"/>
    </w:pPr>
  </w:style>
  <w:style w:type="paragraph" w:styleId="TDC2">
    <w:name w:val="toc 2"/>
    <w:basedOn w:val="Normal"/>
    <w:next w:val="Normal"/>
    <w:autoRedefine/>
    <w:uiPriority w:val="39"/>
    <w:unhideWhenUsed/>
    <w:qFormat/>
    <w:rsid w:val="002E0E74"/>
    <w:pPr>
      <w:spacing w:after="100"/>
      <w:ind w:left="220"/>
    </w:pPr>
  </w:style>
  <w:style w:type="paragraph" w:styleId="TDC1">
    <w:name w:val="toc 1"/>
    <w:basedOn w:val="Normal"/>
    <w:next w:val="Normal"/>
    <w:autoRedefine/>
    <w:uiPriority w:val="39"/>
    <w:unhideWhenUsed/>
    <w:qFormat/>
    <w:rsid w:val="00646C60"/>
    <w:pPr>
      <w:tabs>
        <w:tab w:val="left" w:pos="440"/>
        <w:tab w:val="right" w:leader="dot" w:pos="8778"/>
      </w:tabs>
      <w:spacing w:after="100" w:line="360" w:lineRule="auto"/>
    </w:pPr>
  </w:style>
  <w:style w:type="paragraph" w:styleId="TDC3">
    <w:name w:val="toc 3"/>
    <w:basedOn w:val="Normal"/>
    <w:next w:val="Normal"/>
    <w:autoRedefine/>
    <w:uiPriority w:val="39"/>
    <w:unhideWhenUsed/>
    <w:qFormat/>
    <w:rsid w:val="002E0E74"/>
    <w:pPr>
      <w:spacing w:after="100"/>
      <w:ind w:left="440"/>
    </w:pPr>
  </w:style>
  <w:style w:type="character" w:customStyle="1" w:styleId="goog-inline-block">
    <w:name w:val="goog-inline-block"/>
    <w:basedOn w:val="Fuentedeprrafopredeter"/>
    <w:rsid w:val="00744A44"/>
  </w:style>
  <w:style w:type="character" w:customStyle="1" w:styleId="kix-wordhtmlgenerator-word-node">
    <w:name w:val="kix-wordhtmlgenerator-word-node"/>
    <w:basedOn w:val="Fuentedeprrafopredeter"/>
    <w:rsid w:val="00744A44"/>
  </w:style>
  <w:style w:type="paragraph" w:styleId="Bibliografa">
    <w:name w:val="Bibliography"/>
    <w:basedOn w:val="Normal"/>
    <w:next w:val="Normal"/>
    <w:uiPriority w:val="37"/>
    <w:unhideWhenUsed/>
    <w:rsid w:val="005F3EF6"/>
  </w:style>
  <w:style w:type="paragraph" w:styleId="NormalWeb">
    <w:name w:val="Normal (Web)"/>
    <w:basedOn w:val="Normal"/>
    <w:uiPriority w:val="99"/>
    <w:semiHidden/>
    <w:unhideWhenUsed/>
    <w:rsid w:val="00D336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ranslate">
    <w:name w:val="notranslate"/>
    <w:basedOn w:val="Fuentedeprrafopredeter"/>
    <w:rsid w:val="004828DD"/>
  </w:style>
  <w:style w:type="paragraph" w:styleId="HTMLconformatoprevio">
    <w:name w:val="HTML Preformatted"/>
    <w:basedOn w:val="Normal"/>
    <w:link w:val="HTMLconformatoprevioCar"/>
    <w:uiPriority w:val="99"/>
    <w:unhideWhenUsed/>
    <w:rsid w:val="00EE0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EE0A3E"/>
    <w:rPr>
      <w:rFonts w:ascii="Courier New" w:eastAsia="Times New Roman" w:hAnsi="Courier New" w:cs="Courier New"/>
      <w:sz w:val="20"/>
      <w:szCs w:val="20"/>
    </w:rPr>
  </w:style>
  <w:style w:type="table" w:styleId="Tablaconcuadrcula">
    <w:name w:val="Table Grid"/>
    <w:basedOn w:val="Tablanormal"/>
    <w:uiPriority w:val="59"/>
    <w:rsid w:val="00163B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DefinicinHTML">
    <w:name w:val="HTML Definition"/>
    <w:basedOn w:val="Fuentedeprrafopredeter"/>
    <w:uiPriority w:val="99"/>
    <w:semiHidden/>
    <w:unhideWhenUsed/>
    <w:rsid w:val="00EB0CED"/>
    <w:rPr>
      <w:i/>
      <w:iCs/>
    </w:rPr>
  </w:style>
  <w:style w:type="character" w:styleId="CitaHTML">
    <w:name w:val="HTML Cite"/>
    <w:basedOn w:val="Fuentedeprrafopredeter"/>
    <w:uiPriority w:val="99"/>
    <w:semiHidden/>
    <w:unhideWhenUsed/>
    <w:rsid w:val="00EB0CED"/>
    <w:rPr>
      <w:i/>
      <w:iCs/>
    </w:rPr>
  </w:style>
  <w:style w:type="character" w:styleId="CdigoHTML">
    <w:name w:val="HTML Code"/>
    <w:basedOn w:val="Fuentedeprrafopredeter"/>
    <w:uiPriority w:val="99"/>
    <w:semiHidden/>
    <w:unhideWhenUsed/>
    <w:rsid w:val="00FC0DD1"/>
    <w:rPr>
      <w:rFonts w:ascii="Courier New" w:eastAsia="Times New Roman" w:hAnsi="Courier New" w:cs="Courier New"/>
      <w:sz w:val="20"/>
      <w:szCs w:val="20"/>
    </w:rPr>
  </w:style>
  <w:style w:type="paragraph" w:customStyle="1" w:styleId="Nivel5">
    <w:name w:val="Nivel 5"/>
    <w:basedOn w:val="Ttulo5"/>
    <w:link w:val="Nivel5Car"/>
    <w:qFormat/>
    <w:rsid w:val="0085171E"/>
    <w:pPr>
      <w:numPr>
        <w:ilvl w:val="3"/>
        <w:numId w:val="1"/>
      </w:numPr>
      <w:tabs>
        <w:tab w:val="left" w:pos="1560"/>
      </w:tabs>
      <w:spacing w:after="240" w:line="360" w:lineRule="auto"/>
    </w:pPr>
    <w:rPr>
      <w:rFonts w:ascii="Arial" w:hAnsi="Arial" w:cs="Times New Roman"/>
      <w:i/>
      <w:color w:val="auto"/>
      <w14:scene3d>
        <w14:camera w14:prst="orthographicFront"/>
        <w14:lightRig w14:rig="threePt" w14:dir="t">
          <w14:rot w14:lat="0" w14:lon="0" w14:rev="0"/>
        </w14:lightRig>
      </w14:scene3d>
    </w:rPr>
  </w:style>
  <w:style w:type="character" w:customStyle="1" w:styleId="Nivel5Car">
    <w:name w:val="Nivel 5 Car"/>
    <w:basedOn w:val="Nivel4Car"/>
    <w:link w:val="Nivel5"/>
    <w:rsid w:val="0085171E"/>
    <w:rPr>
      <w:rFonts w:ascii="Arial" w:eastAsiaTheme="majorEastAsia" w:hAnsi="Arial" w:cs="Times New Roman"/>
      <w:b w:val="0"/>
      <w:bCs w:val="0"/>
      <w:i/>
      <w:lang w:eastAsia="en-US"/>
      <w14:scene3d>
        <w14:camera w14:prst="orthographicFront"/>
        <w14:lightRig w14:rig="threePt" w14:dir="t">
          <w14:rot w14:lat="0" w14:lon="0" w14:rev="0"/>
        </w14:lightRig>
      </w14:scene3d>
    </w:rPr>
  </w:style>
  <w:style w:type="character" w:customStyle="1" w:styleId="Ttulo5Car">
    <w:name w:val="Título 5 Car"/>
    <w:basedOn w:val="Fuentedeprrafopredeter"/>
    <w:link w:val="Ttulo5"/>
    <w:uiPriority w:val="9"/>
    <w:rsid w:val="005E4E97"/>
    <w:rPr>
      <w:rFonts w:asciiTheme="majorHAnsi" w:eastAsiaTheme="majorEastAsia" w:hAnsiTheme="majorHAnsi" w:cstheme="majorBidi"/>
      <w:color w:val="243F60" w:themeColor="accent1" w:themeShade="7F"/>
    </w:rPr>
  </w:style>
  <w:style w:type="character" w:customStyle="1" w:styleId="linenum">
    <w:name w:val="linenum"/>
    <w:basedOn w:val="Fuentedeprrafopredeter"/>
    <w:rsid w:val="00140999"/>
  </w:style>
  <w:style w:type="paragraph" w:customStyle="1" w:styleId="titulosTF">
    <w:name w:val="titulos TF"/>
    <w:basedOn w:val="Epgrafe"/>
    <w:link w:val="titulosTFCar"/>
    <w:qFormat/>
    <w:rsid w:val="00BA5145"/>
    <w:pPr>
      <w:keepNext/>
    </w:pPr>
    <w:rPr>
      <w:rFonts w:ascii="Arial" w:hAnsi="Arial" w:cs="Arial"/>
      <w:b w:val="0"/>
      <w:color w:val="auto"/>
      <w:sz w:val="20"/>
      <w:szCs w:val="20"/>
    </w:rPr>
  </w:style>
  <w:style w:type="character" w:styleId="Hipervnculovisitado">
    <w:name w:val="FollowedHyperlink"/>
    <w:basedOn w:val="Fuentedeprrafopredeter"/>
    <w:uiPriority w:val="99"/>
    <w:semiHidden/>
    <w:unhideWhenUsed/>
    <w:rsid w:val="00974752"/>
    <w:rPr>
      <w:color w:val="800080" w:themeColor="followedHyperlink"/>
      <w:u w:val="single"/>
    </w:rPr>
  </w:style>
  <w:style w:type="character" w:customStyle="1" w:styleId="EpgrafeCar">
    <w:name w:val="Epígrafe Car"/>
    <w:basedOn w:val="Fuentedeprrafopredeter"/>
    <w:link w:val="Epgrafe"/>
    <w:uiPriority w:val="35"/>
    <w:rsid w:val="00BA5145"/>
    <w:rPr>
      <w:b/>
      <w:bCs/>
      <w:color w:val="4F81BD" w:themeColor="accent1"/>
      <w:sz w:val="18"/>
      <w:szCs w:val="18"/>
    </w:rPr>
  </w:style>
  <w:style w:type="character" w:customStyle="1" w:styleId="titulosTFCar">
    <w:name w:val="titulos TF Car"/>
    <w:basedOn w:val="EpgrafeCar"/>
    <w:link w:val="titulosTF"/>
    <w:rsid w:val="00BA5145"/>
    <w:rPr>
      <w:rFonts w:ascii="Arial" w:hAnsi="Arial" w:cs="Arial"/>
      <w:b w:val="0"/>
      <w:bCs/>
      <w:color w:val="4F81BD" w:themeColor="accent1"/>
      <w:sz w:val="20"/>
      <w:szCs w:val="20"/>
    </w:rPr>
  </w:style>
  <w:style w:type="paragraph" w:styleId="Tabladeilustraciones">
    <w:name w:val="table of figures"/>
    <w:basedOn w:val="Normal"/>
    <w:next w:val="Normal"/>
    <w:uiPriority w:val="99"/>
    <w:unhideWhenUsed/>
    <w:rsid w:val="00124F45"/>
    <w:pPr>
      <w:spacing w:after="0"/>
    </w:pPr>
  </w:style>
  <w:style w:type="character" w:styleId="nfasis">
    <w:name w:val="Emphasis"/>
    <w:basedOn w:val="Fuentedeprrafopredeter"/>
    <w:uiPriority w:val="20"/>
    <w:qFormat/>
    <w:rsid w:val="008C4AF4"/>
    <w:rPr>
      <w:i/>
      <w:iCs/>
    </w:rPr>
  </w:style>
  <w:style w:type="table" w:styleId="Sombreadoclaro">
    <w:name w:val="Light Shading"/>
    <w:basedOn w:val="Tablanormal"/>
    <w:uiPriority w:val="60"/>
    <w:rsid w:val="00111BD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2">
    <w:name w:val="Medium Shading 2"/>
    <w:basedOn w:val="Tablanormal"/>
    <w:uiPriority w:val="64"/>
    <w:rsid w:val="00111BD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
    <w:name w:val="Medium Shading 1"/>
    <w:basedOn w:val="Tablanormal"/>
    <w:uiPriority w:val="63"/>
    <w:rsid w:val="00111BD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staclara">
    <w:name w:val="Light List"/>
    <w:basedOn w:val="Tablanormal"/>
    <w:uiPriority w:val="61"/>
    <w:rsid w:val="000F451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Cuadrculaclara">
    <w:name w:val="Light Grid"/>
    <w:basedOn w:val="Tablanormal"/>
    <w:uiPriority w:val="62"/>
    <w:rsid w:val="0008795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stamedia2">
    <w:name w:val="Medium List 2"/>
    <w:basedOn w:val="Tablanormal"/>
    <w:uiPriority w:val="66"/>
    <w:rsid w:val="0008795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clara-nfasis1">
    <w:name w:val="Light Grid Accent 1"/>
    <w:basedOn w:val="Tablanormal"/>
    <w:uiPriority w:val="62"/>
    <w:rsid w:val="0008795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1">
    <w:name w:val="Light List Accent 1"/>
    <w:basedOn w:val="Tablanormal"/>
    <w:uiPriority w:val="61"/>
    <w:rsid w:val="0008795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toggle">
    <w:name w:val="toggle"/>
    <w:basedOn w:val="Fuentedeprrafopredeter"/>
    <w:rsid w:val="007F4C76"/>
  </w:style>
  <w:style w:type="character" w:customStyle="1" w:styleId="property">
    <w:name w:val="property"/>
    <w:basedOn w:val="Fuentedeprrafopredeter"/>
    <w:rsid w:val="007F4C76"/>
  </w:style>
  <w:style w:type="character" w:customStyle="1" w:styleId="p">
    <w:name w:val="p"/>
    <w:basedOn w:val="Fuentedeprrafopredeter"/>
    <w:rsid w:val="007F4C76"/>
  </w:style>
  <w:style w:type="character" w:customStyle="1" w:styleId="object">
    <w:name w:val="object"/>
    <w:basedOn w:val="Fuentedeprrafopredeter"/>
    <w:rsid w:val="007F4C76"/>
  </w:style>
  <w:style w:type="character" w:customStyle="1" w:styleId="toggle-end">
    <w:name w:val="toggle-end"/>
    <w:basedOn w:val="Fuentedeprrafopredeter"/>
    <w:rsid w:val="007F4C76"/>
  </w:style>
  <w:style w:type="character" w:customStyle="1" w:styleId="number">
    <w:name w:val="number"/>
    <w:basedOn w:val="Fuentedeprrafopredeter"/>
    <w:rsid w:val="007F4C76"/>
  </w:style>
  <w:style w:type="table" w:styleId="Sombreadomedio1-nfasis1">
    <w:name w:val="Medium Shading 1 Accent 1"/>
    <w:basedOn w:val="Tablanormal"/>
    <w:uiPriority w:val="63"/>
    <w:rsid w:val="00215C8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Ttulo2Car">
    <w:name w:val="Título 2 Car"/>
    <w:basedOn w:val="Fuentedeprrafopredeter"/>
    <w:link w:val="Ttulo2"/>
    <w:uiPriority w:val="9"/>
    <w:semiHidden/>
    <w:rsid w:val="00DF013B"/>
    <w:rPr>
      <w:rFonts w:asciiTheme="majorHAnsi" w:eastAsiaTheme="majorEastAsia" w:hAnsiTheme="majorHAnsi" w:cstheme="majorBidi"/>
      <w:b/>
      <w:bCs/>
      <w:color w:val="4F81BD" w:themeColor="accent1"/>
      <w:sz w:val="26"/>
      <w:szCs w:val="26"/>
    </w:rPr>
  </w:style>
  <w:style w:type="character" w:customStyle="1" w:styleId="EncabezadoCar">
    <w:name w:val="Encabezado Car"/>
    <w:basedOn w:val="Fuentedeprrafopredeter"/>
    <w:link w:val="Encabezado"/>
    <w:uiPriority w:val="99"/>
    <w:rsid w:val="001B7D7D"/>
    <w:rPr>
      <w:rFonts w:ascii="Calibri" w:eastAsia="DejaVu Sans" w:hAnsi="Calibri" w:cs="Calibri"/>
      <w:lang w:eastAsia="en-US"/>
    </w:rPr>
  </w:style>
  <w:style w:type="paragraph" w:customStyle="1" w:styleId="NormalInd">
    <w:name w:val="Normal Ind"/>
    <w:basedOn w:val="Normal"/>
    <w:rsid w:val="001B7D7D"/>
    <w:pPr>
      <w:spacing w:after="0" w:line="240" w:lineRule="auto"/>
      <w:ind w:left="851"/>
      <w:jc w:val="both"/>
    </w:pPr>
    <w:rPr>
      <w:rFonts w:ascii="Arial" w:eastAsia="Times New Roman" w:hAnsi="Arial" w:cs="Times New Roman"/>
      <w:sz w:val="20"/>
      <w:szCs w:val="24"/>
      <w:lang w:eastAsia="en-US"/>
    </w:rPr>
  </w:style>
  <w:style w:type="character" w:styleId="Nmerodelnea">
    <w:name w:val="line number"/>
    <w:basedOn w:val="Fuentedeprrafopredeter"/>
    <w:uiPriority w:val="99"/>
    <w:semiHidden/>
    <w:unhideWhenUsed/>
    <w:rsid w:val="00FE13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80889">
      <w:bodyDiv w:val="1"/>
      <w:marLeft w:val="0"/>
      <w:marRight w:val="0"/>
      <w:marTop w:val="0"/>
      <w:marBottom w:val="0"/>
      <w:divBdr>
        <w:top w:val="none" w:sz="0" w:space="0" w:color="auto"/>
        <w:left w:val="none" w:sz="0" w:space="0" w:color="auto"/>
        <w:bottom w:val="none" w:sz="0" w:space="0" w:color="auto"/>
        <w:right w:val="none" w:sz="0" w:space="0" w:color="auto"/>
      </w:divBdr>
    </w:div>
    <w:div w:id="42023112">
      <w:bodyDiv w:val="1"/>
      <w:marLeft w:val="0"/>
      <w:marRight w:val="0"/>
      <w:marTop w:val="0"/>
      <w:marBottom w:val="0"/>
      <w:divBdr>
        <w:top w:val="none" w:sz="0" w:space="0" w:color="auto"/>
        <w:left w:val="none" w:sz="0" w:space="0" w:color="auto"/>
        <w:bottom w:val="none" w:sz="0" w:space="0" w:color="auto"/>
        <w:right w:val="none" w:sz="0" w:space="0" w:color="auto"/>
      </w:divBdr>
    </w:div>
    <w:div w:id="197666140">
      <w:bodyDiv w:val="1"/>
      <w:marLeft w:val="0"/>
      <w:marRight w:val="0"/>
      <w:marTop w:val="0"/>
      <w:marBottom w:val="0"/>
      <w:divBdr>
        <w:top w:val="none" w:sz="0" w:space="0" w:color="auto"/>
        <w:left w:val="none" w:sz="0" w:space="0" w:color="auto"/>
        <w:bottom w:val="none" w:sz="0" w:space="0" w:color="auto"/>
        <w:right w:val="none" w:sz="0" w:space="0" w:color="auto"/>
      </w:divBdr>
    </w:div>
    <w:div w:id="216284974">
      <w:bodyDiv w:val="1"/>
      <w:marLeft w:val="0"/>
      <w:marRight w:val="0"/>
      <w:marTop w:val="0"/>
      <w:marBottom w:val="0"/>
      <w:divBdr>
        <w:top w:val="none" w:sz="0" w:space="0" w:color="auto"/>
        <w:left w:val="none" w:sz="0" w:space="0" w:color="auto"/>
        <w:bottom w:val="none" w:sz="0" w:space="0" w:color="auto"/>
        <w:right w:val="none" w:sz="0" w:space="0" w:color="auto"/>
      </w:divBdr>
    </w:div>
    <w:div w:id="242032723">
      <w:bodyDiv w:val="1"/>
      <w:marLeft w:val="0"/>
      <w:marRight w:val="0"/>
      <w:marTop w:val="0"/>
      <w:marBottom w:val="0"/>
      <w:divBdr>
        <w:top w:val="none" w:sz="0" w:space="0" w:color="auto"/>
        <w:left w:val="none" w:sz="0" w:space="0" w:color="auto"/>
        <w:bottom w:val="none" w:sz="0" w:space="0" w:color="auto"/>
        <w:right w:val="none" w:sz="0" w:space="0" w:color="auto"/>
      </w:divBdr>
    </w:div>
    <w:div w:id="263995702">
      <w:bodyDiv w:val="1"/>
      <w:marLeft w:val="0"/>
      <w:marRight w:val="0"/>
      <w:marTop w:val="0"/>
      <w:marBottom w:val="0"/>
      <w:divBdr>
        <w:top w:val="none" w:sz="0" w:space="0" w:color="auto"/>
        <w:left w:val="none" w:sz="0" w:space="0" w:color="auto"/>
        <w:bottom w:val="none" w:sz="0" w:space="0" w:color="auto"/>
        <w:right w:val="none" w:sz="0" w:space="0" w:color="auto"/>
      </w:divBdr>
    </w:div>
    <w:div w:id="272975939">
      <w:bodyDiv w:val="1"/>
      <w:marLeft w:val="0"/>
      <w:marRight w:val="0"/>
      <w:marTop w:val="0"/>
      <w:marBottom w:val="0"/>
      <w:divBdr>
        <w:top w:val="none" w:sz="0" w:space="0" w:color="auto"/>
        <w:left w:val="none" w:sz="0" w:space="0" w:color="auto"/>
        <w:bottom w:val="none" w:sz="0" w:space="0" w:color="auto"/>
        <w:right w:val="none" w:sz="0" w:space="0" w:color="auto"/>
      </w:divBdr>
    </w:div>
    <w:div w:id="314729258">
      <w:bodyDiv w:val="1"/>
      <w:marLeft w:val="0"/>
      <w:marRight w:val="0"/>
      <w:marTop w:val="0"/>
      <w:marBottom w:val="0"/>
      <w:divBdr>
        <w:top w:val="none" w:sz="0" w:space="0" w:color="auto"/>
        <w:left w:val="none" w:sz="0" w:space="0" w:color="auto"/>
        <w:bottom w:val="none" w:sz="0" w:space="0" w:color="auto"/>
        <w:right w:val="none" w:sz="0" w:space="0" w:color="auto"/>
      </w:divBdr>
    </w:div>
    <w:div w:id="330455044">
      <w:bodyDiv w:val="1"/>
      <w:marLeft w:val="0"/>
      <w:marRight w:val="0"/>
      <w:marTop w:val="0"/>
      <w:marBottom w:val="0"/>
      <w:divBdr>
        <w:top w:val="none" w:sz="0" w:space="0" w:color="auto"/>
        <w:left w:val="none" w:sz="0" w:space="0" w:color="auto"/>
        <w:bottom w:val="none" w:sz="0" w:space="0" w:color="auto"/>
        <w:right w:val="none" w:sz="0" w:space="0" w:color="auto"/>
      </w:divBdr>
    </w:div>
    <w:div w:id="347755573">
      <w:bodyDiv w:val="1"/>
      <w:marLeft w:val="0"/>
      <w:marRight w:val="0"/>
      <w:marTop w:val="0"/>
      <w:marBottom w:val="0"/>
      <w:divBdr>
        <w:top w:val="none" w:sz="0" w:space="0" w:color="auto"/>
        <w:left w:val="none" w:sz="0" w:space="0" w:color="auto"/>
        <w:bottom w:val="none" w:sz="0" w:space="0" w:color="auto"/>
        <w:right w:val="none" w:sz="0" w:space="0" w:color="auto"/>
      </w:divBdr>
    </w:div>
    <w:div w:id="363096934">
      <w:bodyDiv w:val="1"/>
      <w:marLeft w:val="0"/>
      <w:marRight w:val="0"/>
      <w:marTop w:val="0"/>
      <w:marBottom w:val="0"/>
      <w:divBdr>
        <w:top w:val="none" w:sz="0" w:space="0" w:color="auto"/>
        <w:left w:val="none" w:sz="0" w:space="0" w:color="auto"/>
        <w:bottom w:val="none" w:sz="0" w:space="0" w:color="auto"/>
        <w:right w:val="none" w:sz="0" w:space="0" w:color="auto"/>
      </w:divBdr>
    </w:div>
    <w:div w:id="371073791">
      <w:bodyDiv w:val="1"/>
      <w:marLeft w:val="0"/>
      <w:marRight w:val="0"/>
      <w:marTop w:val="0"/>
      <w:marBottom w:val="0"/>
      <w:divBdr>
        <w:top w:val="none" w:sz="0" w:space="0" w:color="auto"/>
        <w:left w:val="none" w:sz="0" w:space="0" w:color="auto"/>
        <w:bottom w:val="none" w:sz="0" w:space="0" w:color="auto"/>
        <w:right w:val="none" w:sz="0" w:space="0" w:color="auto"/>
      </w:divBdr>
    </w:div>
    <w:div w:id="382145670">
      <w:bodyDiv w:val="1"/>
      <w:marLeft w:val="0"/>
      <w:marRight w:val="0"/>
      <w:marTop w:val="0"/>
      <w:marBottom w:val="0"/>
      <w:divBdr>
        <w:top w:val="none" w:sz="0" w:space="0" w:color="auto"/>
        <w:left w:val="none" w:sz="0" w:space="0" w:color="auto"/>
        <w:bottom w:val="none" w:sz="0" w:space="0" w:color="auto"/>
        <w:right w:val="none" w:sz="0" w:space="0" w:color="auto"/>
      </w:divBdr>
      <w:divsChild>
        <w:div w:id="1028025475">
          <w:marLeft w:val="0"/>
          <w:marRight w:val="0"/>
          <w:marTop w:val="0"/>
          <w:marBottom w:val="0"/>
          <w:divBdr>
            <w:top w:val="none" w:sz="0" w:space="0" w:color="auto"/>
            <w:left w:val="none" w:sz="0" w:space="0" w:color="auto"/>
            <w:bottom w:val="none" w:sz="0" w:space="0" w:color="auto"/>
            <w:right w:val="none" w:sz="0" w:space="0" w:color="auto"/>
          </w:divBdr>
        </w:div>
        <w:div w:id="9600678">
          <w:marLeft w:val="0"/>
          <w:marRight w:val="0"/>
          <w:marTop w:val="0"/>
          <w:marBottom w:val="0"/>
          <w:divBdr>
            <w:top w:val="none" w:sz="0" w:space="0" w:color="auto"/>
            <w:left w:val="none" w:sz="0" w:space="0" w:color="auto"/>
            <w:bottom w:val="none" w:sz="0" w:space="0" w:color="auto"/>
            <w:right w:val="none" w:sz="0" w:space="0" w:color="auto"/>
          </w:divBdr>
        </w:div>
      </w:divsChild>
    </w:div>
    <w:div w:id="401608626">
      <w:bodyDiv w:val="1"/>
      <w:marLeft w:val="0"/>
      <w:marRight w:val="0"/>
      <w:marTop w:val="0"/>
      <w:marBottom w:val="0"/>
      <w:divBdr>
        <w:top w:val="none" w:sz="0" w:space="0" w:color="auto"/>
        <w:left w:val="none" w:sz="0" w:space="0" w:color="auto"/>
        <w:bottom w:val="none" w:sz="0" w:space="0" w:color="auto"/>
        <w:right w:val="none" w:sz="0" w:space="0" w:color="auto"/>
      </w:divBdr>
    </w:div>
    <w:div w:id="403989549">
      <w:bodyDiv w:val="1"/>
      <w:marLeft w:val="0"/>
      <w:marRight w:val="0"/>
      <w:marTop w:val="0"/>
      <w:marBottom w:val="0"/>
      <w:divBdr>
        <w:top w:val="none" w:sz="0" w:space="0" w:color="auto"/>
        <w:left w:val="none" w:sz="0" w:space="0" w:color="auto"/>
        <w:bottom w:val="none" w:sz="0" w:space="0" w:color="auto"/>
        <w:right w:val="none" w:sz="0" w:space="0" w:color="auto"/>
      </w:divBdr>
    </w:div>
    <w:div w:id="407121543">
      <w:bodyDiv w:val="1"/>
      <w:marLeft w:val="0"/>
      <w:marRight w:val="0"/>
      <w:marTop w:val="0"/>
      <w:marBottom w:val="0"/>
      <w:divBdr>
        <w:top w:val="none" w:sz="0" w:space="0" w:color="auto"/>
        <w:left w:val="none" w:sz="0" w:space="0" w:color="auto"/>
        <w:bottom w:val="none" w:sz="0" w:space="0" w:color="auto"/>
        <w:right w:val="none" w:sz="0" w:space="0" w:color="auto"/>
      </w:divBdr>
    </w:div>
    <w:div w:id="415369741">
      <w:bodyDiv w:val="1"/>
      <w:marLeft w:val="0"/>
      <w:marRight w:val="0"/>
      <w:marTop w:val="0"/>
      <w:marBottom w:val="0"/>
      <w:divBdr>
        <w:top w:val="none" w:sz="0" w:space="0" w:color="auto"/>
        <w:left w:val="none" w:sz="0" w:space="0" w:color="auto"/>
        <w:bottom w:val="none" w:sz="0" w:space="0" w:color="auto"/>
        <w:right w:val="none" w:sz="0" w:space="0" w:color="auto"/>
      </w:divBdr>
      <w:divsChild>
        <w:div w:id="120540126">
          <w:marLeft w:val="446"/>
          <w:marRight w:val="0"/>
          <w:marTop w:val="0"/>
          <w:marBottom w:val="0"/>
          <w:divBdr>
            <w:top w:val="none" w:sz="0" w:space="0" w:color="auto"/>
            <w:left w:val="none" w:sz="0" w:space="0" w:color="auto"/>
            <w:bottom w:val="none" w:sz="0" w:space="0" w:color="auto"/>
            <w:right w:val="none" w:sz="0" w:space="0" w:color="auto"/>
          </w:divBdr>
        </w:div>
        <w:div w:id="568466034">
          <w:marLeft w:val="446"/>
          <w:marRight w:val="0"/>
          <w:marTop w:val="0"/>
          <w:marBottom w:val="0"/>
          <w:divBdr>
            <w:top w:val="none" w:sz="0" w:space="0" w:color="auto"/>
            <w:left w:val="none" w:sz="0" w:space="0" w:color="auto"/>
            <w:bottom w:val="none" w:sz="0" w:space="0" w:color="auto"/>
            <w:right w:val="none" w:sz="0" w:space="0" w:color="auto"/>
          </w:divBdr>
        </w:div>
        <w:div w:id="852721278">
          <w:marLeft w:val="446"/>
          <w:marRight w:val="0"/>
          <w:marTop w:val="0"/>
          <w:marBottom w:val="0"/>
          <w:divBdr>
            <w:top w:val="none" w:sz="0" w:space="0" w:color="auto"/>
            <w:left w:val="none" w:sz="0" w:space="0" w:color="auto"/>
            <w:bottom w:val="none" w:sz="0" w:space="0" w:color="auto"/>
            <w:right w:val="none" w:sz="0" w:space="0" w:color="auto"/>
          </w:divBdr>
        </w:div>
        <w:div w:id="1793207468">
          <w:marLeft w:val="446"/>
          <w:marRight w:val="0"/>
          <w:marTop w:val="0"/>
          <w:marBottom w:val="0"/>
          <w:divBdr>
            <w:top w:val="none" w:sz="0" w:space="0" w:color="auto"/>
            <w:left w:val="none" w:sz="0" w:space="0" w:color="auto"/>
            <w:bottom w:val="none" w:sz="0" w:space="0" w:color="auto"/>
            <w:right w:val="none" w:sz="0" w:space="0" w:color="auto"/>
          </w:divBdr>
        </w:div>
        <w:div w:id="1843355917">
          <w:marLeft w:val="446"/>
          <w:marRight w:val="0"/>
          <w:marTop w:val="0"/>
          <w:marBottom w:val="0"/>
          <w:divBdr>
            <w:top w:val="none" w:sz="0" w:space="0" w:color="auto"/>
            <w:left w:val="none" w:sz="0" w:space="0" w:color="auto"/>
            <w:bottom w:val="none" w:sz="0" w:space="0" w:color="auto"/>
            <w:right w:val="none" w:sz="0" w:space="0" w:color="auto"/>
          </w:divBdr>
        </w:div>
      </w:divsChild>
    </w:div>
    <w:div w:id="422384535">
      <w:bodyDiv w:val="1"/>
      <w:marLeft w:val="0"/>
      <w:marRight w:val="0"/>
      <w:marTop w:val="0"/>
      <w:marBottom w:val="0"/>
      <w:divBdr>
        <w:top w:val="none" w:sz="0" w:space="0" w:color="auto"/>
        <w:left w:val="none" w:sz="0" w:space="0" w:color="auto"/>
        <w:bottom w:val="none" w:sz="0" w:space="0" w:color="auto"/>
        <w:right w:val="none" w:sz="0" w:space="0" w:color="auto"/>
      </w:divBdr>
    </w:div>
    <w:div w:id="446855028">
      <w:bodyDiv w:val="1"/>
      <w:marLeft w:val="0"/>
      <w:marRight w:val="0"/>
      <w:marTop w:val="0"/>
      <w:marBottom w:val="0"/>
      <w:divBdr>
        <w:top w:val="none" w:sz="0" w:space="0" w:color="auto"/>
        <w:left w:val="none" w:sz="0" w:space="0" w:color="auto"/>
        <w:bottom w:val="none" w:sz="0" w:space="0" w:color="auto"/>
        <w:right w:val="none" w:sz="0" w:space="0" w:color="auto"/>
      </w:divBdr>
    </w:div>
    <w:div w:id="456073992">
      <w:bodyDiv w:val="1"/>
      <w:marLeft w:val="0"/>
      <w:marRight w:val="0"/>
      <w:marTop w:val="0"/>
      <w:marBottom w:val="0"/>
      <w:divBdr>
        <w:top w:val="none" w:sz="0" w:space="0" w:color="auto"/>
        <w:left w:val="none" w:sz="0" w:space="0" w:color="auto"/>
        <w:bottom w:val="none" w:sz="0" w:space="0" w:color="auto"/>
        <w:right w:val="none" w:sz="0" w:space="0" w:color="auto"/>
      </w:divBdr>
    </w:div>
    <w:div w:id="473572287">
      <w:bodyDiv w:val="1"/>
      <w:marLeft w:val="0"/>
      <w:marRight w:val="0"/>
      <w:marTop w:val="0"/>
      <w:marBottom w:val="0"/>
      <w:divBdr>
        <w:top w:val="none" w:sz="0" w:space="0" w:color="auto"/>
        <w:left w:val="none" w:sz="0" w:space="0" w:color="auto"/>
        <w:bottom w:val="none" w:sz="0" w:space="0" w:color="auto"/>
        <w:right w:val="none" w:sz="0" w:space="0" w:color="auto"/>
      </w:divBdr>
    </w:div>
    <w:div w:id="501698285">
      <w:bodyDiv w:val="1"/>
      <w:marLeft w:val="0"/>
      <w:marRight w:val="0"/>
      <w:marTop w:val="0"/>
      <w:marBottom w:val="0"/>
      <w:divBdr>
        <w:top w:val="none" w:sz="0" w:space="0" w:color="auto"/>
        <w:left w:val="none" w:sz="0" w:space="0" w:color="auto"/>
        <w:bottom w:val="none" w:sz="0" w:space="0" w:color="auto"/>
        <w:right w:val="none" w:sz="0" w:space="0" w:color="auto"/>
      </w:divBdr>
    </w:div>
    <w:div w:id="503712970">
      <w:bodyDiv w:val="1"/>
      <w:marLeft w:val="0"/>
      <w:marRight w:val="0"/>
      <w:marTop w:val="0"/>
      <w:marBottom w:val="0"/>
      <w:divBdr>
        <w:top w:val="none" w:sz="0" w:space="0" w:color="auto"/>
        <w:left w:val="none" w:sz="0" w:space="0" w:color="auto"/>
        <w:bottom w:val="none" w:sz="0" w:space="0" w:color="auto"/>
        <w:right w:val="none" w:sz="0" w:space="0" w:color="auto"/>
      </w:divBdr>
    </w:div>
    <w:div w:id="516625836">
      <w:bodyDiv w:val="1"/>
      <w:marLeft w:val="0"/>
      <w:marRight w:val="0"/>
      <w:marTop w:val="0"/>
      <w:marBottom w:val="0"/>
      <w:divBdr>
        <w:top w:val="none" w:sz="0" w:space="0" w:color="auto"/>
        <w:left w:val="none" w:sz="0" w:space="0" w:color="auto"/>
        <w:bottom w:val="none" w:sz="0" w:space="0" w:color="auto"/>
        <w:right w:val="none" w:sz="0" w:space="0" w:color="auto"/>
      </w:divBdr>
      <w:divsChild>
        <w:div w:id="669985442">
          <w:marLeft w:val="0"/>
          <w:marRight w:val="0"/>
          <w:marTop w:val="0"/>
          <w:marBottom w:val="0"/>
          <w:divBdr>
            <w:top w:val="none" w:sz="0" w:space="0" w:color="auto"/>
            <w:left w:val="none" w:sz="0" w:space="0" w:color="auto"/>
            <w:bottom w:val="none" w:sz="0" w:space="0" w:color="auto"/>
            <w:right w:val="none" w:sz="0" w:space="0" w:color="auto"/>
          </w:divBdr>
        </w:div>
      </w:divsChild>
    </w:div>
    <w:div w:id="540483952">
      <w:bodyDiv w:val="1"/>
      <w:marLeft w:val="0"/>
      <w:marRight w:val="0"/>
      <w:marTop w:val="0"/>
      <w:marBottom w:val="0"/>
      <w:divBdr>
        <w:top w:val="none" w:sz="0" w:space="0" w:color="auto"/>
        <w:left w:val="none" w:sz="0" w:space="0" w:color="auto"/>
        <w:bottom w:val="none" w:sz="0" w:space="0" w:color="auto"/>
        <w:right w:val="none" w:sz="0" w:space="0" w:color="auto"/>
      </w:divBdr>
    </w:div>
    <w:div w:id="545726754">
      <w:bodyDiv w:val="1"/>
      <w:marLeft w:val="0"/>
      <w:marRight w:val="0"/>
      <w:marTop w:val="0"/>
      <w:marBottom w:val="0"/>
      <w:divBdr>
        <w:top w:val="none" w:sz="0" w:space="0" w:color="auto"/>
        <w:left w:val="none" w:sz="0" w:space="0" w:color="auto"/>
        <w:bottom w:val="none" w:sz="0" w:space="0" w:color="auto"/>
        <w:right w:val="none" w:sz="0" w:space="0" w:color="auto"/>
      </w:divBdr>
      <w:divsChild>
        <w:div w:id="1672486982">
          <w:marLeft w:val="0"/>
          <w:marRight w:val="960"/>
          <w:marTop w:val="240"/>
          <w:marBottom w:val="240"/>
          <w:divBdr>
            <w:top w:val="single" w:sz="6" w:space="6" w:color="888888"/>
            <w:left w:val="single" w:sz="6" w:space="6" w:color="888888"/>
            <w:bottom w:val="single" w:sz="6" w:space="6" w:color="888888"/>
            <w:right w:val="single" w:sz="6" w:space="6" w:color="888888"/>
          </w:divBdr>
        </w:div>
      </w:divsChild>
    </w:div>
    <w:div w:id="555774962">
      <w:bodyDiv w:val="1"/>
      <w:marLeft w:val="0"/>
      <w:marRight w:val="0"/>
      <w:marTop w:val="0"/>
      <w:marBottom w:val="0"/>
      <w:divBdr>
        <w:top w:val="none" w:sz="0" w:space="0" w:color="auto"/>
        <w:left w:val="none" w:sz="0" w:space="0" w:color="auto"/>
        <w:bottom w:val="none" w:sz="0" w:space="0" w:color="auto"/>
        <w:right w:val="none" w:sz="0" w:space="0" w:color="auto"/>
      </w:divBdr>
    </w:div>
    <w:div w:id="560674021">
      <w:bodyDiv w:val="1"/>
      <w:marLeft w:val="0"/>
      <w:marRight w:val="0"/>
      <w:marTop w:val="0"/>
      <w:marBottom w:val="0"/>
      <w:divBdr>
        <w:top w:val="none" w:sz="0" w:space="0" w:color="auto"/>
        <w:left w:val="none" w:sz="0" w:space="0" w:color="auto"/>
        <w:bottom w:val="none" w:sz="0" w:space="0" w:color="auto"/>
        <w:right w:val="none" w:sz="0" w:space="0" w:color="auto"/>
      </w:divBdr>
    </w:div>
    <w:div w:id="633020121">
      <w:bodyDiv w:val="1"/>
      <w:marLeft w:val="0"/>
      <w:marRight w:val="0"/>
      <w:marTop w:val="0"/>
      <w:marBottom w:val="0"/>
      <w:divBdr>
        <w:top w:val="none" w:sz="0" w:space="0" w:color="auto"/>
        <w:left w:val="none" w:sz="0" w:space="0" w:color="auto"/>
        <w:bottom w:val="none" w:sz="0" w:space="0" w:color="auto"/>
        <w:right w:val="none" w:sz="0" w:space="0" w:color="auto"/>
      </w:divBdr>
    </w:div>
    <w:div w:id="641811535">
      <w:bodyDiv w:val="1"/>
      <w:marLeft w:val="0"/>
      <w:marRight w:val="0"/>
      <w:marTop w:val="0"/>
      <w:marBottom w:val="0"/>
      <w:divBdr>
        <w:top w:val="none" w:sz="0" w:space="0" w:color="auto"/>
        <w:left w:val="none" w:sz="0" w:space="0" w:color="auto"/>
        <w:bottom w:val="none" w:sz="0" w:space="0" w:color="auto"/>
        <w:right w:val="none" w:sz="0" w:space="0" w:color="auto"/>
      </w:divBdr>
      <w:divsChild>
        <w:div w:id="1255673548">
          <w:marLeft w:val="0"/>
          <w:marRight w:val="0"/>
          <w:marTop w:val="0"/>
          <w:marBottom w:val="0"/>
          <w:divBdr>
            <w:top w:val="none" w:sz="0" w:space="0" w:color="auto"/>
            <w:left w:val="none" w:sz="0" w:space="0" w:color="auto"/>
            <w:bottom w:val="none" w:sz="0" w:space="0" w:color="auto"/>
            <w:right w:val="none" w:sz="0" w:space="0" w:color="auto"/>
          </w:divBdr>
          <w:divsChild>
            <w:div w:id="972324401">
              <w:marLeft w:val="0"/>
              <w:marRight w:val="0"/>
              <w:marTop w:val="0"/>
              <w:marBottom w:val="0"/>
              <w:divBdr>
                <w:top w:val="none" w:sz="0" w:space="0" w:color="auto"/>
                <w:left w:val="none" w:sz="0" w:space="0" w:color="auto"/>
                <w:bottom w:val="none" w:sz="0" w:space="0" w:color="auto"/>
                <w:right w:val="none" w:sz="0" w:space="0" w:color="auto"/>
              </w:divBdr>
              <w:divsChild>
                <w:div w:id="107597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917601">
      <w:bodyDiv w:val="1"/>
      <w:marLeft w:val="0"/>
      <w:marRight w:val="0"/>
      <w:marTop w:val="0"/>
      <w:marBottom w:val="0"/>
      <w:divBdr>
        <w:top w:val="none" w:sz="0" w:space="0" w:color="auto"/>
        <w:left w:val="none" w:sz="0" w:space="0" w:color="auto"/>
        <w:bottom w:val="none" w:sz="0" w:space="0" w:color="auto"/>
        <w:right w:val="none" w:sz="0" w:space="0" w:color="auto"/>
      </w:divBdr>
    </w:div>
    <w:div w:id="675307626">
      <w:bodyDiv w:val="1"/>
      <w:marLeft w:val="0"/>
      <w:marRight w:val="0"/>
      <w:marTop w:val="0"/>
      <w:marBottom w:val="0"/>
      <w:divBdr>
        <w:top w:val="none" w:sz="0" w:space="0" w:color="auto"/>
        <w:left w:val="none" w:sz="0" w:space="0" w:color="auto"/>
        <w:bottom w:val="none" w:sz="0" w:space="0" w:color="auto"/>
        <w:right w:val="none" w:sz="0" w:space="0" w:color="auto"/>
      </w:divBdr>
    </w:div>
    <w:div w:id="701132054">
      <w:bodyDiv w:val="1"/>
      <w:marLeft w:val="0"/>
      <w:marRight w:val="0"/>
      <w:marTop w:val="0"/>
      <w:marBottom w:val="0"/>
      <w:divBdr>
        <w:top w:val="none" w:sz="0" w:space="0" w:color="auto"/>
        <w:left w:val="none" w:sz="0" w:space="0" w:color="auto"/>
        <w:bottom w:val="none" w:sz="0" w:space="0" w:color="auto"/>
        <w:right w:val="none" w:sz="0" w:space="0" w:color="auto"/>
      </w:divBdr>
    </w:div>
    <w:div w:id="705954496">
      <w:bodyDiv w:val="1"/>
      <w:marLeft w:val="0"/>
      <w:marRight w:val="0"/>
      <w:marTop w:val="0"/>
      <w:marBottom w:val="0"/>
      <w:divBdr>
        <w:top w:val="none" w:sz="0" w:space="0" w:color="auto"/>
        <w:left w:val="none" w:sz="0" w:space="0" w:color="auto"/>
        <w:bottom w:val="none" w:sz="0" w:space="0" w:color="auto"/>
        <w:right w:val="none" w:sz="0" w:space="0" w:color="auto"/>
      </w:divBdr>
    </w:div>
    <w:div w:id="710034520">
      <w:bodyDiv w:val="1"/>
      <w:marLeft w:val="0"/>
      <w:marRight w:val="0"/>
      <w:marTop w:val="0"/>
      <w:marBottom w:val="0"/>
      <w:divBdr>
        <w:top w:val="none" w:sz="0" w:space="0" w:color="auto"/>
        <w:left w:val="none" w:sz="0" w:space="0" w:color="auto"/>
        <w:bottom w:val="none" w:sz="0" w:space="0" w:color="auto"/>
        <w:right w:val="none" w:sz="0" w:space="0" w:color="auto"/>
      </w:divBdr>
    </w:div>
    <w:div w:id="729814395">
      <w:bodyDiv w:val="1"/>
      <w:marLeft w:val="0"/>
      <w:marRight w:val="0"/>
      <w:marTop w:val="0"/>
      <w:marBottom w:val="0"/>
      <w:divBdr>
        <w:top w:val="none" w:sz="0" w:space="0" w:color="auto"/>
        <w:left w:val="none" w:sz="0" w:space="0" w:color="auto"/>
        <w:bottom w:val="none" w:sz="0" w:space="0" w:color="auto"/>
        <w:right w:val="none" w:sz="0" w:space="0" w:color="auto"/>
      </w:divBdr>
    </w:div>
    <w:div w:id="730154825">
      <w:bodyDiv w:val="1"/>
      <w:marLeft w:val="0"/>
      <w:marRight w:val="0"/>
      <w:marTop w:val="0"/>
      <w:marBottom w:val="0"/>
      <w:divBdr>
        <w:top w:val="none" w:sz="0" w:space="0" w:color="auto"/>
        <w:left w:val="none" w:sz="0" w:space="0" w:color="auto"/>
        <w:bottom w:val="none" w:sz="0" w:space="0" w:color="auto"/>
        <w:right w:val="none" w:sz="0" w:space="0" w:color="auto"/>
      </w:divBdr>
    </w:div>
    <w:div w:id="749086143">
      <w:bodyDiv w:val="1"/>
      <w:marLeft w:val="0"/>
      <w:marRight w:val="0"/>
      <w:marTop w:val="0"/>
      <w:marBottom w:val="0"/>
      <w:divBdr>
        <w:top w:val="none" w:sz="0" w:space="0" w:color="auto"/>
        <w:left w:val="none" w:sz="0" w:space="0" w:color="auto"/>
        <w:bottom w:val="none" w:sz="0" w:space="0" w:color="auto"/>
        <w:right w:val="none" w:sz="0" w:space="0" w:color="auto"/>
      </w:divBdr>
    </w:div>
    <w:div w:id="754548112">
      <w:bodyDiv w:val="1"/>
      <w:marLeft w:val="0"/>
      <w:marRight w:val="0"/>
      <w:marTop w:val="0"/>
      <w:marBottom w:val="0"/>
      <w:divBdr>
        <w:top w:val="none" w:sz="0" w:space="0" w:color="auto"/>
        <w:left w:val="none" w:sz="0" w:space="0" w:color="auto"/>
        <w:bottom w:val="none" w:sz="0" w:space="0" w:color="auto"/>
        <w:right w:val="none" w:sz="0" w:space="0" w:color="auto"/>
      </w:divBdr>
      <w:divsChild>
        <w:div w:id="194543172">
          <w:marLeft w:val="0"/>
          <w:marRight w:val="0"/>
          <w:marTop w:val="0"/>
          <w:marBottom w:val="0"/>
          <w:divBdr>
            <w:top w:val="none" w:sz="0" w:space="0" w:color="auto"/>
            <w:left w:val="none" w:sz="0" w:space="0" w:color="auto"/>
            <w:bottom w:val="none" w:sz="0" w:space="0" w:color="auto"/>
            <w:right w:val="none" w:sz="0" w:space="0" w:color="auto"/>
          </w:divBdr>
        </w:div>
      </w:divsChild>
    </w:div>
    <w:div w:id="787623107">
      <w:bodyDiv w:val="1"/>
      <w:marLeft w:val="0"/>
      <w:marRight w:val="0"/>
      <w:marTop w:val="0"/>
      <w:marBottom w:val="0"/>
      <w:divBdr>
        <w:top w:val="none" w:sz="0" w:space="0" w:color="auto"/>
        <w:left w:val="none" w:sz="0" w:space="0" w:color="auto"/>
        <w:bottom w:val="none" w:sz="0" w:space="0" w:color="auto"/>
        <w:right w:val="none" w:sz="0" w:space="0" w:color="auto"/>
      </w:divBdr>
    </w:div>
    <w:div w:id="796990763">
      <w:bodyDiv w:val="1"/>
      <w:marLeft w:val="0"/>
      <w:marRight w:val="0"/>
      <w:marTop w:val="0"/>
      <w:marBottom w:val="0"/>
      <w:divBdr>
        <w:top w:val="none" w:sz="0" w:space="0" w:color="auto"/>
        <w:left w:val="none" w:sz="0" w:space="0" w:color="auto"/>
        <w:bottom w:val="none" w:sz="0" w:space="0" w:color="auto"/>
        <w:right w:val="none" w:sz="0" w:space="0" w:color="auto"/>
      </w:divBdr>
    </w:div>
    <w:div w:id="817038226">
      <w:bodyDiv w:val="1"/>
      <w:marLeft w:val="0"/>
      <w:marRight w:val="0"/>
      <w:marTop w:val="0"/>
      <w:marBottom w:val="0"/>
      <w:divBdr>
        <w:top w:val="none" w:sz="0" w:space="0" w:color="auto"/>
        <w:left w:val="none" w:sz="0" w:space="0" w:color="auto"/>
        <w:bottom w:val="none" w:sz="0" w:space="0" w:color="auto"/>
        <w:right w:val="none" w:sz="0" w:space="0" w:color="auto"/>
      </w:divBdr>
    </w:div>
    <w:div w:id="824206819">
      <w:bodyDiv w:val="1"/>
      <w:marLeft w:val="0"/>
      <w:marRight w:val="0"/>
      <w:marTop w:val="0"/>
      <w:marBottom w:val="0"/>
      <w:divBdr>
        <w:top w:val="none" w:sz="0" w:space="0" w:color="auto"/>
        <w:left w:val="none" w:sz="0" w:space="0" w:color="auto"/>
        <w:bottom w:val="none" w:sz="0" w:space="0" w:color="auto"/>
        <w:right w:val="none" w:sz="0" w:space="0" w:color="auto"/>
      </w:divBdr>
    </w:div>
    <w:div w:id="829830168">
      <w:bodyDiv w:val="1"/>
      <w:marLeft w:val="0"/>
      <w:marRight w:val="0"/>
      <w:marTop w:val="0"/>
      <w:marBottom w:val="0"/>
      <w:divBdr>
        <w:top w:val="none" w:sz="0" w:space="0" w:color="auto"/>
        <w:left w:val="none" w:sz="0" w:space="0" w:color="auto"/>
        <w:bottom w:val="none" w:sz="0" w:space="0" w:color="auto"/>
        <w:right w:val="none" w:sz="0" w:space="0" w:color="auto"/>
      </w:divBdr>
    </w:div>
    <w:div w:id="861014339">
      <w:bodyDiv w:val="1"/>
      <w:marLeft w:val="0"/>
      <w:marRight w:val="0"/>
      <w:marTop w:val="0"/>
      <w:marBottom w:val="0"/>
      <w:divBdr>
        <w:top w:val="none" w:sz="0" w:space="0" w:color="auto"/>
        <w:left w:val="none" w:sz="0" w:space="0" w:color="auto"/>
        <w:bottom w:val="none" w:sz="0" w:space="0" w:color="auto"/>
        <w:right w:val="none" w:sz="0" w:space="0" w:color="auto"/>
      </w:divBdr>
    </w:div>
    <w:div w:id="876620705">
      <w:bodyDiv w:val="1"/>
      <w:marLeft w:val="0"/>
      <w:marRight w:val="0"/>
      <w:marTop w:val="0"/>
      <w:marBottom w:val="0"/>
      <w:divBdr>
        <w:top w:val="none" w:sz="0" w:space="0" w:color="auto"/>
        <w:left w:val="none" w:sz="0" w:space="0" w:color="auto"/>
        <w:bottom w:val="none" w:sz="0" w:space="0" w:color="auto"/>
        <w:right w:val="none" w:sz="0" w:space="0" w:color="auto"/>
      </w:divBdr>
    </w:div>
    <w:div w:id="884098188">
      <w:bodyDiv w:val="1"/>
      <w:marLeft w:val="0"/>
      <w:marRight w:val="0"/>
      <w:marTop w:val="0"/>
      <w:marBottom w:val="0"/>
      <w:divBdr>
        <w:top w:val="none" w:sz="0" w:space="0" w:color="auto"/>
        <w:left w:val="none" w:sz="0" w:space="0" w:color="auto"/>
        <w:bottom w:val="none" w:sz="0" w:space="0" w:color="auto"/>
        <w:right w:val="none" w:sz="0" w:space="0" w:color="auto"/>
      </w:divBdr>
    </w:div>
    <w:div w:id="896815865">
      <w:bodyDiv w:val="1"/>
      <w:marLeft w:val="0"/>
      <w:marRight w:val="0"/>
      <w:marTop w:val="0"/>
      <w:marBottom w:val="0"/>
      <w:divBdr>
        <w:top w:val="none" w:sz="0" w:space="0" w:color="auto"/>
        <w:left w:val="none" w:sz="0" w:space="0" w:color="auto"/>
        <w:bottom w:val="none" w:sz="0" w:space="0" w:color="auto"/>
        <w:right w:val="none" w:sz="0" w:space="0" w:color="auto"/>
      </w:divBdr>
      <w:divsChild>
        <w:div w:id="470170437">
          <w:marLeft w:val="0"/>
          <w:marRight w:val="0"/>
          <w:marTop w:val="0"/>
          <w:marBottom w:val="0"/>
          <w:divBdr>
            <w:top w:val="none" w:sz="0" w:space="0" w:color="auto"/>
            <w:left w:val="none" w:sz="0" w:space="0" w:color="auto"/>
            <w:bottom w:val="none" w:sz="0" w:space="0" w:color="auto"/>
            <w:right w:val="none" w:sz="0" w:space="0" w:color="auto"/>
          </w:divBdr>
        </w:div>
      </w:divsChild>
    </w:div>
    <w:div w:id="897206970">
      <w:bodyDiv w:val="1"/>
      <w:marLeft w:val="0"/>
      <w:marRight w:val="0"/>
      <w:marTop w:val="0"/>
      <w:marBottom w:val="0"/>
      <w:divBdr>
        <w:top w:val="none" w:sz="0" w:space="0" w:color="auto"/>
        <w:left w:val="none" w:sz="0" w:space="0" w:color="auto"/>
        <w:bottom w:val="none" w:sz="0" w:space="0" w:color="auto"/>
        <w:right w:val="none" w:sz="0" w:space="0" w:color="auto"/>
      </w:divBdr>
    </w:div>
    <w:div w:id="925572292">
      <w:bodyDiv w:val="1"/>
      <w:marLeft w:val="0"/>
      <w:marRight w:val="0"/>
      <w:marTop w:val="0"/>
      <w:marBottom w:val="0"/>
      <w:divBdr>
        <w:top w:val="none" w:sz="0" w:space="0" w:color="auto"/>
        <w:left w:val="none" w:sz="0" w:space="0" w:color="auto"/>
        <w:bottom w:val="none" w:sz="0" w:space="0" w:color="auto"/>
        <w:right w:val="none" w:sz="0" w:space="0" w:color="auto"/>
      </w:divBdr>
      <w:divsChild>
        <w:div w:id="272521781">
          <w:marLeft w:val="0"/>
          <w:marRight w:val="0"/>
          <w:marTop w:val="0"/>
          <w:marBottom w:val="0"/>
          <w:divBdr>
            <w:top w:val="none" w:sz="0" w:space="0" w:color="auto"/>
            <w:left w:val="none" w:sz="0" w:space="0" w:color="auto"/>
            <w:bottom w:val="none" w:sz="0" w:space="0" w:color="auto"/>
            <w:right w:val="none" w:sz="0" w:space="0" w:color="auto"/>
          </w:divBdr>
        </w:div>
        <w:div w:id="2091153543">
          <w:marLeft w:val="0"/>
          <w:marRight w:val="0"/>
          <w:marTop w:val="0"/>
          <w:marBottom w:val="0"/>
          <w:divBdr>
            <w:top w:val="none" w:sz="0" w:space="0" w:color="auto"/>
            <w:left w:val="none" w:sz="0" w:space="0" w:color="auto"/>
            <w:bottom w:val="none" w:sz="0" w:space="0" w:color="auto"/>
            <w:right w:val="none" w:sz="0" w:space="0" w:color="auto"/>
          </w:divBdr>
        </w:div>
      </w:divsChild>
    </w:div>
    <w:div w:id="927038137">
      <w:bodyDiv w:val="1"/>
      <w:marLeft w:val="0"/>
      <w:marRight w:val="0"/>
      <w:marTop w:val="0"/>
      <w:marBottom w:val="0"/>
      <w:divBdr>
        <w:top w:val="none" w:sz="0" w:space="0" w:color="auto"/>
        <w:left w:val="none" w:sz="0" w:space="0" w:color="auto"/>
        <w:bottom w:val="none" w:sz="0" w:space="0" w:color="auto"/>
        <w:right w:val="none" w:sz="0" w:space="0" w:color="auto"/>
      </w:divBdr>
    </w:div>
    <w:div w:id="929628467">
      <w:bodyDiv w:val="1"/>
      <w:marLeft w:val="0"/>
      <w:marRight w:val="0"/>
      <w:marTop w:val="0"/>
      <w:marBottom w:val="0"/>
      <w:divBdr>
        <w:top w:val="none" w:sz="0" w:space="0" w:color="auto"/>
        <w:left w:val="none" w:sz="0" w:space="0" w:color="auto"/>
        <w:bottom w:val="none" w:sz="0" w:space="0" w:color="auto"/>
        <w:right w:val="none" w:sz="0" w:space="0" w:color="auto"/>
      </w:divBdr>
      <w:divsChild>
        <w:div w:id="1603151529">
          <w:marLeft w:val="0"/>
          <w:marRight w:val="0"/>
          <w:marTop w:val="0"/>
          <w:marBottom w:val="0"/>
          <w:divBdr>
            <w:top w:val="none" w:sz="0" w:space="0" w:color="auto"/>
            <w:left w:val="none" w:sz="0" w:space="0" w:color="auto"/>
            <w:bottom w:val="none" w:sz="0" w:space="0" w:color="auto"/>
            <w:right w:val="none" w:sz="0" w:space="0" w:color="auto"/>
          </w:divBdr>
        </w:div>
      </w:divsChild>
    </w:div>
    <w:div w:id="945574867">
      <w:bodyDiv w:val="1"/>
      <w:marLeft w:val="0"/>
      <w:marRight w:val="0"/>
      <w:marTop w:val="0"/>
      <w:marBottom w:val="0"/>
      <w:divBdr>
        <w:top w:val="none" w:sz="0" w:space="0" w:color="auto"/>
        <w:left w:val="none" w:sz="0" w:space="0" w:color="auto"/>
        <w:bottom w:val="none" w:sz="0" w:space="0" w:color="auto"/>
        <w:right w:val="none" w:sz="0" w:space="0" w:color="auto"/>
      </w:divBdr>
      <w:divsChild>
        <w:div w:id="1548033229">
          <w:marLeft w:val="0"/>
          <w:marRight w:val="0"/>
          <w:marTop w:val="0"/>
          <w:marBottom w:val="0"/>
          <w:divBdr>
            <w:top w:val="none" w:sz="0" w:space="0" w:color="auto"/>
            <w:left w:val="none" w:sz="0" w:space="0" w:color="auto"/>
            <w:bottom w:val="none" w:sz="0" w:space="0" w:color="auto"/>
            <w:right w:val="none" w:sz="0" w:space="0" w:color="auto"/>
          </w:divBdr>
        </w:div>
      </w:divsChild>
    </w:div>
    <w:div w:id="965040468">
      <w:bodyDiv w:val="1"/>
      <w:marLeft w:val="0"/>
      <w:marRight w:val="0"/>
      <w:marTop w:val="0"/>
      <w:marBottom w:val="0"/>
      <w:divBdr>
        <w:top w:val="none" w:sz="0" w:space="0" w:color="auto"/>
        <w:left w:val="none" w:sz="0" w:space="0" w:color="auto"/>
        <w:bottom w:val="none" w:sz="0" w:space="0" w:color="auto"/>
        <w:right w:val="none" w:sz="0" w:space="0" w:color="auto"/>
      </w:divBdr>
    </w:div>
    <w:div w:id="977420636">
      <w:bodyDiv w:val="1"/>
      <w:marLeft w:val="0"/>
      <w:marRight w:val="0"/>
      <w:marTop w:val="0"/>
      <w:marBottom w:val="0"/>
      <w:divBdr>
        <w:top w:val="none" w:sz="0" w:space="0" w:color="auto"/>
        <w:left w:val="none" w:sz="0" w:space="0" w:color="auto"/>
        <w:bottom w:val="none" w:sz="0" w:space="0" w:color="auto"/>
        <w:right w:val="none" w:sz="0" w:space="0" w:color="auto"/>
      </w:divBdr>
      <w:divsChild>
        <w:div w:id="417873065">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981035514">
      <w:bodyDiv w:val="1"/>
      <w:marLeft w:val="0"/>
      <w:marRight w:val="0"/>
      <w:marTop w:val="0"/>
      <w:marBottom w:val="0"/>
      <w:divBdr>
        <w:top w:val="none" w:sz="0" w:space="0" w:color="auto"/>
        <w:left w:val="none" w:sz="0" w:space="0" w:color="auto"/>
        <w:bottom w:val="none" w:sz="0" w:space="0" w:color="auto"/>
        <w:right w:val="none" w:sz="0" w:space="0" w:color="auto"/>
      </w:divBdr>
    </w:div>
    <w:div w:id="992412845">
      <w:bodyDiv w:val="1"/>
      <w:marLeft w:val="0"/>
      <w:marRight w:val="0"/>
      <w:marTop w:val="0"/>
      <w:marBottom w:val="0"/>
      <w:divBdr>
        <w:top w:val="none" w:sz="0" w:space="0" w:color="auto"/>
        <w:left w:val="none" w:sz="0" w:space="0" w:color="auto"/>
        <w:bottom w:val="none" w:sz="0" w:space="0" w:color="auto"/>
        <w:right w:val="none" w:sz="0" w:space="0" w:color="auto"/>
      </w:divBdr>
    </w:div>
    <w:div w:id="1019699938">
      <w:bodyDiv w:val="1"/>
      <w:marLeft w:val="0"/>
      <w:marRight w:val="0"/>
      <w:marTop w:val="0"/>
      <w:marBottom w:val="0"/>
      <w:divBdr>
        <w:top w:val="none" w:sz="0" w:space="0" w:color="auto"/>
        <w:left w:val="none" w:sz="0" w:space="0" w:color="auto"/>
        <w:bottom w:val="none" w:sz="0" w:space="0" w:color="auto"/>
        <w:right w:val="none" w:sz="0" w:space="0" w:color="auto"/>
      </w:divBdr>
    </w:div>
    <w:div w:id="1041131011">
      <w:bodyDiv w:val="1"/>
      <w:marLeft w:val="0"/>
      <w:marRight w:val="0"/>
      <w:marTop w:val="0"/>
      <w:marBottom w:val="0"/>
      <w:divBdr>
        <w:top w:val="none" w:sz="0" w:space="0" w:color="auto"/>
        <w:left w:val="none" w:sz="0" w:space="0" w:color="auto"/>
        <w:bottom w:val="none" w:sz="0" w:space="0" w:color="auto"/>
        <w:right w:val="none" w:sz="0" w:space="0" w:color="auto"/>
      </w:divBdr>
    </w:div>
    <w:div w:id="1091468536">
      <w:bodyDiv w:val="1"/>
      <w:marLeft w:val="0"/>
      <w:marRight w:val="0"/>
      <w:marTop w:val="0"/>
      <w:marBottom w:val="0"/>
      <w:divBdr>
        <w:top w:val="none" w:sz="0" w:space="0" w:color="auto"/>
        <w:left w:val="none" w:sz="0" w:space="0" w:color="auto"/>
        <w:bottom w:val="none" w:sz="0" w:space="0" w:color="auto"/>
        <w:right w:val="none" w:sz="0" w:space="0" w:color="auto"/>
      </w:divBdr>
    </w:div>
    <w:div w:id="1099255793">
      <w:bodyDiv w:val="1"/>
      <w:marLeft w:val="0"/>
      <w:marRight w:val="0"/>
      <w:marTop w:val="0"/>
      <w:marBottom w:val="0"/>
      <w:divBdr>
        <w:top w:val="none" w:sz="0" w:space="0" w:color="auto"/>
        <w:left w:val="none" w:sz="0" w:space="0" w:color="auto"/>
        <w:bottom w:val="none" w:sz="0" w:space="0" w:color="auto"/>
        <w:right w:val="none" w:sz="0" w:space="0" w:color="auto"/>
      </w:divBdr>
    </w:div>
    <w:div w:id="1132790221">
      <w:bodyDiv w:val="1"/>
      <w:marLeft w:val="0"/>
      <w:marRight w:val="0"/>
      <w:marTop w:val="0"/>
      <w:marBottom w:val="0"/>
      <w:divBdr>
        <w:top w:val="none" w:sz="0" w:space="0" w:color="auto"/>
        <w:left w:val="none" w:sz="0" w:space="0" w:color="auto"/>
        <w:bottom w:val="none" w:sz="0" w:space="0" w:color="auto"/>
        <w:right w:val="none" w:sz="0" w:space="0" w:color="auto"/>
      </w:divBdr>
    </w:div>
    <w:div w:id="1151024068">
      <w:bodyDiv w:val="1"/>
      <w:marLeft w:val="0"/>
      <w:marRight w:val="0"/>
      <w:marTop w:val="0"/>
      <w:marBottom w:val="0"/>
      <w:divBdr>
        <w:top w:val="none" w:sz="0" w:space="0" w:color="auto"/>
        <w:left w:val="none" w:sz="0" w:space="0" w:color="auto"/>
        <w:bottom w:val="none" w:sz="0" w:space="0" w:color="auto"/>
        <w:right w:val="none" w:sz="0" w:space="0" w:color="auto"/>
      </w:divBdr>
    </w:div>
    <w:div w:id="1154302512">
      <w:bodyDiv w:val="1"/>
      <w:marLeft w:val="0"/>
      <w:marRight w:val="0"/>
      <w:marTop w:val="0"/>
      <w:marBottom w:val="0"/>
      <w:divBdr>
        <w:top w:val="none" w:sz="0" w:space="0" w:color="auto"/>
        <w:left w:val="none" w:sz="0" w:space="0" w:color="auto"/>
        <w:bottom w:val="none" w:sz="0" w:space="0" w:color="auto"/>
        <w:right w:val="none" w:sz="0" w:space="0" w:color="auto"/>
      </w:divBdr>
    </w:div>
    <w:div w:id="1164396810">
      <w:bodyDiv w:val="1"/>
      <w:marLeft w:val="0"/>
      <w:marRight w:val="0"/>
      <w:marTop w:val="0"/>
      <w:marBottom w:val="0"/>
      <w:divBdr>
        <w:top w:val="none" w:sz="0" w:space="0" w:color="auto"/>
        <w:left w:val="none" w:sz="0" w:space="0" w:color="auto"/>
        <w:bottom w:val="none" w:sz="0" w:space="0" w:color="auto"/>
        <w:right w:val="none" w:sz="0" w:space="0" w:color="auto"/>
      </w:divBdr>
    </w:div>
    <w:div w:id="1218276649">
      <w:bodyDiv w:val="1"/>
      <w:marLeft w:val="0"/>
      <w:marRight w:val="0"/>
      <w:marTop w:val="0"/>
      <w:marBottom w:val="0"/>
      <w:divBdr>
        <w:top w:val="none" w:sz="0" w:space="0" w:color="auto"/>
        <w:left w:val="none" w:sz="0" w:space="0" w:color="auto"/>
        <w:bottom w:val="none" w:sz="0" w:space="0" w:color="auto"/>
        <w:right w:val="none" w:sz="0" w:space="0" w:color="auto"/>
      </w:divBdr>
    </w:div>
    <w:div w:id="1241677057">
      <w:bodyDiv w:val="1"/>
      <w:marLeft w:val="0"/>
      <w:marRight w:val="0"/>
      <w:marTop w:val="0"/>
      <w:marBottom w:val="0"/>
      <w:divBdr>
        <w:top w:val="none" w:sz="0" w:space="0" w:color="auto"/>
        <w:left w:val="none" w:sz="0" w:space="0" w:color="auto"/>
        <w:bottom w:val="none" w:sz="0" w:space="0" w:color="auto"/>
        <w:right w:val="none" w:sz="0" w:space="0" w:color="auto"/>
      </w:divBdr>
    </w:div>
    <w:div w:id="1276018532">
      <w:bodyDiv w:val="1"/>
      <w:marLeft w:val="0"/>
      <w:marRight w:val="0"/>
      <w:marTop w:val="0"/>
      <w:marBottom w:val="0"/>
      <w:divBdr>
        <w:top w:val="none" w:sz="0" w:space="0" w:color="auto"/>
        <w:left w:val="none" w:sz="0" w:space="0" w:color="auto"/>
        <w:bottom w:val="none" w:sz="0" w:space="0" w:color="auto"/>
        <w:right w:val="none" w:sz="0" w:space="0" w:color="auto"/>
      </w:divBdr>
    </w:div>
    <w:div w:id="1281452147">
      <w:bodyDiv w:val="1"/>
      <w:marLeft w:val="0"/>
      <w:marRight w:val="0"/>
      <w:marTop w:val="0"/>
      <w:marBottom w:val="0"/>
      <w:divBdr>
        <w:top w:val="none" w:sz="0" w:space="0" w:color="auto"/>
        <w:left w:val="none" w:sz="0" w:space="0" w:color="auto"/>
        <w:bottom w:val="none" w:sz="0" w:space="0" w:color="auto"/>
        <w:right w:val="none" w:sz="0" w:space="0" w:color="auto"/>
      </w:divBdr>
    </w:div>
    <w:div w:id="1295063419">
      <w:bodyDiv w:val="1"/>
      <w:marLeft w:val="0"/>
      <w:marRight w:val="0"/>
      <w:marTop w:val="0"/>
      <w:marBottom w:val="0"/>
      <w:divBdr>
        <w:top w:val="none" w:sz="0" w:space="0" w:color="auto"/>
        <w:left w:val="none" w:sz="0" w:space="0" w:color="auto"/>
        <w:bottom w:val="none" w:sz="0" w:space="0" w:color="auto"/>
        <w:right w:val="none" w:sz="0" w:space="0" w:color="auto"/>
      </w:divBdr>
      <w:divsChild>
        <w:div w:id="1698238404">
          <w:marLeft w:val="0"/>
          <w:marRight w:val="0"/>
          <w:marTop w:val="0"/>
          <w:marBottom w:val="0"/>
          <w:divBdr>
            <w:top w:val="none" w:sz="0" w:space="0" w:color="auto"/>
            <w:left w:val="none" w:sz="0" w:space="0" w:color="auto"/>
            <w:bottom w:val="none" w:sz="0" w:space="0" w:color="auto"/>
            <w:right w:val="none" w:sz="0" w:space="0" w:color="auto"/>
          </w:divBdr>
        </w:div>
        <w:div w:id="1697533815">
          <w:marLeft w:val="0"/>
          <w:marRight w:val="0"/>
          <w:marTop w:val="0"/>
          <w:marBottom w:val="0"/>
          <w:divBdr>
            <w:top w:val="none" w:sz="0" w:space="0" w:color="auto"/>
            <w:left w:val="none" w:sz="0" w:space="0" w:color="auto"/>
            <w:bottom w:val="none" w:sz="0" w:space="0" w:color="auto"/>
            <w:right w:val="none" w:sz="0" w:space="0" w:color="auto"/>
          </w:divBdr>
        </w:div>
      </w:divsChild>
    </w:div>
    <w:div w:id="1301807491">
      <w:bodyDiv w:val="1"/>
      <w:marLeft w:val="0"/>
      <w:marRight w:val="0"/>
      <w:marTop w:val="0"/>
      <w:marBottom w:val="0"/>
      <w:divBdr>
        <w:top w:val="none" w:sz="0" w:space="0" w:color="auto"/>
        <w:left w:val="none" w:sz="0" w:space="0" w:color="auto"/>
        <w:bottom w:val="none" w:sz="0" w:space="0" w:color="auto"/>
        <w:right w:val="none" w:sz="0" w:space="0" w:color="auto"/>
      </w:divBdr>
    </w:div>
    <w:div w:id="1304045609">
      <w:bodyDiv w:val="1"/>
      <w:marLeft w:val="0"/>
      <w:marRight w:val="0"/>
      <w:marTop w:val="0"/>
      <w:marBottom w:val="0"/>
      <w:divBdr>
        <w:top w:val="none" w:sz="0" w:space="0" w:color="auto"/>
        <w:left w:val="none" w:sz="0" w:space="0" w:color="auto"/>
        <w:bottom w:val="none" w:sz="0" w:space="0" w:color="auto"/>
        <w:right w:val="none" w:sz="0" w:space="0" w:color="auto"/>
      </w:divBdr>
    </w:div>
    <w:div w:id="1355574451">
      <w:bodyDiv w:val="1"/>
      <w:marLeft w:val="0"/>
      <w:marRight w:val="0"/>
      <w:marTop w:val="0"/>
      <w:marBottom w:val="0"/>
      <w:divBdr>
        <w:top w:val="none" w:sz="0" w:space="0" w:color="auto"/>
        <w:left w:val="none" w:sz="0" w:space="0" w:color="auto"/>
        <w:bottom w:val="none" w:sz="0" w:space="0" w:color="auto"/>
        <w:right w:val="none" w:sz="0" w:space="0" w:color="auto"/>
      </w:divBdr>
    </w:div>
    <w:div w:id="1363049447">
      <w:bodyDiv w:val="1"/>
      <w:marLeft w:val="0"/>
      <w:marRight w:val="0"/>
      <w:marTop w:val="0"/>
      <w:marBottom w:val="0"/>
      <w:divBdr>
        <w:top w:val="none" w:sz="0" w:space="0" w:color="auto"/>
        <w:left w:val="none" w:sz="0" w:space="0" w:color="auto"/>
        <w:bottom w:val="none" w:sz="0" w:space="0" w:color="auto"/>
        <w:right w:val="none" w:sz="0" w:space="0" w:color="auto"/>
      </w:divBdr>
      <w:divsChild>
        <w:div w:id="224529972">
          <w:marLeft w:val="0"/>
          <w:marRight w:val="0"/>
          <w:marTop w:val="0"/>
          <w:marBottom w:val="0"/>
          <w:divBdr>
            <w:top w:val="none" w:sz="0" w:space="0" w:color="auto"/>
            <w:left w:val="none" w:sz="0" w:space="0" w:color="auto"/>
            <w:bottom w:val="none" w:sz="0" w:space="0" w:color="auto"/>
            <w:right w:val="none" w:sz="0" w:space="0" w:color="auto"/>
          </w:divBdr>
        </w:div>
        <w:div w:id="262765634">
          <w:marLeft w:val="0"/>
          <w:marRight w:val="0"/>
          <w:marTop w:val="0"/>
          <w:marBottom w:val="0"/>
          <w:divBdr>
            <w:top w:val="none" w:sz="0" w:space="0" w:color="auto"/>
            <w:left w:val="none" w:sz="0" w:space="0" w:color="auto"/>
            <w:bottom w:val="none" w:sz="0" w:space="0" w:color="auto"/>
            <w:right w:val="none" w:sz="0" w:space="0" w:color="auto"/>
          </w:divBdr>
        </w:div>
        <w:div w:id="481822815">
          <w:marLeft w:val="0"/>
          <w:marRight w:val="0"/>
          <w:marTop w:val="0"/>
          <w:marBottom w:val="0"/>
          <w:divBdr>
            <w:top w:val="none" w:sz="0" w:space="0" w:color="auto"/>
            <w:left w:val="none" w:sz="0" w:space="0" w:color="auto"/>
            <w:bottom w:val="none" w:sz="0" w:space="0" w:color="auto"/>
            <w:right w:val="none" w:sz="0" w:space="0" w:color="auto"/>
          </w:divBdr>
        </w:div>
        <w:div w:id="690953596">
          <w:marLeft w:val="0"/>
          <w:marRight w:val="0"/>
          <w:marTop w:val="0"/>
          <w:marBottom w:val="0"/>
          <w:divBdr>
            <w:top w:val="none" w:sz="0" w:space="0" w:color="auto"/>
            <w:left w:val="none" w:sz="0" w:space="0" w:color="auto"/>
            <w:bottom w:val="none" w:sz="0" w:space="0" w:color="auto"/>
            <w:right w:val="none" w:sz="0" w:space="0" w:color="auto"/>
          </w:divBdr>
        </w:div>
        <w:div w:id="697655835">
          <w:marLeft w:val="0"/>
          <w:marRight w:val="0"/>
          <w:marTop w:val="0"/>
          <w:marBottom w:val="0"/>
          <w:divBdr>
            <w:top w:val="none" w:sz="0" w:space="0" w:color="auto"/>
            <w:left w:val="none" w:sz="0" w:space="0" w:color="auto"/>
            <w:bottom w:val="none" w:sz="0" w:space="0" w:color="auto"/>
            <w:right w:val="none" w:sz="0" w:space="0" w:color="auto"/>
          </w:divBdr>
        </w:div>
        <w:div w:id="1068188472">
          <w:marLeft w:val="0"/>
          <w:marRight w:val="0"/>
          <w:marTop w:val="0"/>
          <w:marBottom w:val="0"/>
          <w:divBdr>
            <w:top w:val="none" w:sz="0" w:space="0" w:color="auto"/>
            <w:left w:val="none" w:sz="0" w:space="0" w:color="auto"/>
            <w:bottom w:val="none" w:sz="0" w:space="0" w:color="auto"/>
            <w:right w:val="none" w:sz="0" w:space="0" w:color="auto"/>
          </w:divBdr>
        </w:div>
        <w:div w:id="1226140523">
          <w:marLeft w:val="0"/>
          <w:marRight w:val="0"/>
          <w:marTop w:val="0"/>
          <w:marBottom w:val="0"/>
          <w:divBdr>
            <w:top w:val="none" w:sz="0" w:space="0" w:color="auto"/>
            <w:left w:val="none" w:sz="0" w:space="0" w:color="auto"/>
            <w:bottom w:val="none" w:sz="0" w:space="0" w:color="auto"/>
            <w:right w:val="none" w:sz="0" w:space="0" w:color="auto"/>
          </w:divBdr>
        </w:div>
        <w:div w:id="1590500316">
          <w:marLeft w:val="0"/>
          <w:marRight w:val="0"/>
          <w:marTop w:val="0"/>
          <w:marBottom w:val="0"/>
          <w:divBdr>
            <w:top w:val="none" w:sz="0" w:space="0" w:color="auto"/>
            <w:left w:val="none" w:sz="0" w:space="0" w:color="auto"/>
            <w:bottom w:val="none" w:sz="0" w:space="0" w:color="auto"/>
            <w:right w:val="none" w:sz="0" w:space="0" w:color="auto"/>
          </w:divBdr>
        </w:div>
        <w:div w:id="2071996243">
          <w:marLeft w:val="0"/>
          <w:marRight w:val="0"/>
          <w:marTop w:val="0"/>
          <w:marBottom w:val="0"/>
          <w:divBdr>
            <w:top w:val="none" w:sz="0" w:space="0" w:color="auto"/>
            <w:left w:val="none" w:sz="0" w:space="0" w:color="auto"/>
            <w:bottom w:val="none" w:sz="0" w:space="0" w:color="auto"/>
            <w:right w:val="none" w:sz="0" w:space="0" w:color="auto"/>
          </w:divBdr>
        </w:div>
      </w:divsChild>
    </w:div>
    <w:div w:id="1377772382">
      <w:bodyDiv w:val="1"/>
      <w:marLeft w:val="0"/>
      <w:marRight w:val="0"/>
      <w:marTop w:val="0"/>
      <w:marBottom w:val="0"/>
      <w:divBdr>
        <w:top w:val="none" w:sz="0" w:space="0" w:color="auto"/>
        <w:left w:val="none" w:sz="0" w:space="0" w:color="auto"/>
        <w:bottom w:val="none" w:sz="0" w:space="0" w:color="auto"/>
        <w:right w:val="none" w:sz="0" w:space="0" w:color="auto"/>
      </w:divBdr>
      <w:divsChild>
        <w:div w:id="542137436">
          <w:marLeft w:val="0"/>
          <w:marRight w:val="0"/>
          <w:marTop w:val="0"/>
          <w:marBottom w:val="0"/>
          <w:divBdr>
            <w:top w:val="none" w:sz="0" w:space="0" w:color="auto"/>
            <w:left w:val="none" w:sz="0" w:space="0" w:color="auto"/>
            <w:bottom w:val="none" w:sz="0" w:space="0" w:color="auto"/>
            <w:right w:val="none" w:sz="0" w:space="0" w:color="auto"/>
          </w:divBdr>
        </w:div>
      </w:divsChild>
    </w:div>
    <w:div w:id="1389642697">
      <w:bodyDiv w:val="1"/>
      <w:marLeft w:val="0"/>
      <w:marRight w:val="0"/>
      <w:marTop w:val="0"/>
      <w:marBottom w:val="0"/>
      <w:divBdr>
        <w:top w:val="none" w:sz="0" w:space="0" w:color="auto"/>
        <w:left w:val="none" w:sz="0" w:space="0" w:color="auto"/>
        <w:bottom w:val="none" w:sz="0" w:space="0" w:color="auto"/>
        <w:right w:val="none" w:sz="0" w:space="0" w:color="auto"/>
      </w:divBdr>
    </w:div>
    <w:div w:id="1417510591">
      <w:bodyDiv w:val="1"/>
      <w:marLeft w:val="0"/>
      <w:marRight w:val="0"/>
      <w:marTop w:val="0"/>
      <w:marBottom w:val="0"/>
      <w:divBdr>
        <w:top w:val="none" w:sz="0" w:space="0" w:color="auto"/>
        <w:left w:val="none" w:sz="0" w:space="0" w:color="auto"/>
        <w:bottom w:val="none" w:sz="0" w:space="0" w:color="auto"/>
        <w:right w:val="none" w:sz="0" w:space="0" w:color="auto"/>
      </w:divBdr>
    </w:div>
    <w:div w:id="1430731335">
      <w:bodyDiv w:val="1"/>
      <w:marLeft w:val="0"/>
      <w:marRight w:val="0"/>
      <w:marTop w:val="0"/>
      <w:marBottom w:val="0"/>
      <w:divBdr>
        <w:top w:val="none" w:sz="0" w:space="0" w:color="auto"/>
        <w:left w:val="none" w:sz="0" w:space="0" w:color="auto"/>
        <w:bottom w:val="none" w:sz="0" w:space="0" w:color="auto"/>
        <w:right w:val="none" w:sz="0" w:space="0" w:color="auto"/>
      </w:divBdr>
    </w:div>
    <w:div w:id="1431773718">
      <w:bodyDiv w:val="1"/>
      <w:marLeft w:val="0"/>
      <w:marRight w:val="0"/>
      <w:marTop w:val="0"/>
      <w:marBottom w:val="0"/>
      <w:divBdr>
        <w:top w:val="none" w:sz="0" w:space="0" w:color="auto"/>
        <w:left w:val="none" w:sz="0" w:space="0" w:color="auto"/>
        <w:bottom w:val="none" w:sz="0" w:space="0" w:color="auto"/>
        <w:right w:val="none" w:sz="0" w:space="0" w:color="auto"/>
      </w:divBdr>
    </w:div>
    <w:div w:id="1455758533">
      <w:bodyDiv w:val="1"/>
      <w:marLeft w:val="0"/>
      <w:marRight w:val="0"/>
      <w:marTop w:val="0"/>
      <w:marBottom w:val="0"/>
      <w:divBdr>
        <w:top w:val="none" w:sz="0" w:space="0" w:color="auto"/>
        <w:left w:val="none" w:sz="0" w:space="0" w:color="auto"/>
        <w:bottom w:val="none" w:sz="0" w:space="0" w:color="auto"/>
        <w:right w:val="none" w:sz="0" w:space="0" w:color="auto"/>
      </w:divBdr>
    </w:div>
    <w:div w:id="1502965462">
      <w:bodyDiv w:val="1"/>
      <w:marLeft w:val="0"/>
      <w:marRight w:val="0"/>
      <w:marTop w:val="0"/>
      <w:marBottom w:val="0"/>
      <w:divBdr>
        <w:top w:val="none" w:sz="0" w:space="0" w:color="auto"/>
        <w:left w:val="none" w:sz="0" w:space="0" w:color="auto"/>
        <w:bottom w:val="none" w:sz="0" w:space="0" w:color="auto"/>
        <w:right w:val="none" w:sz="0" w:space="0" w:color="auto"/>
      </w:divBdr>
    </w:div>
    <w:div w:id="1510486044">
      <w:bodyDiv w:val="1"/>
      <w:marLeft w:val="0"/>
      <w:marRight w:val="0"/>
      <w:marTop w:val="0"/>
      <w:marBottom w:val="0"/>
      <w:divBdr>
        <w:top w:val="none" w:sz="0" w:space="0" w:color="auto"/>
        <w:left w:val="none" w:sz="0" w:space="0" w:color="auto"/>
        <w:bottom w:val="none" w:sz="0" w:space="0" w:color="auto"/>
        <w:right w:val="none" w:sz="0" w:space="0" w:color="auto"/>
      </w:divBdr>
    </w:div>
    <w:div w:id="1522738609">
      <w:bodyDiv w:val="1"/>
      <w:marLeft w:val="0"/>
      <w:marRight w:val="0"/>
      <w:marTop w:val="0"/>
      <w:marBottom w:val="0"/>
      <w:divBdr>
        <w:top w:val="none" w:sz="0" w:space="0" w:color="auto"/>
        <w:left w:val="none" w:sz="0" w:space="0" w:color="auto"/>
        <w:bottom w:val="none" w:sz="0" w:space="0" w:color="auto"/>
        <w:right w:val="none" w:sz="0" w:space="0" w:color="auto"/>
      </w:divBdr>
    </w:div>
    <w:div w:id="1522815368">
      <w:bodyDiv w:val="1"/>
      <w:marLeft w:val="0"/>
      <w:marRight w:val="0"/>
      <w:marTop w:val="0"/>
      <w:marBottom w:val="0"/>
      <w:divBdr>
        <w:top w:val="none" w:sz="0" w:space="0" w:color="auto"/>
        <w:left w:val="none" w:sz="0" w:space="0" w:color="auto"/>
        <w:bottom w:val="none" w:sz="0" w:space="0" w:color="auto"/>
        <w:right w:val="none" w:sz="0" w:space="0" w:color="auto"/>
      </w:divBdr>
    </w:div>
    <w:div w:id="1531726423">
      <w:bodyDiv w:val="1"/>
      <w:marLeft w:val="0"/>
      <w:marRight w:val="0"/>
      <w:marTop w:val="0"/>
      <w:marBottom w:val="0"/>
      <w:divBdr>
        <w:top w:val="none" w:sz="0" w:space="0" w:color="auto"/>
        <w:left w:val="none" w:sz="0" w:space="0" w:color="auto"/>
        <w:bottom w:val="none" w:sz="0" w:space="0" w:color="auto"/>
        <w:right w:val="none" w:sz="0" w:space="0" w:color="auto"/>
      </w:divBdr>
    </w:div>
    <w:div w:id="1535852541">
      <w:bodyDiv w:val="1"/>
      <w:marLeft w:val="0"/>
      <w:marRight w:val="0"/>
      <w:marTop w:val="0"/>
      <w:marBottom w:val="0"/>
      <w:divBdr>
        <w:top w:val="none" w:sz="0" w:space="0" w:color="auto"/>
        <w:left w:val="none" w:sz="0" w:space="0" w:color="auto"/>
        <w:bottom w:val="none" w:sz="0" w:space="0" w:color="auto"/>
        <w:right w:val="none" w:sz="0" w:space="0" w:color="auto"/>
      </w:divBdr>
    </w:div>
    <w:div w:id="1540049744">
      <w:bodyDiv w:val="1"/>
      <w:marLeft w:val="0"/>
      <w:marRight w:val="0"/>
      <w:marTop w:val="0"/>
      <w:marBottom w:val="0"/>
      <w:divBdr>
        <w:top w:val="none" w:sz="0" w:space="0" w:color="auto"/>
        <w:left w:val="none" w:sz="0" w:space="0" w:color="auto"/>
        <w:bottom w:val="none" w:sz="0" w:space="0" w:color="auto"/>
        <w:right w:val="none" w:sz="0" w:space="0" w:color="auto"/>
      </w:divBdr>
    </w:div>
    <w:div w:id="1592081547">
      <w:bodyDiv w:val="1"/>
      <w:marLeft w:val="0"/>
      <w:marRight w:val="0"/>
      <w:marTop w:val="0"/>
      <w:marBottom w:val="0"/>
      <w:divBdr>
        <w:top w:val="none" w:sz="0" w:space="0" w:color="auto"/>
        <w:left w:val="none" w:sz="0" w:space="0" w:color="auto"/>
        <w:bottom w:val="none" w:sz="0" w:space="0" w:color="auto"/>
        <w:right w:val="none" w:sz="0" w:space="0" w:color="auto"/>
      </w:divBdr>
    </w:div>
    <w:div w:id="1612204913">
      <w:bodyDiv w:val="1"/>
      <w:marLeft w:val="0"/>
      <w:marRight w:val="0"/>
      <w:marTop w:val="0"/>
      <w:marBottom w:val="0"/>
      <w:divBdr>
        <w:top w:val="none" w:sz="0" w:space="0" w:color="auto"/>
        <w:left w:val="none" w:sz="0" w:space="0" w:color="auto"/>
        <w:bottom w:val="none" w:sz="0" w:space="0" w:color="auto"/>
        <w:right w:val="none" w:sz="0" w:space="0" w:color="auto"/>
      </w:divBdr>
    </w:div>
    <w:div w:id="1666591134">
      <w:bodyDiv w:val="1"/>
      <w:marLeft w:val="0"/>
      <w:marRight w:val="0"/>
      <w:marTop w:val="0"/>
      <w:marBottom w:val="0"/>
      <w:divBdr>
        <w:top w:val="none" w:sz="0" w:space="0" w:color="auto"/>
        <w:left w:val="none" w:sz="0" w:space="0" w:color="auto"/>
        <w:bottom w:val="none" w:sz="0" w:space="0" w:color="auto"/>
        <w:right w:val="none" w:sz="0" w:space="0" w:color="auto"/>
      </w:divBdr>
    </w:div>
    <w:div w:id="1690912835">
      <w:bodyDiv w:val="1"/>
      <w:marLeft w:val="0"/>
      <w:marRight w:val="0"/>
      <w:marTop w:val="0"/>
      <w:marBottom w:val="0"/>
      <w:divBdr>
        <w:top w:val="none" w:sz="0" w:space="0" w:color="auto"/>
        <w:left w:val="none" w:sz="0" w:space="0" w:color="auto"/>
        <w:bottom w:val="none" w:sz="0" w:space="0" w:color="auto"/>
        <w:right w:val="none" w:sz="0" w:space="0" w:color="auto"/>
      </w:divBdr>
    </w:div>
    <w:div w:id="1708413514">
      <w:bodyDiv w:val="1"/>
      <w:marLeft w:val="0"/>
      <w:marRight w:val="0"/>
      <w:marTop w:val="0"/>
      <w:marBottom w:val="0"/>
      <w:divBdr>
        <w:top w:val="none" w:sz="0" w:space="0" w:color="auto"/>
        <w:left w:val="none" w:sz="0" w:space="0" w:color="auto"/>
        <w:bottom w:val="none" w:sz="0" w:space="0" w:color="auto"/>
        <w:right w:val="none" w:sz="0" w:space="0" w:color="auto"/>
      </w:divBdr>
    </w:div>
    <w:div w:id="1824856719">
      <w:bodyDiv w:val="1"/>
      <w:marLeft w:val="0"/>
      <w:marRight w:val="0"/>
      <w:marTop w:val="0"/>
      <w:marBottom w:val="0"/>
      <w:divBdr>
        <w:top w:val="none" w:sz="0" w:space="0" w:color="auto"/>
        <w:left w:val="none" w:sz="0" w:space="0" w:color="auto"/>
        <w:bottom w:val="none" w:sz="0" w:space="0" w:color="auto"/>
        <w:right w:val="none" w:sz="0" w:space="0" w:color="auto"/>
      </w:divBdr>
    </w:div>
    <w:div w:id="1847864071">
      <w:bodyDiv w:val="1"/>
      <w:marLeft w:val="0"/>
      <w:marRight w:val="0"/>
      <w:marTop w:val="0"/>
      <w:marBottom w:val="0"/>
      <w:divBdr>
        <w:top w:val="none" w:sz="0" w:space="0" w:color="auto"/>
        <w:left w:val="none" w:sz="0" w:space="0" w:color="auto"/>
        <w:bottom w:val="none" w:sz="0" w:space="0" w:color="auto"/>
        <w:right w:val="none" w:sz="0" w:space="0" w:color="auto"/>
      </w:divBdr>
    </w:div>
    <w:div w:id="1865097986">
      <w:bodyDiv w:val="1"/>
      <w:marLeft w:val="0"/>
      <w:marRight w:val="0"/>
      <w:marTop w:val="0"/>
      <w:marBottom w:val="0"/>
      <w:divBdr>
        <w:top w:val="none" w:sz="0" w:space="0" w:color="auto"/>
        <w:left w:val="none" w:sz="0" w:space="0" w:color="auto"/>
        <w:bottom w:val="none" w:sz="0" w:space="0" w:color="auto"/>
        <w:right w:val="none" w:sz="0" w:space="0" w:color="auto"/>
      </w:divBdr>
    </w:div>
    <w:div w:id="1885367784">
      <w:bodyDiv w:val="1"/>
      <w:marLeft w:val="0"/>
      <w:marRight w:val="0"/>
      <w:marTop w:val="0"/>
      <w:marBottom w:val="0"/>
      <w:divBdr>
        <w:top w:val="none" w:sz="0" w:space="0" w:color="auto"/>
        <w:left w:val="none" w:sz="0" w:space="0" w:color="auto"/>
        <w:bottom w:val="none" w:sz="0" w:space="0" w:color="auto"/>
        <w:right w:val="none" w:sz="0" w:space="0" w:color="auto"/>
      </w:divBdr>
    </w:div>
    <w:div w:id="1891264111">
      <w:bodyDiv w:val="1"/>
      <w:marLeft w:val="0"/>
      <w:marRight w:val="0"/>
      <w:marTop w:val="0"/>
      <w:marBottom w:val="0"/>
      <w:divBdr>
        <w:top w:val="none" w:sz="0" w:space="0" w:color="auto"/>
        <w:left w:val="none" w:sz="0" w:space="0" w:color="auto"/>
        <w:bottom w:val="none" w:sz="0" w:space="0" w:color="auto"/>
        <w:right w:val="none" w:sz="0" w:space="0" w:color="auto"/>
      </w:divBdr>
    </w:div>
    <w:div w:id="1896693406">
      <w:bodyDiv w:val="1"/>
      <w:marLeft w:val="0"/>
      <w:marRight w:val="0"/>
      <w:marTop w:val="0"/>
      <w:marBottom w:val="0"/>
      <w:divBdr>
        <w:top w:val="none" w:sz="0" w:space="0" w:color="auto"/>
        <w:left w:val="none" w:sz="0" w:space="0" w:color="auto"/>
        <w:bottom w:val="none" w:sz="0" w:space="0" w:color="auto"/>
        <w:right w:val="none" w:sz="0" w:space="0" w:color="auto"/>
      </w:divBdr>
    </w:div>
    <w:div w:id="1900171340">
      <w:bodyDiv w:val="1"/>
      <w:marLeft w:val="0"/>
      <w:marRight w:val="0"/>
      <w:marTop w:val="0"/>
      <w:marBottom w:val="0"/>
      <w:divBdr>
        <w:top w:val="none" w:sz="0" w:space="0" w:color="auto"/>
        <w:left w:val="none" w:sz="0" w:space="0" w:color="auto"/>
        <w:bottom w:val="none" w:sz="0" w:space="0" w:color="auto"/>
        <w:right w:val="none" w:sz="0" w:space="0" w:color="auto"/>
      </w:divBdr>
    </w:div>
    <w:div w:id="1907497895">
      <w:bodyDiv w:val="1"/>
      <w:marLeft w:val="0"/>
      <w:marRight w:val="0"/>
      <w:marTop w:val="0"/>
      <w:marBottom w:val="0"/>
      <w:divBdr>
        <w:top w:val="none" w:sz="0" w:space="0" w:color="auto"/>
        <w:left w:val="none" w:sz="0" w:space="0" w:color="auto"/>
        <w:bottom w:val="none" w:sz="0" w:space="0" w:color="auto"/>
        <w:right w:val="none" w:sz="0" w:space="0" w:color="auto"/>
      </w:divBdr>
    </w:div>
    <w:div w:id="1909877819">
      <w:bodyDiv w:val="1"/>
      <w:marLeft w:val="0"/>
      <w:marRight w:val="0"/>
      <w:marTop w:val="0"/>
      <w:marBottom w:val="0"/>
      <w:divBdr>
        <w:top w:val="none" w:sz="0" w:space="0" w:color="auto"/>
        <w:left w:val="none" w:sz="0" w:space="0" w:color="auto"/>
        <w:bottom w:val="none" w:sz="0" w:space="0" w:color="auto"/>
        <w:right w:val="none" w:sz="0" w:space="0" w:color="auto"/>
      </w:divBdr>
    </w:div>
    <w:div w:id="1911035966">
      <w:bodyDiv w:val="1"/>
      <w:marLeft w:val="0"/>
      <w:marRight w:val="0"/>
      <w:marTop w:val="0"/>
      <w:marBottom w:val="0"/>
      <w:divBdr>
        <w:top w:val="none" w:sz="0" w:space="0" w:color="auto"/>
        <w:left w:val="none" w:sz="0" w:space="0" w:color="auto"/>
        <w:bottom w:val="none" w:sz="0" w:space="0" w:color="auto"/>
        <w:right w:val="none" w:sz="0" w:space="0" w:color="auto"/>
      </w:divBdr>
    </w:div>
    <w:div w:id="1921862476">
      <w:bodyDiv w:val="1"/>
      <w:marLeft w:val="0"/>
      <w:marRight w:val="0"/>
      <w:marTop w:val="0"/>
      <w:marBottom w:val="0"/>
      <w:divBdr>
        <w:top w:val="none" w:sz="0" w:space="0" w:color="auto"/>
        <w:left w:val="none" w:sz="0" w:space="0" w:color="auto"/>
        <w:bottom w:val="none" w:sz="0" w:space="0" w:color="auto"/>
        <w:right w:val="none" w:sz="0" w:space="0" w:color="auto"/>
      </w:divBdr>
    </w:div>
    <w:div w:id="1927878123">
      <w:bodyDiv w:val="1"/>
      <w:marLeft w:val="0"/>
      <w:marRight w:val="0"/>
      <w:marTop w:val="0"/>
      <w:marBottom w:val="0"/>
      <w:divBdr>
        <w:top w:val="none" w:sz="0" w:space="0" w:color="auto"/>
        <w:left w:val="none" w:sz="0" w:space="0" w:color="auto"/>
        <w:bottom w:val="none" w:sz="0" w:space="0" w:color="auto"/>
        <w:right w:val="none" w:sz="0" w:space="0" w:color="auto"/>
      </w:divBdr>
    </w:div>
    <w:div w:id="1952080079">
      <w:bodyDiv w:val="1"/>
      <w:marLeft w:val="0"/>
      <w:marRight w:val="0"/>
      <w:marTop w:val="0"/>
      <w:marBottom w:val="0"/>
      <w:divBdr>
        <w:top w:val="none" w:sz="0" w:space="0" w:color="auto"/>
        <w:left w:val="none" w:sz="0" w:space="0" w:color="auto"/>
        <w:bottom w:val="none" w:sz="0" w:space="0" w:color="auto"/>
        <w:right w:val="none" w:sz="0" w:space="0" w:color="auto"/>
      </w:divBdr>
    </w:div>
    <w:div w:id="1963342614">
      <w:bodyDiv w:val="1"/>
      <w:marLeft w:val="0"/>
      <w:marRight w:val="0"/>
      <w:marTop w:val="0"/>
      <w:marBottom w:val="0"/>
      <w:divBdr>
        <w:top w:val="none" w:sz="0" w:space="0" w:color="auto"/>
        <w:left w:val="none" w:sz="0" w:space="0" w:color="auto"/>
        <w:bottom w:val="none" w:sz="0" w:space="0" w:color="auto"/>
        <w:right w:val="none" w:sz="0" w:space="0" w:color="auto"/>
      </w:divBdr>
    </w:div>
    <w:div w:id="1995912051">
      <w:bodyDiv w:val="1"/>
      <w:marLeft w:val="0"/>
      <w:marRight w:val="0"/>
      <w:marTop w:val="0"/>
      <w:marBottom w:val="0"/>
      <w:divBdr>
        <w:top w:val="none" w:sz="0" w:space="0" w:color="auto"/>
        <w:left w:val="none" w:sz="0" w:space="0" w:color="auto"/>
        <w:bottom w:val="none" w:sz="0" w:space="0" w:color="auto"/>
        <w:right w:val="none" w:sz="0" w:space="0" w:color="auto"/>
      </w:divBdr>
      <w:divsChild>
        <w:div w:id="644050778">
          <w:marLeft w:val="0"/>
          <w:marRight w:val="0"/>
          <w:marTop w:val="0"/>
          <w:marBottom w:val="0"/>
          <w:divBdr>
            <w:top w:val="none" w:sz="0" w:space="0" w:color="auto"/>
            <w:left w:val="none" w:sz="0" w:space="0" w:color="auto"/>
            <w:bottom w:val="none" w:sz="0" w:space="0" w:color="auto"/>
            <w:right w:val="none" w:sz="0" w:space="0" w:color="auto"/>
          </w:divBdr>
        </w:div>
        <w:div w:id="2146659854">
          <w:marLeft w:val="0"/>
          <w:marRight w:val="0"/>
          <w:marTop w:val="0"/>
          <w:marBottom w:val="0"/>
          <w:divBdr>
            <w:top w:val="none" w:sz="0" w:space="0" w:color="auto"/>
            <w:left w:val="none" w:sz="0" w:space="0" w:color="auto"/>
            <w:bottom w:val="none" w:sz="0" w:space="0" w:color="auto"/>
            <w:right w:val="none" w:sz="0" w:space="0" w:color="auto"/>
          </w:divBdr>
        </w:div>
      </w:divsChild>
    </w:div>
    <w:div w:id="2005738632">
      <w:bodyDiv w:val="1"/>
      <w:marLeft w:val="0"/>
      <w:marRight w:val="0"/>
      <w:marTop w:val="0"/>
      <w:marBottom w:val="0"/>
      <w:divBdr>
        <w:top w:val="none" w:sz="0" w:space="0" w:color="auto"/>
        <w:left w:val="none" w:sz="0" w:space="0" w:color="auto"/>
        <w:bottom w:val="none" w:sz="0" w:space="0" w:color="auto"/>
        <w:right w:val="none" w:sz="0" w:space="0" w:color="auto"/>
      </w:divBdr>
    </w:div>
    <w:div w:id="2013679182">
      <w:bodyDiv w:val="1"/>
      <w:marLeft w:val="0"/>
      <w:marRight w:val="0"/>
      <w:marTop w:val="0"/>
      <w:marBottom w:val="0"/>
      <w:divBdr>
        <w:top w:val="none" w:sz="0" w:space="0" w:color="auto"/>
        <w:left w:val="none" w:sz="0" w:space="0" w:color="auto"/>
        <w:bottom w:val="none" w:sz="0" w:space="0" w:color="auto"/>
        <w:right w:val="none" w:sz="0" w:space="0" w:color="auto"/>
      </w:divBdr>
    </w:div>
    <w:div w:id="2014605820">
      <w:bodyDiv w:val="1"/>
      <w:marLeft w:val="0"/>
      <w:marRight w:val="0"/>
      <w:marTop w:val="0"/>
      <w:marBottom w:val="0"/>
      <w:divBdr>
        <w:top w:val="none" w:sz="0" w:space="0" w:color="auto"/>
        <w:left w:val="none" w:sz="0" w:space="0" w:color="auto"/>
        <w:bottom w:val="none" w:sz="0" w:space="0" w:color="auto"/>
        <w:right w:val="none" w:sz="0" w:space="0" w:color="auto"/>
      </w:divBdr>
    </w:div>
    <w:div w:id="2026394869">
      <w:bodyDiv w:val="1"/>
      <w:marLeft w:val="0"/>
      <w:marRight w:val="0"/>
      <w:marTop w:val="0"/>
      <w:marBottom w:val="0"/>
      <w:divBdr>
        <w:top w:val="none" w:sz="0" w:space="0" w:color="auto"/>
        <w:left w:val="none" w:sz="0" w:space="0" w:color="auto"/>
        <w:bottom w:val="none" w:sz="0" w:space="0" w:color="auto"/>
        <w:right w:val="none" w:sz="0" w:space="0" w:color="auto"/>
      </w:divBdr>
      <w:divsChild>
        <w:div w:id="1148398685">
          <w:marLeft w:val="0"/>
          <w:marRight w:val="0"/>
          <w:marTop w:val="0"/>
          <w:marBottom w:val="0"/>
          <w:divBdr>
            <w:top w:val="none" w:sz="0" w:space="0" w:color="auto"/>
            <w:left w:val="none" w:sz="0" w:space="0" w:color="auto"/>
            <w:bottom w:val="none" w:sz="0" w:space="0" w:color="auto"/>
            <w:right w:val="none" w:sz="0" w:space="0" w:color="auto"/>
          </w:divBdr>
        </w:div>
      </w:divsChild>
    </w:div>
    <w:div w:id="2032222821">
      <w:bodyDiv w:val="1"/>
      <w:marLeft w:val="0"/>
      <w:marRight w:val="0"/>
      <w:marTop w:val="0"/>
      <w:marBottom w:val="0"/>
      <w:divBdr>
        <w:top w:val="none" w:sz="0" w:space="0" w:color="auto"/>
        <w:left w:val="none" w:sz="0" w:space="0" w:color="auto"/>
        <w:bottom w:val="none" w:sz="0" w:space="0" w:color="auto"/>
        <w:right w:val="none" w:sz="0" w:space="0" w:color="auto"/>
      </w:divBdr>
    </w:div>
    <w:div w:id="2065133662">
      <w:bodyDiv w:val="1"/>
      <w:marLeft w:val="0"/>
      <w:marRight w:val="0"/>
      <w:marTop w:val="0"/>
      <w:marBottom w:val="0"/>
      <w:divBdr>
        <w:top w:val="none" w:sz="0" w:space="0" w:color="auto"/>
        <w:left w:val="none" w:sz="0" w:space="0" w:color="auto"/>
        <w:bottom w:val="none" w:sz="0" w:space="0" w:color="auto"/>
        <w:right w:val="none" w:sz="0" w:space="0" w:color="auto"/>
      </w:divBdr>
    </w:div>
    <w:div w:id="2073263030">
      <w:bodyDiv w:val="1"/>
      <w:marLeft w:val="0"/>
      <w:marRight w:val="0"/>
      <w:marTop w:val="0"/>
      <w:marBottom w:val="0"/>
      <w:divBdr>
        <w:top w:val="none" w:sz="0" w:space="0" w:color="auto"/>
        <w:left w:val="none" w:sz="0" w:space="0" w:color="auto"/>
        <w:bottom w:val="none" w:sz="0" w:space="0" w:color="auto"/>
        <w:right w:val="none" w:sz="0" w:space="0" w:color="auto"/>
      </w:divBdr>
    </w:div>
    <w:div w:id="2076123414">
      <w:bodyDiv w:val="1"/>
      <w:marLeft w:val="0"/>
      <w:marRight w:val="0"/>
      <w:marTop w:val="0"/>
      <w:marBottom w:val="0"/>
      <w:divBdr>
        <w:top w:val="none" w:sz="0" w:space="0" w:color="auto"/>
        <w:left w:val="none" w:sz="0" w:space="0" w:color="auto"/>
        <w:bottom w:val="none" w:sz="0" w:space="0" w:color="auto"/>
        <w:right w:val="none" w:sz="0" w:space="0" w:color="auto"/>
      </w:divBdr>
    </w:div>
    <w:div w:id="2095928829">
      <w:bodyDiv w:val="1"/>
      <w:marLeft w:val="0"/>
      <w:marRight w:val="0"/>
      <w:marTop w:val="0"/>
      <w:marBottom w:val="0"/>
      <w:divBdr>
        <w:top w:val="none" w:sz="0" w:space="0" w:color="auto"/>
        <w:left w:val="none" w:sz="0" w:space="0" w:color="auto"/>
        <w:bottom w:val="none" w:sz="0" w:space="0" w:color="auto"/>
        <w:right w:val="none" w:sz="0" w:space="0" w:color="auto"/>
      </w:divBdr>
    </w:div>
    <w:div w:id="21152446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dbpedia.org/resource/Slopes" TargetMode="External"/><Relationship Id="rId21" Type="http://schemas.openxmlformats.org/officeDocument/2006/relationships/image" Target="media/image8.emf"/><Relationship Id="rId42" Type="http://schemas.openxmlformats.org/officeDocument/2006/relationships/image" Target="media/image20.png"/><Relationship Id="rId63" Type="http://schemas.openxmlformats.org/officeDocument/2006/relationships/hyperlink" Target="http://dbpedia.org/resource/Open_educational_resources" TargetMode="External"/><Relationship Id="rId84" Type="http://schemas.openxmlformats.org/officeDocument/2006/relationships/hyperlink" Target="http://dbpedia.org/resource/Ecuador" TargetMode="External"/><Relationship Id="rId16" Type="http://schemas.openxmlformats.org/officeDocument/2006/relationships/hyperlink" Target="http://www.w3.org/TR/2014/NOTE-rdf11-primer-20140624/" TargetMode="External"/><Relationship Id="rId107" Type="http://schemas.openxmlformats.org/officeDocument/2006/relationships/hyperlink" Target="http://dbpedia.org/resource/Resource" TargetMode="External"/><Relationship Id="rId11" Type="http://schemas.openxmlformats.org/officeDocument/2006/relationships/image" Target="media/image2.png"/><Relationship Id="rId32" Type="http://schemas.openxmlformats.org/officeDocument/2006/relationships/image" Target="media/image14.emf"/><Relationship Id="rId37" Type="http://schemas.openxmlformats.org/officeDocument/2006/relationships/oleObject" Target="embeddings/oleObject8.bin"/><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hyperlink" Target="http://dbpedia.org/resource/Material" TargetMode="External"/><Relationship Id="rId79" Type="http://schemas.openxmlformats.org/officeDocument/2006/relationships/hyperlink" Target="http://onlinelibrary.wiley.com/doi/10.1111/aab.12098/abstract" TargetMode="External"/><Relationship Id="rId102" Type="http://schemas.openxmlformats.org/officeDocument/2006/relationships/hyperlink" Target="http://dbpedia.org/resource/Tagua" TargetMode="External"/><Relationship Id="rId123" Type="http://schemas.openxmlformats.org/officeDocument/2006/relationships/hyperlink" Target="http://dbpedia.org/resource/Leaf" TargetMode="External"/><Relationship Id="rId128" Type="http://schemas.openxmlformats.org/officeDocument/2006/relationships/hyperlink" Target="http://dbpedia.org/resource/Species" TargetMode="External"/><Relationship Id="rId5" Type="http://schemas.openxmlformats.org/officeDocument/2006/relationships/settings" Target="settings.xml"/><Relationship Id="rId90" Type="http://schemas.openxmlformats.org/officeDocument/2006/relationships/hyperlink" Target="http://dbpedia.org/resource/Sustainability" TargetMode="External"/><Relationship Id="rId95" Type="http://schemas.openxmlformats.org/officeDocument/2006/relationships/hyperlink" Target="http://dbpedia.org/resource/Endosperm" TargetMode="External"/><Relationship Id="rId22" Type="http://schemas.openxmlformats.org/officeDocument/2006/relationships/oleObject" Target="embeddings/oleObject1.bin"/><Relationship Id="rId27" Type="http://schemas.openxmlformats.org/officeDocument/2006/relationships/image" Target="media/image11.emf"/><Relationship Id="rId43" Type="http://schemas.openxmlformats.org/officeDocument/2006/relationships/image" Target="media/image21.png"/><Relationship Id="rId48" Type="http://schemas.openxmlformats.org/officeDocument/2006/relationships/image" Target="media/image26.jpeg"/><Relationship Id="rId64" Type="http://schemas.openxmlformats.org/officeDocument/2006/relationships/hyperlink" Target="http://dbpedia.org/resource/Creative_Commons_license" TargetMode="External"/><Relationship Id="rId69" Type="http://schemas.openxmlformats.org/officeDocument/2006/relationships/hyperlink" Target="http://dbpedia.org/resource/Knowledge" TargetMode="External"/><Relationship Id="rId113" Type="http://schemas.openxmlformats.org/officeDocument/2006/relationships/hyperlink" Target="http://dbpedia.org/resource/Fruit" TargetMode="External"/><Relationship Id="rId118" Type="http://schemas.openxmlformats.org/officeDocument/2006/relationships/hyperlink" Target="http://dbpedia.org/resource/Data" TargetMode="External"/><Relationship Id="rId134" Type="http://schemas.openxmlformats.org/officeDocument/2006/relationships/image" Target="media/image39.png"/><Relationship Id="rId80" Type="http://schemas.openxmlformats.org/officeDocument/2006/relationships/chart" Target="charts/chart5.xml"/><Relationship Id="rId85" Type="http://schemas.openxmlformats.org/officeDocument/2006/relationships/hyperlink" Target="http://dbpedia.org/resource/Phytelephas" TargetMode="External"/><Relationship Id="rId12" Type="http://schemas.openxmlformats.org/officeDocument/2006/relationships/image" Target="media/image3.png"/><Relationship Id="rId17" Type="http://schemas.openxmlformats.org/officeDocument/2006/relationships/hyperlink" Target="http://www.w3.org/TR/2014/NOTE-rdf11-primer-20140624/" TargetMode="External"/><Relationship Id="rId33" Type="http://schemas.openxmlformats.org/officeDocument/2006/relationships/oleObject" Target="embeddings/oleObject6.bin"/><Relationship Id="rId38" Type="http://schemas.openxmlformats.org/officeDocument/2006/relationships/image" Target="media/image17.emf"/><Relationship Id="rId59" Type="http://schemas.openxmlformats.org/officeDocument/2006/relationships/image" Target="media/image37.png"/><Relationship Id="rId103" Type="http://schemas.openxmlformats.org/officeDocument/2006/relationships/hyperlink" Target="http://dbpedia.org/resource/Times" TargetMode="External"/><Relationship Id="rId108" Type="http://schemas.openxmlformats.org/officeDocument/2006/relationships/hyperlink" Target="http://dbpedia.org/resource/Industry" TargetMode="External"/><Relationship Id="rId124" Type="http://schemas.openxmlformats.org/officeDocument/2006/relationships/hyperlink" Target="http://dbpedia.org/resource/Pastures" TargetMode="External"/><Relationship Id="rId129" Type="http://schemas.openxmlformats.org/officeDocument/2006/relationships/hyperlink" Target="http://dbpedia.org/resource/Future" TargetMode="External"/><Relationship Id="rId54" Type="http://schemas.openxmlformats.org/officeDocument/2006/relationships/image" Target="media/image32.png"/><Relationship Id="rId70" Type="http://schemas.openxmlformats.org/officeDocument/2006/relationships/hyperlink" Target="http://dbpedia.org/resource/Paper" TargetMode="External"/><Relationship Id="rId75" Type="http://schemas.openxmlformats.org/officeDocument/2006/relationships/hyperlink" Target="http://dbpedia.org/resource/Rights" TargetMode="External"/><Relationship Id="rId91" Type="http://schemas.openxmlformats.org/officeDocument/2006/relationships/chart" Target="charts/chart7.xml"/><Relationship Id="rId96" Type="http://schemas.openxmlformats.org/officeDocument/2006/relationships/hyperlink" Target="http://dbpedia.org/resource/Country"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9.emf"/><Relationship Id="rId28" Type="http://schemas.openxmlformats.org/officeDocument/2006/relationships/image" Target="media/image12.emf"/><Relationship Id="rId49" Type="http://schemas.openxmlformats.org/officeDocument/2006/relationships/image" Target="media/image27.jpeg"/><Relationship Id="rId114" Type="http://schemas.openxmlformats.org/officeDocument/2006/relationships/hyperlink" Target="http://dbpedia.org/resource/Agroforestry" TargetMode="External"/><Relationship Id="rId119" Type="http://schemas.openxmlformats.org/officeDocument/2006/relationships/hyperlink" Target="http://dbpedia.org/resource/Individuals" TargetMode="External"/><Relationship Id="rId44" Type="http://schemas.openxmlformats.org/officeDocument/2006/relationships/image" Target="media/image22.png"/><Relationship Id="rId60" Type="http://schemas.openxmlformats.org/officeDocument/2006/relationships/image" Target="media/image38.png"/><Relationship Id="rId65" Type="http://schemas.openxmlformats.org/officeDocument/2006/relationships/hyperlink" Target="http://dbpedia.org/resource/Institute_of_Electrical_and_Electronics_Engineers" TargetMode="External"/><Relationship Id="rId81" Type="http://schemas.openxmlformats.org/officeDocument/2006/relationships/hyperlink" Target="http://dbpedia.org/resource/Phytelephas_aequatorialis" TargetMode="External"/><Relationship Id="rId86" Type="http://schemas.openxmlformats.org/officeDocument/2006/relationships/chart" Target="charts/chart6.xml"/><Relationship Id="rId130" Type="http://schemas.openxmlformats.org/officeDocument/2006/relationships/hyperlink" Target="http://dbpedia.org/resource/Populations" TargetMode="External"/><Relationship Id="rId135" Type="http://schemas.openxmlformats.org/officeDocument/2006/relationships/fontTable" Target="fontTable.xml"/><Relationship Id="rId13" Type="http://schemas.openxmlformats.org/officeDocument/2006/relationships/image" Target="media/image4.png"/><Relationship Id="rId18" Type="http://schemas.openxmlformats.org/officeDocument/2006/relationships/image" Target="media/image5.png"/><Relationship Id="rId39" Type="http://schemas.openxmlformats.org/officeDocument/2006/relationships/oleObject" Target="embeddings/oleObject9.bin"/><Relationship Id="rId109" Type="http://schemas.openxmlformats.org/officeDocument/2006/relationships/hyperlink" Target="http://dbpedia.org/resource/Amount" TargetMode="External"/><Relationship Id="rId34" Type="http://schemas.openxmlformats.org/officeDocument/2006/relationships/image" Target="media/image15.emf"/><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hyperlink" Target="http://dbpedia.org/resource/Contributions" TargetMode="External"/><Relationship Id="rId97" Type="http://schemas.openxmlformats.org/officeDocument/2006/relationships/hyperlink" Target="http://dbpedia.org/resource/Export" TargetMode="External"/><Relationship Id="rId104" Type="http://schemas.openxmlformats.org/officeDocument/2006/relationships/hyperlink" Target="http://dbpedia.org/resource/Export" TargetMode="External"/><Relationship Id="rId120" Type="http://schemas.openxmlformats.org/officeDocument/2006/relationships/hyperlink" Target="http://dbpedia.org/resource/Shade" TargetMode="External"/><Relationship Id="rId125" Type="http://schemas.openxmlformats.org/officeDocument/2006/relationships/hyperlink" Target="http://dbpedia.org/resource/Populations" TargetMode="External"/><Relationship Id="rId7" Type="http://schemas.openxmlformats.org/officeDocument/2006/relationships/footnotes" Target="footnotes.xml"/><Relationship Id="rId71" Type="http://schemas.openxmlformats.org/officeDocument/2006/relationships/hyperlink" Target="http://dbpedia.org/resource/Design" TargetMode="External"/><Relationship Id="rId92" Type="http://schemas.openxmlformats.org/officeDocument/2006/relationships/hyperlink" Target="http://dbpedia.org/resource/Vegetable" TargetMode="External"/><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oleObject" Target="embeddings/oleObject2.bin"/><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chart" Target="charts/chart2.xml"/><Relationship Id="rId87" Type="http://schemas.openxmlformats.org/officeDocument/2006/relationships/hyperlink" Target="http://dbpedia.org/resource/Vegetable_ivory" TargetMode="External"/><Relationship Id="rId110" Type="http://schemas.openxmlformats.org/officeDocument/2006/relationships/hyperlink" Target="http://dbpedia.org/resource/Seeds" TargetMode="External"/><Relationship Id="rId115" Type="http://schemas.openxmlformats.org/officeDocument/2006/relationships/hyperlink" Target="http://dbpedia.org/resource/Systems" TargetMode="External"/><Relationship Id="rId131" Type="http://schemas.openxmlformats.org/officeDocument/2006/relationships/chart" Target="charts/chart8.xml"/><Relationship Id="rId136" Type="http://schemas.openxmlformats.org/officeDocument/2006/relationships/theme" Target="theme/theme1.xml"/><Relationship Id="rId61" Type="http://schemas.openxmlformats.org/officeDocument/2006/relationships/hyperlink" Target="http://ieeexplore.ieee.org/xpls/abs_all.jsp?arnumber=5571257" TargetMode="External"/><Relationship Id="rId82" Type="http://schemas.openxmlformats.org/officeDocument/2006/relationships/hyperlink" Target="http://dbpedia.org/resource/Phytelephas" TargetMode="External"/><Relationship Id="rId19" Type="http://schemas.openxmlformats.org/officeDocument/2006/relationships/image" Target="media/image6.png"/><Relationship Id="rId14" Type="http://schemas.openxmlformats.org/officeDocument/2006/relationships/hyperlink" Target="http://www.w3.org/TR/2014/NOTE-rdf11-primer-20140624/" TargetMode="External"/><Relationship Id="rId30" Type="http://schemas.openxmlformats.org/officeDocument/2006/relationships/image" Target="media/image13.emf"/><Relationship Id="rId35" Type="http://schemas.openxmlformats.org/officeDocument/2006/relationships/oleObject" Target="embeddings/oleObject7.bin"/><Relationship Id="rId56" Type="http://schemas.openxmlformats.org/officeDocument/2006/relationships/image" Target="media/image34.png"/><Relationship Id="rId77" Type="http://schemas.openxmlformats.org/officeDocument/2006/relationships/hyperlink" Target="http://dbpedia.org/resource/Axioms" TargetMode="External"/><Relationship Id="rId100" Type="http://schemas.openxmlformats.org/officeDocument/2006/relationships/hyperlink" Target="http://dbpedia.org/resource/Seeds" TargetMode="External"/><Relationship Id="rId105" Type="http://schemas.openxmlformats.org/officeDocument/2006/relationships/hyperlink" Target="http://dbpedia.org/resource/Demand" TargetMode="External"/><Relationship Id="rId126" Type="http://schemas.openxmlformats.org/officeDocument/2006/relationships/hyperlink" Target="http://dbpedia.org/resource/Commercialization" TargetMode="External"/><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hyperlink" Target="http://dbpedia.org/resource/Ontology" TargetMode="External"/><Relationship Id="rId93" Type="http://schemas.openxmlformats.org/officeDocument/2006/relationships/hyperlink" Target="http://dbpedia.org/resource/Thatch" TargetMode="External"/><Relationship Id="rId98" Type="http://schemas.openxmlformats.org/officeDocument/2006/relationships/hyperlink" Target="http://dbpedia.org/resource/Vegetable" TargetMode="External"/><Relationship Id="rId121" Type="http://schemas.openxmlformats.org/officeDocument/2006/relationships/hyperlink" Target="http://dbpedia.org/resource/Leaf" TargetMode="External"/><Relationship Id="rId3" Type="http://schemas.openxmlformats.org/officeDocument/2006/relationships/styles" Target="styles.xml"/><Relationship Id="rId25" Type="http://schemas.openxmlformats.org/officeDocument/2006/relationships/image" Target="media/image10.emf"/><Relationship Id="rId46" Type="http://schemas.openxmlformats.org/officeDocument/2006/relationships/image" Target="media/image24.jpeg"/><Relationship Id="rId67" Type="http://schemas.openxmlformats.org/officeDocument/2006/relationships/chart" Target="charts/chart3.xml"/><Relationship Id="rId116" Type="http://schemas.openxmlformats.org/officeDocument/2006/relationships/hyperlink" Target="http://dbpedia.org/resource/Years" TargetMode="External"/><Relationship Id="rId20" Type="http://schemas.openxmlformats.org/officeDocument/2006/relationships/image" Target="media/image7.png"/><Relationship Id="rId41" Type="http://schemas.openxmlformats.org/officeDocument/2006/relationships/image" Target="media/image19.png"/><Relationship Id="rId62" Type="http://schemas.openxmlformats.org/officeDocument/2006/relationships/chart" Target="charts/chart1.xml"/><Relationship Id="rId83" Type="http://schemas.openxmlformats.org/officeDocument/2006/relationships/hyperlink" Target="http://dbpedia.org/resource/Union_State" TargetMode="External"/><Relationship Id="rId88" Type="http://schemas.openxmlformats.org/officeDocument/2006/relationships/hyperlink" Target="http://dbpedia.org/resource/Agriculture" TargetMode="External"/><Relationship Id="rId111" Type="http://schemas.openxmlformats.org/officeDocument/2006/relationships/hyperlink" Target="http://dbpedia.org/resource/Harvest" TargetMode="External"/><Relationship Id="rId132" Type="http://schemas.openxmlformats.org/officeDocument/2006/relationships/chart" Target="charts/chart9.xml"/><Relationship Id="rId15" Type="http://schemas.openxmlformats.org/officeDocument/2006/relationships/hyperlink" Target="http://www.w3.org/TR/2014/NOTE-rdf11-primer-20140624/" TargetMode="External"/><Relationship Id="rId36" Type="http://schemas.openxmlformats.org/officeDocument/2006/relationships/image" Target="media/image16.emf"/><Relationship Id="rId57" Type="http://schemas.openxmlformats.org/officeDocument/2006/relationships/image" Target="media/image35.png"/><Relationship Id="rId106" Type="http://schemas.openxmlformats.org/officeDocument/2006/relationships/hyperlink" Target="http://dbpedia.org/resource/Limitation" TargetMode="External"/><Relationship Id="rId127" Type="http://schemas.openxmlformats.org/officeDocument/2006/relationships/hyperlink" Target="http://dbpedia.org/resource/Decline" TargetMode="External"/><Relationship Id="rId10" Type="http://schemas.openxmlformats.org/officeDocument/2006/relationships/image" Target="media/image1.png"/><Relationship Id="rId31" Type="http://schemas.openxmlformats.org/officeDocument/2006/relationships/oleObject" Target="embeddings/oleObject5.bin"/><Relationship Id="rId52" Type="http://schemas.openxmlformats.org/officeDocument/2006/relationships/image" Target="media/image30.png"/><Relationship Id="rId73" Type="http://schemas.openxmlformats.org/officeDocument/2006/relationships/hyperlink" Target="http://dbpedia.org/resource/Resources" TargetMode="External"/><Relationship Id="rId78" Type="http://schemas.openxmlformats.org/officeDocument/2006/relationships/chart" Target="charts/chart4.xml"/><Relationship Id="rId94" Type="http://schemas.openxmlformats.org/officeDocument/2006/relationships/hyperlink" Target="http://dbpedia.org/resource/Ivory" TargetMode="External"/><Relationship Id="rId99" Type="http://schemas.openxmlformats.org/officeDocument/2006/relationships/hyperlink" Target="http://dbpedia.org/resource/Leaves" TargetMode="External"/><Relationship Id="rId101" Type="http://schemas.openxmlformats.org/officeDocument/2006/relationships/hyperlink" Target="http://dbpedia.org/resource/Discs" TargetMode="External"/><Relationship Id="rId122" Type="http://schemas.openxmlformats.org/officeDocument/2006/relationships/hyperlink" Target="http://dbpedia.org/resource/Fruit" TargetMode="External"/><Relationship Id="rId4" Type="http://schemas.microsoft.com/office/2007/relationships/stylesWithEffects" Target="stylesWithEffects.xml"/><Relationship Id="rId9" Type="http://schemas.openxmlformats.org/officeDocument/2006/relationships/footer" Target="footer1.xml"/><Relationship Id="rId26" Type="http://schemas.openxmlformats.org/officeDocument/2006/relationships/oleObject" Target="embeddings/oleObject3.bin"/><Relationship Id="rId47" Type="http://schemas.openxmlformats.org/officeDocument/2006/relationships/image" Target="media/image25.png"/><Relationship Id="rId68" Type="http://schemas.openxmlformats.org/officeDocument/2006/relationships/hyperlink" Target="http://dbpedia.org/resource/Technologies" TargetMode="External"/><Relationship Id="rId89" Type="http://schemas.openxmlformats.org/officeDocument/2006/relationships/hyperlink" Target="http://dbpedia.org/resource/Ecological_succession" TargetMode="External"/><Relationship Id="rId112" Type="http://schemas.openxmlformats.org/officeDocument/2006/relationships/hyperlink" Target="http://dbpedia.org/resource/Light" TargetMode="External"/><Relationship Id="rId133" Type="http://schemas.openxmlformats.org/officeDocument/2006/relationships/chart" Target="charts/chart10.xml"/></Relationships>
</file>

<file path=word/_rels/footnotes.xml.rels><?xml version="1.0" encoding="UTF-8" standalone="yes"?>
<Relationships xmlns="http://schemas.openxmlformats.org/package/2006/relationships"><Relationship Id="rId3" Type="http://schemas.openxmlformats.org/officeDocument/2006/relationships/hyperlink" Target="http://www.wikipedia.org/" TargetMode="External"/><Relationship Id="rId2" Type="http://schemas.openxmlformats.org/officeDocument/2006/relationships/hyperlink" Target="http://www.w3c.es/Divulgacion/GuiasBreves/WebSemantica" TargetMode="External"/><Relationship Id="rId1" Type="http://schemas.openxmlformats.org/officeDocument/2006/relationships/hyperlink" Target="http://www.w3.org/"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'eje 1'!$C$2</c:f>
              <c:strCache>
                <c:ptCount val="1"/>
                <c:pt idx="0">
                  <c:v>Entidades</c:v>
                </c:pt>
              </c:strCache>
            </c:strRef>
          </c:tx>
          <c:spPr>
            <a:solidFill>
              <a:srgbClr val="DC3912"/>
            </a:solidFill>
          </c:spPr>
          <c:invertIfNegative val="0"/>
          <c:cat>
            <c:strRef>
              <c:f>'eje 1'!$B$3:$B$4</c:f>
              <c:strCache>
                <c:ptCount val="2"/>
                <c:pt idx="0">
                  <c:v>Extracción</c:v>
                </c:pt>
                <c:pt idx="1">
                  <c:v>Desambiguación y Enlace</c:v>
                </c:pt>
              </c:strCache>
            </c:strRef>
          </c:cat>
          <c:val>
            <c:numRef>
              <c:f>'eje 1'!$C$3:$C$4</c:f>
              <c:numCache>
                <c:formatCode>General</c:formatCode>
                <c:ptCount val="2"/>
                <c:pt idx="0">
                  <c:v>4</c:v>
                </c:pt>
                <c:pt idx="1">
                  <c:v>3</c:v>
                </c:pt>
              </c:numCache>
            </c:numRef>
          </c:val>
        </c:ser>
        <c:ser>
          <c:idx val="1"/>
          <c:order val="1"/>
          <c:tx>
            <c:strRef>
              <c:f>'eje 1'!$D$2</c:f>
              <c:strCache>
                <c:ptCount val="1"/>
                <c:pt idx="0">
                  <c:v>Keywords Compuestas</c:v>
                </c:pt>
              </c:strCache>
            </c:strRef>
          </c:tx>
          <c:spPr>
            <a:solidFill>
              <a:schemeClr val="tx2">
                <a:lumMod val="60000"/>
                <a:lumOff val="40000"/>
              </a:schemeClr>
            </a:solidFill>
          </c:spPr>
          <c:invertIfNegative val="0"/>
          <c:cat>
            <c:strRef>
              <c:f>'eje 1'!$B$3:$B$4</c:f>
              <c:strCache>
                <c:ptCount val="2"/>
                <c:pt idx="0">
                  <c:v>Extracción</c:v>
                </c:pt>
                <c:pt idx="1">
                  <c:v>Desambiguación y Enlace</c:v>
                </c:pt>
              </c:strCache>
            </c:strRef>
          </c:cat>
          <c:val>
            <c:numRef>
              <c:f>'eje 1'!$D$3:$D$4</c:f>
              <c:numCache>
                <c:formatCode>General</c:formatCode>
                <c:ptCount val="2"/>
                <c:pt idx="0">
                  <c:v>7</c:v>
                </c:pt>
                <c:pt idx="1">
                  <c:v>0</c:v>
                </c:pt>
              </c:numCache>
            </c:numRef>
          </c:val>
        </c:ser>
        <c:ser>
          <c:idx val="2"/>
          <c:order val="2"/>
          <c:tx>
            <c:strRef>
              <c:f>'eje 1'!$E$2</c:f>
              <c:strCache>
                <c:ptCount val="1"/>
                <c:pt idx="0">
                  <c:v>Keywords Simples</c:v>
                </c:pt>
              </c:strCache>
            </c:strRef>
          </c:tx>
          <c:spPr>
            <a:solidFill>
              <a:srgbClr val="FF9900"/>
            </a:solidFill>
          </c:spPr>
          <c:invertIfNegative val="0"/>
          <c:cat>
            <c:strRef>
              <c:f>'eje 1'!$B$3:$B$4</c:f>
              <c:strCache>
                <c:ptCount val="2"/>
                <c:pt idx="0">
                  <c:v>Extracción</c:v>
                </c:pt>
                <c:pt idx="1">
                  <c:v>Desambiguación y Enlace</c:v>
                </c:pt>
              </c:strCache>
            </c:strRef>
          </c:cat>
          <c:val>
            <c:numRef>
              <c:f>'eje 1'!$E$3:$E$4</c:f>
              <c:numCache>
                <c:formatCode>General</c:formatCode>
                <c:ptCount val="2"/>
                <c:pt idx="0">
                  <c:v>22</c:v>
                </c:pt>
                <c:pt idx="1">
                  <c:v>10</c:v>
                </c:pt>
              </c:numCache>
            </c:numRef>
          </c:val>
        </c:ser>
        <c:dLbls>
          <c:dLblPos val="outEnd"/>
          <c:showLegendKey val="0"/>
          <c:showVal val="1"/>
          <c:showCatName val="0"/>
          <c:showSerName val="0"/>
          <c:showPercent val="0"/>
          <c:showBubbleSize val="0"/>
        </c:dLbls>
        <c:gapWidth val="150"/>
        <c:overlap val="-5"/>
        <c:axId val="148974592"/>
        <c:axId val="39824192"/>
      </c:barChart>
      <c:catAx>
        <c:axId val="148974592"/>
        <c:scaling>
          <c:orientation val="minMax"/>
        </c:scaling>
        <c:delete val="0"/>
        <c:axPos val="b"/>
        <c:majorTickMark val="out"/>
        <c:minorTickMark val="none"/>
        <c:tickLblPos val="nextTo"/>
        <c:crossAx val="39824192"/>
        <c:crosses val="autoZero"/>
        <c:auto val="1"/>
        <c:lblAlgn val="ctr"/>
        <c:lblOffset val="100"/>
        <c:noMultiLvlLbl val="0"/>
      </c:catAx>
      <c:valAx>
        <c:axId val="39824192"/>
        <c:scaling>
          <c:orientation val="minMax"/>
        </c:scaling>
        <c:delete val="0"/>
        <c:axPos val="l"/>
        <c:majorGridlines>
          <c:spPr>
            <a:ln>
              <a:solidFill>
                <a:schemeClr val="bg1">
                  <a:lumMod val="65000"/>
                </a:schemeClr>
              </a:solidFill>
            </a:ln>
          </c:spPr>
        </c:majorGridlines>
        <c:numFmt formatCode="General" sourceLinked="1"/>
        <c:majorTickMark val="out"/>
        <c:minorTickMark val="none"/>
        <c:tickLblPos val="nextTo"/>
        <c:spPr>
          <a:ln>
            <a:noFill/>
          </a:ln>
        </c:spPr>
        <c:crossAx val="148974592"/>
        <c:crosses val="autoZero"/>
        <c:crossBetween val="between"/>
      </c:valAx>
    </c:plotArea>
    <c:legend>
      <c:legendPos val="t"/>
      <c:overlay val="0"/>
    </c:legend>
    <c:plotVisOnly val="1"/>
    <c:dispBlanksAs val="gap"/>
    <c:showDLblsOverMax val="0"/>
  </c:chart>
  <c:txPr>
    <a:bodyPr/>
    <a:lstStyle/>
    <a:p>
      <a:pPr>
        <a:defRPr>
          <a:solidFill>
            <a:schemeClr val="tx1">
              <a:lumMod val="75000"/>
              <a:lumOff val="25000"/>
            </a:schemeClr>
          </a:solidFill>
        </a:defRPr>
      </a:pPr>
      <a:endParaRPr lang="es-EC"/>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Hoja1!$B$2</c:f>
              <c:strCache>
                <c:ptCount val="1"/>
                <c:pt idx="0">
                  <c:v>Enlaces</c:v>
                </c:pt>
              </c:strCache>
            </c:strRef>
          </c:tx>
          <c:invertIfNegative val="0"/>
          <c:dPt>
            <c:idx val="0"/>
            <c:invertIfNegative val="0"/>
            <c:bubble3D val="0"/>
            <c:spPr>
              <a:solidFill>
                <a:srgbClr val="DC3912"/>
              </a:solidFill>
            </c:spPr>
          </c:dPt>
          <c:cat>
            <c:strRef>
              <c:f>Hoja1!$A$3:$A$7</c:f>
              <c:strCache>
                <c:ptCount val="5"/>
                <c:pt idx="0">
                  <c:v>Desambiguación y Enlace (WS)</c:v>
                </c:pt>
                <c:pt idx="1">
                  <c:v>DBpedia Spotlight (confiabilidad 0.3)</c:v>
                </c:pt>
                <c:pt idx="2">
                  <c:v>DBpedia Spotlight (confiabilidad 0.5)</c:v>
                </c:pt>
                <c:pt idx="3">
                  <c:v>DBpedia Spotlight (confiabilidad 0.7)</c:v>
                </c:pt>
                <c:pt idx="4">
                  <c:v>DBpedia Spotlight (confiabilidad 1.0)</c:v>
                </c:pt>
              </c:strCache>
            </c:strRef>
          </c:cat>
          <c:val>
            <c:numRef>
              <c:f>Hoja1!$B$3:$B$7</c:f>
              <c:numCache>
                <c:formatCode>General</c:formatCode>
                <c:ptCount val="5"/>
                <c:pt idx="0">
                  <c:v>48</c:v>
                </c:pt>
                <c:pt idx="1">
                  <c:v>80</c:v>
                </c:pt>
                <c:pt idx="2">
                  <c:v>20</c:v>
                </c:pt>
                <c:pt idx="3">
                  <c:v>14</c:v>
                </c:pt>
                <c:pt idx="4">
                  <c:v>1</c:v>
                </c:pt>
              </c:numCache>
            </c:numRef>
          </c:val>
        </c:ser>
        <c:dLbls>
          <c:showLegendKey val="0"/>
          <c:showVal val="0"/>
          <c:showCatName val="0"/>
          <c:showSerName val="0"/>
          <c:showPercent val="0"/>
          <c:showBubbleSize val="0"/>
        </c:dLbls>
        <c:gapWidth val="75"/>
        <c:overlap val="-25"/>
        <c:axId val="158150656"/>
        <c:axId val="157506304"/>
      </c:barChart>
      <c:catAx>
        <c:axId val="158150656"/>
        <c:scaling>
          <c:orientation val="minMax"/>
        </c:scaling>
        <c:delete val="0"/>
        <c:axPos val="b"/>
        <c:majorTickMark val="none"/>
        <c:minorTickMark val="none"/>
        <c:tickLblPos val="nextTo"/>
        <c:crossAx val="157506304"/>
        <c:crosses val="autoZero"/>
        <c:auto val="1"/>
        <c:lblAlgn val="ctr"/>
        <c:lblOffset val="100"/>
        <c:noMultiLvlLbl val="0"/>
      </c:catAx>
      <c:valAx>
        <c:axId val="157506304"/>
        <c:scaling>
          <c:orientation val="minMax"/>
        </c:scaling>
        <c:delete val="0"/>
        <c:axPos val="l"/>
        <c:majorGridlines/>
        <c:numFmt formatCode="General" sourceLinked="1"/>
        <c:majorTickMark val="none"/>
        <c:minorTickMark val="none"/>
        <c:tickLblPos val="nextTo"/>
        <c:spPr>
          <a:ln w="9525">
            <a:noFill/>
          </a:ln>
        </c:spPr>
        <c:crossAx val="158150656"/>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37"/>
    </mc:Choice>
    <mc:Fallback>
      <c:style val="37"/>
    </mc:Fallback>
  </mc:AlternateContent>
  <c:chart>
    <c:title>
      <c:tx>
        <c:rich>
          <a:bodyPr/>
          <a:lstStyle/>
          <a:p>
            <a:pPr>
              <a:defRPr sz="1400"/>
            </a:pPr>
            <a:r>
              <a:rPr lang="es-EC" sz="1400"/>
              <a:t>Entidades</a:t>
            </a:r>
          </a:p>
        </c:rich>
      </c:tx>
      <c:overlay val="0"/>
    </c:title>
    <c:autoTitleDeleted val="0"/>
    <c:plotArea>
      <c:layout/>
      <c:pieChart>
        <c:varyColors val="1"/>
        <c:ser>
          <c:idx val="0"/>
          <c:order val="0"/>
          <c:spPr>
            <a:solidFill>
              <a:srgbClr val="DC3912"/>
            </a:solidFill>
          </c:spPr>
          <c:explosion val="7"/>
          <c:dPt>
            <c:idx val="0"/>
            <c:bubble3D val="0"/>
            <c:spPr>
              <a:solidFill>
                <a:srgbClr val="3366CC"/>
              </a:solidFill>
            </c:spPr>
          </c:dPt>
          <c:dLbls>
            <c:txPr>
              <a:bodyPr/>
              <a:lstStyle/>
              <a:p>
                <a:pPr>
                  <a:defRPr>
                    <a:solidFill>
                      <a:schemeClr val="bg1"/>
                    </a:solidFill>
                  </a:defRPr>
                </a:pPr>
                <a:endParaRPr lang="es-EC"/>
              </a:p>
            </c:txPr>
            <c:showLegendKey val="0"/>
            <c:showVal val="0"/>
            <c:showCatName val="0"/>
            <c:showSerName val="0"/>
            <c:showPercent val="1"/>
            <c:showBubbleSize val="0"/>
            <c:showLeaderLines val="1"/>
          </c:dLbls>
          <c:cat>
            <c:strRef>
              <c:f>'eje 1'!$B$6:$B$7</c:f>
              <c:strCache>
                <c:ptCount val="2"/>
                <c:pt idx="0">
                  <c:v>Enlazados</c:v>
                </c:pt>
                <c:pt idx="1">
                  <c:v>No Enlazados</c:v>
                </c:pt>
              </c:strCache>
            </c:strRef>
          </c:cat>
          <c:val>
            <c:numRef>
              <c:f>'eje 1'!$C$6:$C$7</c:f>
              <c:numCache>
                <c:formatCode>0%</c:formatCode>
                <c:ptCount val="2"/>
                <c:pt idx="0">
                  <c:v>0.75</c:v>
                </c:pt>
                <c:pt idx="1">
                  <c:v>0.25</c:v>
                </c:pt>
              </c:numCache>
            </c:numRef>
          </c:val>
        </c:ser>
        <c:dLbls>
          <c:showLegendKey val="0"/>
          <c:showVal val="0"/>
          <c:showCatName val="0"/>
          <c:showSerName val="0"/>
          <c:showPercent val="1"/>
          <c:showBubbleSize val="0"/>
          <c:showLeaderLines val="1"/>
        </c:dLbls>
        <c:firstSliceAng val="162"/>
      </c:pieChart>
      <c:spPr>
        <a:noFill/>
      </c:spPr>
    </c:plotArea>
    <c:legend>
      <c:legendPos val="r"/>
      <c:overlay val="0"/>
    </c:legend>
    <c:plotVisOnly val="1"/>
    <c:dispBlanksAs val="gap"/>
    <c:showDLblsOverMax val="0"/>
  </c:chart>
  <c:spPr>
    <a:noFill/>
  </c:spPr>
  <c:txPr>
    <a:bodyPr/>
    <a:lstStyle/>
    <a:p>
      <a:pPr>
        <a:defRPr>
          <a:solidFill>
            <a:schemeClr val="tx1">
              <a:lumMod val="75000"/>
              <a:lumOff val="25000"/>
            </a:schemeClr>
          </a:solidFill>
        </a:defRPr>
      </a:pPr>
      <a:endParaRPr lang="es-EC"/>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37"/>
    </mc:Choice>
    <mc:Fallback>
      <c:style val="37"/>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100" b="1" i="0" u="none" strike="noStrike" kern="1200" baseline="0">
                <a:solidFill>
                  <a:sysClr val="windowText" lastClr="000000">
                    <a:lumMod val="75000"/>
                    <a:lumOff val="25000"/>
                  </a:sysClr>
                </a:solidFill>
                <a:latin typeface="+mn-lt"/>
                <a:ea typeface="+mn-ea"/>
                <a:cs typeface="+mn-cs"/>
              </a:defRPr>
            </a:pPr>
            <a:r>
              <a:rPr lang="es-EC" sz="1400" b="1" i="0" baseline="0">
                <a:effectLst/>
              </a:rPr>
              <a:t>Keywords Compuestas</a:t>
            </a:r>
            <a:endParaRPr lang="es-EC" sz="1100">
              <a:effectLst/>
            </a:endParaRPr>
          </a:p>
        </c:rich>
      </c:tx>
      <c:overlay val="0"/>
    </c:title>
    <c:autoTitleDeleted val="0"/>
    <c:plotArea>
      <c:layout/>
      <c:pieChart>
        <c:varyColors val="1"/>
        <c:ser>
          <c:idx val="0"/>
          <c:order val="0"/>
          <c:spPr>
            <a:solidFill>
              <a:srgbClr val="DC3912"/>
            </a:solidFill>
          </c:spPr>
          <c:explosion val="7"/>
          <c:dPt>
            <c:idx val="0"/>
            <c:bubble3D val="0"/>
            <c:spPr>
              <a:solidFill>
                <a:srgbClr val="3366CC"/>
              </a:solidFill>
            </c:spPr>
          </c:dPt>
          <c:dLbls>
            <c:txPr>
              <a:bodyPr/>
              <a:lstStyle/>
              <a:p>
                <a:pPr>
                  <a:defRPr>
                    <a:solidFill>
                      <a:schemeClr val="bg1"/>
                    </a:solidFill>
                  </a:defRPr>
                </a:pPr>
                <a:endParaRPr lang="es-EC"/>
              </a:p>
            </c:txPr>
            <c:showLegendKey val="0"/>
            <c:showVal val="0"/>
            <c:showCatName val="0"/>
            <c:showSerName val="0"/>
            <c:showPercent val="1"/>
            <c:showBubbleSize val="0"/>
            <c:showLeaderLines val="1"/>
          </c:dLbls>
          <c:cat>
            <c:strRef>
              <c:f>'eje 1'!$B$9:$B$10</c:f>
              <c:strCache>
                <c:ptCount val="2"/>
                <c:pt idx="0">
                  <c:v>Enlazados</c:v>
                </c:pt>
                <c:pt idx="1">
                  <c:v>No Enlazados</c:v>
                </c:pt>
              </c:strCache>
            </c:strRef>
          </c:cat>
          <c:val>
            <c:numRef>
              <c:f>'eje 1'!$C$9:$C$10</c:f>
              <c:numCache>
                <c:formatCode>0%</c:formatCode>
                <c:ptCount val="2"/>
                <c:pt idx="0">
                  <c:v>0</c:v>
                </c:pt>
                <c:pt idx="1">
                  <c:v>1</c:v>
                </c:pt>
              </c:numCache>
            </c:numRef>
          </c:val>
        </c:ser>
        <c:dLbls>
          <c:showLegendKey val="0"/>
          <c:showVal val="0"/>
          <c:showCatName val="0"/>
          <c:showSerName val="0"/>
          <c:showPercent val="1"/>
          <c:showBubbleSize val="0"/>
          <c:showLeaderLines val="1"/>
        </c:dLbls>
        <c:firstSliceAng val="279"/>
      </c:pieChart>
      <c:spPr>
        <a:noFill/>
      </c:spPr>
    </c:plotArea>
    <c:legend>
      <c:legendPos val="r"/>
      <c:overlay val="0"/>
    </c:legend>
    <c:plotVisOnly val="1"/>
    <c:dispBlanksAs val="gap"/>
    <c:showDLblsOverMax val="0"/>
  </c:chart>
  <c:spPr>
    <a:noFill/>
  </c:spPr>
  <c:txPr>
    <a:bodyPr/>
    <a:lstStyle/>
    <a:p>
      <a:pPr>
        <a:defRPr>
          <a:solidFill>
            <a:schemeClr val="tx1">
              <a:lumMod val="75000"/>
              <a:lumOff val="25000"/>
            </a:schemeClr>
          </a:solidFill>
        </a:defRPr>
      </a:pPr>
      <a:endParaRPr lang="es-EC"/>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37"/>
    </mc:Choice>
    <mc:Fallback>
      <c:style val="37"/>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100" b="1" i="0" u="none" strike="noStrike" kern="1200" baseline="0">
                <a:solidFill>
                  <a:sysClr val="windowText" lastClr="000000">
                    <a:lumMod val="75000"/>
                    <a:lumOff val="25000"/>
                  </a:sysClr>
                </a:solidFill>
                <a:latin typeface="+mn-lt"/>
                <a:ea typeface="+mn-ea"/>
                <a:cs typeface="+mn-cs"/>
              </a:defRPr>
            </a:pPr>
            <a:r>
              <a:rPr lang="es-EC" sz="1400" b="1" i="0" baseline="0">
                <a:effectLst/>
              </a:rPr>
              <a:t>Keywords Simples</a:t>
            </a:r>
            <a:endParaRPr lang="es-EC" sz="1100">
              <a:effectLst/>
            </a:endParaRPr>
          </a:p>
        </c:rich>
      </c:tx>
      <c:overlay val="0"/>
    </c:title>
    <c:autoTitleDeleted val="0"/>
    <c:plotArea>
      <c:layout/>
      <c:pieChart>
        <c:varyColors val="1"/>
        <c:ser>
          <c:idx val="0"/>
          <c:order val="0"/>
          <c:spPr>
            <a:solidFill>
              <a:srgbClr val="DC3912"/>
            </a:solidFill>
          </c:spPr>
          <c:explosion val="7"/>
          <c:dPt>
            <c:idx val="0"/>
            <c:bubble3D val="0"/>
            <c:spPr>
              <a:solidFill>
                <a:srgbClr val="3366CC"/>
              </a:solidFill>
            </c:spPr>
          </c:dPt>
          <c:dLbls>
            <c:txPr>
              <a:bodyPr/>
              <a:lstStyle/>
              <a:p>
                <a:pPr>
                  <a:defRPr>
                    <a:solidFill>
                      <a:schemeClr val="bg1"/>
                    </a:solidFill>
                  </a:defRPr>
                </a:pPr>
                <a:endParaRPr lang="es-EC"/>
              </a:p>
            </c:txPr>
            <c:showLegendKey val="0"/>
            <c:showVal val="0"/>
            <c:showCatName val="0"/>
            <c:showSerName val="0"/>
            <c:showPercent val="1"/>
            <c:showBubbleSize val="0"/>
            <c:showLeaderLines val="1"/>
          </c:dLbls>
          <c:cat>
            <c:strRef>
              <c:f>'eje 1'!$B$12:$B$13</c:f>
              <c:strCache>
                <c:ptCount val="2"/>
                <c:pt idx="0">
                  <c:v>Enlazados</c:v>
                </c:pt>
                <c:pt idx="1">
                  <c:v>No Enlazados</c:v>
                </c:pt>
              </c:strCache>
            </c:strRef>
          </c:cat>
          <c:val>
            <c:numRef>
              <c:f>'eje 1'!$C$12:$C$13</c:f>
              <c:numCache>
                <c:formatCode>0%</c:formatCode>
                <c:ptCount val="2"/>
                <c:pt idx="0">
                  <c:v>0.45454545454545453</c:v>
                </c:pt>
                <c:pt idx="1">
                  <c:v>0.54545454545454541</c:v>
                </c:pt>
              </c:numCache>
            </c:numRef>
          </c:val>
        </c:ser>
        <c:dLbls>
          <c:showLegendKey val="0"/>
          <c:showVal val="0"/>
          <c:showCatName val="0"/>
          <c:showSerName val="0"/>
          <c:showPercent val="1"/>
          <c:showBubbleSize val="0"/>
          <c:showLeaderLines val="1"/>
        </c:dLbls>
        <c:firstSliceAng val="234"/>
      </c:pieChart>
      <c:spPr>
        <a:noFill/>
      </c:spPr>
    </c:plotArea>
    <c:legend>
      <c:legendPos val="r"/>
      <c:overlay val="0"/>
    </c:legend>
    <c:plotVisOnly val="1"/>
    <c:dispBlanksAs val="gap"/>
    <c:showDLblsOverMax val="0"/>
  </c:chart>
  <c:spPr>
    <a:noFill/>
  </c:spPr>
  <c:txPr>
    <a:bodyPr/>
    <a:lstStyle/>
    <a:p>
      <a:pPr>
        <a:defRPr>
          <a:solidFill>
            <a:schemeClr val="tx1">
              <a:lumMod val="75000"/>
              <a:lumOff val="25000"/>
            </a:schemeClr>
          </a:solidFill>
        </a:defRPr>
      </a:pPr>
      <a:endParaRPr lang="es-EC"/>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'eje 2'!$C$2</c:f>
              <c:strCache>
                <c:ptCount val="1"/>
                <c:pt idx="0">
                  <c:v>Entidades</c:v>
                </c:pt>
              </c:strCache>
            </c:strRef>
          </c:tx>
          <c:spPr>
            <a:solidFill>
              <a:srgbClr val="DC3912"/>
            </a:solidFill>
          </c:spPr>
          <c:invertIfNegative val="0"/>
          <c:cat>
            <c:strRef>
              <c:f>'eje 2'!$B$3:$B$4</c:f>
              <c:strCache>
                <c:ptCount val="2"/>
                <c:pt idx="0">
                  <c:v>Extracción</c:v>
                </c:pt>
                <c:pt idx="1">
                  <c:v>Desambiguación y Enlace</c:v>
                </c:pt>
              </c:strCache>
            </c:strRef>
          </c:cat>
          <c:val>
            <c:numRef>
              <c:f>'eje 2'!$C$3:$C$4</c:f>
              <c:numCache>
                <c:formatCode>General</c:formatCode>
                <c:ptCount val="2"/>
                <c:pt idx="0">
                  <c:v>6</c:v>
                </c:pt>
                <c:pt idx="1">
                  <c:v>5</c:v>
                </c:pt>
              </c:numCache>
            </c:numRef>
          </c:val>
        </c:ser>
        <c:ser>
          <c:idx val="1"/>
          <c:order val="1"/>
          <c:tx>
            <c:strRef>
              <c:f>'eje 2'!$D$2</c:f>
              <c:strCache>
                <c:ptCount val="1"/>
                <c:pt idx="0">
                  <c:v>Keywords Compuestas</c:v>
                </c:pt>
              </c:strCache>
            </c:strRef>
          </c:tx>
          <c:spPr>
            <a:solidFill>
              <a:schemeClr val="tx2">
                <a:lumMod val="60000"/>
                <a:lumOff val="40000"/>
              </a:schemeClr>
            </a:solidFill>
          </c:spPr>
          <c:invertIfNegative val="0"/>
          <c:cat>
            <c:strRef>
              <c:f>'eje 2'!$B$3:$B$4</c:f>
              <c:strCache>
                <c:ptCount val="2"/>
                <c:pt idx="0">
                  <c:v>Extracción</c:v>
                </c:pt>
                <c:pt idx="1">
                  <c:v>Desambiguación y Enlace</c:v>
                </c:pt>
              </c:strCache>
            </c:strRef>
          </c:cat>
          <c:val>
            <c:numRef>
              <c:f>'eje 2'!$D$3:$D$4</c:f>
              <c:numCache>
                <c:formatCode>General</c:formatCode>
                <c:ptCount val="2"/>
                <c:pt idx="0">
                  <c:v>39</c:v>
                </c:pt>
                <c:pt idx="1">
                  <c:v>4</c:v>
                </c:pt>
              </c:numCache>
            </c:numRef>
          </c:val>
        </c:ser>
        <c:ser>
          <c:idx val="2"/>
          <c:order val="2"/>
          <c:tx>
            <c:strRef>
              <c:f>'eje 2'!$E$2</c:f>
              <c:strCache>
                <c:ptCount val="1"/>
                <c:pt idx="0">
                  <c:v>Keywords Simples</c:v>
                </c:pt>
              </c:strCache>
            </c:strRef>
          </c:tx>
          <c:spPr>
            <a:solidFill>
              <a:srgbClr val="FF9900"/>
            </a:solidFill>
          </c:spPr>
          <c:invertIfNegative val="0"/>
          <c:cat>
            <c:strRef>
              <c:f>'eje 2'!$B$3:$B$4</c:f>
              <c:strCache>
                <c:ptCount val="2"/>
                <c:pt idx="0">
                  <c:v>Extracción</c:v>
                </c:pt>
                <c:pt idx="1">
                  <c:v>Desambiguación y Enlace</c:v>
                </c:pt>
              </c:strCache>
            </c:strRef>
          </c:cat>
          <c:val>
            <c:numRef>
              <c:f>'eje 2'!$E$3:$E$4</c:f>
              <c:numCache>
                <c:formatCode>General</c:formatCode>
                <c:ptCount val="2"/>
                <c:pt idx="0">
                  <c:v>99</c:v>
                </c:pt>
                <c:pt idx="1">
                  <c:v>39</c:v>
                </c:pt>
              </c:numCache>
            </c:numRef>
          </c:val>
        </c:ser>
        <c:dLbls>
          <c:dLblPos val="outEnd"/>
          <c:showLegendKey val="0"/>
          <c:showVal val="1"/>
          <c:showCatName val="0"/>
          <c:showSerName val="0"/>
          <c:showPercent val="0"/>
          <c:showBubbleSize val="0"/>
        </c:dLbls>
        <c:gapWidth val="150"/>
        <c:overlap val="-5"/>
        <c:axId val="148973056"/>
        <c:axId val="157499392"/>
      </c:barChart>
      <c:catAx>
        <c:axId val="148973056"/>
        <c:scaling>
          <c:orientation val="minMax"/>
        </c:scaling>
        <c:delete val="0"/>
        <c:axPos val="b"/>
        <c:majorTickMark val="out"/>
        <c:minorTickMark val="none"/>
        <c:tickLblPos val="nextTo"/>
        <c:crossAx val="157499392"/>
        <c:crosses val="autoZero"/>
        <c:auto val="1"/>
        <c:lblAlgn val="ctr"/>
        <c:lblOffset val="100"/>
        <c:noMultiLvlLbl val="0"/>
      </c:catAx>
      <c:valAx>
        <c:axId val="157499392"/>
        <c:scaling>
          <c:orientation val="minMax"/>
        </c:scaling>
        <c:delete val="0"/>
        <c:axPos val="l"/>
        <c:majorGridlines>
          <c:spPr>
            <a:ln>
              <a:solidFill>
                <a:schemeClr val="bg1">
                  <a:lumMod val="65000"/>
                </a:schemeClr>
              </a:solidFill>
            </a:ln>
          </c:spPr>
        </c:majorGridlines>
        <c:numFmt formatCode="General" sourceLinked="1"/>
        <c:majorTickMark val="out"/>
        <c:minorTickMark val="none"/>
        <c:tickLblPos val="nextTo"/>
        <c:spPr>
          <a:ln>
            <a:noFill/>
          </a:ln>
        </c:spPr>
        <c:crossAx val="148973056"/>
        <c:crosses val="autoZero"/>
        <c:crossBetween val="between"/>
      </c:valAx>
    </c:plotArea>
    <c:legend>
      <c:legendPos val="t"/>
      <c:overlay val="0"/>
    </c:legend>
    <c:plotVisOnly val="1"/>
    <c:dispBlanksAs val="gap"/>
    <c:showDLblsOverMax val="0"/>
  </c:chart>
  <c:txPr>
    <a:bodyPr/>
    <a:lstStyle/>
    <a:p>
      <a:pPr>
        <a:defRPr>
          <a:solidFill>
            <a:schemeClr val="tx1">
              <a:lumMod val="75000"/>
              <a:lumOff val="25000"/>
            </a:schemeClr>
          </a:solidFill>
        </a:defRPr>
      </a:pPr>
      <a:endParaRPr lang="es-EC"/>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37"/>
    </mc:Choice>
    <mc:Fallback>
      <c:style val="37"/>
    </mc:Fallback>
  </mc:AlternateContent>
  <c:chart>
    <c:title>
      <c:tx>
        <c:rich>
          <a:bodyPr/>
          <a:lstStyle/>
          <a:p>
            <a:pPr>
              <a:defRPr sz="1400"/>
            </a:pPr>
            <a:r>
              <a:rPr lang="es-EC" sz="1400"/>
              <a:t>Entidades</a:t>
            </a:r>
          </a:p>
        </c:rich>
      </c:tx>
      <c:overlay val="0"/>
    </c:title>
    <c:autoTitleDeleted val="0"/>
    <c:plotArea>
      <c:layout/>
      <c:pieChart>
        <c:varyColors val="1"/>
        <c:ser>
          <c:idx val="0"/>
          <c:order val="0"/>
          <c:spPr>
            <a:solidFill>
              <a:srgbClr val="DC3912"/>
            </a:solidFill>
          </c:spPr>
          <c:explosion val="7"/>
          <c:dPt>
            <c:idx val="0"/>
            <c:bubble3D val="0"/>
            <c:spPr>
              <a:solidFill>
                <a:srgbClr val="3366CC"/>
              </a:solidFill>
            </c:spPr>
          </c:dPt>
          <c:dLbls>
            <c:txPr>
              <a:bodyPr/>
              <a:lstStyle/>
              <a:p>
                <a:pPr>
                  <a:defRPr>
                    <a:solidFill>
                      <a:schemeClr val="bg1"/>
                    </a:solidFill>
                  </a:defRPr>
                </a:pPr>
                <a:endParaRPr lang="es-EC"/>
              </a:p>
            </c:txPr>
            <c:showLegendKey val="0"/>
            <c:showVal val="0"/>
            <c:showCatName val="0"/>
            <c:showSerName val="0"/>
            <c:showPercent val="1"/>
            <c:showBubbleSize val="0"/>
            <c:showLeaderLines val="1"/>
          </c:dLbls>
          <c:cat>
            <c:strRef>
              <c:f>'eje 2'!$B$6:$B$7</c:f>
              <c:strCache>
                <c:ptCount val="2"/>
                <c:pt idx="0">
                  <c:v>Enlazados</c:v>
                </c:pt>
                <c:pt idx="1">
                  <c:v>No Enlazados</c:v>
                </c:pt>
              </c:strCache>
            </c:strRef>
          </c:cat>
          <c:val>
            <c:numRef>
              <c:f>'eje 2'!$C$6:$C$7</c:f>
              <c:numCache>
                <c:formatCode>0%</c:formatCode>
                <c:ptCount val="2"/>
                <c:pt idx="0">
                  <c:v>0.83333333333333337</c:v>
                </c:pt>
                <c:pt idx="1">
                  <c:v>0.16666666666666663</c:v>
                </c:pt>
              </c:numCache>
            </c:numRef>
          </c:val>
        </c:ser>
        <c:dLbls>
          <c:showLegendKey val="0"/>
          <c:showVal val="0"/>
          <c:showCatName val="0"/>
          <c:showSerName val="0"/>
          <c:showPercent val="1"/>
          <c:showBubbleSize val="0"/>
          <c:showLeaderLines val="1"/>
        </c:dLbls>
        <c:firstSliceAng val="158"/>
      </c:pieChart>
      <c:spPr>
        <a:noFill/>
      </c:spPr>
    </c:plotArea>
    <c:legend>
      <c:legendPos val="r"/>
      <c:overlay val="0"/>
    </c:legend>
    <c:plotVisOnly val="1"/>
    <c:dispBlanksAs val="gap"/>
    <c:showDLblsOverMax val="0"/>
  </c:chart>
  <c:spPr>
    <a:noFill/>
  </c:spPr>
  <c:txPr>
    <a:bodyPr/>
    <a:lstStyle/>
    <a:p>
      <a:pPr>
        <a:defRPr>
          <a:solidFill>
            <a:schemeClr val="tx1">
              <a:lumMod val="75000"/>
              <a:lumOff val="25000"/>
            </a:schemeClr>
          </a:solidFill>
        </a:defRPr>
      </a:pPr>
      <a:endParaRPr lang="es-EC"/>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37"/>
    </mc:Choice>
    <mc:Fallback>
      <c:style val="37"/>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100" b="1" i="0" u="none" strike="noStrike" kern="1200" baseline="0">
                <a:solidFill>
                  <a:sysClr val="windowText" lastClr="000000">
                    <a:lumMod val="75000"/>
                    <a:lumOff val="25000"/>
                  </a:sysClr>
                </a:solidFill>
                <a:latin typeface="+mn-lt"/>
                <a:ea typeface="+mn-ea"/>
                <a:cs typeface="+mn-cs"/>
              </a:defRPr>
            </a:pPr>
            <a:r>
              <a:rPr lang="es-EC" sz="1400" b="1" i="0" baseline="0">
                <a:effectLst/>
              </a:rPr>
              <a:t>Keywords Compuestas</a:t>
            </a:r>
            <a:endParaRPr lang="es-EC" sz="1100">
              <a:effectLst/>
            </a:endParaRPr>
          </a:p>
        </c:rich>
      </c:tx>
      <c:overlay val="0"/>
    </c:title>
    <c:autoTitleDeleted val="0"/>
    <c:plotArea>
      <c:layout/>
      <c:pieChart>
        <c:varyColors val="1"/>
        <c:ser>
          <c:idx val="0"/>
          <c:order val="0"/>
          <c:spPr>
            <a:solidFill>
              <a:srgbClr val="DC3912"/>
            </a:solidFill>
          </c:spPr>
          <c:explosion val="7"/>
          <c:dPt>
            <c:idx val="0"/>
            <c:bubble3D val="0"/>
            <c:spPr>
              <a:solidFill>
                <a:srgbClr val="3366CC"/>
              </a:solidFill>
            </c:spPr>
          </c:dPt>
          <c:dLbls>
            <c:txPr>
              <a:bodyPr/>
              <a:lstStyle/>
              <a:p>
                <a:pPr>
                  <a:defRPr>
                    <a:solidFill>
                      <a:schemeClr val="bg1"/>
                    </a:solidFill>
                  </a:defRPr>
                </a:pPr>
                <a:endParaRPr lang="es-EC"/>
              </a:p>
            </c:txPr>
            <c:showLegendKey val="0"/>
            <c:showVal val="0"/>
            <c:showCatName val="0"/>
            <c:showSerName val="0"/>
            <c:showPercent val="1"/>
            <c:showBubbleSize val="0"/>
            <c:showLeaderLines val="1"/>
          </c:dLbls>
          <c:cat>
            <c:strRef>
              <c:f>'eje 2'!$B$9:$B$10</c:f>
              <c:strCache>
                <c:ptCount val="2"/>
                <c:pt idx="0">
                  <c:v>Enlazados</c:v>
                </c:pt>
                <c:pt idx="1">
                  <c:v>No Enlazados</c:v>
                </c:pt>
              </c:strCache>
            </c:strRef>
          </c:cat>
          <c:val>
            <c:numRef>
              <c:f>'eje 2'!$C$9:$C$10</c:f>
              <c:numCache>
                <c:formatCode>0%</c:formatCode>
                <c:ptCount val="2"/>
                <c:pt idx="0">
                  <c:v>0.10256410256410256</c:v>
                </c:pt>
                <c:pt idx="1">
                  <c:v>0.89743589743589747</c:v>
                </c:pt>
              </c:numCache>
            </c:numRef>
          </c:val>
        </c:ser>
        <c:dLbls>
          <c:showLegendKey val="0"/>
          <c:showVal val="0"/>
          <c:showCatName val="0"/>
          <c:showSerName val="0"/>
          <c:showPercent val="1"/>
          <c:showBubbleSize val="0"/>
          <c:showLeaderLines val="1"/>
        </c:dLbls>
        <c:firstSliceAng val="286"/>
      </c:pieChart>
      <c:spPr>
        <a:noFill/>
      </c:spPr>
    </c:plotArea>
    <c:legend>
      <c:legendPos val="r"/>
      <c:overlay val="0"/>
    </c:legend>
    <c:plotVisOnly val="1"/>
    <c:dispBlanksAs val="gap"/>
    <c:showDLblsOverMax val="0"/>
  </c:chart>
  <c:spPr>
    <a:noFill/>
  </c:spPr>
  <c:txPr>
    <a:bodyPr/>
    <a:lstStyle/>
    <a:p>
      <a:pPr>
        <a:defRPr>
          <a:solidFill>
            <a:schemeClr val="tx1">
              <a:lumMod val="75000"/>
              <a:lumOff val="25000"/>
            </a:schemeClr>
          </a:solidFill>
        </a:defRPr>
      </a:pPr>
      <a:endParaRPr lang="es-EC"/>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37"/>
    </mc:Choice>
    <mc:Fallback>
      <c:style val="37"/>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100" b="1" i="0" u="none" strike="noStrike" kern="1200" baseline="0">
                <a:solidFill>
                  <a:sysClr val="windowText" lastClr="000000">
                    <a:lumMod val="75000"/>
                    <a:lumOff val="25000"/>
                  </a:sysClr>
                </a:solidFill>
                <a:latin typeface="+mn-lt"/>
                <a:ea typeface="+mn-ea"/>
                <a:cs typeface="+mn-cs"/>
              </a:defRPr>
            </a:pPr>
            <a:r>
              <a:rPr lang="es-EC" sz="1400" b="1" i="0" baseline="0">
                <a:effectLst/>
              </a:rPr>
              <a:t>Keywords Simples</a:t>
            </a:r>
            <a:endParaRPr lang="es-EC" sz="1100">
              <a:effectLst/>
            </a:endParaRPr>
          </a:p>
        </c:rich>
      </c:tx>
      <c:overlay val="0"/>
    </c:title>
    <c:autoTitleDeleted val="0"/>
    <c:plotArea>
      <c:layout/>
      <c:pieChart>
        <c:varyColors val="1"/>
        <c:ser>
          <c:idx val="0"/>
          <c:order val="0"/>
          <c:spPr>
            <a:solidFill>
              <a:srgbClr val="DC3912"/>
            </a:solidFill>
          </c:spPr>
          <c:explosion val="7"/>
          <c:dPt>
            <c:idx val="0"/>
            <c:bubble3D val="0"/>
            <c:spPr>
              <a:solidFill>
                <a:srgbClr val="3366CC"/>
              </a:solidFill>
            </c:spPr>
          </c:dPt>
          <c:dLbls>
            <c:txPr>
              <a:bodyPr/>
              <a:lstStyle/>
              <a:p>
                <a:pPr>
                  <a:defRPr>
                    <a:solidFill>
                      <a:schemeClr val="bg1"/>
                    </a:solidFill>
                  </a:defRPr>
                </a:pPr>
                <a:endParaRPr lang="es-EC"/>
              </a:p>
            </c:txPr>
            <c:showLegendKey val="0"/>
            <c:showVal val="0"/>
            <c:showCatName val="0"/>
            <c:showSerName val="0"/>
            <c:showPercent val="1"/>
            <c:showBubbleSize val="0"/>
            <c:showLeaderLines val="1"/>
          </c:dLbls>
          <c:cat>
            <c:strRef>
              <c:f>'eje 2'!$B$12:$B$13</c:f>
              <c:strCache>
                <c:ptCount val="2"/>
                <c:pt idx="0">
                  <c:v>Enlazados</c:v>
                </c:pt>
                <c:pt idx="1">
                  <c:v>No Enlazados</c:v>
                </c:pt>
              </c:strCache>
            </c:strRef>
          </c:cat>
          <c:val>
            <c:numRef>
              <c:f>'eje 2'!$C$12:$C$13</c:f>
              <c:numCache>
                <c:formatCode>0%</c:formatCode>
                <c:ptCount val="2"/>
                <c:pt idx="0">
                  <c:v>0.39393939393939392</c:v>
                </c:pt>
                <c:pt idx="1">
                  <c:v>0.60606060606060608</c:v>
                </c:pt>
              </c:numCache>
            </c:numRef>
          </c:val>
        </c:ser>
        <c:dLbls>
          <c:showLegendKey val="0"/>
          <c:showVal val="0"/>
          <c:showCatName val="0"/>
          <c:showSerName val="0"/>
          <c:showPercent val="1"/>
          <c:showBubbleSize val="0"/>
          <c:showLeaderLines val="1"/>
        </c:dLbls>
        <c:firstSliceAng val="234"/>
      </c:pieChart>
      <c:spPr>
        <a:noFill/>
      </c:spPr>
    </c:plotArea>
    <c:legend>
      <c:legendPos val="r"/>
      <c:overlay val="0"/>
    </c:legend>
    <c:plotVisOnly val="1"/>
    <c:dispBlanksAs val="gap"/>
    <c:showDLblsOverMax val="0"/>
  </c:chart>
  <c:spPr>
    <a:noFill/>
  </c:spPr>
  <c:txPr>
    <a:bodyPr/>
    <a:lstStyle/>
    <a:p>
      <a:pPr>
        <a:defRPr>
          <a:solidFill>
            <a:schemeClr val="tx1">
              <a:lumMod val="75000"/>
              <a:lumOff val="25000"/>
            </a:schemeClr>
          </a:solidFill>
        </a:defRPr>
      </a:pPr>
      <a:endParaRPr lang="es-EC"/>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Hoja1!$B$18</c:f>
              <c:strCache>
                <c:ptCount val="1"/>
                <c:pt idx="0">
                  <c:v>Enlaces</c:v>
                </c:pt>
              </c:strCache>
            </c:strRef>
          </c:tx>
          <c:invertIfNegative val="0"/>
          <c:dPt>
            <c:idx val="0"/>
            <c:invertIfNegative val="0"/>
            <c:bubble3D val="0"/>
            <c:spPr>
              <a:solidFill>
                <a:srgbClr val="DC3912"/>
              </a:solidFill>
            </c:spPr>
          </c:dPt>
          <c:cat>
            <c:strRef>
              <c:f>Hoja1!$A$19:$A$23</c:f>
              <c:strCache>
                <c:ptCount val="5"/>
                <c:pt idx="0">
                  <c:v>Desambiguación y Enlace (WS)</c:v>
                </c:pt>
                <c:pt idx="1">
                  <c:v>DBpedia Spotlight (confiabilidad 0.3)</c:v>
                </c:pt>
                <c:pt idx="2">
                  <c:v>DBpedia Spotlight (confiabilidad 0.5)</c:v>
                </c:pt>
                <c:pt idx="3">
                  <c:v>DBpedia Spotlight (confiabilidad 0.7)</c:v>
                </c:pt>
                <c:pt idx="4">
                  <c:v>DBpedia Spotlight (confiabilidad 1.0)</c:v>
                </c:pt>
              </c:strCache>
            </c:strRef>
          </c:cat>
          <c:val>
            <c:numRef>
              <c:f>Hoja1!$B$19:$B$23</c:f>
              <c:numCache>
                <c:formatCode>General</c:formatCode>
                <c:ptCount val="5"/>
                <c:pt idx="0">
                  <c:v>13</c:v>
                </c:pt>
                <c:pt idx="1">
                  <c:v>30</c:v>
                </c:pt>
                <c:pt idx="2">
                  <c:v>6</c:v>
                </c:pt>
                <c:pt idx="3">
                  <c:v>5</c:v>
                </c:pt>
                <c:pt idx="4">
                  <c:v>1</c:v>
                </c:pt>
              </c:numCache>
            </c:numRef>
          </c:val>
        </c:ser>
        <c:dLbls>
          <c:showLegendKey val="0"/>
          <c:showVal val="0"/>
          <c:showCatName val="0"/>
          <c:showSerName val="0"/>
          <c:showPercent val="0"/>
          <c:showBubbleSize val="0"/>
        </c:dLbls>
        <c:gapWidth val="75"/>
        <c:overlap val="-25"/>
        <c:axId val="148973568"/>
        <c:axId val="157504576"/>
      </c:barChart>
      <c:catAx>
        <c:axId val="148973568"/>
        <c:scaling>
          <c:orientation val="minMax"/>
        </c:scaling>
        <c:delete val="0"/>
        <c:axPos val="b"/>
        <c:majorTickMark val="none"/>
        <c:minorTickMark val="none"/>
        <c:tickLblPos val="nextTo"/>
        <c:crossAx val="157504576"/>
        <c:crosses val="autoZero"/>
        <c:auto val="1"/>
        <c:lblAlgn val="ctr"/>
        <c:lblOffset val="100"/>
        <c:noMultiLvlLbl val="0"/>
      </c:catAx>
      <c:valAx>
        <c:axId val="157504576"/>
        <c:scaling>
          <c:orientation val="minMax"/>
        </c:scaling>
        <c:delete val="0"/>
        <c:axPos val="l"/>
        <c:majorGridlines/>
        <c:numFmt formatCode="General" sourceLinked="1"/>
        <c:majorTickMark val="none"/>
        <c:minorTickMark val="none"/>
        <c:tickLblPos val="nextTo"/>
        <c:spPr>
          <a:ln w="9525">
            <a:noFill/>
          </a:ln>
        </c:spPr>
        <c:crossAx val="148973568"/>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W3C05</b:Tag>
    <b:SourceType>DocumentFromInternetSite</b:SourceType>
    <b:Guid>{11F4930E-15DE-4F88-99DD-C14A60DDEA2B}</b:Guid>
    <b:Title>Uniform Resource Identifier (URI): Generic Syntax</b:Title>
    <b:Year>2005</b:Year>
    <b:Author>
      <b:Author>
        <b:Corporate>W3C</b:Corporate>
      </b:Author>
    </b:Author>
    <b:Month>01</b:Month>
    <b:YearAccessed>2014</b:YearAccessed>
    <b:MonthAccessed>02</b:MonthAccessed>
    <b:DayAccessed>22</b:DayAccessed>
    <b:URL>January 2005</b:URL>
    <b:RefOrder>26</b:RefOrder>
  </b:Source>
  <b:Source>
    <b:Tag>Dou92</b:Tag>
    <b:SourceType>Misc</b:SourceType>
    <b:Guid>{FEFFFD5A-DA26-4215-A929-9EBD70AB0926}</b:Guid>
    <b:Author>
      <b:Author>
        <b:Corporate>Cutting, D., Kupiec, J., Pedersen, J., &amp; Sibun, P.</b:Corporate>
      </b:Author>
    </b:Author>
    <b:Title>A Practical Part of Speech Tagger</b:Title>
    <b:Year>1992</b:Year>
    <b:Month>Marzo</b:Month>
    <b:RefOrder>27</b:RefOrder>
  </b:Source>
  <b:Source>
    <b:Tag>Leo</b:Tag>
    <b:SourceType>Book</b:SourceType>
    <b:Guid>{84923CC4-0B56-4F29-A804-7528E01117F7}</b:Guid>
    <b:Title>RESTful Web Services</b:Title>
    <b:Author>
      <b:Author>
        <b:NameList>
          <b:Person>
            <b:Last>Ruby</b:Last>
            <b:First>Leonard</b:First>
            <b:Middle>Richardson and Sam</b:Middle>
          </b:Person>
        </b:NameList>
      </b:Author>
    </b:Author>
    <b:Year>2007</b:Year>
    <b:RefOrder>28</b:RefOrder>
  </b:Source>
  <b:Source>
    <b:Tag>Tim06</b:Tag>
    <b:SourceType>Misc</b:SourceType>
    <b:Guid>{DC4CFE69-5E54-4D4F-AFA9-B1F9E5D06D86}</b:Guid>
    <b:Title>Linked Data - Design Issues</b:Title>
    <b:Year>2006</b:Year>
    <b:Month>Julio</b:Month>
    <b:Day>23</b:Day>
    <b:Author>
      <b:Author>
        <b:NameList>
          <b:Person>
            <b:Last>Berners-Lee</b:Last>
            <b:First>Tim</b:First>
          </b:Person>
        </b:NameList>
      </b:Author>
    </b:Author>
    <b:RefOrder>1</b:RefOrder>
  </b:Source>
  <b:Source>
    <b:Tag>Mil98</b:Tag>
    <b:SourceType>JournalArticle</b:SourceType>
    <b:Guid>{85940570-B638-4DFB-B806-C20689CC7D73}</b:Guid>
    <b:Title>Wiley Online Library</b:Title>
    <b:Year>1998</b:Year>
    <b:Author>
      <b:Author>
        <b:NameList>
          <b:Person>
            <b:Last>Miller</b:Last>
            <b:First>Eric</b:First>
          </b:Person>
        </b:NameList>
      </b:Author>
    </b:Author>
    <b:JournalName>Bulletin of the American Society for Information Science and Technology</b:JournalName>
    <b:Pages>15-19</b:Pages>
    <b:RefOrder>29</b:RefOrder>
  </b:Source>
  <b:Source>
    <b:Tag>Tjo</b:Tag>
    <b:SourceType>Misc</b:SourceType>
    <b:Guid>{6A97AFDD-17D2-4EEA-97E4-ADF78075E41A}</b:Guid>
    <b:Title>Introduction to the CoNLL-2000 shared task: Chunking.</b:Title>
    <b:Author>
      <b:Author>
        <b:Corporate>Tjong Kim Sang, E. F., &amp; Buchholz, S.</b:Corporate>
      </b:Author>
    </b:Author>
    <b:Year>2000</b:Year>
    <b:Month>Septiembre</b:Month>
    <b:RefOrder>16</b:RefOrder>
  </b:Source>
  <b:Source>
    <b:Tag>Sör07</b:Tag>
    <b:SourceType>Book</b:SourceType>
    <b:Guid>{A7B6F8CE-0A1F-44B1-BFF8-BA3D022B5CE5}</b:Guid>
    <b:Author>
      <b:Author>
        <b:Corporate>Sören Auer, Christian Bizer, Georgi Kobilarov, Jens Lehmann, Richard Cyganiak, and Zachary Ives</b:Corporate>
      </b:Author>
    </b:Author>
    <b:Title>In The semantic web</b:Title>
    <b:Year>2007</b:Year>
    <b:ShortTitle>Dbpedia: A nucleus for a web of open data</b:ShortTitle>
    <b:Pages>722-735</b:Pages>
    <b:RefOrder>30</b:RefOrder>
  </b:Source>
  <b:Source>
    <b:Tag>Chr09</b:Tag>
    <b:SourceType>InternetSite</b:SourceType>
    <b:Guid>{C8312980-1561-4547-9E1B-1102E7F5AE65}</b:Guid>
    <b:Title>Dbpedia</b:Title>
    <b:Year>2009</b:Year>
    <b:Author>
      <b:Author>
        <b:NameList>
          <b:Person>
            <b:Last>Bizer</b:Last>
            <b:First>Chris</b:First>
          </b:Person>
        </b:NameList>
      </b:Author>
    </b:Author>
    <b:InternetSiteTitle>The DBpedia Data Provision Architecture</b:InternetSiteTitle>
    <b:Month>11</b:Month>
    <b:Day>09</b:Day>
    <b:YearAccessed>2014</b:YearAccessed>
    <b:MonthAccessed>06</b:MonthAccessed>
    <b:DayAccessed>10</b:DayAccessed>
    <b:URL>http://wiki.dbpedia.org/Architecture</b:URL>
    <b:RefOrder>15</b:RefOrder>
  </b:Source>
  <b:Source>
    <b:Tag>San04</b:Tag>
    <b:SourceType>Book</b:SourceType>
    <b:Guid>{96A1C2F4-8666-43E7-A770-39222F927FBD}</b:Guid>
    <b:Title>Developing Enterprise Web Services: An Architect's Guide</b:Title>
    <b:Year>2004</b:Year>
    <b:Author>
      <b:Author>
        <b:NameList>
          <b:Person>
            <b:Last>Sandeep Chatterjee</b:Last>
            <b:First>james</b:First>
            <b:Middle>Webber</b:Middle>
          </b:Person>
        </b:NameList>
      </b:Author>
    </b:Author>
    <b:Publisher>Person Education Inc.</b:Publisher>
    <b:RefOrder>31</b:RefOrder>
  </b:Source>
  <b:Source>
    <b:Tag>Ces08</b:Tag>
    <b:SourceType>Misc</b:SourceType>
    <b:Guid>{39C34220-A058-4104-A0D7-7A15B3934705}</b:Guid>
    <b:Title>RESTful Web Services vs. “Big” Web Services: Making the Right Architectural Decision</b:Title>
    <b:Year>2008</b:Year>
    <b:Author>
      <b:Author>
        <b:NameList>
          <b:Person>
            <b:Last>Pautasso</b:Last>
            <b:First>Cesare</b:First>
          </b:Person>
          <b:Person>
            <b:Last>Zimmermann</b:Last>
            <b:First>Olaf</b:First>
          </b:Person>
          <b:Person>
            <b:Last>Leymann</b:Last>
            <b:First>Frank</b:First>
          </b:Person>
        </b:NameList>
      </b:Author>
    </b:Author>
    <b:Month>Abril</b:Month>
    <b:RefOrder>21</b:RefOrder>
  </b:Source>
  <b:Source>
    <b:Tag>Leo07</b:Tag>
    <b:SourceType>BookSection</b:SourceType>
    <b:Guid>{F1A87AB9-CA25-47B8-9C19-D461B683CB02}</b:Guid>
    <b:Title>RESTful Web Services</b:Title>
    <b:Year>2007</b:Year>
    <b:Publisher>O'Reilly</b:Publisher>
    <b:Author>
      <b:Author>
        <b:NameList>
          <b:Person>
            <b:Last>Richardson</b:Last>
            <b:First>Leonard</b:First>
          </b:Person>
          <b:Person>
            <b:Last>Ruby</b:Last>
            <b:First>Sam</b:First>
          </b:Person>
        </b:NameList>
      </b:Author>
      <b:BookAuthor>
        <b:NameList>
          <b:Person>
            <b:Last>Richardson</b:Last>
            <b:First>Leonard</b:First>
          </b:Person>
          <b:Person>
            <b:Last>Ruby</b:Last>
            <b:First>Sam</b:First>
          </b:Person>
        </b:NameList>
      </b:BookAuthor>
    </b:Author>
    <b:BookTitle>RESTful Web Services</b:BookTitle>
    <b:Pages>299</b:Pages>
    <b:RefOrder>32</b:RefOrder>
  </b:Source>
  <b:Source>
    <b:Tag>Eri98</b:Tag>
    <b:SourceType>InternetSite</b:SourceType>
    <b:Guid>{F85D3498-9295-475A-8086-DBC925A0DE03}</b:Guid>
    <b:Title>An Introduction to the Resource Description Framework</b:Title>
    <b:Year>1998</b:Year>
    <b:Author>
      <b:Author>
        <b:NameList>
          <b:Person>
            <b:Last>Miller</b:Last>
            <b:First>Eric</b:First>
          </b:Person>
        </b:NameList>
      </b:Author>
    </b:Author>
    <b:Month>Mayo</b:Month>
    <b:YearAccessed>2014</b:YearAccessed>
    <b:MonthAccessed>06</b:MonthAccessed>
    <b:DayAccessed>27</b:DayAccessed>
    <b:URL>http://www.dlib.org/dlib/may98/miller/05miller.html</b:URL>
    <b:RefOrder>33</b:RefOrder>
  </b:Source>
  <b:Source>
    <b:Tag>Lap13</b:Tag>
    <b:SourceType>DocumentFromInternetSite</b:SourceType>
    <b:Guid>{0B4E7D9E-907C-4518-AFAC-A4E1E1ACC986}</b:Guid>
    <b:Author>
      <b:Author>
        <b:NameList>
          <b:Person>
            <b:Last>Lapuente</b:Last>
            <b:First>María</b:First>
            <b:Middle>Jesús Lamarca</b:Middle>
          </b:Person>
        </b:NameList>
      </b:Author>
    </b:Author>
    <b:Title>HIPERTEXTO: EL NUEVO CONCEPTO DE DOCUMENTO EN LA CULTURA DE LA </b:Title>
    <b:InternetSiteTitle> Tesis doctoral. Universidad Complutense de Madrid.</b:InternetSiteTitle>
    <b:Year>2013</b:Year>
    <b:Month>12</b:Month>
    <b:Day>08</b:Day>
    <b:YearAccessed>2014</b:YearAccessed>
    <b:MonthAccessed>06</b:MonthAccessed>
    <b:DayAccessed>24</b:DayAccessed>
    <b:URL>http://www.hipertexto.info/</b:URL>
    <b:RefOrder>2</b:RefOrder>
  </b:Source>
  <b:Source>
    <b:Tag>SPA08</b:Tag>
    <b:SourceType>DocumentFromInternetSite</b:SourceType>
    <b:Guid>{031D7B40-0C38-466F-B4DF-C45A8861575B}</b:Guid>
    <b:Title>SPARQL Protocol for RDF</b:Title>
    <b:Year>2008</b:Year>
    <b:InternetSiteTitle>W3C Recommendation 15 January 2008</b:InternetSiteTitle>
    <b:Month>15</b:Month>
    <b:Day>01</b:Day>
    <b:YearAccessed>2014</b:YearAccessed>
    <b:MonthAccessed>06</b:MonthAccessed>
    <b:DayAccessed>24</b:DayAccessed>
    <b:URL>http://www.w3.org/TR/rdf-sparql-protocol/</b:URL>
    <b:Author>
      <b:Author>
        <b:NameList>
          <b:Person>
            <b:Last>Clark</b:Last>
            <b:First>Kendall</b:First>
            <b:Middle>Grant</b:Middle>
          </b:Person>
          <b:Person>
            <b:Last>Feigenbaum</b:Last>
            <b:First>Lee</b:First>
          </b:Person>
          <b:Person>
            <b:Last>Torres</b:Last>
            <b:First>Elias</b:First>
          </b:Person>
        </b:NameList>
      </b:Author>
    </b:Author>
    <b:RefOrder>34</b:RefOrder>
  </b:Source>
  <b:Source>
    <b:Tag>Eri08</b:Tag>
    <b:SourceType>DocumentFromInternetSite</b:SourceType>
    <b:Guid>{B459B9C3-7738-46C9-AA57-0EB55E389CF4}</b:Guid>
    <b:Author>
      <b:Author>
        <b:NameList>
          <b:Person>
            <b:Last>Prud'hommeaux</b:Last>
            <b:First>Eric</b:First>
          </b:Person>
          <b:Person>
            <b:Last>Seaborne</b:Last>
            <b:First>Andy</b:First>
          </b:Person>
        </b:NameList>
      </b:Author>
    </b:Author>
    <b:Title>SPARQL Lenguaje de consulta para RDF</b:Title>
    <b:InternetSiteTitle>Recomendación del W3C de 15 de enero de 2008 </b:InternetSiteTitle>
    <b:Year>2008</b:Year>
    <b:Month>01</b:Month>
    <b:Day>15</b:Day>
    <b:YearAccessed>2014</b:YearAccessed>
    <b:MonthAccessed>06</b:MonthAccessed>
    <b:DayAccessed>25</b:DayAccessed>
    <b:URL>http://skos.um.es/TR/rdf-sparql-query/</b:URL>
    <b:RefOrder>13</b:RefOrder>
  </b:Source>
  <b:Source>
    <b:Tag>Bri04</b:Tag>
    <b:SourceType>DocumentFromInternetSite</b:SourceType>
    <b:Guid>{330D6585-47DE-403B-AD18-37B9B4A6BEFA}</b:Guid>
    <b:Author>
      <b:Author>
        <b:NameList>
          <b:Person>
            <b:Last>McBride</b:Last>
            <b:First>Brian</b:First>
          </b:Person>
        </b:NameList>
      </b:Author>
    </b:Author>
    <b:Title>W3C Recommendation</b:Title>
    <b:InternetSiteTitle>RDF Primer</b:InternetSiteTitle>
    <b:Year>2004</b:Year>
    <b:Month>02</b:Month>
    <b:Day>10</b:Day>
    <b:YearAccessed>2014</b:YearAccessed>
    <b:MonthAccessed>06</b:MonthAccessed>
    <b:DayAccessed>26</b:DayAccessed>
    <b:URL>http://www.w3.org/TR/2004/REC-rdf-primer-20040210/</b:URL>
    <b:RefOrder>5</b:RefOrder>
  </b:Source>
  <b:Source>
    <b:Tag>Ric</b:Tag>
    <b:SourceType>DocumentFromInternetSite</b:SourceType>
    <b:Guid>{6773D199-31C7-4FC4-BC2A-090B47283FE8}</b:Guid>
    <b:Author>
      <b:Author>
        <b:NameList>
          <b:Person>
            <b:Last>Cyganiak</b:Last>
            <b:First>Richard</b:First>
          </b:Person>
          <b:Person>
            <b:Last>Wood</b:Last>
            <b:First>David</b:First>
          </b:Person>
          <b:Person>
            <b:Last>Lanthaler</b:Last>
            <b:First>Markus</b:First>
          </b:Person>
        </b:NameList>
      </b:Author>
    </b:Author>
    <b:URL>http://www.w3.org/TR/2014/REC-rdf11-concepts-20140225/</b:URL>
    <b:Title>RDF 1.1 Concepts and Abstract Syntax</b:Title>
    <b:InternetSiteTitle>W3C Recommendation</b:InternetSiteTitle>
    <b:Year>2014</b:Year>
    <b:Month>02</b:Month>
    <b:Day>25</b:Day>
    <b:YearAccessed>2014</b:YearAccessed>
    <b:MonthAccessed>06</b:MonthAccessed>
    <b:DayAccessed>25</b:DayAccessed>
    <b:RefOrder>7</b:RefOrder>
  </b:Source>
  <b:Source>
    <b:Tag>W3C13</b:Tag>
    <b:SourceType>DocumentFromInternetSite</b:SourceType>
    <b:Guid>{71AEDFB5-2E6D-4521-91B8-6878BB839598}</b:Guid>
    <b:Author>
      <b:Author>
        <b:Corporate>W3C</b:Corporate>
      </b:Author>
    </b:Author>
    <b:Title>W3C</b:Title>
    <b:Year>2013</b:Year>
    <b:URL>http://www.w3.org/standards/semanticweb/ontology</b:URL>
    <b:RefOrder>8</b:RefOrder>
  </b:Source>
  <b:Source>
    <b:Tag>Gav14</b:Tag>
    <b:SourceType>DocumentFromInternetSite</b:SourceType>
    <b:Guid>{EE80DE80-BEA1-4856-89D4-D5C3C06A68FF}</b:Guid>
    <b:Author>
      <b:Author>
        <b:NameList>
          <b:Person>
            <b:Last>Carothers</b:Last>
            <b:First>Gavin</b:First>
          </b:Person>
          <b:Person>
            <b:Last>Seaborne</b:Last>
            <b:First>Andy</b:First>
          </b:Person>
        </b:NameList>
      </b:Author>
    </b:Author>
    <b:Title>RDF 1.1 N-Triples</b:Title>
    <b:InternetSiteTitle>W3C Recomendations</b:InternetSiteTitle>
    <b:Year>2014</b:Year>
    <b:Month>02</b:Month>
    <b:Day>25</b:Day>
    <b:YearAccessed>2014</b:YearAccessed>
    <b:MonthAccessed>06</b:MonthAccessed>
    <b:DayAccessed>25</b:DayAccessed>
    <b:URL>http://www.w3.org/TR/2014/REC-n-triples-20140225/</b:URL>
    <b:RefOrder>9</b:RefOrder>
  </b:Source>
  <b:Source>
    <b:Tag>Dav14</b:Tag>
    <b:SourceType>DocumentFromInternetSite</b:SourceType>
    <b:Guid>{660AF7EC-C1A1-45E5-A18A-DD5143036132}</b:Guid>
    <b:Author>
      <b:Author>
        <b:NameList>
          <b:Person>
            <b:Last>Beckett</b:Last>
            <b:First>David</b:First>
          </b:Person>
          <b:Person>
            <b:Last>Berners-Lee</b:Last>
            <b:First>Tim</b:First>
          </b:Person>
          <b:Person>
            <b:Last>Prud'hommeaux</b:Last>
            <b:First>Eric</b:First>
          </b:Person>
          <b:Person>
            <b:Last>Carothers</b:Last>
            <b:First>Gavin</b:First>
          </b:Person>
          <b:Person>
            <b:Last>Machina.</b:Last>
            <b:First>Lex</b:First>
          </b:Person>
        </b:NameList>
      </b:Author>
    </b:Author>
    <b:Title>RDF 1.1 Turtle</b:Title>
    <b:InternetSiteTitle>W3C Recommendation</b:InternetSiteTitle>
    <b:Year>2014</b:Year>
    <b:Month>02</b:Month>
    <b:Day>25</b:Day>
    <b:URL>http://www.w3.org/TR/2014/REC-turtle-20140225/</b:URL>
    <b:RefOrder>11</b:RefOrder>
  </b:Source>
  <b:Source>
    <b:Tag>Guu14</b:Tag>
    <b:SourceType>DocumentFromInternetSite</b:SourceType>
    <b:Guid>{0EC62622-A91C-497E-AB35-65E9F87E4F50}</b:Guid>
    <b:Author>
      <b:Author>
        <b:NameList>
          <b:Person>
            <b:Last>Schreiber</b:Last>
            <b:First>Guus</b:First>
          </b:Person>
          <b:Person>
            <b:Last>Raimond</b:Last>
            <b:First>Yves</b:First>
          </b:Person>
        </b:NameList>
      </b:Author>
    </b:Author>
    <b:Title>RDF 1.1 Primer</b:Title>
    <b:InternetSiteTitle>W3C Working Group</b:InternetSiteTitle>
    <b:Year>2014</b:Year>
    <b:Month>06</b:Month>
    <b:Day>24</b:Day>
    <b:URL>http://www.w3.org/TR/2014/NOTE-rdf11-primer-20140624/</b:URL>
    <b:RefOrder>10</b:RefOrder>
  </b:Source>
  <b:Source>
    <b:Tag>RDF14</b:Tag>
    <b:SourceType>DocumentFromInternetSite</b:SourceType>
    <b:Guid>{F6F8314E-4526-4766-AACE-4604497D2B28}</b:Guid>
    <b:Title>RDF 1.1 TriG</b:Title>
    <b:InternetSiteTitle>W3C Recommendation</b:InternetSiteTitle>
    <b:Year>2014</b:Year>
    <b:Month>02</b:Month>
    <b:Day>25</b:Day>
    <b:URL>http://www.w3.org/TR/2014/REC-trig-20140225/</b:URL>
    <b:Author>
      <b:Author>
        <b:NameList>
          <b:Person>
            <b:Last>Bizer</b:Last>
            <b:First>Chris</b:First>
          </b:Person>
          <b:Person>
            <b:Last>Cyganiak</b:Last>
            <b:First>Richard</b:First>
          </b:Person>
        </b:NameList>
      </b:Author>
    </b:Author>
    <b:RefOrder>12</b:RefOrder>
  </b:Source>
  <b:Source>
    <b:Tag>Dav141</b:Tag>
    <b:SourceType>DocumentFromInternetSite</b:SourceType>
    <b:Guid>{125F6F64-9A82-4D5B-BE97-4B7E714ACCD9}</b:Guid>
    <b:Author>
      <b:Author>
        <b:NameList>
          <b:Person>
            <b:Last>Wood</b:Last>
            <b:First>David</b:First>
          </b:Person>
        </b:NameList>
      </b:Author>
    </b:Author>
    <b:Title>What’s New in RDF 1.1</b:Title>
    <b:InternetSiteTitle>W3C</b:InternetSiteTitle>
    <b:Year>2014</b:Year>
    <b:Month>02</b:Month>
    <b:Day>25</b:Day>
    <b:URL>http://www.w3.org/TR/2014/NOTE-rdf11-new-20140225/</b:URL>
    <b:RefOrder>6</b:RefOrder>
  </b:Source>
  <b:Source>
    <b:Tag>Jen12</b:Tag>
    <b:SourceType>InternetSite</b:SourceType>
    <b:Guid>{5A263448-E0FB-4C84-B1E1-B00F98FB6BF8}</b:Guid>
    <b:Author>
      <b:Author>
        <b:NameList>
          <b:Person>
            <b:Last>Lehmann</b:Last>
            <b:First>Jens</b:First>
          </b:Person>
          <b:Person>
            <b:Last>Isele</b:Last>
            <b:First>Robert</b:First>
          </b:Person>
          <b:Person>
            <b:Last>Jakob</b:Last>
            <b:First>Max</b:First>
          </b:Person>
          <b:Person>
            <b:Last>Jentzsch</b:Last>
            <b:First>Anja</b:First>
          </b:Person>
          <b:Person>
            <b:Last>Kontokostas</b:Last>
            <b:First>Dimitris</b:First>
          </b:Person>
          <b:Person>
            <b:Last>Mendes</b:Last>
            <b:First>Pablo</b:First>
            <b:Middle>N.</b:Middle>
          </b:Person>
          <b:Person>
            <b:Last>Hellmann</b:Last>
            <b:First>Sebastian</b:First>
          </b:Person>
          <b:Person>
            <b:Last>Morsey</b:Last>
            <b:First>Mohamed</b:First>
          </b:Person>
          <b:Person>
            <b:Last>Kleef</b:Last>
            <b:First>Patrick</b:First>
            <b:Middle>van</b:Middle>
          </b:Person>
          <b:Person>
            <b:Last>Auer</b:Last>
            <b:First>Sören</b:First>
          </b:Person>
          <b:Person>
            <b:Last>Bizer</b:Last>
            <b:First>Christian</b:First>
          </b:Person>
        </b:NameList>
      </b:Author>
    </b:Author>
    <b:Title>DBpedia - A Large-scale, Multilingual Knowledge Base Extracted from Wikipedia</b:Title>
    <b:Year>2012</b:Year>
    <b:URL>http://semantic-web-journal.net/system/files/swj499.pdf</b:URL>
    <b:RefOrder>14</b:RefOrder>
  </b:Source>
  <b:Source>
    <b:Tag>Car14</b:Tag>
    <b:SourceType>DocumentFromInternetSite</b:SourceType>
    <b:Guid>{64AB718E-E958-4897-B783-9F8285FF31D6}</b:Guid>
    <b:Author>
      <b:Author>
        <b:NameList>
          <b:Person>
            <b:Last>San Martin Oliva</b:Last>
            <b:First>Carla</b:First>
            <b:Middle>Rebeca Patricia de</b:Middle>
          </b:Person>
        </b:NameList>
      </b:Author>
    </b:Author>
    <b:Title>COMPLEJO UNIVERSITARIO ISLAS MALVINAS</b:Title>
    <b:InternetSiteTitle>COMPLEJO UNIVERSITARIO ISLAS MALVINAS</b:InternetSiteTitle>
    <b:YearAccessed>2014</b:YearAccessed>
    <b:MonthAccessed>07</b:MonthAccessed>
    <b:URL>http://www.unsj-cuim.edu.ar/portalzonda/seminario08/archivos/MetodologiaICONIX.pdf</b:URL>
    <b:RefOrder>24</b:RefOrder>
  </b:Source>
  <b:Source>
    <b:Tag>Sat02</b:Tag>
    <b:SourceType>Report</b:SourceType>
    <b:Guid>{2B7D6262-1894-4D47-A4B9-C5C01EED88FB}</b:Guid>
    <b:Author>
      <b:Author>
        <b:NameList>
          <b:Person>
            <b:Last>Satanjeev</b:Last>
            <b:First>Banerjee</b:First>
          </b:Person>
        </b:NameList>
      </b:Author>
    </b:Author>
    <b:Title>Adapting the Lesk Algorithm for Word Sense Disambiguation to WordNet</b:Title>
    <b:Year>2002</b:Year>
    <b:RefOrder>25</b:RefOrder>
  </b:Source>
  <b:Source>
    <b:Tag>Leo131</b:Tag>
    <b:SourceType>Book</b:SourceType>
    <b:Guid>{D93D2E7E-EFB9-40C2-A3BA-66D9A5793E92}</b:Guid>
    <b:Title>RESTful Web APIs</b:Title>
    <b:Year>2013</b:Year>
    <b:Publisher>O'REiLLY</b:Publisher>
    <b:Author>
      <b:Author>
        <b:NameList>
          <b:Person>
            <b:Last>Richardson</b:Last>
            <b:First>Leonard</b:First>
          </b:Person>
          <b:Person>
            <b:Last>Amundsen</b:Last>
            <b:First>Mike</b:First>
          </b:Person>
        </b:NameList>
      </b:Author>
    </b:Author>
    <b:RefOrder>22</b:RefOrder>
  </b:Source>
  <b:Source>
    <b:Tag>Pel12</b:Tag>
    <b:SourceType>Report</b:SourceType>
    <b:Guid>{4D0B44D0-6F70-43E5-836E-31CC33907FF6}</b:Guid>
    <b:Author>
      <b:Author>
        <b:NameList>
          <b:Person>
            <b:Last>Peláez</b:Last>
            <b:First>Audrey</b:First>
            <b:Middle>Romero</b:Middle>
          </b:Person>
          <b:Person>
            <b:Last>Morocho</b:Last>
            <b:First>Juan</b:First>
            <b:Middle>Carlos</b:Middle>
          </b:Person>
          <b:Person>
            <b:Last>Malla</b:Last>
            <b:First>Pablo</b:First>
          </b:Person>
        </b:NameList>
      </b:Author>
    </b:Author>
    <b:Title>Desambiguación de URI’s en el Contexto de Linked Open Data para Linked Universities Data</b:Title>
    <b:Year>2012</b:Year>
    <b:RefOrder>17</b:RefOrder>
  </b:Source>
  <b:Source>
    <b:Tag>Mar12</b:Tag>
    <b:SourceType>Report</b:SourceType>
    <b:Guid>{5110CAC6-D3FF-466E-BEEF-7CE5EBE625CA}</b:Guid>
    <b:Author>
      <b:Author>
        <b:NameList>
          <b:Person>
            <b:Last>Valverde</b:Last>
            <b:First>María</b:First>
            <b:Middle>Fernanda</b:Middle>
          </b:Person>
          <b:Person>
            <b:Last>Morocho</b:Last>
            <b:First>Juan</b:First>
            <b:Middle>Carlos</b:Middle>
          </b:Person>
          <b:Person>
            <b:Last>Piedra</b:Last>
            <b:First>Nelson</b:First>
          </b:Person>
        </b:NameList>
      </b:Author>
    </b:Author>
    <b:Title>Estudio sobre la aplicación de Linked Data a la Legislación de Educación Superior en Latinoamérica</b:Title>
    <b:Year>2012</b:Year>
    <b:RefOrder>23</b:RefOrder>
  </b:Source>
  <b:Source>
    <b:Tag>Tel09</b:Tag>
    <b:SourceType>InternetSite</b:SourceType>
    <b:Guid>{3459953B-3048-4679-84AD-D0DABB33CC04}</b:Guid>
    <b:Title>La Desambiguación del Sentido de las Palabras: revisión metodológica</b:Title>
    <b:Year>2009</b:Year>
    <b:Author>
      <b:Author>
        <b:NameList>
          <b:Person>
            <b:Last>Tello Leal</b:Last>
            <b:First>Edgar</b:First>
          </b:Person>
        </b:NameList>
      </b:Author>
    </b:Author>
    <b:Month>abril</b:Month>
    <b:Day>17</b:Day>
    <b:URL>http://www.nosolousabilidad.com/articulos/desambiguacion.htm</b:URL>
    <b:RefOrder>18</b:RefOrder>
  </b:Source>
  <b:Source xmlns:b="http://schemas.openxmlformats.org/officeDocument/2006/bibliography">
    <b:Tag>Iul04</b:Tag>
    <b:SourceType>Report</b:SourceType>
    <b:Guid>{13F8CFF8-4F5C-4937-8438-99F638C9AD9B}</b:Guid>
    <b:Title>EL CONOCIMIENTO LINGÜÍSTICO EN LA DESAMBIGUACIÓN SEMÁNTICA AUTOMÁTICA</b:Title>
    <b:Year> 2004</b:Year>
    <b:Author>
      <b:Author>
        <b:NameList>
          <b:Person>
            <b:Last>Mihaela</b:Last>
            <b:First>Iulia</b:First>
            <b:Middle>Nica</b:Middle>
          </b:Person>
        </b:NameList>
      </b:Author>
    </b:Author>
    <b:RefOrder>19</b:RefOrder>
  </b:Source>
  <b:Source>
    <b:Tag>Son09</b:Tag>
    <b:SourceType>Report</b:SourceType>
    <b:Guid>{50B3F332-F4BF-462A-BAE7-B6AA394C69FF}</b:Guid>
    <b:Author>
      <b:Author>
        <b:NameList>
          <b:Person>
            <b:Last>Pérez</b:Last>
            <b:First>Soniz</b:First>
            <b:Middle>Vázquez</b:Middle>
          </b:Person>
        </b:NameList>
      </b:Author>
    </b:Author>
    <b:Title>Resolución de la ambiguedad semántica mediante métodos basados en conocimiento y su aportación a tareas de PLN</b:Title>
    <b:Year>2009</b:Year>
    <b:City>Alicate</b:City>
    <b:RefOrder>20</b:RefOrder>
  </b:Source>
  <b:Source>
    <b:Tag>Tim05</b:Tag>
    <b:SourceType>DocumentFromInternetSite</b:SourceType>
    <b:Guid>{18BF4216-5AC1-4402-920E-D3E636E62D6A}</b:Guid>
    <b:Author>
      <b:Author>
        <b:NameList>
          <b:Person>
            <b:Last>Berners-Lee</b:Last>
            <b:First>Tim</b:First>
          </b:Person>
          <b:Person>
            <b:Last>Fielding</b:Last>
            <b:First>R.</b:First>
          </b:Person>
          <b:Person>
            <b:Last>Masinter</b:Last>
            <b:First>L.</b:First>
          </b:Person>
        </b:NameList>
      </b:Author>
    </b:Author>
    <b:Title>Uniform Resource Identifier (URI): Generic Syntax</b:Title>
    <b:Year>2005</b:Year>
    <b:Month>01</b:Month>
    <b:YearAccessed>2014</b:YearAccessed>
    <b:MonthAccessed>06</b:MonthAccessed>
    <b:DayAccessed>24</b:DayAccessed>
    <b:URL>http://tools.ietf.org/html/rfc3986</b:URL>
    <b:RefOrder>3</b:RefOrder>
  </b:Source>
  <b:Source xmlns:b="http://schemas.openxmlformats.org/officeDocument/2006/bibliography">
    <b:Tag>Alb12</b:Tag>
    <b:SourceType>BookSection</b:SourceType>
    <b:Guid>{F37A14EF-39AE-4064-B800-465F0CF3DB9F}</b:Guid>
    <b:Author>
      <b:Author>
        <b:NameList>
          <b:Person>
            <b:Last>Albahari</b:Last>
            <b:First>Joseph</b:First>
          </b:Person>
          <b:Person>
            <b:Last>Albahari</b:Last>
            <b:First>Ben</b:First>
          </b:Person>
        </b:NameList>
      </b:Author>
    </b:Author>
    <b:Title>C# 5.0 IN A NUTSHELL</b:Title>
    <b:Year>2012</b:Year>
    <b:Publisher>O’Reilly</b:Publisher>
    <b:BookTitle>656</b:BookTitle>
    <b:RefOrder>4</b:RefOrder>
  </b:Source>
</b:Sources>
</file>

<file path=customXml/itemProps1.xml><?xml version="1.0" encoding="utf-8"?>
<ds:datastoreItem xmlns:ds="http://schemas.openxmlformats.org/officeDocument/2006/customXml" ds:itemID="{2986E416-2EF1-4BA3-A1DD-4FD8DB2BB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43951</TotalTime>
  <Pages>125</Pages>
  <Words>25008</Words>
  <Characters>137550</Characters>
  <Application>Microsoft Office Word</Application>
  <DocSecurity>0</DocSecurity>
  <Lines>1146</Lines>
  <Paragraphs>324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fabricio</dc:creator>
  <cp:lastModifiedBy>fabricio</cp:lastModifiedBy>
  <cp:revision>206</cp:revision>
  <cp:lastPrinted>2015-03-16T16:31:00Z</cp:lastPrinted>
  <dcterms:created xsi:type="dcterms:W3CDTF">2014-06-05T13:55:00Z</dcterms:created>
  <dcterms:modified xsi:type="dcterms:W3CDTF">2015-05-08T17:29:00Z</dcterms:modified>
</cp:coreProperties>
</file>